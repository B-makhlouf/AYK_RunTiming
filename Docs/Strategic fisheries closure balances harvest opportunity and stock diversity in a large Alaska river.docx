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A875" w14:textId="77777777" w:rsidR="000F3B6C" w:rsidRDefault="000F3B6C" w:rsidP="004712C9">
      <w:pPr>
        <w:suppressLineNumbers/>
        <w:jc w:val="center"/>
        <w:rPr>
          <w:rFonts w:ascii="Garamond" w:hAnsi="Garamond"/>
          <w:b/>
          <w:bCs/>
          <w:sz w:val="32"/>
          <w:szCs w:val="32"/>
        </w:rPr>
      </w:pPr>
    </w:p>
    <w:p w14:paraId="2376618C" w14:textId="27EDF2E8" w:rsidR="00477415" w:rsidRDefault="007F66C5" w:rsidP="004712C9">
      <w:pPr>
        <w:suppressLineNumbers/>
        <w:jc w:val="center"/>
        <w:rPr>
          <w:rFonts w:ascii="Garamond" w:hAnsi="Garamond"/>
          <w:b/>
          <w:bCs/>
          <w:sz w:val="32"/>
          <w:szCs w:val="32"/>
        </w:rPr>
      </w:pPr>
      <w:r>
        <w:rPr>
          <w:rFonts w:ascii="Garamond" w:hAnsi="Garamond"/>
          <w:b/>
          <w:bCs/>
          <w:sz w:val="32"/>
          <w:szCs w:val="32"/>
        </w:rPr>
        <w:t xml:space="preserve">Strategic fisheries closure balances harvest opportunity and stock diversity in a </w:t>
      </w:r>
      <w:r w:rsidR="00477415">
        <w:rPr>
          <w:rFonts w:ascii="Garamond" w:hAnsi="Garamond"/>
          <w:b/>
          <w:bCs/>
          <w:sz w:val="32"/>
          <w:szCs w:val="32"/>
        </w:rPr>
        <w:t xml:space="preserve">large </w:t>
      </w:r>
      <w:r w:rsidR="00477415" w:rsidRPr="00477415">
        <w:rPr>
          <w:rFonts w:ascii="Garamond" w:hAnsi="Garamond"/>
          <w:b/>
          <w:bCs/>
          <w:sz w:val="32"/>
          <w:szCs w:val="32"/>
        </w:rPr>
        <w:t>Alaska</w:t>
      </w:r>
      <w:r w:rsidR="00477415">
        <w:rPr>
          <w:rFonts w:ascii="Garamond" w:hAnsi="Garamond"/>
          <w:b/>
          <w:bCs/>
          <w:sz w:val="32"/>
          <w:szCs w:val="32"/>
        </w:rPr>
        <w:t xml:space="preserve"> river-basin.</w:t>
      </w:r>
    </w:p>
    <w:p w14:paraId="05611783" w14:textId="77777777" w:rsidR="0066241A" w:rsidRDefault="0066241A" w:rsidP="004712C9">
      <w:pPr>
        <w:suppressLineNumbers/>
        <w:jc w:val="center"/>
        <w:rPr>
          <w:rFonts w:ascii="Garamond" w:hAnsi="Garamond"/>
          <w:b/>
          <w:bCs/>
          <w:sz w:val="20"/>
          <w:szCs w:val="20"/>
        </w:rPr>
      </w:pPr>
    </w:p>
    <w:p w14:paraId="0C7925DE" w14:textId="3D6FCEE6" w:rsidR="000F3B6C" w:rsidRPr="0066241A" w:rsidRDefault="000F3B6C" w:rsidP="004712C9">
      <w:pPr>
        <w:suppressLineNumbers/>
        <w:jc w:val="center"/>
        <w:rPr>
          <w:rFonts w:ascii="Garamond" w:hAnsi="Garamond"/>
          <w:sz w:val="20"/>
          <w:szCs w:val="20"/>
        </w:rPr>
      </w:pPr>
      <w:r w:rsidRPr="0066241A">
        <w:rPr>
          <w:rFonts w:ascii="Garamond" w:hAnsi="Garamond"/>
          <w:sz w:val="20"/>
          <w:szCs w:val="20"/>
        </w:rPr>
        <w:t>Ben Makhlouf, Daniel Schindler, Tim Cline, Zach Liller, Sean Larson</w:t>
      </w:r>
      <w:r w:rsidR="007D7981" w:rsidRPr="0066241A">
        <w:rPr>
          <w:rFonts w:ascii="Garamond" w:hAnsi="Garamond"/>
          <w:sz w:val="20"/>
          <w:szCs w:val="20"/>
        </w:rPr>
        <w:t>, Kevin Whitworth, Spencer Reardon</w:t>
      </w:r>
    </w:p>
    <w:p w14:paraId="398E1809" w14:textId="787A2D25" w:rsidR="009A7B39" w:rsidRPr="0016395C" w:rsidRDefault="009A7B39" w:rsidP="004712C9">
      <w:pPr>
        <w:suppressLineNumbers/>
        <w:jc w:val="center"/>
        <w:rPr>
          <w:rFonts w:ascii="Garamond" w:hAnsi="Garamond"/>
          <w:b/>
          <w:bCs/>
          <w:sz w:val="20"/>
          <w:szCs w:val="20"/>
        </w:rPr>
      </w:pPr>
    </w:p>
    <w:p w14:paraId="3B7D4E61" w14:textId="5F272452" w:rsidR="00676513" w:rsidRDefault="00E61436" w:rsidP="004712C9">
      <w:pPr>
        <w:suppressLineNumbers/>
        <w:rPr>
          <w:ins w:id="0" w:author="Benjamin J. Makhlouf" w:date="2025-08-27T07:08:00Z" w16du:dateUtc="2025-08-27T14:08:00Z"/>
          <w:rFonts w:ascii="Garamond" w:hAnsi="Garamond"/>
          <w:b/>
          <w:bCs/>
          <w:sz w:val="22"/>
          <w:szCs w:val="22"/>
          <w:u w:val="single"/>
        </w:rPr>
      </w:pPr>
      <w:r>
        <w:rPr>
          <w:rFonts w:ascii="Garamond" w:hAnsi="Garamond"/>
          <w:b/>
          <w:bCs/>
          <w:sz w:val="22"/>
          <w:szCs w:val="22"/>
          <w:u w:val="single"/>
        </w:rPr>
        <w:t>Abstract:</w:t>
      </w:r>
    </w:p>
    <w:p w14:paraId="75F3761F" w14:textId="081838EA" w:rsidR="003717DB" w:rsidRPr="0066241A" w:rsidRDefault="003717DB" w:rsidP="004712C9">
      <w:pPr>
        <w:suppressLineNumbers/>
        <w:rPr>
          <w:ins w:id="1" w:author="Benjamin J. Makhlouf" w:date="2025-08-27T08:43:00Z" w16du:dateUtc="2025-08-27T15:43:00Z"/>
          <w:rFonts w:ascii="Garamond" w:hAnsi="Garamond"/>
          <w:b/>
          <w:bCs/>
          <w:sz w:val="22"/>
          <w:szCs w:val="22"/>
          <w:u w:val="single"/>
        </w:rPr>
      </w:pPr>
    </w:p>
    <w:p w14:paraId="528B2839" w14:textId="1FE29042" w:rsidR="002E5716" w:rsidRPr="001018D7" w:rsidRDefault="0026256C" w:rsidP="0066241A">
      <w:pPr>
        <w:suppressLineNumbers/>
        <w:spacing w:line="480" w:lineRule="auto"/>
        <w:ind w:firstLine="720"/>
        <w:rPr>
          <w:rFonts w:ascii="Garamond" w:hAnsi="Garamond"/>
          <w:sz w:val="22"/>
          <w:szCs w:val="22"/>
        </w:rPr>
      </w:pPr>
      <w:r w:rsidRPr="001018D7">
        <w:rPr>
          <w:rFonts w:ascii="Garamond" w:hAnsi="Garamond"/>
          <w:sz w:val="22"/>
          <w:szCs w:val="22"/>
        </w:rPr>
        <w:t xml:space="preserve">Effective fisheries management requires balancing harvest opportunities with the protection of population biodiversity. Pacific salmon returning to large North American river systems exhibit significant interpopulation variability in return timing and spatial habitat use patterns, which contribute to population resilience. However, these spatiotemporal dynamics are poorly understood, limiting their integration into management strategies. Here, we reconstruct the spatiotemporal dynamics of return timing for Kuskokwim River Chinook salmon across six years using otolith isotope </w:t>
      </w:r>
      <w:r w:rsidR="0066241A" w:rsidRPr="001018D7">
        <w:rPr>
          <w:rFonts w:ascii="Garamond" w:hAnsi="Garamond"/>
          <w:sz w:val="22"/>
          <w:szCs w:val="22"/>
        </w:rPr>
        <w:t>signatures and</w:t>
      </w:r>
      <w:r w:rsidRPr="001018D7">
        <w:rPr>
          <w:rFonts w:ascii="Garamond" w:hAnsi="Garamond"/>
          <w:sz w:val="22"/>
          <w:szCs w:val="22"/>
        </w:rPr>
        <w:t xml:space="preserve"> examine the stock-specific impacts of a front-end fishery closure implemented in the basin. We demonstrate a consistent relationship between run timing and watershed position, with earlier returning populations contributing disproportionately to the uppermost portion of the watershed. This trend was consistent when examining relative population contributions within discrete temporal windows during the return migration, as well as in cumulative distribution analyses that controlled for total return abundance. While this spatial pattern was robust, we observed interannual variability in the magnitude of population contributions and overall run timing. The front-end closure strategy provided disproportionately higher protection to upper watershed stocks, thereby preserving upstream population diversity that is critical for stabilizing basin-wide fishery dynamics.</w:t>
      </w:r>
      <w:r w:rsidR="0066241A" w:rsidRPr="001018D7">
        <w:rPr>
          <w:rFonts w:ascii="Garamond" w:hAnsi="Garamond"/>
          <w:sz w:val="22"/>
          <w:szCs w:val="22"/>
        </w:rPr>
        <w:t xml:space="preserve"> </w:t>
      </w:r>
    </w:p>
    <w:p w14:paraId="7006494F" w14:textId="77777777" w:rsidR="003717DB" w:rsidRDefault="003717DB" w:rsidP="00F552CD">
      <w:pPr>
        <w:spacing w:line="480" w:lineRule="auto"/>
        <w:rPr>
          <w:ins w:id="2" w:author="Benjamin J. Makhlouf" w:date="2025-08-27T08:42:00Z" w16du:dateUtc="2025-08-27T15:42:00Z"/>
          <w:rFonts w:ascii="Garamond" w:hAnsi="Garamond"/>
          <w:b/>
          <w:bCs/>
          <w:sz w:val="22"/>
          <w:szCs w:val="22"/>
          <w:u w:val="single"/>
        </w:rPr>
      </w:pPr>
    </w:p>
    <w:p w14:paraId="58C68C67" w14:textId="255604E3" w:rsidR="00F552CD" w:rsidRPr="006D1917" w:rsidRDefault="00F552CD" w:rsidP="00F552CD">
      <w:pPr>
        <w:spacing w:line="480" w:lineRule="auto"/>
        <w:rPr>
          <w:rFonts w:ascii="Garamond" w:hAnsi="Garamond"/>
          <w:b/>
          <w:bCs/>
          <w:sz w:val="22"/>
          <w:szCs w:val="22"/>
          <w:u w:val="single"/>
        </w:rPr>
      </w:pPr>
      <w:r w:rsidRPr="006D1917">
        <w:rPr>
          <w:rFonts w:ascii="Garamond" w:hAnsi="Garamond"/>
          <w:b/>
          <w:bCs/>
          <w:sz w:val="22"/>
          <w:szCs w:val="22"/>
          <w:u w:val="single"/>
        </w:rPr>
        <w:t xml:space="preserve">Introduction: </w:t>
      </w:r>
      <w:r w:rsidRPr="006D1917">
        <w:rPr>
          <w:rFonts w:ascii="Garamond" w:hAnsi="Garamond"/>
          <w:sz w:val="22"/>
          <w:szCs w:val="22"/>
        </w:rPr>
        <w:t xml:space="preserve"> </w:t>
      </w:r>
    </w:p>
    <w:p w14:paraId="6617776B" w14:textId="5ADE6EC5" w:rsidR="007F66C5" w:rsidRDefault="00AD4BE1" w:rsidP="003C2A7E">
      <w:pPr>
        <w:spacing w:line="480" w:lineRule="auto"/>
        <w:ind w:firstLine="720"/>
        <w:rPr>
          <w:rFonts w:ascii="Garamond" w:hAnsi="Garamond"/>
          <w:sz w:val="22"/>
          <w:szCs w:val="22"/>
        </w:rPr>
      </w:pPr>
      <w:r w:rsidRPr="00AD4BE1">
        <w:rPr>
          <w:rFonts w:ascii="Garamond" w:hAnsi="Garamond"/>
          <w:sz w:val="22"/>
          <w:szCs w:val="22"/>
        </w:rPr>
        <w:t xml:space="preserve">A </w:t>
      </w:r>
      <w:r w:rsidR="009423AC">
        <w:rPr>
          <w:rFonts w:ascii="Garamond" w:hAnsi="Garamond"/>
          <w:sz w:val="22"/>
          <w:szCs w:val="22"/>
        </w:rPr>
        <w:t>key</w:t>
      </w:r>
      <w:r w:rsidRPr="00AD4BE1">
        <w:rPr>
          <w:rFonts w:ascii="Garamond" w:hAnsi="Garamond"/>
          <w:sz w:val="22"/>
          <w:szCs w:val="22"/>
        </w:rPr>
        <w:t xml:space="preserve"> challenge in fisheries management is balancing the dual goals of maximizing harvest opportunities </w:t>
      </w:r>
      <w:r w:rsidR="007F66C5">
        <w:rPr>
          <w:rFonts w:ascii="Garamond" w:hAnsi="Garamond"/>
          <w:sz w:val="22"/>
          <w:szCs w:val="22"/>
        </w:rPr>
        <w:t xml:space="preserve">while </w:t>
      </w:r>
      <w:r w:rsidR="007F66C5" w:rsidRPr="00AD4BE1">
        <w:rPr>
          <w:rFonts w:ascii="Garamond" w:hAnsi="Garamond"/>
          <w:sz w:val="22"/>
          <w:szCs w:val="22"/>
        </w:rPr>
        <w:t>p</w:t>
      </w:r>
      <w:r w:rsidR="007F66C5">
        <w:rPr>
          <w:rFonts w:ascii="Garamond" w:hAnsi="Garamond"/>
          <w:sz w:val="22"/>
          <w:szCs w:val="22"/>
        </w:rPr>
        <w:t xml:space="preserve">reserving </w:t>
      </w:r>
      <w:r w:rsidRPr="00AD4BE1">
        <w:rPr>
          <w:rFonts w:ascii="Garamond" w:hAnsi="Garamond"/>
          <w:sz w:val="22"/>
          <w:szCs w:val="22"/>
        </w:rPr>
        <w:t>biodiversity.</w:t>
      </w:r>
      <w:r>
        <w:rPr>
          <w:rFonts w:ascii="Garamond" w:hAnsi="Garamond"/>
          <w:sz w:val="22"/>
          <w:szCs w:val="22"/>
        </w:rPr>
        <w:t xml:space="preserve"> </w:t>
      </w:r>
      <w:r w:rsidR="007F66C5">
        <w:rPr>
          <w:rFonts w:ascii="Garamond" w:hAnsi="Garamond"/>
          <w:sz w:val="22"/>
          <w:szCs w:val="22"/>
        </w:rPr>
        <w:t>In this context, b</w:t>
      </w:r>
      <w:r w:rsidRPr="00AD4BE1">
        <w:rPr>
          <w:rFonts w:ascii="Garamond" w:hAnsi="Garamond"/>
          <w:sz w:val="22"/>
          <w:szCs w:val="22"/>
        </w:rPr>
        <w:t xml:space="preserve">iodiversity can be defined </w:t>
      </w:r>
      <w:r w:rsidR="007F66C5">
        <w:rPr>
          <w:rFonts w:ascii="Garamond" w:hAnsi="Garamond"/>
          <w:sz w:val="22"/>
          <w:szCs w:val="22"/>
        </w:rPr>
        <w:t>both by</w:t>
      </w:r>
      <w:r w:rsidRPr="00AD4BE1">
        <w:rPr>
          <w:rFonts w:ascii="Garamond" w:hAnsi="Garamond"/>
          <w:sz w:val="22"/>
          <w:szCs w:val="22"/>
        </w:rPr>
        <w:t xml:space="preserve"> the number </w:t>
      </w:r>
      <w:r w:rsidRPr="00AD4BE1">
        <w:rPr>
          <w:rFonts w:ascii="Garamond" w:hAnsi="Garamond"/>
          <w:sz w:val="22"/>
          <w:szCs w:val="22"/>
        </w:rPr>
        <w:lastRenderedPageBreak/>
        <w:t>of species within an ecosystem</w:t>
      </w:r>
      <w:r w:rsidR="007F66C5">
        <w:rPr>
          <w:rFonts w:ascii="Garamond" w:hAnsi="Garamond"/>
          <w:sz w:val="22"/>
          <w:szCs w:val="22"/>
        </w:rPr>
        <w:t xml:space="preserve"> as well as</w:t>
      </w:r>
      <w:r>
        <w:rPr>
          <w:rFonts w:ascii="Garamond" w:hAnsi="Garamond"/>
          <w:sz w:val="22"/>
          <w:szCs w:val="22"/>
        </w:rPr>
        <w:t xml:space="preserve"> </w:t>
      </w:r>
      <w:r w:rsidR="007F66C5">
        <w:rPr>
          <w:rFonts w:ascii="Garamond" w:hAnsi="Garamond"/>
          <w:sz w:val="22"/>
          <w:szCs w:val="22"/>
        </w:rPr>
        <w:t xml:space="preserve">intrapopulation </w:t>
      </w:r>
      <w:r w:rsidRPr="00AD4BE1">
        <w:rPr>
          <w:rFonts w:ascii="Garamond" w:hAnsi="Garamond"/>
          <w:sz w:val="22"/>
          <w:szCs w:val="22"/>
        </w:rPr>
        <w:t xml:space="preserve">diversity among </w:t>
      </w:r>
      <w:r w:rsidR="007F66C5">
        <w:rPr>
          <w:rFonts w:ascii="Garamond" w:hAnsi="Garamond"/>
          <w:sz w:val="22"/>
          <w:szCs w:val="22"/>
        </w:rPr>
        <w:t xml:space="preserve">metapopulations of a </w:t>
      </w:r>
      <w:r w:rsidRPr="00AD4BE1">
        <w:rPr>
          <w:rFonts w:ascii="Garamond" w:hAnsi="Garamond"/>
          <w:sz w:val="22"/>
          <w:szCs w:val="22"/>
        </w:rPr>
        <w:t>single species</w:t>
      </w:r>
      <w:r w:rsidR="00B01FE3">
        <w:rPr>
          <w:rFonts w:ascii="Garamond" w:hAnsi="Garamond"/>
          <w:sz w:val="22"/>
          <w:szCs w:val="22"/>
        </w:rPr>
        <w:t xml:space="preserve"> </w:t>
      </w:r>
      <w:r w:rsidR="00B01FE3" w:rsidRPr="00071218">
        <w:rPr>
          <w:rFonts w:ascii="Garamond" w:hAnsi="Garamond"/>
          <w:sz w:val="22"/>
          <w:szCs w:val="22"/>
        </w:rPr>
        <w:fldChar w:fldCharType="begin"/>
      </w:r>
      <w:r w:rsidR="00B01FE3" w:rsidRPr="00071218">
        <w:rPr>
          <w:rFonts w:ascii="Garamond" w:hAnsi="Garamond"/>
          <w:sz w:val="22"/>
          <w:szCs w:val="22"/>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Evolution","language":"English","note":"publisher: Elsevier\nPMID: 21367482","page":"183-192","source":"www.cell.com","title":"Why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071218">
        <w:rPr>
          <w:rFonts w:ascii="Garamond" w:hAnsi="Garamond"/>
          <w:sz w:val="22"/>
          <w:szCs w:val="22"/>
        </w:rPr>
        <w:fldChar w:fldCharType="separate"/>
      </w:r>
      <w:r w:rsidR="00B01FE3" w:rsidRPr="00071218">
        <w:rPr>
          <w:rFonts w:ascii="Garamond" w:hAnsi="Garamond"/>
          <w:noProof/>
          <w:sz w:val="22"/>
          <w:szCs w:val="22"/>
        </w:rPr>
        <w:t>(Bolnick et al., 2011; Luck et al., 2003; Schindler et al., 2010)</w:t>
      </w:r>
      <w:r w:rsidR="00B01FE3" w:rsidRPr="00071218">
        <w:rPr>
          <w:rFonts w:ascii="Garamond" w:hAnsi="Garamond"/>
          <w:sz w:val="22"/>
          <w:szCs w:val="22"/>
        </w:rPr>
        <w:fldChar w:fldCharType="end"/>
      </w:r>
      <w:r w:rsidR="00B01FE3">
        <w:rPr>
          <w:rFonts w:ascii="Garamond" w:hAnsi="Garamond"/>
          <w:sz w:val="22"/>
          <w:szCs w:val="22"/>
        </w:rPr>
        <w:t xml:space="preserve">. </w:t>
      </w:r>
      <w:r w:rsidR="007F66C5">
        <w:rPr>
          <w:rFonts w:ascii="Garamond" w:hAnsi="Garamond"/>
          <w:sz w:val="22"/>
          <w:szCs w:val="22"/>
        </w:rPr>
        <w:t xml:space="preserve">In either case, </w:t>
      </w:r>
      <w:r w:rsidR="009F6624">
        <w:rPr>
          <w:rFonts w:ascii="Garamond" w:hAnsi="Garamond"/>
          <w:sz w:val="22"/>
          <w:szCs w:val="22"/>
        </w:rPr>
        <w:t xml:space="preserve">population </w:t>
      </w:r>
      <w:r w:rsidR="005078D8">
        <w:rPr>
          <w:rFonts w:ascii="Garamond" w:hAnsi="Garamond"/>
          <w:sz w:val="22"/>
          <w:szCs w:val="22"/>
        </w:rPr>
        <w:t xml:space="preserve">diversity </w:t>
      </w:r>
      <w:r w:rsidR="007F66C5">
        <w:rPr>
          <w:rFonts w:ascii="Garamond" w:hAnsi="Garamond"/>
          <w:sz w:val="22"/>
          <w:szCs w:val="22"/>
        </w:rPr>
        <w:t>stabiliz</w:t>
      </w:r>
      <w:r w:rsidR="003C2A7E">
        <w:rPr>
          <w:rFonts w:ascii="Garamond" w:hAnsi="Garamond"/>
          <w:sz w:val="22"/>
          <w:szCs w:val="22"/>
        </w:rPr>
        <w:t>e</w:t>
      </w:r>
      <w:ins w:id="3" w:author="Daniel Schindler" w:date="2025-08-26T15:43:00Z" w16du:dateUtc="2025-08-26T23:43:00Z">
        <w:r w:rsidR="009F6624">
          <w:rPr>
            <w:rFonts w:ascii="Garamond" w:hAnsi="Garamond"/>
            <w:sz w:val="22"/>
            <w:szCs w:val="22"/>
          </w:rPr>
          <w:t>s</w:t>
        </w:r>
      </w:ins>
      <w:r w:rsidR="007F66C5">
        <w:rPr>
          <w:rFonts w:ascii="Garamond" w:hAnsi="Garamond"/>
          <w:sz w:val="22"/>
          <w:szCs w:val="22"/>
        </w:rPr>
        <w:t xml:space="preserve"> ecosystem level processes</w:t>
      </w:r>
      <w:r w:rsidR="003C2A7E">
        <w:rPr>
          <w:rFonts w:ascii="Garamond" w:hAnsi="Garamond"/>
          <w:sz w:val="22"/>
          <w:szCs w:val="22"/>
        </w:rPr>
        <w:t>, bolster</w:t>
      </w:r>
      <w:ins w:id="4" w:author="Daniel Schindler" w:date="2025-08-26T15:43:00Z" w16du:dateUtc="2025-08-26T23:43:00Z">
        <w:r w:rsidR="009F6624">
          <w:rPr>
            <w:rFonts w:ascii="Garamond" w:hAnsi="Garamond"/>
            <w:sz w:val="22"/>
            <w:szCs w:val="22"/>
          </w:rPr>
          <w:t>s</w:t>
        </w:r>
      </w:ins>
      <w:r w:rsidR="003C2A7E">
        <w:rPr>
          <w:rFonts w:ascii="Garamond" w:hAnsi="Garamond"/>
          <w:sz w:val="22"/>
          <w:szCs w:val="22"/>
        </w:rPr>
        <w:t xml:space="preserve"> resilience to environmental change,</w:t>
      </w:r>
      <w:r w:rsidR="007F66C5">
        <w:rPr>
          <w:rFonts w:ascii="Garamond" w:hAnsi="Garamond"/>
          <w:sz w:val="22"/>
          <w:szCs w:val="22"/>
        </w:rPr>
        <w:t xml:space="preserve"> and increase</w:t>
      </w:r>
      <w:ins w:id="5" w:author="Daniel Schindler" w:date="2025-08-26T15:43:00Z" w16du:dateUtc="2025-08-26T23:43:00Z">
        <w:r w:rsidR="009F6624">
          <w:rPr>
            <w:rFonts w:ascii="Garamond" w:hAnsi="Garamond"/>
            <w:sz w:val="22"/>
            <w:szCs w:val="22"/>
          </w:rPr>
          <w:t>s</w:t>
        </w:r>
      </w:ins>
      <w:r w:rsidR="007F66C5">
        <w:rPr>
          <w:rFonts w:ascii="Garamond" w:hAnsi="Garamond"/>
          <w:sz w:val="22"/>
          <w:szCs w:val="22"/>
        </w:rPr>
        <w:t xml:space="preserve"> </w:t>
      </w:r>
      <w:r w:rsidR="003C2A7E">
        <w:rPr>
          <w:rFonts w:ascii="Garamond" w:hAnsi="Garamond"/>
          <w:sz w:val="22"/>
          <w:szCs w:val="22"/>
        </w:rPr>
        <w:t xml:space="preserve">the reliability of ecosystem services </w:t>
      </w:r>
      <w:commentRangeStart w:id="6"/>
      <w:r w:rsidR="00B01FE3" w:rsidRPr="004B1488">
        <w:rPr>
          <w:rFonts w:ascii="Garamond" w:hAnsi="Garamond"/>
          <w:sz w:val="22"/>
          <w:szCs w:val="22"/>
        </w:rPr>
        <w:fldChar w:fldCharType="begin"/>
      </w:r>
      <w:r w:rsidR="00B01FE3" w:rsidRPr="004B1488">
        <w:rPr>
          <w:rFonts w:ascii="Garamond" w:hAnsi="Garamond"/>
          <w:sz w:val="22"/>
          <w:szCs w:val="22"/>
        </w:rPr>
        <w:instrText xml:space="preserve"> ADDIN ZOTERO_ITEM CSL_CITATION {"citationID":"VDgUGdsR","properties":{"formattedCitation":"(Nesbitt &amp; Moore, 2016; Schindler et al., 2015)","plainCitation":"(Nesbitt &amp; Moore, 2016; Schindler et al., 2015)","noteIndex":0},"citationItems":[{"id":3361,"uris":["http://zotero.org/users/8421274/items/U6M4JZTI"],"itemData":{"id":3361,"type":"article-journal","abstract":"Indigenous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E."}],"issued":{"date-parts":[["2015"]]}}}],"schema":"https://github.com/citation-style-language/schema/raw/master/csl-citation.json"} </w:instrText>
      </w:r>
      <w:r w:rsidR="00B01FE3" w:rsidRPr="004B1488">
        <w:rPr>
          <w:rFonts w:ascii="Garamond" w:hAnsi="Garamond"/>
          <w:sz w:val="22"/>
          <w:szCs w:val="22"/>
        </w:rPr>
        <w:fldChar w:fldCharType="separate"/>
      </w:r>
      <w:r w:rsidR="00B01FE3" w:rsidRPr="004B1488">
        <w:rPr>
          <w:rFonts w:ascii="Garamond" w:hAnsi="Garamond"/>
          <w:noProof/>
          <w:sz w:val="22"/>
          <w:szCs w:val="22"/>
        </w:rPr>
        <w:t>(Schindler et al., 2015)</w:t>
      </w:r>
      <w:r w:rsidR="00B01FE3" w:rsidRPr="004B1488">
        <w:rPr>
          <w:rFonts w:ascii="Garamond" w:hAnsi="Garamond"/>
          <w:sz w:val="22"/>
          <w:szCs w:val="22"/>
        </w:rPr>
        <w:fldChar w:fldCharType="end"/>
      </w:r>
      <w:commentRangeEnd w:id="6"/>
      <w:r w:rsidR="009F6624">
        <w:rPr>
          <w:rStyle w:val="CommentReference"/>
        </w:rPr>
        <w:commentReference w:id="6"/>
      </w:r>
      <w:r>
        <w:rPr>
          <w:rFonts w:ascii="Garamond" w:hAnsi="Garamond"/>
          <w:sz w:val="22"/>
          <w:szCs w:val="22"/>
        </w:rPr>
        <w:t xml:space="preserve">. </w:t>
      </w:r>
      <w:r w:rsidR="003C2A7E" w:rsidRPr="005078D8">
        <w:rPr>
          <w:rFonts w:ascii="Garamond" w:hAnsi="Garamond"/>
          <w:sz w:val="22"/>
          <w:szCs w:val="22"/>
        </w:rPr>
        <w:t>Designing management strategies that explicitly protect biodiversity</w:t>
      </w:r>
      <w:r w:rsidR="005078D8">
        <w:rPr>
          <w:rFonts w:ascii="Garamond" w:hAnsi="Garamond"/>
          <w:sz w:val="22"/>
          <w:szCs w:val="22"/>
        </w:rPr>
        <w:t>, however,</w:t>
      </w:r>
      <w:r w:rsidR="003C2A7E" w:rsidRPr="005078D8">
        <w:rPr>
          <w:rFonts w:ascii="Garamond" w:hAnsi="Garamond"/>
          <w:sz w:val="22"/>
          <w:szCs w:val="22"/>
        </w:rPr>
        <w:t xml:space="preserve"> require a thorough understanding of the ecological mechanisms that drive it. In many </w:t>
      </w:r>
      <w:r w:rsidR="005078D8">
        <w:rPr>
          <w:rFonts w:ascii="Garamond" w:hAnsi="Garamond"/>
          <w:sz w:val="22"/>
          <w:szCs w:val="22"/>
        </w:rPr>
        <w:t xml:space="preserve">cases, such as in </w:t>
      </w:r>
      <w:r w:rsidR="003C2A7E" w:rsidRPr="005078D8">
        <w:rPr>
          <w:rFonts w:ascii="Garamond" w:hAnsi="Garamond"/>
          <w:sz w:val="22"/>
          <w:szCs w:val="22"/>
        </w:rPr>
        <w:t>large and remote ecosystems,</w:t>
      </w:r>
      <w:r w:rsidR="00066D9D">
        <w:rPr>
          <w:rFonts w:ascii="Garamond" w:hAnsi="Garamond"/>
          <w:sz w:val="22"/>
          <w:szCs w:val="22"/>
        </w:rPr>
        <w:t xml:space="preserve"> understanding these patterns at sufficient spatial or temporal scales remains a challenge</w:t>
      </w:r>
      <w:r w:rsidR="005078D8">
        <w:rPr>
          <w:rFonts w:ascii="Garamond" w:hAnsi="Garamond"/>
          <w:sz w:val="22"/>
          <w:szCs w:val="22"/>
        </w:rPr>
        <w:t xml:space="preserve">. </w:t>
      </w:r>
    </w:p>
    <w:p w14:paraId="66C444C4" w14:textId="385B3E0A" w:rsidR="00ED2A48" w:rsidRDefault="00343C0B" w:rsidP="00946A92">
      <w:pPr>
        <w:spacing w:line="480" w:lineRule="auto"/>
        <w:ind w:firstLine="720"/>
        <w:rPr>
          <w:rFonts w:ascii="Garamond" w:hAnsi="Garamond"/>
          <w:sz w:val="22"/>
          <w:szCs w:val="22"/>
        </w:rPr>
      </w:pPr>
      <w:commentRangeStart w:id="7"/>
      <w:commentRangeEnd w:id="7"/>
      <w:r>
        <w:rPr>
          <w:rStyle w:val="CommentReference"/>
        </w:rPr>
        <w:commentReference w:id="7"/>
      </w:r>
      <w:r w:rsidR="009F6624">
        <w:rPr>
          <w:rFonts w:ascii="Garamond" w:hAnsi="Garamond"/>
          <w:sz w:val="22"/>
          <w:szCs w:val="22"/>
        </w:rPr>
        <w:t>Pacific salmon returning to North American watersheds</w:t>
      </w:r>
      <w:r w:rsidR="0047513B" w:rsidRPr="00CF6CDB">
        <w:rPr>
          <w:rFonts w:ascii="Garamond" w:hAnsi="Garamond"/>
          <w:sz w:val="22"/>
          <w:szCs w:val="22"/>
        </w:rPr>
        <w:t xml:space="preserve"> exhibit significant diversity in run timing and spatial distribution across large</w:t>
      </w:r>
      <w:r w:rsidR="009F6624">
        <w:rPr>
          <w:rFonts w:ascii="Garamond" w:hAnsi="Garamond"/>
          <w:sz w:val="22"/>
          <w:szCs w:val="22"/>
        </w:rPr>
        <w:t xml:space="preserve"> and</w:t>
      </w:r>
      <w:r w:rsidR="0047513B" w:rsidRPr="00CF6CDB">
        <w:rPr>
          <w:rFonts w:ascii="Garamond" w:hAnsi="Garamond"/>
          <w:sz w:val="22"/>
          <w:szCs w:val="22"/>
        </w:rPr>
        <w:t xml:space="preserve"> complex</w:t>
      </w:r>
      <w:ins w:id="8" w:author="Daniel Schindler" w:date="2025-08-26T15:48:00Z" w16du:dateUtc="2025-08-26T23:48:00Z">
        <w:r w:rsidR="009F6624">
          <w:rPr>
            <w:rFonts w:ascii="Garamond" w:hAnsi="Garamond"/>
            <w:sz w:val="22"/>
            <w:szCs w:val="22"/>
          </w:rPr>
          <w:t xml:space="preserve"> </w:t>
        </w:r>
      </w:ins>
      <w:r w:rsidR="0047513B" w:rsidRPr="00CF6CDB">
        <w:rPr>
          <w:rFonts w:ascii="Garamond" w:hAnsi="Garamond"/>
          <w:sz w:val="22"/>
          <w:szCs w:val="22"/>
        </w:rPr>
        <w:t>river systems</w:t>
      </w:r>
      <w:r w:rsidR="009F6624">
        <w:rPr>
          <w:rFonts w:ascii="Garamond" w:hAnsi="Garamond"/>
          <w:sz w:val="22"/>
          <w:szCs w:val="22"/>
        </w:rPr>
        <w:t xml:space="preserve"> (Schindler et al. 2010, Nesbitt and Moore.</w:t>
      </w:r>
      <w:r>
        <w:rPr>
          <w:rFonts w:ascii="Garamond" w:hAnsi="Garamond"/>
          <w:sz w:val="22"/>
          <w:szCs w:val="22"/>
        </w:rPr>
        <w:t>, Griffiths et al.</w:t>
      </w:r>
      <w:r w:rsidR="009F6624">
        <w:rPr>
          <w:rFonts w:ascii="Garamond" w:hAnsi="Garamond"/>
          <w:sz w:val="22"/>
          <w:szCs w:val="22"/>
        </w:rPr>
        <w:t>.)</w:t>
      </w:r>
      <w:r w:rsidR="0047513B" w:rsidRPr="00CF6CDB">
        <w:rPr>
          <w:rFonts w:ascii="Garamond" w:hAnsi="Garamond"/>
          <w:sz w:val="22"/>
          <w:szCs w:val="22"/>
        </w:rPr>
        <w:t xml:space="preserve">. </w:t>
      </w:r>
      <w:r w:rsidR="005078D8" w:rsidRPr="00CF6CDB">
        <w:rPr>
          <w:rFonts w:ascii="Garamond" w:hAnsi="Garamond"/>
          <w:sz w:val="22"/>
          <w:szCs w:val="22"/>
        </w:rPr>
        <w:t xml:space="preserve">Populations of adult fish migrating upstream are comprised of multiple </w:t>
      </w:r>
      <w:r w:rsidR="0047513B" w:rsidRPr="00CF6CDB">
        <w:rPr>
          <w:rFonts w:ascii="Garamond" w:hAnsi="Garamond"/>
          <w:sz w:val="22"/>
          <w:szCs w:val="22"/>
        </w:rPr>
        <w:t>distinct</w:t>
      </w:r>
      <w:r w:rsidR="00D57D37" w:rsidRPr="00CF6CDB">
        <w:rPr>
          <w:rFonts w:ascii="Garamond" w:hAnsi="Garamond"/>
          <w:sz w:val="22"/>
          <w:szCs w:val="22"/>
        </w:rPr>
        <w:t xml:space="preserve"> spatial stocks </w:t>
      </w:r>
      <w:r w:rsidR="005078D8" w:rsidRPr="00CF6CDB">
        <w:rPr>
          <w:rFonts w:ascii="Garamond" w:hAnsi="Garamond"/>
          <w:sz w:val="22"/>
          <w:szCs w:val="22"/>
        </w:rPr>
        <w:t xml:space="preserve">which vary in their relative </w:t>
      </w:r>
      <w:r w:rsidR="00B62128" w:rsidRPr="00CF6CDB">
        <w:rPr>
          <w:rFonts w:ascii="Garamond" w:hAnsi="Garamond"/>
          <w:sz w:val="22"/>
          <w:szCs w:val="22"/>
        </w:rPr>
        <w:t>strength,</w:t>
      </w:r>
      <w:r w:rsidR="00E95A9F" w:rsidRPr="00CF6CDB">
        <w:rPr>
          <w:rFonts w:ascii="Garamond" w:hAnsi="Garamond"/>
          <w:sz w:val="22"/>
          <w:szCs w:val="22"/>
        </w:rPr>
        <w:t xml:space="preserve"> </w:t>
      </w:r>
      <w:r w:rsidR="005078D8" w:rsidRPr="00CF6CDB">
        <w:rPr>
          <w:rFonts w:ascii="Garamond" w:hAnsi="Garamond"/>
          <w:sz w:val="22"/>
          <w:szCs w:val="22"/>
        </w:rPr>
        <w:t xml:space="preserve">but which </w:t>
      </w:r>
      <w:r w:rsidR="00D57D37" w:rsidRPr="00CF6CDB">
        <w:rPr>
          <w:rFonts w:ascii="Garamond" w:hAnsi="Garamond"/>
          <w:sz w:val="22"/>
          <w:szCs w:val="22"/>
        </w:rPr>
        <w:t xml:space="preserve">co-migrate within overlapping temporal windows. </w:t>
      </w:r>
      <w:r w:rsidR="005078D8" w:rsidRPr="00CF6CDB">
        <w:rPr>
          <w:rFonts w:ascii="Garamond" w:hAnsi="Garamond"/>
          <w:sz w:val="22"/>
          <w:szCs w:val="22"/>
        </w:rPr>
        <w:t xml:space="preserve">As a result, downstream fisheries </w:t>
      </w:r>
      <w:r w:rsidR="0047513B" w:rsidRPr="00CF6CDB">
        <w:rPr>
          <w:rFonts w:ascii="Garamond" w:hAnsi="Garamond"/>
          <w:sz w:val="22"/>
          <w:szCs w:val="22"/>
        </w:rPr>
        <w:t>that</w:t>
      </w:r>
      <w:r w:rsidR="005078D8" w:rsidRPr="00CF6CDB">
        <w:rPr>
          <w:rFonts w:ascii="Garamond" w:hAnsi="Garamond"/>
          <w:sz w:val="22"/>
          <w:szCs w:val="22"/>
        </w:rPr>
        <w:t xml:space="preserve"> harvest migrating fish risk overexploitation of vulnerable stocks which co-migrate with more robust </w:t>
      </w:r>
      <w:r w:rsidR="00E95A9F" w:rsidRPr="00CF6CDB">
        <w:rPr>
          <w:rFonts w:ascii="Garamond" w:hAnsi="Garamond"/>
          <w:sz w:val="22"/>
          <w:szCs w:val="22"/>
        </w:rPr>
        <w:t>ones</w:t>
      </w:r>
      <w:r w:rsidR="005078D8" w:rsidRPr="00CF6CDB">
        <w:rPr>
          <w:rFonts w:ascii="Garamond" w:hAnsi="Garamond"/>
          <w:sz w:val="22"/>
          <w:szCs w:val="22"/>
        </w:rPr>
        <w:t xml:space="preserve"> </w:t>
      </w:r>
      <w:r w:rsidR="005078D8" w:rsidRPr="00CF6CDB">
        <w:rPr>
          <w:rFonts w:ascii="Garamond" w:hAnsi="Garamond"/>
          <w:sz w:val="22"/>
          <w:szCs w:val="22"/>
        </w:rPr>
        <w:fldChar w:fldCharType="begin"/>
      </w:r>
      <w:r w:rsidR="005078D8" w:rsidRPr="00CF6CDB">
        <w:rPr>
          <w:rFonts w:ascii="Garamond" w:hAnsi="Garamond"/>
          <w:sz w:val="22"/>
          <w:szCs w:val="22"/>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CF6CDB">
        <w:rPr>
          <w:rFonts w:ascii="Garamond" w:hAnsi="Garamond"/>
          <w:sz w:val="22"/>
          <w:szCs w:val="22"/>
        </w:rPr>
        <w:fldChar w:fldCharType="separate"/>
      </w:r>
      <w:r w:rsidR="005078D8" w:rsidRPr="00CF6CDB">
        <w:rPr>
          <w:rFonts w:ascii="Garamond" w:hAnsi="Garamond"/>
          <w:noProof/>
          <w:sz w:val="22"/>
          <w:szCs w:val="22"/>
        </w:rPr>
        <w:t>(Connors et al., 2020; Moore et al., 2021)</w:t>
      </w:r>
      <w:r w:rsidR="005078D8" w:rsidRPr="00CF6CDB">
        <w:rPr>
          <w:rFonts w:ascii="Garamond" w:hAnsi="Garamond"/>
          <w:sz w:val="22"/>
          <w:szCs w:val="22"/>
        </w:rPr>
        <w:fldChar w:fldCharType="end"/>
      </w:r>
      <w:r w:rsidR="005078D8" w:rsidRPr="00CF6CDB">
        <w:rPr>
          <w:rFonts w:ascii="Garamond" w:hAnsi="Garamond"/>
          <w:sz w:val="22"/>
          <w:szCs w:val="22"/>
        </w:rPr>
        <w:t xml:space="preserve">. </w:t>
      </w:r>
      <w:r w:rsidR="00ED2A48">
        <w:rPr>
          <w:rFonts w:ascii="Garamond" w:hAnsi="Garamond"/>
          <w:sz w:val="22"/>
          <w:szCs w:val="22"/>
        </w:rPr>
        <w:t>The timing, strength, and duration of</w:t>
      </w:r>
      <w:r w:rsidR="00946A92">
        <w:rPr>
          <w:rFonts w:ascii="Garamond" w:hAnsi="Garamond"/>
          <w:sz w:val="22"/>
          <w:szCs w:val="22"/>
        </w:rPr>
        <w:t xml:space="preserve"> these fisheries </w:t>
      </w:r>
      <w:r w:rsidR="00ED2A48">
        <w:rPr>
          <w:rFonts w:ascii="Garamond" w:hAnsi="Garamond"/>
          <w:sz w:val="22"/>
          <w:szCs w:val="22"/>
        </w:rPr>
        <w:t xml:space="preserve">are the </w:t>
      </w:r>
      <w:r w:rsidR="00946A92">
        <w:rPr>
          <w:rFonts w:ascii="Garamond" w:hAnsi="Garamond"/>
          <w:sz w:val="22"/>
          <w:szCs w:val="22"/>
        </w:rPr>
        <w:t xml:space="preserve">result of the aggregate dynamics of upstream stock components </w:t>
      </w:r>
      <w:r w:rsidR="00ED2A48" w:rsidRPr="00ED2A48">
        <w:rPr>
          <w:rFonts w:ascii="Garamond" w:hAnsi="Garamond"/>
          <w:sz w:val="22"/>
          <w:szCs w:val="22"/>
          <w:highlight w:val="yellow"/>
        </w:rPr>
        <w:t>(Nesbitt and Moore, X).</w:t>
      </w:r>
      <w:r w:rsidR="00ED2A48">
        <w:rPr>
          <w:rFonts w:ascii="Garamond" w:hAnsi="Garamond"/>
          <w:sz w:val="22"/>
          <w:szCs w:val="22"/>
        </w:rPr>
        <w:t xml:space="preserve"> </w:t>
      </w:r>
      <w:r w:rsidR="00D36A10" w:rsidRPr="00D36A10">
        <w:rPr>
          <w:rFonts w:ascii="Garamond" w:hAnsi="Garamond"/>
          <w:sz w:val="22"/>
          <w:szCs w:val="22"/>
        </w:rPr>
        <w:t xml:space="preserve">Maintaining life history diversity across the full stock complex stabilizes downstream resources by distributing risk across several loosely or negatively correlated populations. </w:t>
      </w:r>
      <w:r w:rsidR="00C1704A" w:rsidRPr="00C1704A">
        <w:rPr>
          <w:rFonts w:ascii="Garamond" w:hAnsi="Garamond"/>
          <w:sz w:val="22"/>
          <w:szCs w:val="22"/>
        </w:rPr>
        <w:t>Moreover, maximizing diversity in run timing may extend fishing opportunities by allowing harvest of multiple stock components migrating at different times.</w:t>
      </w:r>
    </w:p>
    <w:p w14:paraId="05748622" w14:textId="699E6193" w:rsidR="0070135F" w:rsidRPr="00066D9D" w:rsidRDefault="002574F7" w:rsidP="002574F7">
      <w:pPr>
        <w:spacing w:line="480" w:lineRule="auto"/>
        <w:ind w:firstLine="720"/>
        <w:rPr>
          <w:rFonts w:ascii="Garamond" w:hAnsi="Garamond"/>
          <w:sz w:val="22"/>
          <w:szCs w:val="22"/>
        </w:rPr>
      </w:pPr>
      <w:r>
        <w:rPr>
          <w:rFonts w:ascii="Garamond" w:hAnsi="Garamond"/>
          <w:sz w:val="22"/>
          <w:szCs w:val="22"/>
        </w:rPr>
        <w:t xml:space="preserve">Western Alaska watersheds contain some of the last remaining pristine salmon </w:t>
      </w:r>
      <w:proofErr w:type="spellStart"/>
      <w:r>
        <w:rPr>
          <w:rFonts w:ascii="Garamond" w:hAnsi="Garamond"/>
          <w:sz w:val="22"/>
          <w:szCs w:val="22"/>
        </w:rPr>
        <w:t xml:space="preserve">habitat </w:t>
      </w:r>
      <w:proofErr w:type="spellEnd"/>
      <w:r>
        <w:rPr>
          <w:rFonts w:ascii="Garamond" w:hAnsi="Garamond"/>
          <w:sz w:val="22"/>
          <w:szCs w:val="22"/>
        </w:rPr>
        <w:t xml:space="preserve">and have historically supported large returns of Pacific salmon. </w:t>
      </w:r>
      <w:r w:rsidR="002811E4">
        <w:rPr>
          <w:rFonts w:ascii="Garamond" w:hAnsi="Garamond"/>
          <w:sz w:val="22"/>
          <w:szCs w:val="22"/>
        </w:rPr>
        <w:t>In the Kuskokwim River basin, a large</w:t>
      </w:r>
      <w:r w:rsidR="007F35F9">
        <w:rPr>
          <w:rFonts w:ascii="Garamond" w:hAnsi="Garamond"/>
          <w:sz w:val="22"/>
          <w:szCs w:val="22"/>
        </w:rPr>
        <w:t xml:space="preserve"> (127,000 km</w:t>
      </w:r>
      <w:r w:rsidR="00066D9D">
        <w:rPr>
          <w:rFonts w:ascii="Garamond" w:hAnsi="Garamond"/>
          <w:sz w:val="22"/>
          <w:szCs w:val="22"/>
          <w:vertAlign w:val="superscript"/>
        </w:rPr>
        <w:t>2</w:t>
      </w:r>
      <w:r w:rsidR="007F35F9">
        <w:rPr>
          <w:rFonts w:ascii="Garamond" w:hAnsi="Garamond"/>
          <w:sz w:val="22"/>
          <w:szCs w:val="22"/>
        </w:rPr>
        <w:t>)</w:t>
      </w:r>
      <w:r w:rsidR="002811E4">
        <w:rPr>
          <w:rFonts w:ascii="Garamond" w:hAnsi="Garamond"/>
          <w:sz w:val="22"/>
          <w:szCs w:val="22"/>
        </w:rPr>
        <w:t xml:space="preserve"> free flowing watershed in Western Alaska, Chinook salmon</w:t>
      </w:r>
      <w:r w:rsidR="00F73FEE">
        <w:rPr>
          <w:rFonts w:ascii="Garamond" w:hAnsi="Garamond"/>
          <w:sz w:val="22"/>
          <w:szCs w:val="22"/>
        </w:rPr>
        <w:t xml:space="preserve"> (</w:t>
      </w:r>
      <w:r w:rsidR="00F73FEE" w:rsidRPr="00F73FEE">
        <w:rPr>
          <w:rFonts w:ascii="Garamond" w:hAnsi="Garamond"/>
          <w:i/>
          <w:iCs/>
          <w:color w:val="000000" w:themeColor="text1"/>
          <w:sz w:val="22"/>
          <w:szCs w:val="22"/>
        </w:rPr>
        <w:t>Oncorhynchus tshawytscha</w:t>
      </w:r>
      <w:r w:rsidR="00F73FEE">
        <w:rPr>
          <w:rFonts w:ascii="Garamond" w:hAnsi="Garamond"/>
          <w:color w:val="000000" w:themeColor="text1"/>
          <w:sz w:val="22"/>
          <w:szCs w:val="22"/>
        </w:rPr>
        <w:t>)</w:t>
      </w:r>
      <w:r w:rsidR="002811E4" w:rsidRPr="00F73FEE">
        <w:rPr>
          <w:rFonts w:ascii="Garamond" w:hAnsi="Garamond"/>
          <w:color w:val="000000" w:themeColor="text1"/>
          <w:sz w:val="22"/>
          <w:szCs w:val="22"/>
        </w:rPr>
        <w:t xml:space="preserve"> </w:t>
      </w:r>
      <w:r w:rsidR="002811E4">
        <w:rPr>
          <w:rFonts w:ascii="Garamond" w:hAnsi="Garamond"/>
          <w:sz w:val="22"/>
          <w:szCs w:val="22"/>
        </w:rPr>
        <w:t xml:space="preserve">populations </w:t>
      </w:r>
      <w:r w:rsidR="0070135F" w:rsidRPr="0070135F">
        <w:rPr>
          <w:rFonts w:ascii="Garamond" w:hAnsi="Garamond"/>
          <w:sz w:val="22"/>
          <w:szCs w:val="22"/>
        </w:rPr>
        <w:t>support subsistence fishing opportunities for dozens of communities, almost all of which are rural and indigenous</w:t>
      </w:r>
      <w:r w:rsidR="0070135F" w:rsidRPr="00E14C01">
        <w:rPr>
          <w:rFonts w:ascii="Garamond" w:hAnsi="Garamond"/>
          <w:sz w:val="22"/>
          <w:szCs w:val="22"/>
        </w:rPr>
        <w:t xml:space="preserve"> </w:t>
      </w:r>
      <w:r w:rsidR="002811E4" w:rsidRPr="00E14C01">
        <w:rPr>
          <w:rFonts w:ascii="Garamond" w:hAnsi="Garamond"/>
          <w:sz w:val="22"/>
          <w:szCs w:val="22"/>
        </w:rPr>
        <w:t xml:space="preserve">(Clark et al., 2018; </w:t>
      </w:r>
      <w:proofErr w:type="spellStart"/>
      <w:r w:rsidR="002811E4" w:rsidRPr="00E14C01">
        <w:rPr>
          <w:rFonts w:ascii="Garamond" w:hAnsi="Garamond"/>
          <w:sz w:val="22"/>
          <w:szCs w:val="22"/>
        </w:rPr>
        <w:t>Esquible</w:t>
      </w:r>
      <w:proofErr w:type="spellEnd"/>
      <w:r w:rsidR="002811E4" w:rsidRPr="00E14C01">
        <w:rPr>
          <w:rFonts w:ascii="Garamond" w:hAnsi="Garamond"/>
          <w:sz w:val="22"/>
          <w:szCs w:val="22"/>
        </w:rPr>
        <w:t xml:space="preserve"> et al., 2024</w:t>
      </w:r>
      <w:r w:rsidR="002811E4">
        <w:rPr>
          <w:rFonts w:ascii="Garamond" w:hAnsi="Garamond"/>
          <w:sz w:val="22"/>
          <w:szCs w:val="22"/>
        </w:rPr>
        <w:t xml:space="preserve">). </w:t>
      </w:r>
      <w:r w:rsidR="007F35F9">
        <w:rPr>
          <w:rFonts w:ascii="Garamond" w:hAnsi="Garamond"/>
          <w:sz w:val="22"/>
          <w:szCs w:val="22"/>
        </w:rPr>
        <w:t xml:space="preserve">Subsistence fisheries </w:t>
      </w:r>
      <w:r w:rsidR="00066D9D">
        <w:rPr>
          <w:rFonts w:ascii="Garamond" w:hAnsi="Garamond"/>
          <w:sz w:val="22"/>
          <w:szCs w:val="22"/>
        </w:rPr>
        <w:t>are the primary form of harvest in the watershed</w:t>
      </w:r>
      <w:r w:rsidR="007F35F9">
        <w:rPr>
          <w:rFonts w:ascii="Garamond" w:hAnsi="Garamond"/>
          <w:sz w:val="22"/>
          <w:szCs w:val="22"/>
        </w:rPr>
        <w:t>, and nearly every household participates in the fishery in some way (</w:t>
      </w:r>
      <w:proofErr w:type="spellStart"/>
      <w:r w:rsidR="007F35F9">
        <w:rPr>
          <w:rFonts w:ascii="Garamond" w:hAnsi="Garamond"/>
          <w:sz w:val="22"/>
          <w:szCs w:val="22"/>
        </w:rPr>
        <w:t>Esquible</w:t>
      </w:r>
      <w:proofErr w:type="spellEnd"/>
      <w:r w:rsidR="007F35F9">
        <w:rPr>
          <w:rFonts w:ascii="Garamond" w:hAnsi="Garamond"/>
          <w:sz w:val="22"/>
          <w:szCs w:val="22"/>
        </w:rPr>
        <w:t xml:space="preserve"> et al., 2024). However, Chinook salmon populations in the Kuskokwim have declined precipitously in recent years, </w:t>
      </w:r>
      <w:r w:rsidR="000D6E8E">
        <w:rPr>
          <w:rFonts w:ascii="Garamond" w:hAnsi="Garamond"/>
          <w:sz w:val="22"/>
          <w:szCs w:val="22"/>
        </w:rPr>
        <w:t xml:space="preserve">leading to </w:t>
      </w:r>
      <w:r w:rsidR="000D6E8E" w:rsidRPr="006D1917">
        <w:rPr>
          <w:rFonts w:ascii="Garamond" w:hAnsi="Garamond"/>
          <w:sz w:val="22"/>
          <w:szCs w:val="22"/>
        </w:rPr>
        <w:t>subsistence fishing</w:t>
      </w:r>
      <w:r w:rsidR="007F35F9">
        <w:rPr>
          <w:rFonts w:ascii="Garamond" w:hAnsi="Garamond"/>
          <w:sz w:val="22"/>
          <w:szCs w:val="22"/>
        </w:rPr>
        <w:t xml:space="preserve"> restrictions</w:t>
      </w:r>
      <w:r w:rsidR="000D6E8E" w:rsidRPr="006D1917">
        <w:rPr>
          <w:rFonts w:ascii="Garamond" w:hAnsi="Garamond"/>
          <w:sz w:val="22"/>
          <w:szCs w:val="22"/>
        </w:rPr>
        <w:t xml:space="preserve"> </w:t>
      </w:r>
      <w:r w:rsidR="000D6E8E">
        <w:rPr>
          <w:rFonts w:ascii="Garamond" w:hAnsi="Garamond"/>
          <w:sz w:val="22"/>
          <w:szCs w:val="22"/>
        </w:rPr>
        <w:t xml:space="preserve">and </w:t>
      </w:r>
      <w:r w:rsidR="000D6E8E" w:rsidRPr="006D1917">
        <w:rPr>
          <w:rFonts w:ascii="Garamond" w:hAnsi="Garamond"/>
          <w:sz w:val="22"/>
          <w:szCs w:val="22"/>
        </w:rPr>
        <w:t>triggering a crisis of food insecurity</w:t>
      </w:r>
      <w:r w:rsidR="007F35F9">
        <w:rPr>
          <w:rFonts w:ascii="Garamond" w:hAnsi="Garamond"/>
          <w:sz w:val="22"/>
          <w:szCs w:val="22"/>
        </w:rPr>
        <w:t xml:space="preserve"> and </w:t>
      </w:r>
      <w:r w:rsidR="000D6E8E" w:rsidRPr="006D1917">
        <w:rPr>
          <w:rFonts w:ascii="Garamond" w:hAnsi="Garamond"/>
          <w:sz w:val="22"/>
          <w:szCs w:val="22"/>
        </w:rPr>
        <w:t>cultural loss</w:t>
      </w:r>
      <w:r w:rsidR="007F35F9">
        <w:rPr>
          <w:rFonts w:ascii="Garamond" w:hAnsi="Garamond"/>
          <w:sz w:val="22"/>
          <w:szCs w:val="22"/>
        </w:rPr>
        <w:t xml:space="preserve"> </w:t>
      </w:r>
      <w:r w:rsidR="000D6E8E">
        <w:rPr>
          <w:rFonts w:ascii="Garamond" w:hAnsi="Garamond"/>
          <w:sz w:val="22"/>
          <w:szCs w:val="22"/>
        </w:rPr>
        <w:fldChar w:fldCharType="begin"/>
      </w:r>
      <w:r w:rsidR="005104A5">
        <w:rPr>
          <w:rFonts w:ascii="Garamond" w:hAnsi="Garamond"/>
          <w:sz w:val="22"/>
          <w:szCs w:val="22"/>
        </w:rPr>
        <w:instrText xml:space="preserve"> ADDIN ZOTERO_ITEM CSL_CITATION {"citationID":"C4EZBjwd","properties":{"formattedCitation":"(Brown &amp; Godduhn, 2015; Lamborn et al., 2025; Ohlberger et al., 2018)","plainCitation":"(Brown &amp; Godduhn, 2015; Lamborn et al., 2025;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Pr>
          <w:rFonts w:ascii="Garamond" w:hAnsi="Garamond"/>
          <w:sz w:val="22"/>
          <w:szCs w:val="22"/>
        </w:rPr>
        <w:fldChar w:fldCharType="separate"/>
      </w:r>
      <w:r w:rsidR="005104A5">
        <w:rPr>
          <w:rFonts w:ascii="Garamond" w:hAnsi="Garamond"/>
          <w:noProof/>
          <w:sz w:val="22"/>
          <w:szCs w:val="22"/>
        </w:rPr>
        <w:t xml:space="preserve">(Brown &amp; </w:t>
      </w:r>
      <w:r w:rsidR="005104A5">
        <w:rPr>
          <w:rFonts w:ascii="Garamond" w:hAnsi="Garamond"/>
          <w:noProof/>
          <w:sz w:val="22"/>
          <w:szCs w:val="22"/>
        </w:rPr>
        <w:lastRenderedPageBreak/>
        <w:t>Godduhn, 2015; Lamborn et al., 2025; Ohlberger et al., 2018)</w:t>
      </w:r>
      <w:r w:rsidR="000D6E8E">
        <w:rPr>
          <w:rFonts w:ascii="Garamond" w:hAnsi="Garamond"/>
          <w:sz w:val="22"/>
          <w:szCs w:val="22"/>
        </w:rPr>
        <w:fldChar w:fldCharType="end"/>
      </w:r>
      <w:r w:rsidR="000D6E8E" w:rsidRPr="006D1917">
        <w:rPr>
          <w:rFonts w:ascii="Garamond" w:hAnsi="Garamond"/>
          <w:sz w:val="22"/>
          <w:szCs w:val="22"/>
        </w:rPr>
        <w:t>.</w:t>
      </w:r>
      <w:r w:rsidR="002811E4">
        <w:rPr>
          <w:rFonts w:ascii="Garamond" w:hAnsi="Garamond"/>
          <w:sz w:val="22"/>
          <w:szCs w:val="22"/>
        </w:rPr>
        <w:t xml:space="preserve"> </w:t>
      </w:r>
      <w:r w:rsidR="00CB2EEB">
        <w:rPr>
          <w:rFonts w:ascii="Garamond" w:hAnsi="Garamond"/>
          <w:sz w:val="22"/>
          <w:szCs w:val="22"/>
        </w:rPr>
        <w:t xml:space="preserve">As a result, resource managers are </w:t>
      </w:r>
      <w:r w:rsidR="00066D9D">
        <w:rPr>
          <w:rFonts w:ascii="Garamond" w:hAnsi="Garamond"/>
          <w:sz w:val="22"/>
          <w:szCs w:val="22"/>
        </w:rPr>
        <w:t xml:space="preserve">tasked with </w:t>
      </w:r>
      <w:r w:rsidR="00CB2EEB">
        <w:rPr>
          <w:rFonts w:ascii="Garamond" w:hAnsi="Garamond"/>
          <w:sz w:val="22"/>
          <w:szCs w:val="22"/>
        </w:rPr>
        <w:t xml:space="preserve">designing management strategies that </w:t>
      </w:r>
      <w:r w:rsidR="0070135F" w:rsidRPr="0070135F">
        <w:rPr>
          <w:rFonts w:ascii="Garamond" w:hAnsi="Garamond" w:cs="Times New Roman"/>
          <w:sz w:val="22"/>
          <w:szCs w:val="22"/>
        </w:rPr>
        <w:t xml:space="preserve">allow for harvest opportunities while simultaneously rebuilding </w:t>
      </w:r>
      <w:r w:rsidR="00343C0B">
        <w:rPr>
          <w:rFonts w:ascii="Garamond" w:hAnsi="Garamond" w:cs="Times New Roman"/>
          <w:sz w:val="22"/>
          <w:szCs w:val="22"/>
        </w:rPr>
        <w:t>the diversity of stocks throughout the basin to enhance</w:t>
      </w:r>
      <w:r w:rsidR="0070135F" w:rsidRPr="0070135F">
        <w:rPr>
          <w:rFonts w:ascii="Garamond" w:hAnsi="Garamond" w:cs="Times New Roman"/>
          <w:sz w:val="22"/>
          <w:szCs w:val="22"/>
        </w:rPr>
        <w:t xml:space="preserve"> ecosystem resilience</w:t>
      </w:r>
      <w:r w:rsidR="00CB2EEB" w:rsidRPr="0070135F">
        <w:rPr>
          <w:rFonts w:ascii="Garamond" w:hAnsi="Garamond"/>
          <w:sz w:val="22"/>
          <w:szCs w:val="22"/>
        </w:rPr>
        <w:t>.</w:t>
      </w:r>
      <w:r w:rsidR="0070135F">
        <w:rPr>
          <w:rFonts w:ascii="Garamond" w:hAnsi="Garamond"/>
          <w:sz w:val="22"/>
          <w:szCs w:val="22"/>
        </w:rPr>
        <w:t xml:space="preserve"> </w:t>
      </w:r>
    </w:p>
    <w:p w14:paraId="50946457" w14:textId="0D4F223C" w:rsidR="00044401" w:rsidRPr="00066D9D" w:rsidRDefault="001255D3" w:rsidP="00FD5572">
      <w:pPr>
        <w:spacing w:line="480" w:lineRule="auto"/>
        <w:ind w:firstLine="720"/>
        <w:rPr>
          <w:rFonts w:ascii="Garamond" w:hAnsi="Garamond"/>
          <w:sz w:val="22"/>
          <w:szCs w:val="22"/>
        </w:rPr>
      </w:pPr>
      <w:commentRangeStart w:id="9"/>
      <w:r w:rsidRPr="001255D3">
        <w:rPr>
          <w:rStyle w:val="Strong"/>
          <w:rFonts w:ascii="Garamond" w:hAnsi="Garamond"/>
          <w:b w:val="0"/>
          <w:bCs w:val="0"/>
          <w:sz w:val="22"/>
          <w:szCs w:val="22"/>
        </w:rPr>
        <w:t xml:space="preserve">One </w:t>
      </w:r>
      <w:commentRangeEnd w:id="9"/>
      <w:r w:rsidR="00343C0B">
        <w:rPr>
          <w:rStyle w:val="CommentReference"/>
        </w:rPr>
        <w:commentReference w:id="9"/>
      </w:r>
      <w:r w:rsidRPr="001255D3">
        <w:rPr>
          <w:rStyle w:val="Strong"/>
          <w:rFonts w:ascii="Garamond" w:hAnsi="Garamond"/>
          <w:b w:val="0"/>
          <w:bCs w:val="0"/>
          <w:sz w:val="22"/>
          <w:szCs w:val="22"/>
        </w:rPr>
        <w:t xml:space="preserve">approach to addressing </w:t>
      </w:r>
      <w:r w:rsidR="00343C0B">
        <w:rPr>
          <w:rStyle w:val="Strong"/>
          <w:rFonts w:ascii="Garamond" w:hAnsi="Garamond"/>
          <w:b w:val="0"/>
          <w:bCs w:val="0"/>
          <w:sz w:val="22"/>
          <w:szCs w:val="22"/>
        </w:rPr>
        <w:t xml:space="preserve">the simultaneous challenge of allowing harvest opportunity for subsistence fisheries while protect weak stocks, particularly those returning to the headwaters, </w:t>
      </w:r>
      <w:r w:rsidRPr="001255D3">
        <w:rPr>
          <w:rStyle w:val="Strong"/>
          <w:rFonts w:ascii="Garamond" w:hAnsi="Garamond"/>
          <w:b w:val="0"/>
          <w:bCs w:val="0"/>
          <w:sz w:val="22"/>
          <w:szCs w:val="22"/>
        </w:rPr>
        <w:t>has been</w:t>
      </w:r>
      <w:r w:rsidRPr="001255D3">
        <w:rPr>
          <w:rFonts w:ascii="Garamond" w:hAnsi="Garamond"/>
          <w:sz w:val="22"/>
          <w:szCs w:val="22"/>
        </w:rPr>
        <w:t xml:space="preserve"> the implementation of a front-end closure for Chinook salmon that heavily restricts fishing</w:t>
      </w:r>
      <w:r w:rsidR="006B1D97" w:rsidRPr="001255D3">
        <w:rPr>
          <w:rFonts w:ascii="Garamond" w:hAnsi="Garamond"/>
          <w:sz w:val="22"/>
          <w:szCs w:val="22"/>
        </w:rPr>
        <w:t xml:space="preserve"> during the beginning of the salmon migration season.</w:t>
      </w:r>
      <w:r w:rsidR="006B1D97" w:rsidRPr="006D1917">
        <w:rPr>
          <w:rFonts w:ascii="Garamond" w:hAnsi="Garamond"/>
          <w:sz w:val="22"/>
          <w:szCs w:val="22"/>
        </w:rPr>
        <w:t xml:space="preserve"> </w:t>
      </w:r>
      <w:r w:rsidR="00044401" w:rsidRPr="00044401">
        <w:rPr>
          <w:rFonts w:ascii="Garamond" w:hAnsi="Garamond"/>
          <w:sz w:val="22"/>
          <w:szCs w:val="22"/>
        </w:rPr>
        <w:t>This strategy is</w:t>
      </w:r>
      <w:r w:rsidR="00044401">
        <w:rPr>
          <w:rFonts w:ascii="Garamond" w:hAnsi="Garamond"/>
          <w:sz w:val="22"/>
          <w:szCs w:val="22"/>
        </w:rPr>
        <w:t xml:space="preserve"> designed to protect early river fish</w:t>
      </w:r>
      <w:r w:rsidR="00044401" w:rsidRPr="00044401">
        <w:rPr>
          <w:rFonts w:ascii="Garamond" w:hAnsi="Garamond"/>
          <w:sz w:val="22"/>
          <w:szCs w:val="22"/>
        </w:rPr>
        <w:t xml:space="preserve"> </w:t>
      </w:r>
      <w:r>
        <w:rPr>
          <w:rFonts w:ascii="Garamond" w:hAnsi="Garamond"/>
          <w:sz w:val="22"/>
          <w:szCs w:val="22"/>
        </w:rPr>
        <w:t xml:space="preserve">which are </w:t>
      </w:r>
      <w:r w:rsidR="00044401" w:rsidRPr="00044401">
        <w:rPr>
          <w:rFonts w:ascii="Garamond" w:hAnsi="Garamond"/>
          <w:sz w:val="22"/>
          <w:szCs w:val="22"/>
        </w:rPr>
        <w:t>assum</w:t>
      </w:r>
      <w:r>
        <w:rPr>
          <w:rFonts w:ascii="Garamond" w:hAnsi="Garamond"/>
          <w:sz w:val="22"/>
          <w:szCs w:val="22"/>
        </w:rPr>
        <w:t xml:space="preserve">ed to </w:t>
      </w:r>
      <w:r w:rsidR="00044401" w:rsidRPr="00044401">
        <w:rPr>
          <w:rFonts w:ascii="Garamond" w:hAnsi="Garamond"/>
          <w:sz w:val="22"/>
          <w:szCs w:val="22"/>
        </w:rPr>
        <w:t>return to the furthest upstream stocks</w:t>
      </w:r>
      <w:r w:rsidR="00343C0B">
        <w:rPr>
          <w:rFonts w:ascii="Garamond" w:hAnsi="Garamond"/>
          <w:sz w:val="22"/>
          <w:szCs w:val="22"/>
        </w:rPr>
        <w:t xml:space="preserve"> and are, therefore, subjected to harvest over more of the river than lower watershed stocks</w:t>
      </w:r>
      <w:r>
        <w:rPr>
          <w:rFonts w:ascii="Garamond" w:hAnsi="Garamond"/>
          <w:sz w:val="22"/>
          <w:szCs w:val="22"/>
        </w:rPr>
        <w:t xml:space="preserve">. </w:t>
      </w:r>
      <w:r w:rsidR="007D2894" w:rsidRPr="007D2894">
        <w:rPr>
          <w:rFonts w:ascii="Garamond" w:hAnsi="Garamond"/>
          <w:sz w:val="22"/>
          <w:szCs w:val="22"/>
        </w:rPr>
        <w:t>This assumption is based on patterns established in other systems (Clark et al., 2015</w:t>
      </w:r>
      <w:r w:rsidR="002574F7" w:rsidRPr="007D2894">
        <w:rPr>
          <w:rFonts w:ascii="Garamond" w:hAnsi="Garamond"/>
          <w:sz w:val="22"/>
          <w:szCs w:val="22"/>
        </w:rPr>
        <w:t>) supported</w:t>
      </w:r>
      <w:r w:rsidR="007D2894" w:rsidRPr="007D2894">
        <w:rPr>
          <w:rFonts w:ascii="Garamond" w:hAnsi="Garamond"/>
          <w:sz w:val="22"/>
          <w:szCs w:val="22"/>
        </w:rPr>
        <w:t xml:space="preserve"> by limited telemetry data in the Kuskokwim (Clark and Smith, 2017)</w:t>
      </w:r>
      <w:r w:rsidR="00C27BF0">
        <w:rPr>
          <w:rFonts w:ascii="Garamond" w:hAnsi="Garamond"/>
          <w:sz w:val="22"/>
          <w:szCs w:val="22"/>
        </w:rPr>
        <w:t xml:space="preserve"> and </w:t>
      </w:r>
      <w:r w:rsidR="002574F7">
        <w:rPr>
          <w:rFonts w:ascii="Garamond" w:hAnsi="Garamond"/>
          <w:sz w:val="22"/>
          <w:szCs w:val="22"/>
        </w:rPr>
        <w:t xml:space="preserve">further corroborated </w:t>
      </w:r>
      <w:r w:rsidR="00C27BF0">
        <w:rPr>
          <w:rFonts w:ascii="Garamond" w:hAnsi="Garamond"/>
          <w:sz w:val="22"/>
          <w:szCs w:val="22"/>
        </w:rPr>
        <w:t>by traditional knowledge among stakeholders</w:t>
      </w:r>
      <w:r w:rsidR="007D2894" w:rsidRPr="007D2894">
        <w:rPr>
          <w:rFonts w:ascii="Garamond" w:hAnsi="Garamond"/>
          <w:sz w:val="22"/>
          <w:szCs w:val="22"/>
        </w:rPr>
        <w:t xml:space="preserve">. </w:t>
      </w:r>
      <w:r w:rsidR="00066D9D">
        <w:rPr>
          <w:rFonts w:ascii="Garamond" w:hAnsi="Garamond"/>
          <w:sz w:val="22"/>
          <w:szCs w:val="22"/>
        </w:rPr>
        <w:t xml:space="preserve">By protecting upriver stocks, managers aim to </w:t>
      </w:r>
      <w:r w:rsidR="007D2894" w:rsidRPr="007D2894">
        <w:rPr>
          <w:rFonts w:ascii="Garamond" w:hAnsi="Garamond"/>
          <w:sz w:val="22"/>
          <w:szCs w:val="22"/>
        </w:rPr>
        <w:t xml:space="preserve">support basin-wide escapement goals, provide harvest opportunities to upstream communities, and protect upper river stocks which are at heightened risk of overharvest but contribute disproportionately to downstream fishery dynamics. </w:t>
      </w:r>
      <w:r w:rsidR="00F20CE9" w:rsidRPr="007D2894">
        <w:rPr>
          <w:rFonts w:ascii="Garamond" w:hAnsi="Garamond"/>
          <w:sz w:val="22"/>
          <w:szCs w:val="22"/>
        </w:rPr>
        <w:t>However,</w:t>
      </w:r>
      <w:r w:rsidR="00044401" w:rsidRPr="007D2894">
        <w:rPr>
          <w:rFonts w:ascii="Garamond" w:hAnsi="Garamond"/>
          <w:sz w:val="22"/>
          <w:szCs w:val="22"/>
        </w:rPr>
        <w:t xml:space="preserve"> </w:t>
      </w:r>
      <w:r w:rsidR="00FD5572">
        <w:rPr>
          <w:rFonts w:ascii="Garamond" w:hAnsi="Garamond"/>
          <w:sz w:val="22"/>
          <w:szCs w:val="22"/>
        </w:rPr>
        <w:t>the spatial ecology of Chinook salmon in the Kuskokwim River basin remains poorly understood. It</w:t>
      </w:r>
      <w:r w:rsidR="00F20CE9" w:rsidRPr="007D2894">
        <w:rPr>
          <w:rFonts w:ascii="Garamond" w:hAnsi="Garamond"/>
          <w:sz w:val="22"/>
          <w:szCs w:val="22"/>
        </w:rPr>
        <w:t xml:space="preserve"> </w:t>
      </w:r>
      <w:r w:rsidR="00044401" w:rsidRPr="007D2894">
        <w:rPr>
          <w:rFonts w:ascii="Garamond" w:hAnsi="Garamond"/>
          <w:sz w:val="22"/>
          <w:szCs w:val="22"/>
        </w:rPr>
        <w:t xml:space="preserve">remains </w:t>
      </w:r>
      <w:r w:rsidR="00F20CE9" w:rsidRPr="007D2894">
        <w:rPr>
          <w:rFonts w:ascii="Garamond" w:hAnsi="Garamond"/>
          <w:sz w:val="22"/>
          <w:szCs w:val="22"/>
        </w:rPr>
        <w:t>unclear whether th</w:t>
      </w:r>
      <w:r w:rsidR="00FD5572">
        <w:rPr>
          <w:rFonts w:ascii="Garamond" w:hAnsi="Garamond"/>
          <w:sz w:val="22"/>
          <w:szCs w:val="22"/>
        </w:rPr>
        <w:t>e</w:t>
      </w:r>
      <w:r w:rsidR="00F20CE9" w:rsidRPr="007D2894">
        <w:rPr>
          <w:rFonts w:ascii="Garamond" w:hAnsi="Garamond"/>
          <w:sz w:val="22"/>
          <w:szCs w:val="22"/>
        </w:rPr>
        <w:t xml:space="preserve"> pattern</w:t>
      </w:r>
      <w:r w:rsidR="00FD5572">
        <w:rPr>
          <w:rFonts w:ascii="Garamond" w:hAnsi="Garamond"/>
          <w:sz w:val="22"/>
          <w:szCs w:val="22"/>
        </w:rPr>
        <w:t>s observed in telemetry studies are</w:t>
      </w:r>
      <w:r w:rsidR="00F20CE9" w:rsidRPr="007D2894">
        <w:rPr>
          <w:rFonts w:ascii="Garamond" w:hAnsi="Garamond"/>
          <w:sz w:val="22"/>
          <w:szCs w:val="22"/>
        </w:rPr>
        <w:t xml:space="preserve"> </w:t>
      </w:r>
      <w:r w:rsidR="00F20CE9" w:rsidRPr="007D2894">
        <w:rPr>
          <w:rStyle w:val="Strong"/>
          <w:rFonts w:ascii="Garamond" w:hAnsi="Garamond"/>
          <w:b w:val="0"/>
          <w:bCs w:val="0"/>
          <w:sz w:val="22"/>
          <w:szCs w:val="22"/>
        </w:rPr>
        <w:t>consistent</w:t>
      </w:r>
      <w:r w:rsidR="00F20CE9" w:rsidRPr="007D2894">
        <w:rPr>
          <w:rFonts w:ascii="Garamond" w:hAnsi="Garamond"/>
          <w:sz w:val="22"/>
          <w:szCs w:val="22"/>
        </w:rPr>
        <w:t xml:space="preserve"> over several years, whether there is a geographic organization to run timing, </w:t>
      </w:r>
      <w:r w:rsidR="00F20CE9" w:rsidRPr="007D2894">
        <w:rPr>
          <w:rStyle w:val="Strong"/>
          <w:rFonts w:ascii="Garamond" w:hAnsi="Garamond"/>
          <w:b w:val="0"/>
          <w:bCs w:val="0"/>
          <w:sz w:val="22"/>
          <w:szCs w:val="22"/>
        </w:rPr>
        <w:t>and whether</w:t>
      </w:r>
      <w:r w:rsidR="00F20CE9" w:rsidRPr="007D2894">
        <w:rPr>
          <w:rFonts w:ascii="Garamond" w:hAnsi="Garamond"/>
          <w:sz w:val="22"/>
          <w:szCs w:val="22"/>
        </w:rPr>
        <w:t xml:space="preserve"> the interaction </w:t>
      </w:r>
      <w:r w:rsidR="00F20CE9" w:rsidRPr="007D2894">
        <w:rPr>
          <w:rStyle w:val="Strong"/>
          <w:rFonts w:ascii="Garamond" w:hAnsi="Garamond"/>
          <w:b w:val="0"/>
          <w:bCs w:val="0"/>
          <w:sz w:val="22"/>
          <w:szCs w:val="22"/>
        </w:rPr>
        <w:t>between</w:t>
      </w:r>
      <w:r w:rsidR="00F20CE9" w:rsidRPr="007D2894">
        <w:rPr>
          <w:rFonts w:ascii="Garamond" w:hAnsi="Garamond"/>
          <w:sz w:val="22"/>
          <w:szCs w:val="22"/>
        </w:rPr>
        <w:t xml:space="preserve"> these patterns and the front-end closure protects upstream stocks as </w:t>
      </w:r>
      <w:r w:rsidR="00F20CE9" w:rsidRPr="007D2894">
        <w:rPr>
          <w:rStyle w:val="Strong"/>
          <w:rFonts w:ascii="Garamond" w:hAnsi="Garamond"/>
          <w:b w:val="0"/>
          <w:bCs w:val="0"/>
          <w:sz w:val="22"/>
          <w:szCs w:val="22"/>
        </w:rPr>
        <w:t>intended</w:t>
      </w:r>
      <w:r w:rsidR="00F20CE9" w:rsidRPr="007D2894">
        <w:rPr>
          <w:rFonts w:ascii="Garamond" w:hAnsi="Garamond"/>
          <w:b/>
          <w:bCs/>
          <w:sz w:val="22"/>
          <w:szCs w:val="22"/>
        </w:rPr>
        <w:t>.</w:t>
      </w:r>
      <w:r w:rsidR="00F20CE9">
        <w:rPr>
          <w:rFonts w:ascii="Garamond" w:hAnsi="Garamond"/>
          <w:sz w:val="22"/>
          <w:szCs w:val="22"/>
        </w:rPr>
        <w:t xml:space="preserve"> </w:t>
      </w:r>
    </w:p>
    <w:p w14:paraId="327E6388" w14:textId="73E68226" w:rsidR="009833DB" w:rsidRPr="00044401" w:rsidRDefault="00F20CE9" w:rsidP="00044401">
      <w:pPr>
        <w:spacing w:line="480" w:lineRule="auto"/>
        <w:ind w:firstLine="720"/>
      </w:pPr>
      <w:r>
        <w:rPr>
          <w:rFonts w:ascii="Garamond" w:hAnsi="Garamond"/>
          <w:sz w:val="22"/>
          <w:szCs w:val="22"/>
        </w:rPr>
        <w:t>H</w:t>
      </w:r>
      <w:r w:rsidR="003610A6" w:rsidRPr="006D1917">
        <w:rPr>
          <w:rFonts w:ascii="Garamond" w:hAnsi="Garamond"/>
          <w:sz w:val="22"/>
          <w:szCs w:val="22"/>
        </w:rPr>
        <w:t>ere, we apply otolit</w:t>
      </w:r>
      <w:r w:rsidR="003610A6">
        <w:rPr>
          <w:rFonts w:ascii="Garamond" w:hAnsi="Garamond"/>
          <w:sz w:val="22"/>
          <w:szCs w:val="22"/>
        </w:rPr>
        <w:t>h microchemistry from fish caught</w:t>
      </w:r>
      <w:r w:rsidR="00C27BF0">
        <w:rPr>
          <w:rFonts w:ascii="Garamond" w:hAnsi="Garamond"/>
          <w:sz w:val="22"/>
          <w:szCs w:val="22"/>
        </w:rPr>
        <w:t xml:space="preserve"> in test fisheries over the course of the seasonal migration period </w:t>
      </w:r>
      <w:r w:rsidR="003610A6">
        <w:rPr>
          <w:rFonts w:ascii="Garamond" w:hAnsi="Garamond"/>
          <w:sz w:val="22"/>
          <w:szCs w:val="22"/>
        </w:rPr>
        <w:t>over 6 years in the Kuskokwim River-basin</w:t>
      </w:r>
      <w:r w:rsidR="003610A6" w:rsidRPr="006D1917">
        <w:rPr>
          <w:rFonts w:ascii="Garamond" w:hAnsi="Garamond"/>
          <w:sz w:val="22"/>
          <w:szCs w:val="22"/>
        </w:rPr>
        <w:t xml:space="preserve"> to reconstruct spatiotemporal patterns of Chinook salmon </w:t>
      </w:r>
      <w:r w:rsidR="00FD5572">
        <w:rPr>
          <w:rFonts w:ascii="Garamond" w:hAnsi="Garamond"/>
          <w:sz w:val="22"/>
          <w:szCs w:val="22"/>
        </w:rPr>
        <w:t xml:space="preserve">returns </w:t>
      </w:r>
      <w:r w:rsidR="003610A6">
        <w:rPr>
          <w:rFonts w:ascii="Garamond" w:hAnsi="Garamond"/>
          <w:sz w:val="22"/>
          <w:szCs w:val="22"/>
        </w:rPr>
        <w:t>at the sub basin scale.</w:t>
      </w:r>
      <w:r w:rsidR="00C27BF0">
        <w:rPr>
          <w:rFonts w:ascii="Garamond" w:hAnsi="Garamond"/>
          <w:sz w:val="22"/>
          <w:szCs w:val="22"/>
        </w:rPr>
        <w:t xml:space="preserve"> Limited genetic structure in this stock complex prevents application of genetics approaches for quantifying migration timing of different stocks throughout the watershed.</w:t>
      </w:r>
      <w:r w:rsidR="003610A6">
        <w:rPr>
          <w:rFonts w:ascii="Garamond" w:hAnsi="Garamond"/>
          <w:sz w:val="22"/>
          <w:szCs w:val="22"/>
        </w:rPr>
        <w:t xml:space="preserve"> In doing so, we</w:t>
      </w:r>
      <w:r w:rsidR="003610A6" w:rsidRPr="006D1917">
        <w:rPr>
          <w:rFonts w:ascii="Garamond" w:hAnsi="Garamond"/>
          <w:sz w:val="22"/>
          <w:szCs w:val="22"/>
        </w:rPr>
        <w:t>: (1) identify the spatiotemporal structure of returning populations in</w:t>
      </w:r>
      <w:r w:rsidR="003610A6">
        <w:rPr>
          <w:rFonts w:ascii="Garamond" w:hAnsi="Garamond"/>
          <w:sz w:val="22"/>
          <w:szCs w:val="22"/>
        </w:rPr>
        <w:t xml:space="preserve"> the Kuskokwim river-basin, and </w:t>
      </w:r>
      <w:r w:rsidR="003610A6" w:rsidRPr="006D1917">
        <w:rPr>
          <w:rFonts w:ascii="Garamond" w:hAnsi="Garamond"/>
          <w:sz w:val="22"/>
          <w:szCs w:val="22"/>
        </w:rPr>
        <w:t>(2)</w:t>
      </w:r>
      <w:r w:rsidR="003610A6">
        <w:rPr>
          <w:rFonts w:ascii="Garamond" w:hAnsi="Garamond"/>
          <w:sz w:val="22"/>
          <w:szCs w:val="22"/>
        </w:rPr>
        <w:t xml:space="preserve"> </w:t>
      </w:r>
      <w:r w:rsidR="003610A6" w:rsidRPr="006D1917">
        <w:rPr>
          <w:rFonts w:ascii="Garamond" w:hAnsi="Garamond"/>
          <w:sz w:val="22"/>
          <w:szCs w:val="22"/>
        </w:rPr>
        <w:t xml:space="preserve">evaluate the potential impacts of </w:t>
      </w:r>
      <w:r w:rsidR="00C27BF0">
        <w:rPr>
          <w:rFonts w:ascii="Garamond" w:hAnsi="Garamond"/>
          <w:sz w:val="22"/>
          <w:szCs w:val="22"/>
        </w:rPr>
        <w:t xml:space="preserve">the </w:t>
      </w:r>
      <w:r w:rsidR="003610A6" w:rsidRPr="006D1917">
        <w:rPr>
          <w:rFonts w:ascii="Garamond" w:hAnsi="Garamond"/>
          <w:sz w:val="22"/>
          <w:szCs w:val="22"/>
        </w:rPr>
        <w:t>front-end closure</w:t>
      </w:r>
      <w:r w:rsidR="00C27BF0">
        <w:rPr>
          <w:rFonts w:ascii="Garamond" w:hAnsi="Garamond"/>
          <w:sz w:val="22"/>
          <w:szCs w:val="22"/>
        </w:rPr>
        <w:t xml:space="preserve"> approach for conserving population diversity within salmon stock complexes returning to large and remote watersheds</w:t>
      </w:r>
      <w:r w:rsidR="003610A6" w:rsidRPr="006D1917">
        <w:rPr>
          <w:rFonts w:ascii="Garamond" w:hAnsi="Garamond"/>
          <w:sz w:val="22"/>
          <w:szCs w:val="22"/>
        </w:rPr>
        <w:t>.</w:t>
      </w:r>
    </w:p>
    <w:p w14:paraId="2A0F64D4" w14:textId="77777777" w:rsidR="009833DB" w:rsidRPr="006D1917" w:rsidRDefault="009833DB" w:rsidP="009833DB">
      <w:pPr>
        <w:spacing w:line="480" w:lineRule="auto"/>
        <w:rPr>
          <w:rFonts w:ascii="Garamond" w:hAnsi="Garamond"/>
          <w:b/>
          <w:bCs/>
          <w:sz w:val="32"/>
          <w:szCs w:val="32"/>
        </w:rPr>
      </w:pPr>
      <w:r w:rsidRPr="006D1917">
        <w:rPr>
          <w:rFonts w:ascii="Garamond" w:hAnsi="Garamond"/>
          <w:b/>
          <w:bCs/>
          <w:sz w:val="32"/>
          <w:szCs w:val="32"/>
        </w:rPr>
        <w:t xml:space="preserve">Methods: </w:t>
      </w:r>
    </w:p>
    <w:p w14:paraId="2B9BE153" w14:textId="1563F8E5" w:rsidR="009833DB" w:rsidRDefault="009833DB" w:rsidP="009833DB">
      <w:pPr>
        <w:spacing w:line="480" w:lineRule="auto"/>
        <w:rPr>
          <w:rFonts w:ascii="Garamond" w:hAnsi="Garamond"/>
          <w:b/>
          <w:bCs/>
          <w:sz w:val="22"/>
          <w:szCs w:val="22"/>
          <w:u w:val="single"/>
        </w:rPr>
      </w:pPr>
      <w:r w:rsidRPr="006D1917">
        <w:rPr>
          <w:rFonts w:ascii="Garamond" w:hAnsi="Garamond"/>
          <w:b/>
          <w:bCs/>
          <w:sz w:val="22"/>
          <w:szCs w:val="22"/>
          <w:u w:val="single"/>
        </w:rPr>
        <w:lastRenderedPageBreak/>
        <w:t xml:space="preserve">Otolith </w:t>
      </w:r>
      <w:r w:rsidR="00F21C45">
        <w:rPr>
          <w:rFonts w:ascii="Garamond" w:hAnsi="Garamond"/>
          <w:b/>
          <w:bCs/>
          <w:sz w:val="22"/>
          <w:szCs w:val="22"/>
          <w:u w:val="single"/>
        </w:rPr>
        <w:t>samples</w:t>
      </w:r>
    </w:p>
    <w:p w14:paraId="2C50ADFF" w14:textId="7B547D85" w:rsidR="009C079F" w:rsidRDefault="003A1EB0" w:rsidP="009C079F">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sz w:val="22"/>
          <w:szCs w:val="22"/>
          <w14:ligatures w14:val="none"/>
        </w:rPr>
        <w:t>Chinook salmon o</w:t>
      </w:r>
      <w:r w:rsidR="009833DB" w:rsidRPr="006D1917">
        <w:rPr>
          <w:rFonts w:ascii="Garamond" w:eastAsia="Times New Roman" w:hAnsi="Garamond" w:cs="Times New Roman"/>
          <w:kern w:val="0"/>
          <w:sz w:val="22"/>
          <w:szCs w:val="22"/>
          <w14:ligatures w14:val="none"/>
        </w:rPr>
        <w:t xml:space="preserve">toliths were </w:t>
      </w:r>
      <w:r>
        <w:rPr>
          <w:rFonts w:ascii="Garamond" w:eastAsia="Times New Roman" w:hAnsi="Garamond" w:cs="Times New Roman"/>
          <w:kern w:val="0"/>
          <w:sz w:val="22"/>
          <w:szCs w:val="22"/>
          <w14:ligatures w14:val="none"/>
        </w:rPr>
        <w:t xml:space="preserve">collected </w:t>
      </w:r>
      <w:r w:rsidR="00313CB8">
        <w:rPr>
          <w:rFonts w:ascii="Garamond" w:eastAsia="Times New Roman" w:hAnsi="Garamond" w:cs="Times New Roman"/>
          <w:kern w:val="0"/>
          <w:sz w:val="22"/>
          <w:szCs w:val="22"/>
          <w14:ligatures w14:val="none"/>
        </w:rPr>
        <w:t>from 2017 to 2022</w:t>
      </w:r>
      <w:r w:rsidR="00E212FE">
        <w:rPr>
          <w:rFonts w:ascii="Garamond" w:eastAsia="Times New Roman" w:hAnsi="Garamond" w:cs="Times New Roman"/>
          <w:kern w:val="0"/>
          <w:sz w:val="22"/>
          <w:szCs w:val="22"/>
          <w14:ligatures w14:val="none"/>
        </w:rPr>
        <w:t xml:space="preserve"> </w:t>
      </w:r>
      <w:r w:rsidR="00313CB8">
        <w:rPr>
          <w:rFonts w:ascii="Garamond" w:eastAsia="Times New Roman" w:hAnsi="Garamond" w:cs="Times New Roman"/>
          <w:kern w:val="0"/>
          <w:sz w:val="22"/>
          <w:szCs w:val="22"/>
          <w14:ligatures w14:val="none"/>
        </w:rPr>
        <w:t xml:space="preserve">in </w:t>
      </w:r>
      <w:r w:rsidR="00E212FE">
        <w:rPr>
          <w:rFonts w:ascii="Garamond" w:eastAsia="Times New Roman" w:hAnsi="Garamond" w:cs="Times New Roman"/>
          <w:kern w:val="0"/>
          <w:sz w:val="22"/>
          <w:szCs w:val="22"/>
          <w14:ligatures w14:val="none"/>
        </w:rPr>
        <w:t xml:space="preserve">the Bethel Test Fishery (BTF) near Bethel, Alaska </w:t>
      </w:r>
      <w:r w:rsidR="00313CB8">
        <w:rPr>
          <w:rFonts w:ascii="Garamond" w:eastAsia="Times New Roman" w:hAnsi="Garamond" w:cs="Times New Roman"/>
          <w:kern w:val="0"/>
          <w:sz w:val="22"/>
          <w:szCs w:val="22"/>
          <w14:ligatures w14:val="none"/>
        </w:rPr>
        <w:t>in collaboration with</w:t>
      </w:r>
      <w:r w:rsidR="00367B6D">
        <w:rPr>
          <w:rFonts w:ascii="Garamond" w:eastAsia="Times New Roman" w:hAnsi="Garamond" w:cs="Times New Roman"/>
          <w:kern w:val="0"/>
          <w:sz w:val="22"/>
          <w:szCs w:val="22"/>
          <w14:ligatures w14:val="none"/>
        </w:rPr>
        <w:t xml:space="preserve"> the intern program of the </w:t>
      </w:r>
      <w:proofErr w:type="spellStart"/>
      <w:r w:rsidR="00367B6D">
        <w:rPr>
          <w:rFonts w:ascii="Garamond" w:eastAsia="Times New Roman" w:hAnsi="Garamond" w:cs="Times New Roman"/>
          <w:kern w:val="0"/>
          <w:sz w:val="22"/>
          <w:szCs w:val="22"/>
          <w14:ligatures w14:val="none"/>
        </w:rPr>
        <w:t>Orutsaramiut</w:t>
      </w:r>
      <w:proofErr w:type="spellEnd"/>
      <w:r w:rsidR="00367B6D">
        <w:rPr>
          <w:rFonts w:ascii="Garamond" w:eastAsia="Times New Roman" w:hAnsi="Garamond" w:cs="Times New Roman"/>
          <w:kern w:val="0"/>
          <w:sz w:val="22"/>
          <w:szCs w:val="22"/>
          <w14:ligatures w14:val="none"/>
        </w:rPr>
        <w:t xml:space="preserve"> Native Council </w:t>
      </w:r>
      <w:r w:rsidR="00313CB8">
        <w:rPr>
          <w:rFonts w:ascii="Garamond" w:eastAsia="Times New Roman" w:hAnsi="Garamond" w:cs="Times New Roman"/>
          <w:kern w:val="0"/>
          <w:sz w:val="22"/>
          <w:szCs w:val="22"/>
          <w14:ligatures w14:val="none"/>
        </w:rPr>
        <w:t>and</w:t>
      </w:r>
      <w:r w:rsidR="00367B6D">
        <w:rPr>
          <w:rFonts w:ascii="Garamond" w:eastAsia="Times New Roman" w:hAnsi="Garamond" w:cs="Times New Roman"/>
          <w:kern w:val="0"/>
          <w:sz w:val="22"/>
          <w:szCs w:val="22"/>
          <w14:ligatures w14:val="none"/>
        </w:rPr>
        <w:t xml:space="preserve"> the Alaska Department of Fish &amp; Game. </w:t>
      </w:r>
      <w:r w:rsidR="0082206F" w:rsidRPr="0082206F">
        <w:rPr>
          <w:rFonts w:ascii="Garamond" w:hAnsi="Garamond"/>
          <w:sz w:val="22"/>
          <w:szCs w:val="22"/>
        </w:rPr>
        <w:t xml:space="preserve">The BTF was designed to enable in-season assessment of run strength based on catch-per-unit-effort, informing management decisions for subsistence fisheries throughout the river. Fish caught in this fishery </w:t>
      </w:r>
      <w:r w:rsidR="002574F7">
        <w:rPr>
          <w:rFonts w:ascii="Garamond" w:hAnsi="Garamond"/>
          <w:sz w:val="22"/>
          <w:szCs w:val="22"/>
        </w:rPr>
        <w:t xml:space="preserve">are </w:t>
      </w:r>
      <w:r w:rsidR="0082206F" w:rsidRPr="0082206F">
        <w:rPr>
          <w:rFonts w:ascii="Garamond" w:hAnsi="Garamond"/>
          <w:sz w:val="22"/>
          <w:szCs w:val="22"/>
        </w:rPr>
        <w:t xml:space="preserve">a representative sample of returning stocks </w:t>
      </w:r>
      <w:r w:rsidR="002574F7">
        <w:rPr>
          <w:rFonts w:ascii="Garamond" w:hAnsi="Garamond"/>
          <w:sz w:val="22"/>
          <w:szCs w:val="22"/>
        </w:rPr>
        <w:t>throughout the basin above the test fishery location near Bethel, Alaska</w:t>
      </w:r>
      <w:r w:rsidR="0082206F" w:rsidRPr="0082206F">
        <w:rPr>
          <w:rFonts w:ascii="Garamond" w:hAnsi="Garamond"/>
          <w:sz w:val="22"/>
          <w:szCs w:val="22"/>
        </w:rPr>
        <w:t xml:space="preserve"> </w:t>
      </w:r>
      <w:r w:rsidR="0082206F" w:rsidRPr="0082206F">
        <w:rPr>
          <w:rFonts w:ascii="Garamond" w:eastAsia="Times New Roman" w:hAnsi="Garamond" w:cs="Times New Roman"/>
          <w:kern w:val="0"/>
          <w:sz w:val="22"/>
          <w:szCs w:val="22"/>
          <w14:ligatures w14:val="none"/>
        </w:rPr>
        <w:fldChar w:fldCharType="begin"/>
      </w:r>
      <w:r w:rsidR="0082206F" w:rsidRPr="0082206F">
        <w:rPr>
          <w:rFonts w:ascii="Garamond" w:eastAsia="Times New Roman" w:hAnsi="Garamond" w:cs="Times New Roman"/>
          <w:kern w:val="0"/>
          <w:sz w:val="22"/>
          <w:szCs w:val="22"/>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2206F">
        <w:rPr>
          <w:rFonts w:ascii="Garamond" w:eastAsia="Times New Roman" w:hAnsi="Garamond" w:cs="Times New Roman"/>
          <w:kern w:val="0"/>
          <w:sz w:val="22"/>
          <w:szCs w:val="22"/>
          <w14:ligatures w14:val="none"/>
        </w:rPr>
        <w:fldChar w:fldCharType="separate"/>
      </w:r>
      <w:r w:rsidR="0082206F" w:rsidRPr="0082206F">
        <w:rPr>
          <w:rFonts w:ascii="Garamond" w:eastAsia="Times New Roman" w:hAnsi="Garamond" w:cs="Times New Roman"/>
          <w:noProof/>
          <w:kern w:val="0"/>
          <w:sz w:val="22"/>
          <w:szCs w:val="22"/>
          <w14:ligatures w14:val="none"/>
        </w:rPr>
        <w:t>(Lipka &amp; Elison, 2015)</w:t>
      </w:r>
      <w:r w:rsidR="0082206F" w:rsidRPr="0082206F">
        <w:rPr>
          <w:rFonts w:ascii="Garamond" w:eastAsia="Times New Roman" w:hAnsi="Garamond" w:cs="Times New Roman"/>
          <w:kern w:val="0"/>
          <w:sz w:val="22"/>
          <w:szCs w:val="22"/>
          <w14:ligatures w14:val="none"/>
        </w:rPr>
        <w:fldChar w:fldCharType="end"/>
      </w:r>
      <w:r w:rsidR="0082206F">
        <w:rPr>
          <w:rFonts w:ascii="Garamond" w:eastAsia="Times New Roman" w:hAnsi="Garamond" w:cs="Times New Roman"/>
          <w:kern w:val="0"/>
          <w:sz w:val="22"/>
          <w:szCs w:val="22"/>
          <w14:ligatures w14:val="none"/>
        </w:rPr>
        <w:t>.</w:t>
      </w:r>
      <w:r w:rsidR="00313CB8">
        <w:rPr>
          <w:rFonts w:ascii="Garamond" w:eastAsia="Times New Roman" w:hAnsi="Garamond" w:cs="Times New Roman"/>
          <w:kern w:val="0"/>
          <w:sz w:val="22"/>
          <w:szCs w:val="22"/>
          <w14:ligatures w14:val="none"/>
        </w:rPr>
        <w:t xml:space="preserve"> </w:t>
      </w:r>
      <w:r w:rsidR="00DD0E6E">
        <w:rPr>
          <w:rFonts w:ascii="Garamond" w:eastAsia="Times New Roman" w:hAnsi="Garamond" w:cs="Times New Roman"/>
          <w:kern w:val="0"/>
          <w:sz w:val="22"/>
          <w:szCs w:val="22"/>
          <w14:ligatures w14:val="none"/>
        </w:rPr>
        <w:t xml:space="preserve">We collected approximately 500 otoliths from each year from 2017-2022, ensuring sampling efforts over the full course of the run. From these, approximately 250 otoliths were selected for microchemical analysis in proportion to the relative catch per unit effort (CPUE) </w:t>
      </w:r>
      <w:r w:rsidR="009C079F">
        <w:rPr>
          <w:rFonts w:ascii="Garamond" w:eastAsia="Times New Roman" w:hAnsi="Garamond" w:cs="Times New Roman"/>
          <w:kern w:val="0"/>
          <w:sz w:val="22"/>
          <w:szCs w:val="22"/>
          <w14:ligatures w14:val="none"/>
        </w:rPr>
        <w:t xml:space="preserve">throughout the season. </w:t>
      </w:r>
    </w:p>
    <w:p w14:paraId="23BCDAEA" w14:textId="6B371B89" w:rsidR="00B857E3" w:rsidRDefault="00313CB8" w:rsidP="0082206F">
      <w:pPr>
        <w:spacing w:line="480" w:lineRule="auto"/>
        <w:ind w:firstLine="720"/>
        <w:rPr>
          <w:rFonts w:ascii="Garamond" w:eastAsia="Times New Roman" w:hAnsi="Garamond" w:cs="Times New Roman"/>
          <w:kern w:val="0"/>
          <w:sz w:val="22"/>
          <w:szCs w:val="22"/>
          <w14:ligatures w14:val="none"/>
        </w:rPr>
      </w:pPr>
      <w:r>
        <w:rPr>
          <w:rFonts w:ascii="Garamond" w:hAnsi="Garamond"/>
          <w:sz w:val="22"/>
          <w:szCs w:val="22"/>
        </w:rPr>
        <w:t xml:space="preserve">Otoliths </w:t>
      </w:r>
      <w:r w:rsidR="009833DB">
        <w:rPr>
          <w:rFonts w:ascii="Garamond" w:hAnsi="Garamond"/>
          <w:sz w:val="22"/>
          <w:szCs w:val="22"/>
        </w:rPr>
        <w:t xml:space="preserve">were </w:t>
      </w:r>
      <w:r w:rsidR="009833DB" w:rsidRPr="006D1917">
        <w:rPr>
          <w:rFonts w:ascii="Garamond" w:eastAsia="Times New Roman" w:hAnsi="Garamond" w:cs="Times New Roman"/>
          <w:kern w:val="0"/>
          <w:sz w:val="22"/>
          <w:szCs w:val="22"/>
          <w14:ligatures w14:val="none"/>
        </w:rPr>
        <w:t xml:space="preserve">sectioned </w:t>
      </w:r>
      <w:r w:rsidR="00EF1756">
        <w:rPr>
          <w:rFonts w:ascii="Garamond" w:eastAsia="Times New Roman" w:hAnsi="Garamond" w:cs="Times New Roman"/>
          <w:kern w:val="0"/>
          <w:sz w:val="22"/>
          <w:szCs w:val="22"/>
          <w14:ligatures w14:val="none"/>
        </w:rPr>
        <w:t xml:space="preserve">with </w:t>
      </w:r>
      <w:r w:rsidR="0025573D">
        <w:rPr>
          <w:rFonts w:ascii="Garamond" w:eastAsia="Times New Roman" w:hAnsi="Garamond" w:cs="Times New Roman"/>
          <w:kern w:val="0"/>
          <w:sz w:val="22"/>
          <w:szCs w:val="22"/>
          <w14:ligatures w14:val="none"/>
        </w:rPr>
        <w:t xml:space="preserve">low speed diamond blade </w:t>
      </w:r>
      <w:proofErr w:type="spellStart"/>
      <w:r w:rsidR="0025573D">
        <w:rPr>
          <w:rFonts w:ascii="Garamond" w:eastAsia="Times New Roman" w:hAnsi="Garamond" w:cs="Times New Roman"/>
          <w:kern w:val="0"/>
          <w:sz w:val="22"/>
          <w:szCs w:val="22"/>
          <w14:ligatures w14:val="none"/>
        </w:rPr>
        <w:t>isomet</w:t>
      </w:r>
      <w:proofErr w:type="spellEnd"/>
      <w:r w:rsidR="0025573D">
        <w:rPr>
          <w:rFonts w:ascii="Garamond" w:eastAsia="Times New Roman" w:hAnsi="Garamond" w:cs="Times New Roman"/>
          <w:kern w:val="0"/>
          <w:sz w:val="22"/>
          <w:szCs w:val="22"/>
          <w14:ligatures w14:val="none"/>
        </w:rPr>
        <w:t xml:space="preserve"> </w:t>
      </w:r>
      <w:r w:rsidR="00EF1756">
        <w:rPr>
          <w:rFonts w:ascii="Garamond" w:eastAsia="Times New Roman" w:hAnsi="Garamond" w:cs="Times New Roman"/>
          <w:kern w:val="0"/>
          <w:sz w:val="22"/>
          <w:szCs w:val="22"/>
          <w14:ligatures w14:val="none"/>
        </w:rPr>
        <w:t xml:space="preserve">saw </w:t>
      </w:r>
      <w:r w:rsidR="009833DB" w:rsidRPr="006D1917">
        <w:rPr>
          <w:rFonts w:ascii="Garamond" w:eastAsia="Times New Roman" w:hAnsi="Garamond" w:cs="Times New Roman"/>
          <w:kern w:val="0"/>
          <w:sz w:val="22"/>
          <w:szCs w:val="22"/>
          <w14:ligatures w14:val="none"/>
        </w:rPr>
        <w:t xml:space="preserve">along the transverse plane, mounted on microscope slides, and polished to expose internal growth structures </w:t>
      </w:r>
      <w:r w:rsidR="009833DB">
        <w:rPr>
          <w:rFonts w:ascii="Garamond" w:eastAsia="Times New Roman" w:hAnsi="Garamond" w:cs="Times New Roman"/>
          <w:kern w:val="0"/>
          <w:sz w:val="22"/>
          <w:szCs w:val="22"/>
          <w14:ligatures w14:val="none"/>
        </w:rPr>
        <w:fldChar w:fldCharType="begin"/>
      </w:r>
      <w:r w:rsidR="009833DB">
        <w:rPr>
          <w:rFonts w:ascii="Garamond" w:eastAsia="Times New Roman" w:hAnsi="Garamond" w:cs="Times New Roman"/>
          <w:kern w:val="0"/>
          <w:sz w:val="22"/>
          <w:szCs w:val="22"/>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Pr>
          <w:rFonts w:ascii="Garamond" w:eastAsia="Times New Roman" w:hAnsi="Garamond" w:cs="Times New Roman"/>
          <w:kern w:val="0"/>
          <w:sz w:val="22"/>
          <w:szCs w:val="22"/>
          <w14:ligatures w14:val="none"/>
        </w:rPr>
        <w:fldChar w:fldCharType="separate"/>
      </w:r>
      <w:r w:rsidR="009833DB">
        <w:rPr>
          <w:rFonts w:ascii="Garamond" w:eastAsia="Times New Roman" w:hAnsi="Garamond" w:cs="Times New Roman"/>
          <w:noProof/>
          <w:kern w:val="0"/>
          <w:sz w:val="22"/>
          <w:szCs w:val="22"/>
          <w14:ligatures w14:val="none"/>
        </w:rPr>
        <w:t>(Donohoe &amp; Zimmerman, 2010; Zimmerman &amp; Reeves, 2002)</w:t>
      </w:r>
      <w:r w:rsidR="009833DB">
        <w:rPr>
          <w:rFonts w:ascii="Garamond" w:eastAsia="Times New Roman" w:hAnsi="Garamond" w:cs="Times New Roman"/>
          <w:kern w:val="0"/>
          <w:sz w:val="22"/>
          <w:szCs w:val="22"/>
          <w14:ligatures w14:val="none"/>
        </w:rPr>
        <w:fldChar w:fldCharType="end"/>
      </w:r>
      <w:r w:rsidR="009833DB" w:rsidRPr="006D1917">
        <w:rPr>
          <w:rFonts w:ascii="Garamond" w:eastAsia="Times New Roman" w:hAnsi="Garamond" w:cs="Times New Roman"/>
          <w:kern w:val="0"/>
          <w:sz w:val="22"/>
          <w:szCs w:val="22"/>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w:t>
      </w:r>
      <w:r w:rsidR="009833DB" w:rsidRPr="005D5AB7">
        <w:rPr>
          <w:rFonts w:ascii="Garamond" w:eastAsia="Times New Roman" w:hAnsi="Garamond" w:cs="Times New Roman"/>
          <w:kern w:val="0"/>
          <w:sz w:val="22"/>
          <w:szCs w:val="22"/>
          <w14:ligatures w14:val="none"/>
        </w:rPr>
        <w:t xml:space="preserve">growth </w:t>
      </w:r>
      <w:r w:rsidR="0082206F">
        <w:rPr>
          <w:rFonts w:ascii="Garamond" w:eastAsia="Times New Roman" w:hAnsi="Garamond" w:cs="Times New Roman"/>
          <w:kern w:val="0"/>
          <w:sz w:val="22"/>
          <w:szCs w:val="22"/>
          <w14:ligatures w14:val="none"/>
        </w:rPr>
        <w:t xml:space="preserve">(identified by the dark annuli check indicative of marine entry) </w:t>
      </w:r>
      <w:r w:rsidR="009833DB" w:rsidRPr="005D5AB7">
        <w:rPr>
          <w:rFonts w:ascii="Garamond" w:hAnsi="Garamond" w:cstheme="majorHAnsi"/>
          <w:sz w:val="22"/>
          <w:szCs w:val="22"/>
        </w:rPr>
        <w:t xml:space="preserve">using a 53 </w:t>
      </w:r>
      <w:r w:rsidR="009833DB" w:rsidRPr="005D5AB7">
        <w:rPr>
          <w:rFonts w:ascii="Garamond" w:hAnsi="Garamond" w:cstheme="majorHAnsi"/>
          <w:sz w:val="22"/>
          <w:szCs w:val="22"/>
        </w:rPr>
        <w:sym w:font="Symbol" w:char="F06D"/>
      </w:r>
      <w:r w:rsidR="009833DB" w:rsidRPr="005D5AB7">
        <w:rPr>
          <w:rFonts w:ascii="Garamond" w:hAnsi="Garamond" w:cstheme="majorHAnsi"/>
          <w:sz w:val="22"/>
          <w:szCs w:val="22"/>
        </w:rPr>
        <w:t>m diameter beam and scanning at 2</w:t>
      </w:r>
      <w:r w:rsidR="009833DB" w:rsidRPr="005D5AB7">
        <w:rPr>
          <w:rFonts w:ascii="Garamond" w:hAnsi="Garamond" w:cstheme="majorHAnsi"/>
          <w:sz w:val="22"/>
          <w:szCs w:val="22"/>
        </w:rPr>
        <w:sym w:font="Symbol" w:char="F06D"/>
      </w:r>
      <w:r w:rsidR="009833DB" w:rsidRPr="005D5AB7">
        <w:rPr>
          <w:rFonts w:ascii="Garamond" w:hAnsi="Garamond" w:cstheme="majorHAnsi"/>
          <w:sz w:val="22"/>
          <w:szCs w:val="22"/>
        </w:rPr>
        <w:t xml:space="preserve">m/second </w:t>
      </w:r>
      <w:r w:rsidR="009833DB" w:rsidRPr="005D5AB7">
        <w:rPr>
          <w:rFonts w:ascii="Garamond" w:hAnsi="Garamond" w:cstheme="majorHAnsi"/>
          <w:sz w:val="22"/>
          <w:szCs w:val="22"/>
        </w:rPr>
        <w:fldChar w:fldCharType="begin"/>
      </w:r>
      <w:r w:rsidR="00DA289A">
        <w:rPr>
          <w:rFonts w:ascii="Garamond" w:hAnsi="Garamond" w:cstheme="majorHAnsi"/>
          <w:sz w:val="22"/>
          <w:szCs w:val="22"/>
        </w:rPr>
        <w:instrText xml:space="preserve"> ADDIN ZOTERO_ITEM CSL_CITATION {"citationID":"nvLrB1dQ","properties":{"formattedCitation":"(Brennan et al., 2015; Zimmerman &amp; Reeves, 2002)","plainCitation":"(Brennan et al., 2015; Zimmerman &amp; Reeves, 2002)","dontUpdate":true,"noteIndex":0},"citationItems":[{"id":"TQue60dm/OuVLOkfY","uris":["http://zotero.org/users/8421274/items/IY3FLHLM"],"itemData":{"id":915,"type":"article-journal","abstract":"Strontium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5D5AB7">
        <w:rPr>
          <w:rFonts w:ascii="Garamond" w:hAnsi="Garamond" w:cstheme="majorHAnsi"/>
          <w:sz w:val="22"/>
          <w:szCs w:val="22"/>
        </w:rPr>
        <w:fldChar w:fldCharType="separate"/>
      </w:r>
      <w:r w:rsidR="009833DB" w:rsidRPr="005D5AB7">
        <w:rPr>
          <w:rFonts w:ascii="Garamond" w:hAnsi="Garamond" w:cstheme="majorHAnsi"/>
          <w:noProof/>
          <w:sz w:val="22"/>
          <w:szCs w:val="22"/>
        </w:rPr>
        <w:t>(Brennan et al., 2015)</w:t>
      </w:r>
      <w:r w:rsidR="009833DB" w:rsidRPr="005D5AB7">
        <w:rPr>
          <w:rFonts w:ascii="Garamond" w:hAnsi="Garamond" w:cstheme="majorHAnsi"/>
          <w:sz w:val="22"/>
          <w:szCs w:val="22"/>
        </w:rPr>
        <w:fldChar w:fldCharType="end"/>
      </w:r>
      <w:r w:rsidR="009833DB">
        <w:rPr>
          <w:rFonts w:ascii="Garamond" w:eastAsia="Times New Roman" w:hAnsi="Garamond" w:cs="Times New Roman"/>
          <w:kern w:val="0"/>
          <w:sz w:val="22"/>
          <w:szCs w:val="22"/>
          <w14:ligatures w14:val="none"/>
        </w:rPr>
        <w:t xml:space="preserve">. </w:t>
      </w:r>
      <w:r w:rsidR="009833DB" w:rsidRPr="006D1917">
        <w:rPr>
          <w:rFonts w:ascii="Garamond" w:eastAsia="Times New Roman" w:hAnsi="Garamond" w:cs="Times New Roman"/>
          <w:kern w:val="0"/>
          <w:sz w:val="22"/>
          <w:szCs w:val="22"/>
          <w14:ligatures w14:val="none"/>
        </w:rPr>
        <w:t>The result</w:t>
      </w:r>
      <w:r w:rsidR="00E212FE">
        <w:rPr>
          <w:rFonts w:ascii="Garamond" w:eastAsia="Times New Roman" w:hAnsi="Garamond" w:cs="Times New Roman"/>
          <w:kern w:val="0"/>
          <w:sz w:val="22"/>
          <w:szCs w:val="22"/>
          <w14:ligatures w14:val="none"/>
        </w:rPr>
        <w:t>ing</w:t>
      </w:r>
      <w:r w:rsidR="009833DB" w:rsidRPr="006D1917">
        <w:rPr>
          <w:rFonts w:ascii="Garamond" w:eastAsia="Times New Roman" w:hAnsi="Garamond" w:cs="Times New Roman"/>
          <w:kern w:val="0"/>
          <w:sz w:val="22"/>
          <w:szCs w:val="22"/>
          <w14:ligatures w14:val="none"/>
        </w:rPr>
        <w:t xml:space="preserve"> </w:t>
      </w:r>
      <w:r w:rsidR="009833DB">
        <w:rPr>
          <w:rFonts w:ascii="Garamond" w:eastAsia="Times New Roman" w:hAnsi="Garamond" w:cs="Times New Roman"/>
          <w:kern w:val="0"/>
          <w:sz w:val="22"/>
          <w:szCs w:val="22"/>
          <w14:ligatures w14:val="none"/>
        </w:rPr>
        <w:t xml:space="preserve">data represent a continuously integrated </w:t>
      </w:r>
      <w:r w:rsidR="009833DB" w:rsidRPr="006D1917">
        <w:rPr>
          <w:rFonts w:ascii="Garamond" w:eastAsia="Times New Roman" w:hAnsi="Garamond" w:cs="Times New Roman"/>
          <w:kern w:val="0"/>
          <w:sz w:val="22"/>
          <w:szCs w:val="22"/>
          <w14:ligatures w14:val="none"/>
        </w:rPr>
        <w:t>measurement of 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6D1917">
        <w:rPr>
          <w:rFonts w:ascii="Garamond" w:eastAsia="Times New Roman" w:hAnsi="Garamond" w:cs="Times New Roman"/>
          <w:kern w:val="0"/>
          <w:sz w:val="22"/>
          <w:szCs w:val="22"/>
          <w14:ligatures w14:val="none"/>
        </w:rPr>
        <w:t xml:space="preserve"> </w:t>
      </w:r>
      <w:r w:rsidR="009833DB">
        <w:rPr>
          <w:rFonts w:ascii="Garamond" w:eastAsia="Times New Roman" w:hAnsi="Garamond" w:cs="Times New Roman"/>
          <w:kern w:val="0"/>
          <w:sz w:val="22"/>
          <w:szCs w:val="22"/>
          <w14:ligatures w14:val="none"/>
        </w:rPr>
        <w:t xml:space="preserve">from early development until marine entry </w:t>
      </w:r>
      <w:r w:rsidR="009833DB">
        <w:rPr>
          <w:rFonts w:ascii="Garamond" w:eastAsia="Times New Roman" w:hAnsi="Garamond" w:cs="Times New Roman"/>
          <w:kern w:val="0"/>
          <w:sz w:val="22"/>
          <w:szCs w:val="22"/>
          <w14:ligatures w14:val="none"/>
        </w:rPr>
        <w:fldChar w:fldCharType="begin"/>
      </w:r>
      <w:r w:rsidR="00DA289A">
        <w:rPr>
          <w:rFonts w:ascii="Garamond" w:eastAsia="Times New Roman" w:hAnsi="Garamond" w:cs="Times New Roman"/>
          <w:kern w:val="0"/>
          <w:sz w:val="22"/>
          <w:szCs w:val="22"/>
          <w14:ligatures w14:val="none"/>
        </w:rPr>
        <w:instrText xml:space="preserve"> ADDIN ZOTERO_ITEM CSL_CITATION {"citationID":"drNJXJRw","properties":{"formattedCitation":"(Brennan et al., 2015; Campana, 1999; Capo et al., 1998)","plainCitation":"(Brennan et al., 2015; Campana, 1999; Capo et al., 1998)","noteIndex":0},"citationItems":[{"id":"TQue60dm/OuVLOkfY","uris":["http://zotero.org/users/8421274/items/IY3FLHLM"],"itemData":{"id":"dI01jIsp/qEdWN4pU","type":"article-journal","abstract":"Strontium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Pr>
          <w:rFonts w:ascii="Garamond" w:eastAsia="Times New Roman" w:hAnsi="Garamond" w:cs="Times New Roman"/>
          <w:kern w:val="0"/>
          <w:sz w:val="22"/>
          <w:szCs w:val="22"/>
          <w14:ligatures w14:val="none"/>
        </w:rPr>
        <w:fldChar w:fldCharType="separate"/>
      </w:r>
      <w:r w:rsidR="009833DB">
        <w:rPr>
          <w:rFonts w:ascii="Garamond" w:eastAsia="Times New Roman" w:hAnsi="Garamond" w:cs="Times New Roman"/>
          <w:noProof/>
          <w:kern w:val="0"/>
          <w:sz w:val="22"/>
          <w:szCs w:val="22"/>
          <w14:ligatures w14:val="none"/>
        </w:rPr>
        <w:t>(Brennan et al., 2015; Campana, 1999; Capo et al., 1998)</w:t>
      </w:r>
      <w:r w:rsidR="009833DB">
        <w:rPr>
          <w:rFonts w:ascii="Garamond" w:eastAsia="Times New Roman" w:hAnsi="Garamond" w:cs="Times New Roman"/>
          <w:kern w:val="0"/>
          <w:sz w:val="22"/>
          <w:szCs w:val="22"/>
          <w14:ligatures w14:val="none"/>
        </w:rPr>
        <w:fldChar w:fldCharType="end"/>
      </w:r>
      <w:r w:rsidR="009833DB">
        <w:rPr>
          <w:rFonts w:ascii="Garamond" w:eastAsia="Times New Roman" w:hAnsi="Garamond" w:cs="Times New Roman"/>
          <w:kern w:val="0"/>
          <w:sz w:val="22"/>
          <w:szCs w:val="22"/>
          <w14:ligatures w14:val="none"/>
        </w:rPr>
        <w:t xml:space="preserve">. </w:t>
      </w:r>
      <w:r w:rsidR="009833DB" w:rsidRPr="006D1917">
        <w:rPr>
          <w:rFonts w:ascii="Garamond" w:eastAsia="Times New Roman" w:hAnsi="Garamond" w:cs="Times New Roman"/>
          <w:kern w:val="0"/>
          <w:sz w:val="22"/>
          <w:szCs w:val="22"/>
          <w14:ligatures w14:val="none"/>
        </w:rPr>
        <w:t xml:space="preserve">From these data, the </w:t>
      </w:r>
      <w:r w:rsidR="00C50332" w:rsidRPr="006D1917">
        <w:rPr>
          <w:rFonts w:ascii="Garamond" w:eastAsia="Times New Roman" w:hAnsi="Garamond" w:cs="Times New Roman"/>
          <w:kern w:val="0"/>
          <w:sz w:val="22"/>
          <w:szCs w:val="22"/>
          <w14:ligatures w14:val="none"/>
        </w:rPr>
        <w:t>Sr</w:t>
      </w:r>
      <w:r w:rsidR="00C50332">
        <w:rPr>
          <w:rFonts w:ascii="Garamond" w:eastAsia="Times New Roman" w:hAnsi="Garamond" w:cs="Times New Roman"/>
          <w:kern w:val="0"/>
          <w:sz w:val="22"/>
          <w:szCs w:val="22"/>
          <w:vertAlign w:val="superscript"/>
          <w14:ligatures w14:val="none"/>
        </w:rPr>
        <w:t>87</w:t>
      </w:r>
      <w:r w:rsidR="00C50332">
        <w:rPr>
          <w:rFonts w:ascii="Garamond" w:eastAsia="Times New Roman" w:hAnsi="Garamond" w:cs="Times New Roman"/>
          <w:kern w:val="0"/>
          <w:sz w:val="22"/>
          <w:szCs w:val="22"/>
          <w14:ligatures w14:val="none"/>
        </w:rPr>
        <w:t>/Sr</w:t>
      </w:r>
      <w:r w:rsidR="00C50332">
        <w:rPr>
          <w:rFonts w:ascii="Garamond" w:eastAsia="Times New Roman" w:hAnsi="Garamond" w:cs="Times New Roman"/>
          <w:kern w:val="0"/>
          <w:sz w:val="22"/>
          <w:szCs w:val="22"/>
          <w:vertAlign w:val="superscript"/>
          <w14:ligatures w14:val="none"/>
        </w:rPr>
        <w:t>86</w:t>
      </w:r>
      <w:r w:rsidR="00C50332" w:rsidRPr="006D1917">
        <w:rPr>
          <w:rFonts w:ascii="Garamond" w:eastAsia="Times New Roman" w:hAnsi="Garamond" w:cs="Times New Roman"/>
          <w:kern w:val="0"/>
          <w:sz w:val="22"/>
          <w:szCs w:val="22"/>
          <w14:ligatures w14:val="none"/>
        </w:rPr>
        <w:t xml:space="preserve"> </w:t>
      </w:r>
      <w:r w:rsidR="00E212FE">
        <w:rPr>
          <w:rFonts w:ascii="Garamond" w:eastAsia="Times New Roman" w:hAnsi="Garamond" w:cs="Times New Roman"/>
          <w:kern w:val="0"/>
          <w:sz w:val="22"/>
          <w:szCs w:val="22"/>
          <w14:ligatures w14:val="none"/>
        </w:rPr>
        <w:t xml:space="preserve">value associated with the </w:t>
      </w:r>
      <w:r w:rsidR="009833DB" w:rsidRPr="006D1917">
        <w:rPr>
          <w:rFonts w:ascii="Garamond" w:eastAsia="Times New Roman" w:hAnsi="Garamond" w:cs="Times New Roman"/>
          <w:kern w:val="0"/>
          <w:sz w:val="22"/>
          <w:szCs w:val="22"/>
          <w14:ligatures w14:val="none"/>
        </w:rPr>
        <w:t>natal freshwater rearing period was extracted by examining</w:t>
      </w:r>
      <w:r w:rsidR="009833DB">
        <w:rPr>
          <w:rFonts w:ascii="Garamond" w:eastAsia="Times New Roman" w:hAnsi="Garamond" w:cs="Times New Roman"/>
          <w:kern w:val="0"/>
          <w:sz w:val="22"/>
          <w:szCs w:val="22"/>
          <w14:ligatures w14:val="none"/>
        </w:rPr>
        <w:t xml:space="preserve"> patterns of </w:t>
      </w:r>
      <w:r w:rsidR="009833DB" w:rsidRPr="006D1917">
        <w:rPr>
          <w:rFonts w:ascii="Garamond" w:eastAsia="Times New Roman" w:hAnsi="Garamond" w:cs="Times New Roman"/>
          <w:kern w:val="0"/>
          <w:sz w:val="22"/>
          <w:szCs w:val="22"/>
          <w14:ligatures w14:val="none"/>
        </w:rPr>
        <w:t>change in 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6D1917">
        <w:rPr>
          <w:rFonts w:ascii="Garamond" w:eastAsia="Times New Roman" w:hAnsi="Garamond" w:cs="Times New Roman"/>
          <w:kern w:val="0"/>
          <w:sz w:val="22"/>
          <w:szCs w:val="22"/>
          <w14:ligatures w14:val="none"/>
        </w:rPr>
        <w:t xml:space="preserve"> and Sr</w:t>
      </w:r>
      <w:r w:rsidR="009833DB">
        <w:rPr>
          <w:rFonts w:ascii="Garamond" w:eastAsia="Times New Roman" w:hAnsi="Garamond" w:cs="Times New Roman"/>
          <w:kern w:val="0"/>
          <w:sz w:val="22"/>
          <w:szCs w:val="22"/>
          <w:vertAlign w:val="superscript"/>
          <w14:ligatures w14:val="none"/>
        </w:rPr>
        <w:t>88</w:t>
      </w:r>
      <w:r w:rsidR="009833DB" w:rsidRPr="006D1917">
        <w:rPr>
          <w:rFonts w:ascii="Garamond" w:eastAsia="Times New Roman" w:hAnsi="Garamond" w:cs="Times New Roman"/>
          <w:kern w:val="0"/>
          <w:sz w:val="22"/>
          <w:szCs w:val="22"/>
          <w14:ligatures w14:val="none"/>
        </w:rPr>
        <w:t xml:space="preserve"> </w:t>
      </w:r>
      <w:r w:rsidR="009833DB">
        <w:rPr>
          <w:rFonts w:ascii="Garamond" w:eastAsia="Times New Roman" w:hAnsi="Garamond" w:cs="Times New Roman"/>
          <w:kern w:val="0"/>
          <w:sz w:val="22"/>
          <w:szCs w:val="22"/>
          <w14:ligatures w14:val="none"/>
        </w:rPr>
        <w:t>between the core and freshwater region</w:t>
      </w:r>
      <w:r w:rsidR="00E212FE">
        <w:rPr>
          <w:rFonts w:ascii="Garamond" w:eastAsia="Times New Roman" w:hAnsi="Garamond" w:cs="Times New Roman"/>
          <w:kern w:val="0"/>
          <w:sz w:val="22"/>
          <w:szCs w:val="22"/>
          <w14:ligatures w14:val="none"/>
        </w:rPr>
        <w:t xml:space="preserve">, </w:t>
      </w:r>
      <w:r w:rsidR="009833DB" w:rsidRPr="006D1917">
        <w:rPr>
          <w:rFonts w:ascii="Garamond" w:eastAsia="Times New Roman" w:hAnsi="Garamond" w:cs="Times New Roman"/>
          <w:kern w:val="0"/>
          <w:sz w:val="22"/>
          <w:szCs w:val="22"/>
          <w14:ligatures w14:val="none"/>
        </w:rPr>
        <w:t>morphological features of the otolith visible a</w:t>
      </w:r>
      <w:r w:rsidR="00B02A4D">
        <w:rPr>
          <w:rFonts w:ascii="Garamond" w:eastAsia="Times New Roman" w:hAnsi="Garamond" w:cs="Times New Roman"/>
          <w:kern w:val="0"/>
          <w:sz w:val="22"/>
          <w:szCs w:val="22"/>
          <w14:ligatures w14:val="none"/>
        </w:rPr>
        <w:t>long</w:t>
      </w:r>
      <w:r w:rsidR="009833DB" w:rsidRPr="006D1917">
        <w:rPr>
          <w:rFonts w:ascii="Garamond" w:eastAsia="Times New Roman" w:hAnsi="Garamond" w:cs="Times New Roman"/>
          <w:kern w:val="0"/>
          <w:sz w:val="22"/>
          <w:szCs w:val="22"/>
          <w14:ligatures w14:val="none"/>
        </w:rPr>
        <w:t xml:space="preserve"> the ablation path</w:t>
      </w:r>
      <w:r w:rsidR="00E212FE">
        <w:rPr>
          <w:rFonts w:ascii="Garamond" w:eastAsia="Times New Roman" w:hAnsi="Garamond" w:cs="Times New Roman"/>
          <w:kern w:val="0"/>
          <w:sz w:val="22"/>
          <w:szCs w:val="22"/>
          <w14:ligatures w14:val="none"/>
        </w:rPr>
        <w:t xml:space="preserve">, and known distances from the core to onset of the freshwater signal </w:t>
      </w:r>
      <w:r w:rsidR="00C95028">
        <w:rPr>
          <w:rFonts w:ascii="Garamond" w:eastAsia="Times New Roman" w:hAnsi="Garamond" w:cs="Times New Roman"/>
          <w:kern w:val="0"/>
          <w:sz w:val="22"/>
          <w:szCs w:val="22"/>
          <w14:ligatures w14:val="none"/>
        </w:rPr>
        <w:fldChar w:fldCharType="begin"/>
      </w:r>
      <w:r w:rsidR="00C95028">
        <w:rPr>
          <w:rFonts w:ascii="Garamond" w:eastAsia="Times New Roman" w:hAnsi="Garamond" w:cs="Times New Roman"/>
          <w:kern w:val="0"/>
          <w:sz w:val="22"/>
          <w:szCs w:val="22"/>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Pr>
          <w:rFonts w:ascii="Garamond" w:eastAsia="Times New Roman" w:hAnsi="Garamond" w:cs="Times New Roman"/>
          <w:kern w:val="0"/>
          <w:sz w:val="22"/>
          <w:szCs w:val="22"/>
          <w14:ligatures w14:val="none"/>
        </w:rPr>
        <w:fldChar w:fldCharType="separate"/>
      </w:r>
      <w:r w:rsidR="00C95028">
        <w:rPr>
          <w:rFonts w:ascii="Garamond" w:eastAsia="Times New Roman" w:hAnsi="Garamond" w:cs="Times New Roman"/>
          <w:noProof/>
          <w:kern w:val="0"/>
          <w:sz w:val="22"/>
          <w:szCs w:val="22"/>
          <w14:ligatures w14:val="none"/>
        </w:rPr>
        <w:t>(Brennan, Schindler, et al., 2019; Chittaro et al., 2023)</w:t>
      </w:r>
      <w:r w:rsidR="00C95028">
        <w:rPr>
          <w:rFonts w:ascii="Garamond" w:eastAsia="Times New Roman" w:hAnsi="Garamond" w:cs="Times New Roman"/>
          <w:kern w:val="0"/>
          <w:sz w:val="22"/>
          <w:szCs w:val="22"/>
          <w14:ligatures w14:val="none"/>
        </w:rPr>
        <w:fldChar w:fldCharType="end"/>
      </w:r>
      <w:r w:rsidR="00C95028">
        <w:rPr>
          <w:rFonts w:ascii="Garamond" w:eastAsia="Times New Roman" w:hAnsi="Garamond" w:cs="Times New Roman"/>
          <w:kern w:val="0"/>
          <w:sz w:val="22"/>
          <w:szCs w:val="22"/>
          <w14:ligatures w14:val="none"/>
        </w:rPr>
        <w:t xml:space="preserve">. </w:t>
      </w:r>
    </w:p>
    <w:p w14:paraId="696145BD" w14:textId="7023AD50" w:rsidR="00B857E3" w:rsidRPr="00B857E3" w:rsidRDefault="00B857E3" w:rsidP="00B857E3">
      <w:pPr>
        <w:spacing w:line="480" w:lineRule="auto"/>
        <w:rPr>
          <w:rFonts w:ascii="Garamond" w:eastAsia="Times New Roman" w:hAnsi="Garamond" w:cs="Times New Roman"/>
          <w:b/>
          <w:bCs/>
          <w:kern w:val="0"/>
          <w:sz w:val="22"/>
          <w:szCs w:val="22"/>
          <w14:ligatures w14:val="none"/>
        </w:rPr>
      </w:pPr>
      <w:r w:rsidRPr="00B857E3">
        <w:rPr>
          <w:rFonts w:ascii="Garamond" w:eastAsia="Times New Roman" w:hAnsi="Garamond" w:cs="Times New Roman"/>
          <w:b/>
          <w:bCs/>
          <w:kern w:val="0"/>
          <w:sz w:val="22"/>
          <w:szCs w:val="22"/>
          <w14:ligatures w14:val="none"/>
        </w:rPr>
        <w:t xml:space="preserve">Natal Origin Estimation </w:t>
      </w:r>
    </w:p>
    <w:p w14:paraId="0305AF90" w14:textId="011B29AF" w:rsidR="00B857E3" w:rsidRDefault="00B857E3" w:rsidP="00B857E3">
      <w:pPr>
        <w:spacing w:before="100" w:beforeAutospacing="1" w:after="100" w:afterAutospacing="1" w:line="480" w:lineRule="auto"/>
        <w:ind w:firstLine="720"/>
        <w:rPr>
          <w:rFonts w:ascii="Garamond" w:hAnsi="Garamond" w:cs="Times New Roman"/>
          <w:sz w:val="22"/>
          <w:szCs w:val="22"/>
        </w:rPr>
      </w:pPr>
      <w:r>
        <w:rPr>
          <w:rFonts w:ascii="Garamond" w:eastAsia="Times New Roman" w:hAnsi="Garamond" w:cs="Times New Roman"/>
          <w:kern w:val="0"/>
          <w:sz w:val="22"/>
          <w:szCs w:val="22"/>
          <w14:ligatures w14:val="none"/>
        </w:rPr>
        <w:lastRenderedPageBreak/>
        <w:t xml:space="preserve">A </w:t>
      </w:r>
      <w:ins w:id="10" w:author="Daniel Schindler" w:date="2025-08-26T16:12:00Z" w16du:dateUtc="2025-08-27T00:12:00Z">
        <w:r w:rsidR="00006A7A">
          <w:rPr>
            <w:rFonts w:ascii="Garamond" w:eastAsia="Times New Roman" w:hAnsi="Garamond" w:cs="Times New Roman"/>
            <w:kern w:val="0"/>
            <w:sz w:val="22"/>
            <w:szCs w:val="22"/>
            <w14:ligatures w14:val="none"/>
          </w:rPr>
          <w:t>s</w:t>
        </w:r>
      </w:ins>
      <w:r>
        <w:rPr>
          <w:rFonts w:ascii="Garamond" w:eastAsia="Times New Roman" w:hAnsi="Garamond" w:cs="Times New Roman"/>
          <w:kern w:val="0"/>
          <w:sz w:val="22"/>
          <w:szCs w:val="22"/>
          <w14:ligatures w14:val="none"/>
        </w:rPr>
        <w:t xml:space="preserve">trontium </w:t>
      </w:r>
      <w:proofErr w:type="spellStart"/>
      <w:r>
        <w:rPr>
          <w:rFonts w:ascii="Garamond" w:eastAsia="Times New Roman" w:hAnsi="Garamond" w:cs="Times New Roman"/>
          <w:kern w:val="0"/>
          <w:sz w:val="22"/>
          <w:szCs w:val="22"/>
          <w14:ligatures w14:val="none"/>
        </w:rPr>
        <w:t>isoscape</w:t>
      </w:r>
      <w:proofErr w:type="spellEnd"/>
      <w:r>
        <w:rPr>
          <w:rFonts w:ascii="Garamond" w:eastAsia="Times New Roman" w:hAnsi="Garamond" w:cs="Times New Roman"/>
          <w:kern w:val="0"/>
          <w:sz w:val="22"/>
          <w:szCs w:val="22"/>
          <w14:ligatures w14:val="none"/>
        </w:rPr>
        <w:t xml:space="preserve"> </w:t>
      </w:r>
      <w:r w:rsidR="00E212FE">
        <w:rPr>
          <w:rFonts w:ascii="Garamond" w:eastAsia="Times New Roman" w:hAnsi="Garamond" w:cs="Times New Roman"/>
          <w:kern w:val="0"/>
          <w:sz w:val="22"/>
          <w:szCs w:val="22"/>
          <w14:ligatures w14:val="none"/>
        </w:rPr>
        <w:t xml:space="preserve">of the Kuskokwim river </w:t>
      </w:r>
      <w:r w:rsidR="00AB074C">
        <w:rPr>
          <w:rFonts w:ascii="Garamond" w:eastAsia="Times New Roman" w:hAnsi="Garamond" w:cs="Times New Roman"/>
          <w:kern w:val="0"/>
          <w:sz w:val="22"/>
          <w:szCs w:val="22"/>
          <w14:ligatures w14:val="none"/>
        </w:rPr>
        <w:t>basin</w:t>
      </w:r>
      <w:r w:rsidR="0082206F">
        <w:rPr>
          <w:rFonts w:ascii="Garamond" w:eastAsia="Times New Roman" w:hAnsi="Garamond" w:cs="Times New Roman"/>
          <w:kern w:val="0"/>
          <w:sz w:val="22"/>
          <w:szCs w:val="22"/>
          <w14:ligatures w14:val="none"/>
        </w:rPr>
        <w:t xml:space="preserve"> </w:t>
      </w:r>
      <w:commentRangeStart w:id="11"/>
      <w:commentRangeStart w:id="12"/>
      <w:r w:rsidR="0082206F">
        <w:rPr>
          <w:rFonts w:ascii="Garamond" w:eastAsia="Times New Roman" w:hAnsi="Garamond" w:cs="Times New Roman"/>
          <w:kern w:val="0"/>
          <w:sz w:val="22"/>
          <w:szCs w:val="22"/>
          <w14:ligatures w14:val="none"/>
        </w:rPr>
        <w:t>(Figure 1)</w:t>
      </w:r>
      <w:r w:rsidR="00AB074C">
        <w:rPr>
          <w:rFonts w:ascii="Garamond" w:eastAsia="Times New Roman" w:hAnsi="Garamond" w:cs="Times New Roman"/>
          <w:kern w:val="0"/>
          <w:sz w:val="22"/>
          <w:szCs w:val="22"/>
          <w14:ligatures w14:val="none"/>
        </w:rPr>
        <w:t xml:space="preserve"> </w:t>
      </w:r>
      <w:commentRangeEnd w:id="11"/>
      <w:r w:rsidR="0082206F">
        <w:rPr>
          <w:rStyle w:val="CommentReference"/>
        </w:rPr>
        <w:commentReference w:id="11"/>
      </w:r>
      <w:commentRangeEnd w:id="12"/>
      <w:r w:rsidR="0088451D">
        <w:rPr>
          <w:rStyle w:val="CommentReference"/>
        </w:rPr>
        <w:commentReference w:id="12"/>
      </w:r>
      <w:r>
        <w:rPr>
          <w:rFonts w:ascii="Garamond" w:eastAsia="Times New Roman" w:hAnsi="Garamond" w:cs="Times New Roman"/>
          <w:kern w:val="0"/>
          <w:sz w:val="22"/>
          <w:szCs w:val="22"/>
          <w14:ligatures w14:val="none"/>
        </w:rPr>
        <w:t>was constructed by French et al., 2020</w:t>
      </w:r>
      <w:r w:rsidR="00AB074C">
        <w:rPr>
          <w:rFonts w:ascii="Garamond" w:eastAsia="Times New Roman" w:hAnsi="Garamond" w:cs="Times New Roman"/>
          <w:kern w:val="0"/>
          <w:sz w:val="22"/>
          <w:szCs w:val="22"/>
          <w14:ligatures w14:val="none"/>
        </w:rPr>
        <w:t xml:space="preserve">, in which </w:t>
      </w:r>
      <w:r w:rsidR="009833DB" w:rsidRPr="006D1917">
        <w:rPr>
          <w:rFonts w:ascii="Garamond" w:eastAsia="Times New Roman" w:hAnsi="Garamond" w:cs="Times New Roman"/>
          <w:kern w:val="0"/>
          <w:sz w:val="22"/>
          <w:szCs w:val="22"/>
          <w14:ligatures w14:val="none"/>
        </w:rPr>
        <w:t>spatial variation in 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6D1917">
        <w:rPr>
          <w:rFonts w:ascii="Garamond" w:eastAsia="Times New Roman" w:hAnsi="Garamond" w:cs="Times New Roman"/>
          <w:kern w:val="0"/>
          <w:sz w:val="22"/>
          <w:szCs w:val="22"/>
          <w14:ligatures w14:val="none"/>
        </w:rPr>
        <w:t xml:space="preserve"> ratios across the river basin</w:t>
      </w:r>
      <w:r w:rsidR="00AB074C">
        <w:rPr>
          <w:rFonts w:ascii="Garamond" w:eastAsia="Times New Roman" w:hAnsi="Garamond" w:cs="Times New Roman"/>
          <w:kern w:val="0"/>
          <w:sz w:val="22"/>
          <w:szCs w:val="22"/>
          <w14:ligatures w14:val="none"/>
        </w:rPr>
        <w:t xml:space="preserve"> </w:t>
      </w:r>
      <w:r w:rsidR="009C079F">
        <w:rPr>
          <w:rFonts w:ascii="Garamond" w:eastAsia="Times New Roman" w:hAnsi="Garamond" w:cs="Times New Roman"/>
          <w:kern w:val="0"/>
          <w:sz w:val="22"/>
          <w:szCs w:val="22"/>
          <w14:ligatures w14:val="none"/>
        </w:rPr>
        <w:t xml:space="preserve">were </w:t>
      </w:r>
      <w:r w:rsidR="00AB074C">
        <w:rPr>
          <w:rFonts w:ascii="Garamond" w:eastAsia="Times New Roman" w:hAnsi="Garamond" w:cs="Times New Roman"/>
          <w:kern w:val="0"/>
          <w:sz w:val="22"/>
          <w:szCs w:val="22"/>
          <w14:ligatures w14:val="none"/>
        </w:rPr>
        <w:t>modeled using spatial stream network modeling (SSNM)</w:t>
      </w:r>
      <w:r w:rsidR="0082206F">
        <w:rPr>
          <w:rFonts w:ascii="Garamond" w:eastAsia="Times New Roman" w:hAnsi="Garamond" w:cs="Times New Roman"/>
          <w:kern w:val="0"/>
          <w:sz w:val="22"/>
          <w:szCs w:val="22"/>
          <w14:ligatures w14:val="none"/>
        </w:rPr>
        <w:t xml:space="preserve"> </w:t>
      </w:r>
      <w:r w:rsidR="009C079F">
        <w:rPr>
          <w:rFonts w:ascii="Garamond" w:eastAsia="Times New Roman" w:hAnsi="Garamond" w:cs="Times New Roman"/>
          <w:kern w:val="0"/>
          <w:sz w:val="22"/>
          <w:szCs w:val="22"/>
          <w14:ligatures w14:val="none"/>
        </w:rPr>
        <w:t xml:space="preserve">derived from water samples collected throughout the river basin </w:t>
      </w:r>
      <w:r w:rsidR="00693A39" w:rsidRPr="002574F7">
        <w:rPr>
          <w:rFonts w:ascii="Garamond" w:eastAsia="Times New Roman" w:hAnsi="Garamond" w:cs="Times New Roman"/>
          <w:kern w:val="0"/>
          <w:sz w:val="22"/>
          <w:szCs w:val="22"/>
          <w14:ligatures w14:val="none"/>
        </w:rPr>
        <w:fldChar w:fldCharType="begin"/>
      </w:r>
      <w:r w:rsidR="00693A39" w:rsidRPr="002574F7">
        <w:rPr>
          <w:rFonts w:ascii="Garamond" w:eastAsia="Times New Roman" w:hAnsi="Garamond" w:cs="Times New Roman"/>
          <w:kern w:val="0"/>
          <w:sz w:val="22"/>
          <w:szCs w:val="22"/>
          <w14:ligatures w14:val="none"/>
        </w:rPr>
        <w:instrText xml:space="preserve"> ADDIN ZOTERO_ITEM CSL_CITATION {"citationID":"5Pp7WuA9","properties":{"formattedCitation":"(French et al., 2020)","plainCitation":"(French et al., 2020)","noteIndex":0},"citationItems":[{"id":1684,"uris":["http://zotero.org/users/8421274/items/M654PKRJ"],"itemData":{"id":1684,"type":"article-journal","abstract":"Riverine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2574F7">
        <w:rPr>
          <w:rFonts w:ascii="Garamond" w:eastAsia="Times New Roman" w:hAnsi="Garamond" w:cs="Times New Roman"/>
          <w:kern w:val="0"/>
          <w:sz w:val="22"/>
          <w:szCs w:val="22"/>
          <w14:ligatures w14:val="none"/>
        </w:rPr>
        <w:fldChar w:fldCharType="separate"/>
      </w:r>
      <w:r w:rsidR="00DA289A">
        <w:rPr>
          <w:rFonts w:ascii="Garamond" w:eastAsia="Times New Roman" w:hAnsi="Garamond" w:cs="Times New Roman"/>
          <w:noProof/>
          <w:kern w:val="0"/>
          <w:sz w:val="22"/>
          <w:szCs w:val="22"/>
          <w14:ligatures w14:val="none"/>
        </w:rPr>
        <w:t>(French et al., 2020</w:t>
      </w:r>
      <w:r>
        <w:rPr>
          <w:rFonts w:ascii="Garamond" w:eastAsia="Times New Roman" w:hAnsi="Garamond" w:cs="Times New Roman"/>
          <w:noProof/>
          <w:kern w:val="0"/>
          <w:sz w:val="22"/>
          <w:szCs w:val="22"/>
          <w14:ligatures w14:val="none"/>
        </w:rPr>
        <w:t>, N = 120</w:t>
      </w:r>
      <w:r w:rsidR="00DA289A">
        <w:rPr>
          <w:rFonts w:ascii="Garamond" w:eastAsia="Times New Roman" w:hAnsi="Garamond" w:cs="Times New Roman"/>
          <w:noProof/>
          <w:kern w:val="0"/>
          <w:sz w:val="22"/>
          <w:szCs w:val="22"/>
          <w14:ligatures w14:val="none"/>
        </w:rPr>
        <w:t>)</w:t>
      </w:r>
      <w:r w:rsidR="00693A39" w:rsidRPr="002574F7">
        <w:rPr>
          <w:rFonts w:ascii="Garamond" w:eastAsia="Times New Roman" w:hAnsi="Garamond" w:cs="Times New Roman"/>
          <w:kern w:val="0"/>
          <w:sz w:val="22"/>
          <w:szCs w:val="22"/>
          <w14:ligatures w14:val="none"/>
        </w:rPr>
        <w:fldChar w:fldCharType="end"/>
      </w:r>
      <w:r w:rsidR="009C079F">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sz w:val="22"/>
          <w:szCs w:val="22"/>
          <w14:ligatures w14:val="none"/>
        </w:rPr>
        <w:t xml:space="preserve">The resulting </w:t>
      </w:r>
      <w:proofErr w:type="spellStart"/>
      <w:r>
        <w:rPr>
          <w:rFonts w:ascii="Garamond" w:eastAsia="Times New Roman" w:hAnsi="Garamond" w:cs="Times New Roman"/>
          <w:kern w:val="0"/>
          <w:sz w:val="22"/>
          <w:szCs w:val="22"/>
          <w14:ligatures w14:val="none"/>
        </w:rPr>
        <w:t>isoscape</w:t>
      </w:r>
      <w:proofErr w:type="spellEnd"/>
      <w:r>
        <w:rPr>
          <w:rFonts w:ascii="Garamond" w:eastAsia="Times New Roman" w:hAnsi="Garamond" w:cs="Times New Roman"/>
          <w:kern w:val="0"/>
          <w:sz w:val="22"/>
          <w:szCs w:val="22"/>
          <w14:ligatures w14:val="none"/>
        </w:rPr>
        <w:t xml:space="preserve"> includes estimates of </w:t>
      </w:r>
      <w:r w:rsidR="009C079F" w:rsidRPr="006D1917">
        <w:rPr>
          <w:rFonts w:ascii="Garamond" w:eastAsia="Times New Roman" w:hAnsi="Garamond" w:cs="Times New Roman"/>
          <w:kern w:val="0"/>
          <w:sz w:val="22"/>
          <w:szCs w:val="22"/>
          <w14:ligatures w14:val="none"/>
        </w:rPr>
        <w:t>Sr</w:t>
      </w:r>
      <w:r w:rsidR="009C079F">
        <w:rPr>
          <w:rFonts w:ascii="Garamond" w:eastAsia="Times New Roman" w:hAnsi="Garamond" w:cs="Times New Roman"/>
          <w:kern w:val="0"/>
          <w:sz w:val="22"/>
          <w:szCs w:val="22"/>
          <w:vertAlign w:val="superscript"/>
          <w14:ligatures w14:val="none"/>
        </w:rPr>
        <w:t>87</w:t>
      </w:r>
      <w:r w:rsidR="009C079F">
        <w:rPr>
          <w:rFonts w:ascii="Garamond" w:eastAsia="Times New Roman" w:hAnsi="Garamond" w:cs="Times New Roman"/>
          <w:kern w:val="0"/>
          <w:sz w:val="22"/>
          <w:szCs w:val="22"/>
          <w14:ligatures w14:val="none"/>
        </w:rPr>
        <w:t>/Sr</w:t>
      </w:r>
      <w:r w:rsidR="009C079F">
        <w:rPr>
          <w:rFonts w:ascii="Garamond" w:eastAsia="Times New Roman" w:hAnsi="Garamond" w:cs="Times New Roman"/>
          <w:kern w:val="0"/>
          <w:sz w:val="22"/>
          <w:szCs w:val="22"/>
          <w:vertAlign w:val="superscript"/>
          <w14:ligatures w14:val="none"/>
        </w:rPr>
        <w:t>86</w:t>
      </w:r>
      <w:r w:rsidR="009C079F" w:rsidRPr="00293B26">
        <w:rPr>
          <w:rFonts w:ascii="Garamond" w:hAnsi="Garamond" w:cs="Times New Roman"/>
          <w:sz w:val="22"/>
          <w:szCs w:val="22"/>
        </w:rPr>
        <w:t xml:space="preserve"> </w:t>
      </w:r>
      <w:r w:rsidR="00C50332">
        <w:rPr>
          <w:rFonts w:ascii="Garamond" w:hAnsi="Garamond" w:cs="Times New Roman"/>
          <w:sz w:val="22"/>
          <w:szCs w:val="22"/>
        </w:rPr>
        <w:t>ratios</w:t>
      </w:r>
      <w:r w:rsidR="009C079F" w:rsidRPr="00293B26">
        <w:rPr>
          <w:rFonts w:ascii="Garamond" w:hAnsi="Garamond" w:cs="Times New Roman"/>
          <w:sz w:val="22"/>
          <w:szCs w:val="22"/>
        </w:rPr>
        <w:t xml:space="preserve"> and associated uncertaint</w:t>
      </w:r>
      <w:r>
        <w:rPr>
          <w:rFonts w:ascii="Garamond" w:hAnsi="Garamond" w:cs="Times New Roman"/>
          <w:sz w:val="22"/>
          <w:szCs w:val="22"/>
        </w:rPr>
        <w:t>y</w:t>
      </w:r>
      <w:r w:rsidR="009C079F" w:rsidRPr="00293B26">
        <w:rPr>
          <w:rFonts w:ascii="Garamond" w:hAnsi="Garamond" w:cs="Times New Roman"/>
          <w:sz w:val="22"/>
          <w:szCs w:val="22"/>
        </w:rPr>
        <w:t xml:space="preserve"> for roughly every ~1km of </w:t>
      </w:r>
      <w:r>
        <w:rPr>
          <w:rFonts w:ascii="Garamond" w:hAnsi="Garamond" w:cs="Times New Roman"/>
          <w:sz w:val="22"/>
          <w:szCs w:val="22"/>
        </w:rPr>
        <w:t>river length</w:t>
      </w:r>
      <w:r w:rsidR="009C079F" w:rsidRPr="00293B26">
        <w:rPr>
          <w:rFonts w:ascii="Garamond" w:hAnsi="Garamond" w:cs="Times New Roman"/>
          <w:sz w:val="22"/>
          <w:szCs w:val="22"/>
        </w:rPr>
        <w:t xml:space="preserve"> across the basin (Figure </w:t>
      </w:r>
      <w:r w:rsidR="009C079F">
        <w:rPr>
          <w:rFonts w:ascii="Garamond" w:hAnsi="Garamond" w:cs="Times New Roman"/>
          <w:sz w:val="22"/>
          <w:szCs w:val="22"/>
        </w:rPr>
        <w:t>1</w:t>
      </w:r>
      <w:r w:rsidR="009C079F" w:rsidRPr="00293B26">
        <w:rPr>
          <w:rFonts w:ascii="Garamond" w:hAnsi="Garamond" w:cs="Times New Roman"/>
          <w:sz w:val="22"/>
          <w:szCs w:val="22"/>
        </w:rPr>
        <w:t>)</w:t>
      </w:r>
      <w:r w:rsidR="009C079F">
        <w:rPr>
          <w:rFonts w:ascii="Garamond" w:eastAsia="Times New Roman" w:hAnsi="Garamond" w:cs="Times New Roman"/>
          <w:kern w:val="0"/>
          <w:sz w:val="22"/>
          <w:szCs w:val="22"/>
          <w14:ligatures w14:val="none"/>
        </w:rPr>
        <w:t xml:space="preserve"> </w:t>
      </w:r>
      <w:r w:rsidR="009833DB" w:rsidRPr="00293B26">
        <w:rPr>
          <w:rFonts w:ascii="Garamond" w:eastAsia="Times New Roman" w:hAnsi="Garamond" w:cs="Times New Roman"/>
          <w:kern w:val="0"/>
          <w:sz w:val="22"/>
          <w:szCs w:val="22"/>
          <w14:ligatures w14:val="none"/>
        </w:rPr>
        <w:fldChar w:fldCharType="begin"/>
      </w:r>
      <w:r w:rsidR="00C50332">
        <w:rPr>
          <w:rFonts w:ascii="Garamond" w:eastAsia="Times New Roman" w:hAnsi="Garamond" w:cs="Times New Roman"/>
          <w:kern w:val="0"/>
          <w:sz w:val="22"/>
          <w:szCs w:val="22"/>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293B26">
        <w:rPr>
          <w:rFonts w:ascii="Garamond" w:eastAsia="Times New Roman" w:hAnsi="Garamond" w:cs="Times New Roman"/>
          <w:kern w:val="0"/>
          <w:sz w:val="22"/>
          <w:szCs w:val="22"/>
          <w14:ligatures w14:val="none"/>
        </w:rPr>
        <w:fldChar w:fldCharType="separate"/>
      </w:r>
      <w:r w:rsidR="00C50332">
        <w:rPr>
          <w:rFonts w:ascii="Garamond" w:eastAsia="Times New Roman" w:hAnsi="Garamond" w:cs="Times New Roman"/>
          <w:noProof/>
          <w:kern w:val="0"/>
          <w:sz w:val="22"/>
          <w:szCs w:val="22"/>
          <w14:ligatures w14:val="none"/>
        </w:rPr>
        <w:t>(Brennan et al., 2016; Ver Hoef &amp; Peterson, 2010)</w:t>
      </w:r>
      <w:r w:rsidR="009833DB" w:rsidRPr="00293B26">
        <w:rPr>
          <w:rFonts w:ascii="Garamond" w:eastAsia="Times New Roman" w:hAnsi="Garamond" w:cs="Times New Roman"/>
          <w:kern w:val="0"/>
          <w:sz w:val="22"/>
          <w:szCs w:val="22"/>
          <w14:ligatures w14:val="none"/>
        </w:rPr>
        <w:fldChar w:fldCharType="end"/>
      </w:r>
      <w:r w:rsidR="009833DB" w:rsidRPr="00293B26">
        <w:rPr>
          <w:rFonts w:ascii="Garamond" w:eastAsia="Times New Roman" w:hAnsi="Garamond" w:cs="Times New Roman"/>
          <w:kern w:val="0"/>
          <w:sz w:val="22"/>
          <w:szCs w:val="22"/>
          <w14:ligatures w14:val="none"/>
        </w:rPr>
        <w:t xml:space="preserve">. </w:t>
      </w:r>
      <w:r w:rsidR="009F3E36" w:rsidRPr="009F3E36">
        <w:rPr>
          <w:rFonts w:ascii="Garamond" w:hAnsi="Garamond" w:cs="Times New Roman"/>
          <w:sz w:val="22"/>
          <w:szCs w:val="22"/>
        </w:rPr>
        <w:t>To prevent over-assignment to tributaries with exceptionally low prediction error</w:t>
      </w:r>
      <w:r w:rsidR="0082206F">
        <w:rPr>
          <w:rFonts w:ascii="Garamond" w:hAnsi="Garamond" w:cs="Times New Roman"/>
          <w:sz w:val="22"/>
          <w:szCs w:val="22"/>
        </w:rPr>
        <w:t xml:space="preserve">, uncertainty </w:t>
      </w:r>
      <w:r w:rsidR="009F3E36" w:rsidRPr="009F3E36">
        <w:rPr>
          <w:rFonts w:ascii="Garamond" w:hAnsi="Garamond" w:cs="Times New Roman"/>
          <w:sz w:val="22"/>
          <w:szCs w:val="22"/>
        </w:rPr>
        <w:t>values were constrained to 0.0006</w:t>
      </w:r>
      <w:r w:rsidR="009C079F">
        <w:rPr>
          <w:rFonts w:ascii="Garamond" w:hAnsi="Garamond" w:cs="Times New Roman"/>
          <w:sz w:val="22"/>
          <w:szCs w:val="22"/>
        </w:rPr>
        <w:t xml:space="preserve"> and above.</w:t>
      </w:r>
      <w:r w:rsidR="009F3E36" w:rsidRPr="009F3E36">
        <w:rPr>
          <w:rFonts w:ascii="Garamond" w:hAnsi="Garamond" w:cs="Times New Roman"/>
          <w:sz w:val="22"/>
          <w:szCs w:val="22"/>
        </w:rPr>
        <w:t xml:space="preserve"> This threshold was selected </w:t>
      </w:r>
      <w:r w:rsidR="00AF7B74">
        <w:rPr>
          <w:rFonts w:ascii="Garamond" w:hAnsi="Garamond" w:cs="Times New Roman"/>
          <w:sz w:val="22"/>
          <w:szCs w:val="22"/>
        </w:rPr>
        <w:t xml:space="preserve">by visually examining the histogram for a cutoff which adjusted the values for a small number of exceedingly low </w:t>
      </w:r>
      <w:r w:rsidR="0082206F">
        <w:rPr>
          <w:rFonts w:ascii="Garamond" w:hAnsi="Garamond" w:cs="Times New Roman"/>
          <w:sz w:val="22"/>
          <w:szCs w:val="22"/>
        </w:rPr>
        <w:t>uncertainty</w:t>
      </w:r>
      <w:r w:rsidR="00AF7B74">
        <w:rPr>
          <w:rFonts w:ascii="Garamond" w:hAnsi="Garamond" w:cs="Times New Roman"/>
          <w:sz w:val="22"/>
          <w:szCs w:val="22"/>
        </w:rPr>
        <w:t xml:space="preserve"> tributaries</w:t>
      </w:r>
      <w:r w:rsidR="0082206F">
        <w:rPr>
          <w:rFonts w:ascii="Garamond" w:hAnsi="Garamond" w:cs="Times New Roman"/>
          <w:sz w:val="22"/>
          <w:szCs w:val="22"/>
        </w:rPr>
        <w:t xml:space="preserve"> (those near extensive sampling) </w:t>
      </w:r>
      <w:r w:rsidR="00AF7B74">
        <w:rPr>
          <w:rFonts w:ascii="Garamond" w:hAnsi="Garamond" w:cs="Times New Roman"/>
          <w:sz w:val="22"/>
          <w:szCs w:val="22"/>
        </w:rPr>
        <w:t xml:space="preserve">while maintaining the general </w:t>
      </w:r>
      <w:r w:rsidR="0082206F">
        <w:rPr>
          <w:rFonts w:ascii="Garamond" w:hAnsi="Garamond" w:cs="Times New Roman"/>
          <w:sz w:val="22"/>
          <w:szCs w:val="22"/>
        </w:rPr>
        <w:t xml:space="preserve">error distribution </w:t>
      </w:r>
      <w:r>
        <w:rPr>
          <w:rFonts w:ascii="Garamond" w:hAnsi="Garamond" w:cs="Times New Roman"/>
          <w:sz w:val="22"/>
          <w:szCs w:val="22"/>
        </w:rPr>
        <w:t xml:space="preserve">from the original SSN model. </w:t>
      </w:r>
    </w:p>
    <w:p w14:paraId="417575B8" w14:textId="5FA2C8FE" w:rsidR="009833DB" w:rsidRPr="00B857E3" w:rsidRDefault="002A3FE3" w:rsidP="00B857E3">
      <w:pPr>
        <w:spacing w:before="100" w:beforeAutospacing="1" w:after="100" w:afterAutospacing="1" w:line="480" w:lineRule="auto"/>
        <w:ind w:firstLine="720"/>
        <w:rPr>
          <w:rFonts w:ascii="Garamond" w:hAnsi="Garamond" w:cs="Times New Roman"/>
          <w:sz w:val="22"/>
          <w:szCs w:val="22"/>
        </w:rPr>
      </w:pPr>
      <w:r>
        <w:rPr>
          <w:rFonts w:ascii="Garamond" w:eastAsia="Times New Roman" w:hAnsi="Garamond" w:cs="Times New Roman"/>
          <w:kern w:val="0"/>
          <w:sz w:val="22"/>
          <w:szCs w:val="22"/>
          <w14:ligatures w14:val="none"/>
        </w:rPr>
        <w:t>P</w:t>
      </w:r>
      <w:r w:rsidR="009833DB" w:rsidRPr="005E64F6">
        <w:rPr>
          <w:rFonts w:ascii="Garamond" w:eastAsia="Times New Roman" w:hAnsi="Garamond" w:cs="Times New Roman"/>
          <w:kern w:val="0"/>
          <w:sz w:val="22"/>
          <w:szCs w:val="22"/>
          <w14:ligatures w14:val="none"/>
        </w:rPr>
        <w:t>osterior probability</w:t>
      </w:r>
      <w:r>
        <w:rPr>
          <w:rFonts w:ascii="Garamond" w:eastAsia="Times New Roman" w:hAnsi="Garamond" w:cs="Times New Roman"/>
          <w:kern w:val="0"/>
          <w:sz w:val="22"/>
          <w:szCs w:val="22"/>
          <w14:ligatures w14:val="none"/>
        </w:rPr>
        <w:t xml:space="preserve"> values were calculated for all fish and for all tributary segments across the river-basin using a </w:t>
      </w:r>
      <w:r w:rsidR="009833DB" w:rsidRPr="005E64F6">
        <w:rPr>
          <w:rFonts w:ascii="Garamond" w:eastAsia="Times New Roman" w:hAnsi="Garamond" w:cs="Times New Roman"/>
          <w:kern w:val="0"/>
          <w:sz w:val="22"/>
          <w:szCs w:val="22"/>
          <w14:ligatures w14:val="none"/>
        </w:rPr>
        <w:t xml:space="preserve">geographically continuous Bayesian framework </w:t>
      </w:r>
      <w:r w:rsidR="009833DB" w:rsidRPr="005E64F6">
        <w:rPr>
          <w:rFonts w:ascii="Garamond" w:eastAsia="Times New Roman" w:hAnsi="Garamond" w:cs="Times New Roman"/>
          <w:kern w:val="0"/>
          <w:sz w:val="22"/>
          <w:szCs w:val="22"/>
          <w14:ligatures w14:val="none"/>
        </w:rPr>
        <w:fldChar w:fldCharType="begin"/>
      </w:r>
      <w:r w:rsidR="009833DB" w:rsidRPr="005E64F6">
        <w:rPr>
          <w:rFonts w:ascii="Garamond" w:eastAsia="Times New Roman" w:hAnsi="Garamond" w:cs="Times New Roman"/>
          <w:kern w:val="0"/>
          <w:sz w:val="22"/>
          <w:szCs w:val="22"/>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5E64F6">
        <w:rPr>
          <w:rFonts w:ascii="Garamond" w:eastAsia="Times New Roman" w:hAnsi="Garamond" w:cs="Times New Roman"/>
          <w:kern w:val="0"/>
          <w:sz w:val="22"/>
          <w:szCs w:val="22"/>
          <w14:ligatures w14:val="none"/>
        </w:rPr>
        <w:fldChar w:fldCharType="separate"/>
      </w:r>
      <w:r w:rsidR="009833DB" w:rsidRPr="005E64F6">
        <w:rPr>
          <w:rFonts w:ascii="Garamond" w:eastAsia="Times New Roman" w:hAnsi="Garamond" w:cs="Times New Roman"/>
          <w:noProof/>
          <w:kern w:val="0"/>
          <w:sz w:val="22"/>
          <w:szCs w:val="22"/>
          <w14:ligatures w14:val="none"/>
        </w:rPr>
        <w:t>(Brennan, Cline, et al., 2019)</w:t>
      </w:r>
      <w:r w:rsidR="009833DB" w:rsidRPr="005E64F6">
        <w:rPr>
          <w:rFonts w:ascii="Garamond" w:eastAsia="Times New Roman" w:hAnsi="Garamond" w:cs="Times New Roman"/>
          <w:kern w:val="0"/>
          <w:sz w:val="22"/>
          <w:szCs w:val="22"/>
          <w14:ligatures w14:val="none"/>
        </w:rPr>
        <w:fldChar w:fldCharType="end"/>
      </w:r>
      <w:r w:rsidR="009833DB" w:rsidRPr="005E64F6">
        <w:rPr>
          <w:rFonts w:ascii="Garamond" w:eastAsia="Times New Roman" w:hAnsi="Garamond" w:cs="Times New Roman"/>
          <w:kern w:val="0"/>
          <w:sz w:val="22"/>
          <w:szCs w:val="22"/>
          <w14:ligatures w14:val="none"/>
        </w:rPr>
        <w:t xml:space="preserve">. This approach considers the relationship between extracted natal origin otolith </w:t>
      </w:r>
      <w:r w:rsidR="009833DB" w:rsidRPr="006D1917">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87</w:t>
      </w:r>
      <w:r w:rsidR="009833DB">
        <w:rPr>
          <w:rFonts w:ascii="Garamond" w:eastAsia="Times New Roman" w:hAnsi="Garamond" w:cs="Times New Roman"/>
          <w:kern w:val="0"/>
          <w:sz w:val="22"/>
          <w:szCs w:val="22"/>
          <w14:ligatures w14:val="none"/>
        </w:rPr>
        <w:t>/Sr</w:t>
      </w:r>
      <w:r w:rsidR="009833DB">
        <w:rPr>
          <w:rFonts w:ascii="Garamond" w:eastAsia="Times New Roman" w:hAnsi="Garamond" w:cs="Times New Roman"/>
          <w:kern w:val="0"/>
          <w:sz w:val="22"/>
          <w:szCs w:val="22"/>
          <w:vertAlign w:val="superscript"/>
          <w14:ligatures w14:val="none"/>
        </w:rPr>
        <w:t>86</w:t>
      </w:r>
      <w:r w:rsidR="009833DB" w:rsidRPr="005E64F6">
        <w:rPr>
          <w:rFonts w:ascii="Garamond" w:eastAsia="Times New Roman" w:hAnsi="Garamond" w:cs="Times New Roman"/>
          <w:kern w:val="0"/>
          <w:sz w:val="22"/>
          <w:szCs w:val="22"/>
          <w14:ligatures w14:val="none"/>
        </w:rPr>
        <w:t xml:space="preserve"> values as well as several variance generating processes including </w:t>
      </w:r>
      <w:r w:rsidR="009833DB" w:rsidRPr="005E64F6">
        <w:rPr>
          <w:rFonts w:ascii="Garamond" w:hAnsi="Garamond" w:cstheme="majorHAnsi"/>
          <w:sz w:val="22"/>
          <w:szCs w:val="22"/>
        </w:rPr>
        <w:t xml:space="preserve">analytical, within-population, and </w:t>
      </w:r>
      <w:proofErr w:type="spellStart"/>
      <w:r w:rsidR="009833DB" w:rsidRPr="005E64F6">
        <w:rPr>
          <w:rFonts w:ascii="Garamond" w:hAnsi="Garamond" w:cstheme="majorHAnsi"/>
          <w:sz w:val="22"/>
          <w:szCs w:val="22"/>
        </w:rPr>
        <w:t>isoscape</w:t>
      </w:r>
      <w:proofErr w:type="spellEnd"/>
      <w:r w:rsidR="009833DB" w:rsidRPr="005E64F6">
        <w:rPr>
          <w:rFonts w:ascii="Garamond" w:hAnsi="Garamond" w:cstheme="majorHAnsi"/>
          <w:sz w:val="22"/>
          <w:szCs w:val="22"/>
        </w:rPr>
        <w:t xml:space="preserve"> prediction error</w:t>
      </w:r>
      <w:r w:rsidR="00B07AE4">
        <w:rPr>
          <w:rFonts w:ascii="Garamond" w:hAnsi="Garamond" w:cstheme="majorHAnsi"/>
          <w:sz w:val="22"/>
          <w:szCs w:val="22"/>
        </w:rPr>
        <w:t>s</w:t>
      </w:r>
      <w:r w:rsidR="009833DB" w:rsidRPr="005E64F6">
        <w:rPr>
          <w:rFonts w:ascii="Garamond" w:hAnsi="Garamond" w:cstheme="majorHAnsi"/>
          <w:sz w:val="22"/>
          <w:szCs w:val="22"/>
        </w:rPr>
        <w:t xml:space="preserve">. </w:t>
      </w:r>
      <w:r w:rsidR="009833DB" w:rsidRPr="005E64F6">
        <w:rPr>
          <w:rFonts w:ascii="Garamond" w:eastAsia="Times New Roman" w:hAnsi="Garamond" w:cstheme="majorHAnsi"/>
          <w:color w:val="000000"/>
          <w:sz w:val="22"/>
          <w:szCs w:val="22"/>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617050" w:rsidRDefault="009833DB" w:rsidP="009833DB">
      <w:pPr>
        <w:spacing w:line="480" w:lineRule="auto"/>
        <w:ind w:firstLine="720"/>
        <w:rPr>
          <w:rFonts w:ascii="Garamond" w:hAnsi="Garamond" w:cstheme="majorHAnsi"/>
          <w:sz w:val="22"/>
          <w:szCs w:val="22"/>
        </w:rPr>
      </w:pPr>
      <w:r w:rsidRPr="00617050">
        <w:rPr>
          <w:rFonts w:ascii="Garamond" w:hAnsi="Garamond" w:cstheme="majorHAnsi"/>
          <w:sz w:val="22"/>
          <w:szCs w:val="22"/>
        </w:rPr>
        <w:t xml:space="preserve">Posterior probability values for each tributary (j) were then calculated using Bayes theorem </w:t>
      </w:r>
      <w:r w:rsidRPr="00617050">
        <w:rPr>
          <w:rFonts w:ascii="Garamond" w:hAnsi="Garamond" w:cstheme="majorHAnsi"/>
          <w:sz w:val="22"/>
          <w:szCs w:val="22"/>
        </w:rPr>
        <w:fldChar w:fldCharType="begin"/>
      </w:r>
      <w:r w:rsidRPr="00617050">
        <w:rPr>
          <w:rFonts w:ascii="Garamond" w:hAnsi="Garamond" w:cstheme="majorHAnsi"/>
          <w:sz w:val="22"/>
          <w:szCs w:val="22"/>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617050">
        <w:rPr>
          <w:rFonts w:ascii="Garamond" w:hAnsi="Garamond" w:cstheme="majorHAnsi"/>
          <w:sz w:val="22"/>
          <w:szCs w:val="22"/>
        </w:rPr>
        <w:fldChar w:fldCharType="separate"/>
      </w:r>
      <w:r w:rsidRPr="00617050">
        <w:rPr>
          <w:rFonts w:ascii="Garamond" w:hAnsi="Garamond" w:cstheme="majorHAnsi"/>
          <w:noProof/>
          <w:sz w:val="22"/>
          <w:szCs w:val="22"/>
        </w:rPr>
        <w:t>(Brennan &amp; Schindler, 2017; Wunder, 2010)</w:t>
      </w:r>
      <w:r w:rsidRPr="00617050">
        <w:rPr>
          <w:rFonts w:ascii="Garamond" w:hAnsi="Garamond" w:cstheme="majorHAnsi"/>
          <w:sz w:val="22"/>
          <w:szCs w:val="22"/>
        </w:rPr>
        <w:fldChar w:fldCharType="end"/>
      </w:r>
      <w:r w:rsidRPr="00617050">
        <w:rPr>
          <w:rFonts w:ascii="Garamond" w:hAnsi="Garamond" w:cstheme="majorHAnsi"/>
          <w:sz w:val="22"/>
          <w:szCs w:val="22"/>
        </w:rPr>
        <w:t xml:space="preserve"> ; </w:t>
      </w:r>
    </w:p>
    <w:p w14:paraId="218C8BAB" w14:textId="77777777" w:rsidR="009833DB" w:rsidRPr="005E64F6" w:rsidRDefault="009833DB" w:rsidP="009833DB">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9565D7E" w14:textId="77777777" w:rsidR="00B857E3" w:rsidRDefault="00B857E3" w:rsidP="00EF730C">
      <w:pPr>
        <w:spacing w:line="480" w:lineRule="auto"/>
        <w:ind w:firstLine="720"/>
        <w:rPr>
          <w:rFonts w:ascii="Garamond" w:hAnsi="Garamond" w:cstheme="majorHAnsi"/>
          <w:sz w:val="22"/>
          <w:szCs w:val="22"/>
        </w:rPr>
      </w:pPr>
    </w:p>
    <w:p w14:paraId="65282A2B" w14:textId="77777777" w:rsidR="0082206F" w:rsidRDefault="009833DB" w:rsidP="00B857E3">
      <w:pPr>
        <w:spacing w:line="480" w:lineRule="auto"/>
        <w:ind w:firstLine="720"/>
        <w:rPr>
          <w:rFonts w:ascii="Garamond" w:hAnsi="Garamond" w:cstheme="majorHAnsi"/>
          <w:sz w:val="22"/>
          <w:szCs w:val="22"/>
        </w:rPr>
      </w:pPr>
      <w:r w:rsidRPr="00F75AB6">
        <w:rPr>
          <w:rFonts w:ascii="Garamond" w:hAnsi="Garamond" w:cstheme="majorHAnsi"/>
          <w:sz w:val="22"/>
          <w:szCs w:val="22"/>
        </w:rPr>
        <w:t>The probability of an individual assigning to tributary j is defined as the product of the probability of the isotope ratio in the otolith of an individual (o) given the isotope ratio in tributary j (</w:t>
      </w:r>
      <w:proofErr w:type="spellStart"/>
      <w:r w:rsidRPr="00F75AB6">
        <w:rPr>
          <w:rFonts w:ascii="Garamond" w:hAnsi="Garamond" w:cstheme="majorHAnsi"/>
          <w:sz w:val="22"/>
          <w:szCs w:val="22"/>
        </w:rPr>
        <w:t>r_j</w:t>
      </w:r>
      <w:proofErr w:type="spellEnd"/>
      <w:r w:rsidRPr="00F75AB6">
        <w:rPr>
          <w:rFonts w:ascii="Garamond" w:hAnsi="Garamond" w:cstheme="majorHAnsi"/>
          <w:sz w:val="22"/>
          <w:szCs w:val="22"/>
        </w:rPr>
        <w:t xml:space="preserve">). The probability </w:t>
      </w:r>
      <w:r w:rsidRPr="00F75AB6">
        <w:rPr>
          <w:rFonts w:ascii="Garamond" w:hAnsi="Garamond" w:cstheme="majorHAnsi"/>
          <w:sz w:val="22"/>
          <w:szCs w:val="22"/>
        </w:rPr>
        <w:lastRenderedPageBreak/>
        <w:t>of the isotope ratio (</w:t>
      </w:r>
      <w:proofErr w:type="spellStart"/>
      <w:r w:rsidRPr="00F75AB6">
        <w:rPr>
          <w:rFonts w:ascii="Garamond" w:hAnsi="Garamond" w:cstheme="majorHAnsi"/>
          <w:sz w:val="22"/>
          <w:szCs w:val="22"/>
        </w:rPr>
        <w:t>rj</w:t>
      </w:r>
      <w:proofErr w:type="spellEnd"/>
      <w:r w:rsidRPr="00F75AB6">
        <w:rPr>
          <w:rFonts w:ascii="Garamond" w:hAnsi="Garamond" w:cstheme="majorHAnsi"/>
          <w:sz w:val="22"/>
          <w:szCs w:val="22"/>
        </w:rPr>
        <w:t xml:space="preserve">) was assumed to be normally distributed with a mean represented by the otolith isotope ratio (o) and an error of </w:t>
      </w:r>
      <m:oMath>
        <m:sSub>
          <m:sSubPr>
            <m:ctrlPr>
              <w:rPr>
                <w:rFonts w:ascii="Cambria Math" w:hAnsi="Cambria Math" w:cstheme="majorHAnsi"/>
                <w:i/>
                <w:sz w:val="22"/>
                <w:szCs w:val="22"/>
              </w:rPr>
            </m:ctrlPr>
          </m:sSubPr>
          <m:e>
            <m:r>
              <w:rPr>
                <w:rFonts w:ascii="Cambria Math" w:hAnsi="Cambria Math" w:cstheme="majorHAnsi"/>
                <w:sz w:val="22"/>
                <w:szCs w:val="22"/>
              </w:rPr>
              <m:t>σ</m:t>
            </m:r>
          </m:e>
          <m:sub>
            <m:r>
              <w:rPr>
                <w:rFonts w:ascii="Cambria Math" w:hAnsi="Cambria Math" w:cstheme="majorHAnsi"/>
                <w:sz w:val="22"/>
                <w:szCs w:val="22"/>
              </w:rPr>
              <m:t>combined</m:t>
            </m:r>
          </m:sub>
        </m:sSub>
      </m:oMath>
      <w:r w:rsidRPr="00F75AB6">
        <w:rPr>
          <w:rFonts w:ascii="Garamond" w:hAnsi="Garamond" w:cstheme="majorHAnsi"/>
          <w:sz w:val="22"/>
          <w:szCs w:val="22"/>
        </w:rPr>
        <w:t xml:space="preserve">. </w:t>
      </w:r>
    </w:p>
    <w:p w14:paraId="27D6E1BC" w14:textId="1C1D8B47" w:rsidR="009833DB" w:rsidRPr="002A3FE3" w:rsidRDefault="009833DB" w:rsidP="00B857E3">
      <w:pPr>
        <w:spacing w:line="480" w:lineRule="auto"/>
        <w:ind w:firstLine="720"/>
        <w:rPr>
          <w:rFonts w:ascii="Garamond" w:eastAsia="Times New Roman" w:hAnsi="Garamond" w:cs="Times New Roman"/>
          <w:kern w:val="0"/>
          <w:sz w:val="22"/>
          <w:szCs w:val="22"/>
          <w14:ligatures w14:val="none"/>
        </w:rPr>
      </w:pPr>
      <w:r w:rsidRPr="00F75AB6">
        <w:rPr>
          <w:rFonts w:ascii="Garamond" w:eastAsia="Times New Roman" w:hAnsi="Garamond" w:cs="Times New Roman"/>
          <w:kern w:val="0"/>
          <w:sz w:val="22"/>
          <w:szCs w:val="22"/>
          <w14:ligatures w14:val="none"/>
        </w:rPr>
        <w:t xml:space="preserve">Several priors were included to limit assignments to areas within the river basin suitable for spawning Chinook salmon. </w:t>
      </w:r>
      <w:r w:rsidRPr="00F75AB6">
        <w:rPr>
          <w:rFonts w:ascii="Garamond" w:hAnsi="Garamond"/>
          <w:sz w:val="22"/>
          <w:szCs w:val="22"/>
        </w:rPr>
        <w:t xml:space="preserve">First, a </w:t>
      </w:r>
      <w:r w:rsidRPr="00F75AB6">
        <w:rPr>
          <w:rFonts w:ascii="Garamond" w:eastAsia="Times New Roman" w:hAnsi="Garamond"/>
          <w:sz w:val="22"/>
          <w:szCs w:val="22"/>
        </w:rPr>
        <w:t>stream order prior (</w:t>
      </w:r>
      <w:proofErr w:type="spellStart"/>
      <w:r w:rsidRPr="00F75AB6">
        <w:rPr>
          <w:rFonts w:ascii="Garamond" w:eastAsia="Times New Roman" w:hAnsi="Garamond"/>
          <w:sz w:val="22"/>
          <w:szCs w:val="22"/>
        </w:rPr>
        <w:t>PStreamOrder</w:t>
      </w:r>
      <w:proofErr w:type="spellEnd"/>
      <w:r w:rsidRPr="00F75AB6">
        <w:rPr>
          <w:rFonts w:ascii="Garamond" w:eastAsia="Times New Roman" w:hAnsi="Garamond"/>
          <w:sz w:val="22"/>
          <w:szCs w:val="22"/>
        </w:rPr>
        <w:t>)</w:t>
      </w:r>
      <w:r w:rsidRPr="00F75AB6">
        <w:rPr>
          <w:rFonts w:ascii="Garamond" w:hAnsi="Garamond"/>
          <w:sz w:val="22"/>
          <w:szCs w:val="22"/>
        </w:rPr>
        <w:t xml:space="preserve"> was applied to limit assignments to </w:t>
      </w:r>
      <w:r w:rsidR="002A3FE3">
        <w:rPr>
          <w:rFonts w:ascii="Garamond" w:hAnsi="Garamond"/>
          <w:sz w:val="22"/>
          <w:szCs w:val="22"/>
        </w:rPr>
        <w:t xml:space="preserve">tributaries with a stream order of 3 or greater, </w:t>
      </w:r>
      <w:r w:rsidRPr="00F75AB6">
        <w:rPr>
          <w:rFonts w:ascii="Garamond" w:hAnsi="Garamond"/>
          <w:sz w:val="22"/>
          <w:szCs w:val="22"/>
        </w:rPr>
        <w:t xml:space="preserve">reflecting Chinook </w:t>
      </w:r>
      <w:r w:rsidR="0039711B">
        <w:rPr>
          <w:rFonts w:ascii="Garamond" w:hAnsi="Garamond"/>
          <w:sz w:val="22"/>
          <w:szCs w:val="22"/>
        </w:rPr>
        <w:t>s</w:t>
      </w:r>
      <w:r w:rsidRPr="00F75AB6">
        <w:rPr>
          <w:rFonts w:ascii="Garamond" w:hAnsi="Garamond"/>
          <w:sz w:val="22"/>
          <w:szCs w:val="22"/>
        </w:rPr>
        <w:t>almon’s known preference for spawning in larger streams</w:t>
      </w:r>
      <w:r w:rsidR="00143768">
        <w:rPr>
          <w:rFonts w:ascii="Garamond" w:hAnsi="Garamond"/>
          <w:sz w:val="22"/>
          <w:szCs w:val="22"/>
        </w:rPr>
        <w:t xml:space="preserve"> </w:t>
      </w:r>
      <w:r w:rsidR="00143768">
        <w:rPr>
          <w:rFonts w:ascii="Garamond" w:hAnsi="Garamond"/>
          <w:sz w:val="22"/>
          <w:szCs w:val="22"/>
        </w:rPr>
        <w:fldChar w:fldCharType="begin"/>
      </w:r>
      <w:r w:rsidR="00143768">
        <w:rPr>
          <w:rFonts w:ascii="Garamond" w:hAnsi="Garamond"/>
          <w:sz w:val="22"/>
          <w:szCs w:val="22"/>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Pr>
          <w:rFonts w:ascii="Garamond" w:hAnsi="Garamond"/>
          <w:sz w:val="22"/>
          <w:szCs w:val="22"/>
        </w:rPr>
        <w:fldChar w:fldCharType="separate"/>
      </w:r>
      <w:r w:rsidR="00143768">
        <w:rPr>
          <w:rFonts w:ascii="Garamond" w:hAnsi="Garamond"/>
          <w:noProof/>
          <w:sz w:val="22"/>
          <w:szCs w:val="22"/>
        </w:rPr>
        <w:t>(Quinn, 2018)</w:t>
      </w:r>
      <w:r w:rsidR="00143768">
        <w:rPr>
          <w:rFonts w:ascii="Garamond" w:hAnsi="Garamond"/>
          <w:sz w:val="22"/>
          <w:szCs w:val="22"/>
        </w:rPr>
        <w:fldChar w:fldCharType="end"/>
      </w:r>
      <w:r w:rsidR="00143768">
        <w:rPr>
          <w:rFonts w:ascii="Garamond" w:hAnsi="Garamond"/>
          <w:sz w:val="22"/>
          <w:szCs w:val="22"/>
        </w:rPr>
        <w:t>.</w:t>
      </w:r>
      <w:r w:rsidRPr="00F75AB6">
        <w:rPr>
          <w:rFonts w:ascii="Garamond" w:hAnsi="Garamond"/>
          <w:sz w:val="22"/>
          <w:szCs w:val="22"/>
        </w:rPr>
        <w:t xml:space="preserve"> </w:t>
      </w:r>
      <w:r w:rsidR="002A3FE3">
        <w:rPr>
          <w:rFonts w:ascii="Garamond" w:hAnsi="Garamond"/>
          <w:sz w:val="22"/>
          <w:szCs w:val="22"/>
        </w:rPr>
        <w:t>R</w:t>
      </w:r>
      <w:r w:rsidRPr="00F75AB6">
        <w:rPr>
          <w:rFonts w:ascii="Garamond" w:hAnsi="Garamond"/>
          <w:sz w:val="22"/>
          <w:szCs w:val="22"/>
        </w:rPr>
        <w:t xml:space="preserve">eaches with a stream order of </w:t>
      </w:r>
      <w:r w:rsidR="002A3FE3">
        <w:rPr>
          <w:rFonts w:ascii="Garamond" w:hAnsi="Garamond"/>
          <w:sz w:val="22"/>
          <w:szCs w:val="22"/>
        </w:rPr>
        <w:t>3</w:t>
      </w:r>
      <w:r w:rsidRPr="00F75AB6">
        <w:rPr>
          <w:rFonts w:ascii="Garamond" w:hAnsi="Garamond"/>
          <w:sz w:val="22"/>
          <w:szCs w:val="22"/>
        </w:rPr>
        <w:t xml:space="preserve"> or greater were included in assignments (assigned a prior value of 1), while smaller tributaries were excluded (assigned a value of 0). </w:t>
      </w:r>
      <w:r w:rsidRPr="00F75AB6">
        <w:rPr>
          <w:rFonts w:ascii="Garamond" w:eastAsia="Times New Roman" w:hAnsi="Garamond" w:cs="Times New Roman"/>
          <w:kern w:val="0"/>
          <w:sz w:val="22"/>
          <w:szCs w:val="22"/>
          <w14:ligatures w14:val="none"/>
        </w:rPr>
        <w:t>Second, a habitat suitability prior (</w:t>
      </w:r>
      <w:proofErr w:type="spellStart"/>
      <w:r w:rsidRPr="00F75AB6">
        <w:rPr>
          <w:rFonts w:ascii="Garamond" w:eastAsia="Times New Roman" w:hAnsi="Garamond" w:cs="Times New Roman"/>
          <w:kern w:val="0"/>
          <w:sz w:val="22"/>
          <w:szCs w:val="22"/>
          <w14:ligatures w14:val="none"/>
        </w:rPr>
        <w:t>PHabitat</w:t>
      </w:r>
      <w:proofErr w:type="spellEnd"/>
      <w:r w:rsidRPr="00F75AB6">
        <w:rPr>
          <w:rFonts w:ascii="Garamond" w:eastAsia="Times New Roman" w:hAnsi="Garamond" w:cs="Times New Roman"/>
          <w:kern w:val="0"/>
          <w:sz w:val="22"/>
          <w:szCs w:val="22"/>
          <w14:ligatures w14:val="none"/>
        </w:rPr>
        <w:t xml:space="preserve">) was used to exclude exceedingly slow or flat reaches determined to be unsuitable </w:t>
      </w:r>
      <w:r w:rsidR="0088327B">
        <w:rPr>
          <w:rFonts w:ascii="Garamond" w:eastAsia="Times New Roman" w:hAnsi="Garamond" w:cs="Times New Roman"/>
          <w:kern w:val="0"/>
          <w:sz w:val="22"/>
          <w:szCs w:val="22"/>
          <w14:ligatures w14:val="none"/>
        </w:rPr>
        <w:t xml:space="preserve">for </w:t>
      </w:r>
      <w:r w:rsidRPr="00F75AB6">
        <w:rPr>
          <w:rFonts w:ascii="Garamond" w:eastAsia="Times New Roman" w:hAnsi="Garamond" w:cs="Times New Roman"/>
          <w:kern w:val="0"/>
          <w:sz w:val="22"/>
          <w:szCs w:val="22"/>
          <w14:ligatures w14:val="none"/>
        </w:rPr>
        <w:t>spawning Chinook</w:t>
      </w:r>
      <w:r w:rsidR="0088327B">
        <w:rPr>
          <w:rFonts w:ascii="Garamond" w:eastAsia="Times New Roman" w:hAnsi="Garamond" w:cs="Times New Roman"/>
          <w:kern w:val="0"/>
          <w:sz w:val="22"/>
          <w:szCs w:val="22"/>
          <w14:ligatures w14:val="none"/>
        </w:rPr>
        <w:t xml:space="preserve"> salmon</w:t>
      </w:r>
      <w:r w:rsidR="00EF730C">
        <w:rPr>
          <w:rFonts w:ascii="Garamond" w:eastAsia="Times New Roman" w:hAnsi="Garamond" w:cs="Times New Roman"/>
          <w:kern w:val="0"/>
          <w:sz w:val="22"/>
          <w:szCs w:val="22"/>
          <w14:ligatures w14:val="none"/>
        </w:rPr>
        <w:t xml:space="preserve"> </w:t>
      </w:r>
      <w:commentRangeStart w:id="13"/>
      <w:commentRangeStart w:id="14"/>
      <w:r w:rsidR="00EF730C">
        <w:rPr>
          <w:rFonts w:ascii="Garamond" w:eastAsia="Times New Roman" w:hAnsi="Garamond" w:cs="Times New Roman"/>
          <w:kern w:val="0"/>
          <w:sz w:val="22"/>
          <w:szCs w:val="22"/>
          <w14:ligatures w14:val="none"/>
        </w:rPr>
        <w:fldChar w:fldCharType="begin"/>
      </w:r>
      <w:r w:rsidR="00EF730C">
        <w:rPr>
          <w:rFonts w:ascii="Garamond" w:eastAsia="Times New Roman" w:hAnsi="Garamond" w:cs="Times New Roman"/>
          <w:kern w:val="0"/>
          <w:sz w:val="22"/>
          <w:szCs w:val="22"/>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Pr>
          <w:rFonts w:ascii="Garamond" w:eastAsia="Times New Roman" w:hAnsi="Garamond" w:cs="Times New Roman"/>
          <w:kern w:val="0"/>
          <w:sz w:val="22"/>
          <w:szCs w:val="22"/>
          <w14:ligatures w14:val="none"/>
        </w:rPr>
        <w:fldChar w:fldCharType="separate"/>
      </w:r>
      <w:r w:rsidR="00EF730C">
        <w:rPr>
          <w:rFonts w:ascii="Garamond" w:eastAsia="Times New Roman" w:hAnsi="Garamond" w:cs="Times New Roman"/>
          <w:noProof/>
          <w:kern w:val="0"/>
          <w:sz w:val="22"/>
          <w:szCs w:val="22"/>
          <w14:ligatures w14:val="none"/>
        </w:rPr>
        <w:t>(Makhlouf et al., 2025)</w:t>
      </w:r>
      <w:r w:rsidR="00EF730C">
        <w:rPr>
          <w:rFonts w:ascii="Garamond" w:eastAsia="Times New Roman" w:hAnsi="Garamond" w:cs="Times New Roman"/>
          <w:kern w:val="0"/>
          <w:sz w:val="22"/>
          <w:szCs w:val="22"/>
          <w14:ligatures w14:val="none"/>
        </w:rPr>
        <w:fldChar w:fldCharType="end"/>
      </w:r>
      <w:commentRangeEnd w:id="13"/>
      <w:r w:rsidR="00EF730C">
        <w:rPr>
          <w:rStyle w:val="CommentReference"/>
        </w:rPr>
        <w:commentReference w:id="13"/>
      </w:r>
      <w:commentRangeEnd w:id="14"/>
      <w:r w:rsidR="004B7BC4">
        <w:rPr>
          <w:rStyle w:val="CommentReference"/>
        </w:rPr>
        <w:commentReference w:id="14"/>
      </w:r>
      <w:r w:rsidRPr="00F75AB6">
        <w:rPr>
          <w:rFonts w:ascii="Garamond" w:eastAsia="Times New Roman" w:hAnsi="Garamond" w:cs="Times New Roman"/>
          <w:kern w:val="0"/>
          <w:sz w:val="22"/>
          <w:szCs w:val="22"/>
          <w14:ligatures w14:val="none"/>
        </w:rPr>
        <w:t xml:space="preserve">. </w:t>
      </w:r>
      <w:r w:rsidRPr="00EF730C">
        <w:rPr>
          <w:rFonts w:ascii="Garamond" w:eastAsia="Times New Roman" w:hAnsi="Garamond" w:cs="Times New Roman"/>
          <w:kern w:val="0"/>
          <w:sz w:val="22"/>
          <w:szCs w:val="22"/>
          <w14:ligatures w14:val="none"/>
        </w:rPr>
        <w:t xml:space="preserve">Finally, data was included on observed locations of </w:t>
      </w:r>
      <w:r w:rsidR="00B857E3">
        <w:rPr>
          <w:rFonts w:ascii="Garamond" w:eastAsia="Times New Roman" w:hAnsi="Garamond" w:cs="Times New Roman"/>
          <w:kern w:val="0"/>
          <w:sz w:val="22"/>
          <w:szCs w:val="22"/>
          <w14:ligatures w14:val="none"/>
        </w:rPr>
        <w:t xml:space="preserve">Chinook spawners </w:t>
      </w:r>
      <w:r w:rsidRPr="00EF730C">
        <w:rPr>
          <w:rFonts w:ascii="Garamond" w:eastAsia="Times New Roman" w:hAnsi="Garamond" w:cs="Times New Roman"/>
          <w:kern w:val="0"/>
          <w:sz w:val="22"/>
          <w:szCs w:val="22"/>
          <w14:ligatures w14:val="none"/>
        </w:rPr>
        <w:t>derived from USGS Arctic-Yukon-Kuskokwim (AYK) Chinook Salmon Intrinsic potential mapping</w:t>
      </w:r>
      <w:r w:rsidR="00983880" w:rsidRPr="00EF730C">
        <w:rPr>
          <w:rFonts w:ascii="Garamond" w:eastAsia="Times New Roman" w:hAnsi="Garamond" w:cs="Times New Roman"/>
          <w:kern w:val="0"/>
          <w:sz w:val="22"/>
          <w:szCs w:val="22"/>
          <w14:ligatures w14:val="none"/>
        </w:rPr>
        <w:t xml:space="preserve">, which </w:t>
      </w:r>
      <w:r w:rsidRPr="00EF730C">
        <w:rPr>
          <w:rFonts w:ascii="Garamond" w:eastAsia="Times New Roman" w:hAnsi="Garamond" w:cs="Times New Roman"/>
          <w:kern w:val="0"/>
          <w:sz w:val="22"/>
          <w:szCs w:val="22"/>
          <w14:ligatures w14:val="none"/>
        </w:rPr>
        <w:t>synthesize</w:t>
      </w:r>
      <w:r w:rsidR="00983880" w:rsidRPr="00EF730C">
        <w:rPr>
          <w:rFonts w:ascii="Garamond" w:eastAsia="Times New Roman" w:hAnsi="Garamond" w:cs="Times New Roman"/>
          <w:kern w:val="0"/>
          <w:sz w:val="22"/>
          <w:szCs w:val="22"/>
          <w14:ligatures w14:val="none"/>
        </w:rPr>
        <w:t>d</w:t>
      </w:r>
      <w:r w:rsidRPr="00EF730C">
        <w:rPr>
          <w:rFonts w:ascii="Garamond" w:eastAsia="Times New Roman" w:hAnsi="Garamond" w:cs="Times New Roman"/>
          <w:kern w:val="0"/>
          <w:sz w:val="22"/>
          <w:szCs w:val="22"/>
          <w14:ligatures w14:val="none"/>
        </w:rPr>
        <w:t xml:space="preserve"> several sources of data on observed Chinook salmon spawners </w:t>
      </w:r>
      <w:r w:rsidR="00B857E3">
        <w:rPr>
          <w:rFonts w:ascii="Garamond" w:eastAsia="Times New Roman" w:hAnsi="Garamond" w:cs="Times New Roman"/>
          <w:kern w:val="0"/>
          <w:sz w:val="22"/>
          <w:szCs w:val="22"/>
          <w14:ligatures w14:val="none"/>
        </w:rPr>
        <w:t xml:space="preserve">into spatially referenced tributary data on the presence or absence of observations </w:t>
      </w:r>
      <w:r w:rsidR="0088327B" w:rsidRPr="00EF730C">
        <w:rPr>
          <w:rFonts w:ascii="Garamond" w:eastAsia="Times New Roman" w:hAnsi="Garamond" w:cs="Times New Roman"/>
          <w:kern w:val="0"/>
          <w:sz w:val="22"/>
          <w:szCs w:val="22"/>
          <w14:ligatures w14:val="none"/>
        </w:rPr>
        <w:fldChar w:fldCharType="begin"/>
      </w:r>
      <w:r w:rsidR="0088327B" w:rsidRPr="00EF730C">
        <w:rPr>
          <w:rFonts w:ascii="Garamond" w:eastAsia="Times New Roman" w:hAnsi="Garamond" w:cs="Times New Roman"/>
          <w:kern w:val="0"/>
          <w:sz w:val="22"/>
          <w:szCs w:val="22"/>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EF730C">
        <w:rPr>
          <w:rFonts w:ascii="Garamond" w:eastAsia="Times New Roman" w:hAnsi="Garamond" w:cs="Times New Roman"/>
          <w:kern w:val="0"/>
          <w:sz w:val="22"/>
          <w:szCs w:val="22"/>
          <w14:ligatures w14:val="none"/>
        </w:rPr>
        <w:fldChar w:fldCharType="separate"/>
      </w:r>
      <w:r w:rsidR="0088327B" w:rsidRPr="00EF730C">
        <w:rPr>
          <w:rFonts w:ascii="Garamond" w:eastAsia="Times New Roman" w:hAnsi="Garamond" w:cs="Times New Roman"/>
          <w:noProof/>
          <w:kern w:val="0"/>
          <w:sz w:val="22"/>
          <w:szCs w:val="22"/>
          <w14:ligatures w14:val="none"/>
        </w:rPr>
        <w:t>(Falke &amp; Paul, 2025)</w:t>
      </w:r>
      <w:r w:rsidR="0088327B" w:rsidRPr="00EF730C">
        <w:rPr>
          <w:rFonts w:ascii="Garamond" w:eastAsia="Times New Roman" w:hAnsi="Garamond" w:cs="Times New Roman"/>
          <w:kern w:val="0"/>
          <w:sz w:val="22"/>
          <w:szCs w:val="22"/>
          <w14:ligatures w14:val="none"/>
        </w:rPr>
        <w:fldChar w:fldCharType="end"/>
      </w:r>
      <w:r w:rsidR="0088327B" w:rsidRPr="00EF730C">
        <w:rPr>
          <w:rFonts w:ascii="Garamond" w:eastAsia="Times New Roman" w:hAnsi="Garamond" w:cs="Times New Roman"/>
          <w:kern w:val="0"/>
          <w:sz w:val="22"/>
          <w:szCs w:val="22"/>
          <w14:ligatures w14:val="none"/>
        </w:rPr>
        <w:t>.</w:t>
      </w:r>
      <w:r w:rsidR="0088327B">
        <w:rPr>
          <w:rFonts w:ascii="Garamond" w:eastAsia="Times New Roman" w:hAnsi="Garamond" w:cs="Times New Roman"/>
          <w:kern w:val="0"/>
          <w:sz w:val="22"/>
          <w:szCs w:val="22"/>
          <w14:ligatures w14:val="none"/>
        </w:rPr>
        <w:t xml:space="preserve"> </w:t>
      </w:r>
      <w:r w:rsidRPr="00F75AB6">
        <w:rPr>
          <w:rFonts w:ascii="Garamond" w:eastAsia="Times New Roman" w:hAnsi="Garamond" w:cs="Times New Roman"/>
          <w:kern w:val="0"/>
          <w:sz w:val="22"/>
          <w:szCs w:val="22"/>
          <w14:ligatures w14:val="none"/>
        </w:rPr>
        <w:t>To avoid biasing regions without observations but with low sampling effort</w:t>
      </w:r>
      <w:r w:rsidR="0082206F">
        <w:rPr>
          <w:rFonts w:ascii="Garamond" w:eastAsia="Times New Roman" w:hAnsi="Garamond" w:cs="Times New Roman"/>
          <w:kern w:val="0"/>
          <w:sz w:val="22"/>
          <w:szCs w:val="22"/>
          <w14:ligatures w14:val="none"/>
        </w:rPr>
        <w:t xml:space="preserve"> </w:t>
      </w:r>
      <w:r w:rsidRPr="00F75AB6">
        <w:rPr>
          <w:rFonts w:ascii="Garamond" w:eastAsia="Times New Roman" w:hAnsi="Garamond" w:cs="Times New Roman"/>
          <w:kern w:val="0"/>
          <w:sz w:val="22"/>
          <w:szCs w:val="22"/>
          <w14:ligatures w14:val="none"/>
        </w:rPr>
        <w:t xml:space="preserve">this prior was applied </w:t>
      </w:r>
      <w:r w:rsidR="00B857E3">
        <w:rPr>
          <w:rFonts w:ascii="Garamond" w:eastAsia="Times New Roman" w:hAnsi="Garamond" w:cs="Times New Roman"/>
          <w:kern w:val="0"/>
          <w:sz w:val="22"/>
          <w:szCs w:val="22"/>
          <w14:ligatures w14:val="none"/>
        </w:rPr>
        <w:t xml:space="preserve">only </w:t>
      </w:r>
      <w:r w:rsidRPr="00F75AB6">
        <w:rPr>
          <w:rFonts w:ascii="Garamond" w:eastAsia="Times New Roman" w:hAnsi="Garamond" w:cs="Times New Roman"/>
          <w:kern w:val="0"/>
          <w:sz w:val="22"/>
          <w:szCs w:val="22"/>
          <w14:ligatures w14:val="none"/>
        </w:rPr>
        <w:t xml:space="preserve">to </w:t>
      </w:r>
      <w:r w:rsidR="002A3FE3">
        <w:rPr>
          <w:rFonts w:ascii="Garamond" w:eastAsia="Times New Roman" w:hAnsi="Garamond" w:cs="Times New Roman"/>
          <w:kern w:val="0"/>
          <w:sz w:val="22"/>
          <w:szCs w:val="22"/>
          <w14:ligatures w14:val="none"/>
        </w:rPr>
        <w:t xml:space="preserve">the two highest stream orders in the dataset (Stream order &gt;= 6). </w:t>
      </w:r>
      <w:r w:rsidRPr="00F75AB6">
        <w:rPr>
          <w:rFonts w:ascii="Garamond" w:eastAsia="Times New Roman" w:hAnsi="Garamond" w:cs="Times New Roman"/>
          <w:kern w:val="0"/>
          <w:sz w:val="22"/>
          <w:szCs w:val="22"/>
          <w14:ligatures w14:val="none"/>
        </w:rPr>
        <w:t xml:space="preserve">From these tributaries, reaches identified as </w:t>
      </w:r>
      <w:r w:rsidR="00983880">
        <w:rPr>
          <w:rFonts w:ascii="Garamond" w:eastAsia="Times New Roman" w:hAnsi="Garamond" w:cs="Times New Roman"/>
          <w:kern w:val="0"/>
          <w:sz w:val="22"/>
          <w:szCs w:val="22"/>
          <w14:ligatures w14:val="none"/>
        </w:rPr>
        <w:t xml:space="preserve">consistently </w:t>
      </w:r>
      <w:r w:rsidRPr="00F75AB6">
        <w:rPr>
          <w:rFonts w:ascii="Garamond" w:eastAsia="Times New Roman" w:hAnsi="Garamond" w:cs="Times New Roman"/>
          <w:kern w:val="0"/>
          <w:sz w:val="22"/>
          <w:szCs w:val="22"/>
          <w14:ligatures w14:val="none"/>
        </w:rPr>
        <w:t xml:space="preserve">lacking observed Chinook spawning were assigned as a value of 0. </w:t>
      </w:r>
    </w:p>
    <w:p w14:paraId="3FE47FE6" w14:textId="6D45E945" w:rsidR="0097261B" w:rsidRDefault="009110AF" w:rsidP="009E68C7">
      <w:pPr>
        <w:spacing w:line="480" w:lineRule="auto"/>
        <w:ind w:firstLine="720"/>
        <w:rPr>
          <w:rFonts w:ascii="Garamond" w:hAnsi="Garamond"/>
          <w:sz w:val="22"/>
          <w:szCs w:val="22"/>
        </w:rPr>
      </w:pPr>
      <w:r>
        <w:rPr>
          <w:rFonts w:ascii="Garamond" w:hAnsi="Garamond"/>
          <w:sz w:val="22"/>
          <w:szCs w:val="22"/>
        </w:rPr>
        <w:t xml:space="preserve">To estimate the spatial distribution of natal origins </w:t>
      </w:r>
      <w:r w:rsidR="00EF730C">
        <w:rPr>
          <w:rFonts w:ascii="Garamond" w:hAnsi="Garamond"/>
          <w:sz w:val="22"/>
          <w:szCs w:val="22"/>
        </w:rPr>
        <w:t>across</w:t>
      </w:r>
      <w:r>
        <w:rPr>
          <w:rFonts w:ascii="Garamond" w:hAnsi="Garamond"/>
          <w:sz w:val="22"/>
          <w:szCs w:val="22"/>
        </w:rPr>
        <w:t xml:space="preserve"> a subset of the population, </w:t>
      </w:r>
      <w:r w:rsidR="009F3E36" w:rsidRPr="009F3E36">
        <w:rPr>
          <w:rFonts w:ascii="Garamond" w:hAnsi="Garamond"/>
          <w:sz w:val="22"/>
          <w:szCs w:val="22"/>
        </w:rPr>
        <w:t xml:space="preserve">posterior probability values </w:t>
      </w:r>
      <w:r w:rsidR="00EF730C">
        <w:rPr>
          <w:rFonts w:ascii="Garamond" w:hAnsi="Garamond"/>
          <w:sz w:val="22"/>
          <w:szCs w:val="22"/>
        </w:rPr>
        <w:t>for all individuals in th</w:t>
      </w:r>
      <w:r w:rsidR="009E68C7">
        <w:rPr>
          <w:rFonts w:ascii="Garamond" w:hAnsi="Garamond"/>
          <w:sz w:val="22"/>
          <w:szCs w:val="22"/>
        </w:rPr>
        <w:t>at</w:t>
      </w:r>
      <w:r w:rsidR="00EF730C">
        <w:rPr>
          <w:rFonts w:ascii="Garamond" w:hAnsi="Garamond"/>
          <w:sz w:val="22"/>
          <w:szCs w:val="22"/>
        </w:rPr>
        <w:t xml:space="preserve"> subset </w:t>
      </w:r>
      <w:r>
        <w:rPr>
          <w:rFonts w:ascii="Garamond" w:hAnsi="Garamond"/>
          <w:sz w:val="22"/>
          <w:szCs w:val="22"/>
        </w:rPr>
        <w:t xml:space="preserve">were summed </w:t>
      </w:r>
      <w:r w:rsidR="00983880">
        <w:rPr>
          <w:rFonts w:ascii="Garamond" w:hAnsi="Garamond"/>
          <w:sz w:val="22"/>
          <w:szCs w:val="22"/>
        </w:rPr>
        <w:t xml:space="preserve">at </w:t>
      </w:r>
      <w:r w:rsidR="00EF730C">
        <w:rPr>
          <w:rFonts w:ascii="Garamond" w:hAnsi="Garamond"/>
          <w:sz w:val="22"/>
          <w:szCs w:val="22"/>
        </w:rPr>
        <w:t>each location</w:t>
      </w:r>
      <w:r w:rsidR="00983880">
        <w:rPr>
          <w:rFonts w:ascii="Garamond" w:hAnsi="Garamond"/>
          <w:sz w:val="22"/>
          <w:szCs w:val="22"/>
        </w:rPr>
        <w:t>.</w:t>
      </w:r>
      <w:r>
        <w:rPr>
          <w:rFonts w:ascii="Garamond" w:hAnsi="Garamond"/>
          <w:sz w:val="22"/>
          <w:szCs w:val="22"/>
        </w:rPr>
        <w:t xml:space="preserve"> </w:t>
      </w:r>
      <w:r w:rsidR="00EF730C">
        <w:rPr>
          <w:rFonts w:ascii="Garamond" w:hAnsi="Garamond"/>
          <w:sz w:val="22"/>
          <w:szCs w:val="22"/>
        </w:rPr>
        <w:t>Before summing, o</w:t>
      </w:r>
      <w:r>
        <w:rPr>
          <w:rFonts w:ascii="Garamond" w:hAnsi="Garamond"/>
          <w:sz w:val="22"/>
          <w:szCs w:val="22"/>
        </w:rPr>
        <w:t>nly highly likely locations</w:t>
      </w:r>
      <w:r w:rsidR="0097261B">
        <w:rPr>
          <w:rFonts w:ascii="Garamond" w:hAnsi="Garamond"/>
          <w:sz w:val="22"/>
          <w:szCs w:val="22"/>
        </w:rPr>
        <w:t xml:space="preserve"> (</w:t>
      </w:r>
      <w:r w:rsidR="00EF730C">
        <w:rPr>
          <w:rFonts w:ascii="Garamond" w:hAnsi="Garamond"/>
          <w:sz w:val="22"/>
          <w:szCs w:val="22"/>
        </w:rPr>
        <w:t xml:space="preserve">the top </w:t>
      </w:r>
      <w:r>
        <w:rPr>
          <w:rFonts w:ascii="Garamond" w:hAnsi="Garamond"/>
          <w:sz w:val="22"/>
          <w:szCs w:val="22"/>
        </w:rPr>
        <w:t>30% of posterior values</w:t>
      </w:r>
      <w:r w:rsidR="0097261B">
        <w:rPr>
          <w:rFonts w:ascii="Garamond" w:hAnsi="Garamond"/>
          <w:sz w:val="22"/>
          <w:szCs w:val="22"/>
        </w:rPr>
        <w:t>)</w:t>
      </w:r>
      <w:r>
        <w:rPr>
          <w:rFonts w:ascii="Garamond" w:hAnsi="Garamond"/>
          <w:sz w:val="22"/>
          <w:szCs w:val="22"/>
        </w:rPr>
        <w:t xml:space="preserve"> were retained whereas all other values were assigned a value of 0</w:t>
      </w:r>
      <w:r w:rsidR="0097261B">
        <w:rPr>
          <w:rFonts w:ascii="Garamond" w:hAnsi="Garamond"/>
          <w:sz w:val="22"/>
          <w:szCs w:val="22"/>
        </w:rPr>
        <w:t xml:space="preserve"> </w:t>
      </w:r>
      <w:r w:rsidR="0097261B">
        <w:rPr>
          <w:rFonts w:ascii="Garamond" w:hAnsi="Garamond"/>
          <w:sz w:val="22"/>
          <w:szCs w:val="22"/>
        </w:rPr>
        <w:fldChar w:fldCharType="begin"/>
      </w:r>
      <w:r w:rsidR="0097261B">
        <w:rPr>
          <w:rFonts w:ascii="Garamond" w:hAnsi="Garamond"/>
          <w:sz w:val="22"/>
          <w:szCs w:val="22"/>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Pr>
          <w:rFonts w:ascii="Garamond" w:hAnsi="Garamond"/>
          <w:sz w:val="22"/>
          <w:szCs w:val="22"/>
        </w:rPr>
        <w:fldChar w:fldCharType="separate"/>
      </w:r>
      <w:r w:rsidR="0097261B">
        <w:rPr>
          <w:rFonts w:ascii="Garamond" w:hAnsi="Garamond"/>
          <w:noProof/>
          <w:sz w:val="22"/>
          <w:szCs w:val="22"/>
        </w:rPr>
        <w:t>(Brennan &amp; Schindler, 2017; Vander Zanden et al., 2015)</w:t>
      </w:r>
      <w:r w:rsidR="0097261B">
        <w:rPr>
          <w:rFonts w:ascii="Garamond" w:hAnsi="Garamond"/>
          <w:sz w:val="22"/>
          <w:szCs w:val="22"/>
        </w:rPr>
        <w:fldChar w:fldCharType="end"/>
      </w:r>
      <w:r w:rsidR="0097261B">
        <w:rPr>
          <w:rFonts w:ascii="Garamond" w:hAnsi="Garamond"/>
          <w:sz w:val="22"/>
          <w:szCs w:val="22"/>
        </w:rPr>
        <w:t xml:space="preserve">. </w:t>
      </w:r>
      <w:r w:rsidR="009E68C7">
        <w:rPr>
          <w:rFonts w:ascii="Garamond" w:hAnsi="Garamond"/>
          <w:sz w:val="22"/>
          <w:szCs w:val="22"/>
        </w:rPr>
        <w:t xml:space="preserve">We produced these estimates for four predefined temporal quartiles </w:t>
      </w:r>
      <w:r w:rsidR="0039711B">
        <w:rPr>
          <w:rFonts w:ascii="Garamond" w:hAnsi="Garamond"/>
          <w:sz w:val="22"/>
          <w:szCs w:val="22"/>
        </w:rPr>
        <w:t xml:space="preserve">of the salmon migration season </w:t>
      </w:r>
      <w:r w:rsidR="009F3E36" w:rsidRPr="009F3E36">
        <w:rPr>
          <w:rFonts w:ascii="Garamond" w:hAnsi="Garamond"/>
          <w:sz w:val="22"/>
          <w:szCs w:val="22"/>
        </w:rPr>
        <w:t>based on capture date: Q1 (run start through June 11), Q2 (June 12-21), Q3 (June 22-July 1), and Q4 (July 2 onward).</w:t>
      </w:r>
      <w:ins w:id="15" w:author="Daniel Schindler" w:date="2025-07-17T13:30:00Z" w16du:dateUtc="2025-07-17T21:30:00Z">
        <w:r w:rsidR="0015783A">
          <w:rPr>
            <w:rFonts w:ascii="Garamond" w:hAnsi="Garamond"/>
            <w:sz w:val="22"/>
            <w:szCs w:val="22"/>
          </w:rPr>
          <w:t xml:space="preserve"> </w:t>
        </w:r>
      </w:ins>
      <w:r w:rsidR="00863C27">
        <w:rPr>
          <w:rFonts w:ascii="Garamond" w:hAnsi="Garamond"/>
          <w:sz w:val="22"/>
          <w:szCs w:val="22"/>
        </w:rPr>
        <w:t xml:space="preserve">These dates were chosen to roughly split the full run into </w:t>
      </w:r>
      <w:r w:rsidR="0088327B">
        <w:rPr>
          <w:rFonts w:ascii="Garamond" w:hAnsi="Garamond"/>
          <w:sz w:val="22"/>
          <w:szCs w:val="22"/>
        </w:rPr>
        <w:t>four</w:t>
      </w:r>
      <w:r w:rsidR="00863C27">
        <w:rPr>
          <w:rFonts w:ascii="Garamond" w:hAnsi="Garamond"/>
          <w:sz w:val="22"/>
          <w:szCs w:val="22"/>
        </w:rPr>
        <w:t xml:space="preserve"> </w:t>
      </w:r>
      <w:r w:rsidR="0088327B">
        <w:rPr>
          <w:rFonts w:ascii="Garamond" w:hAnsi="Garamond"/>
          <w:sz w:val="22"/>
          <w:szCs w:val="22"/>
        </w:rPr>
        <w:t xml:space="preserve">equal </w:t>
      </w:r>
      <w:r w:rsidR="00863C27">
        <w:rPr>
          <w:rFonts w:ascii="Garamond" w:hAnsi="Garamond"/>
          <w:sz w:val="22"/>
          <w:szCs w:val="22"/>
        </w:rPr>
        <w:t>quartiles</w:t>
      </w:r>
      <w:r w:rsidR="0088327B">
        <w:rPr>
          <w:rFonts w:ascii="Garamond" w:hAnsi="Garamond"/>
          <w:sz w:val="22"/>
          <w:szCs w:val="22"/>
        </w:rPr>
        <w:t xml:space="preserve"> while allowing for direct comparison among years</w:t>
      </w:r>
      <w:r w:rsidR="00863C27">
        <w:rPr>
          <w:rFonts w:ascii="Garamond" w:hAnsi="Garamond"/>
          <w:sz w:val="22"/>
          <w:szCs w:val="22"/>
        </w:rPr>
        <w:t xml:space="preserve">. </w:t>
      </w:r>
      <w:r w:rsidR="0039711B">
        <w:rPr>
          <w:rFonts w:ascii="Garamond" w:hAnsi="Garamond"/>
          <w:sz w:val="22"/>
          <w:szCs w:val="22"/>
        </w:rPr>
        <w:t>The June 11 date was chosen specifically to match the end of the ‘front end closure’ of the subsistence fishery</w:t>
      </w:r>
      <w:r w:rsidR="0097261B">
        <w:rPr>
          <w:rFonts w:ascii="Garamond" w:hAnsi="Garamond"/>
          <w:sz w:val="22"/>
          <w:szCs w:val="22"/>
        </w:rPr>
        <w:t xml:space="preserve">. </w:t>
      </w:r>
      <w:r w:rsidR="00D149EB">
        <w:rPr>
          <w:rFonts w:ascii="Garamond" w:hAnsi="Garamond"/>
          <w:sz w:val="22"/>
          <w:szCs w:val="22"/>
        </w:rPr>
        <w:t xml:space="preserve">Estimates were also produced for the full run </w:t>
      </w:r>
      <w:r w:rsidR="000C429D">
        <w:rPr>
          <w:rFonts w:ascii="Garamond" w:hAnsi="Garamond"/>
          <w:sz w:val="22"/>
          <w:szCs w:val="22"/>
        </w:rPr>
        <w:t>in</w:t>
      </w:r>
      <w:r w:rsidR="00D149EB">
        <w:rPr>
          <w:rFonts w:ascii="Garamond" w:hAnsi="Garamond"/>
          <w:sz w:val="22"/>
          <w:szCs w:val="22"/>
        </w:rPr>
        <w:t xml:space="preserve"> each year.</w:t>
      </w:r>
      <w:r w:rsidR="000C429D">
        <w:rPr>
          <w:rFonts w:ascii="Garamond" w:hAnsi="Garamond"/>
          <w:sz w:val="22"/>
          <w:szCs w:val="22"/>
        </w:rPr>
        <w:t xml:space="preserve"> </w:t>
      </w:r>
    </w:p>
    <w:p w14:paraId="7E4B8AAD" w14:textId="2CC82068" w:rsidR="009E68C7" w:rsidRDefault="000C429D" w:rsidP="007F747D">
      <w:pPr>
        <w:spacing w:line="480" w:lineRule="auto"/>
        <w:ind w:firstLine="720"/>
        <w:rPr>
          <w:rStyle w:val="CommentReference"/>
          <w:rFonts w:ascii="Garamond" w:hAnsi="Garamond"/>
          <w:sz w:val="22"/>
          <w:szCs w:val="22"/>
        </w:rPr>
      </w:pPr>
      <w:r w:rsidRPr="007F747D">
        <w:rPr>
          <w:rFonts w:ascii="Garamond" w:hAnsi="Garamond"/>
          <w:sz w:val="22"/>
          <w:szCs w:val="22"/>
        </w:rPr>
        <w:lastRenderedPageBreak/>
        <w:t>Twenty</w:t>
      </w:r>
      <w:r w:rsidR="009F3E36" w:rsidRPr="007F747D">
        <w:rPr>
          <w:rFonts w:ascii="Garamond" w:hAnsi="Garamond"/>
          <w:sz w:val="22"/>
          <w:szCs w:val="22"/>
        </w:rPr>
        <w:t>-one management units</w:t>
      </w:r>
      <w:r w:rsidR="007F747D" w:rsidRPr="007F747D">
        <w:rPr>
          <w:rFonts w:ascii="Garamond" w:hAnsi="Garamond"/>
          <w:sz w:val="22"/>
          <w:szCs w:val="22"/>
        </w:rPr>
        <w:t xml:space="preserve"> or “stocks”</w:t>
      </w:r>
      <w:r w:rsidR="009F3E36" w:rsidRPr="007F747D">
        <w:rPr>
          <w:rFonts w:ascii="Garamond" w:hAnsi="Garamond"/>
          <w:sz w:val="22"/>
          <w:szCs w:val="22"/>
        </w:rPr>
        <w:t xml:space="preserve"> were defined to aggregate tributary-level estimates into units relevant to current management practices (Figure 2). </w:t>
      </w:r>
      <w:r w:rsidR="0097261B" w:rsidRPr="007F747D">
        <w:rPr>
          <w:rFonts w:ascii="Garamond" w:hAnsi="Garamond"/>
          <w:sz w:val="22"/>
          <w:szCs w:val="22"/>
        </w:rPr>
        <w:t xml:space="preserve">Rivers </w:t>
      </w:r>
      <w:r w:rsidR="009F3E36" w:rsidRPr="007F747D">
        <w:rPr>
          <w:rFonts w:ascii="Garamond" w:hAnsi="Garamond"/>
          <w:sz w:val="22"/>
          <w:szCs w:val="22"/>
        </w:rPr>
        <w:t xml:space="preserve">of </w:t>
      </w:r>
      <w:r w:rsidR="0097261B" w:rsidRPr="007F747D">
        <w:rPr>
          <w:rFonts w:ascii="Garamond" w:hAnsi="Garamond"/>
          <w:sz w:val="22"/>
          <w:szCs w:val="22"/>
        </w:rPr>
        <w:t xml:space="preserve">management </w:t>
      </w:r>
      <w:r w:rsidR="009F3E36" w:rsidRPr="007F747D">
        <w:rPr>
          <w:rFonts w:ascii="Garamond" w:hAnsi="Garamond"/>
          <w:sz w:val="22"/>
          <w:szCs w:val="22"/>
        </w:rPr>
        <w:t xml:space="preserve">interest to the Alaska Department of Fish </w:t>
      </w:r>
      <w:r w:rsidR="00401EE2" w:rsidRPr="007F747D">
        <w:rPr>
          <w:rFonts w:ascii="Garamond" w:hAnsi="Garamond"/>
          <w:sz w:val="22"/>
          <w:szCs w:val="22"/>
        </w:rPr>
        <w:t xml:space="preserve">&amp; </w:t>
      </w:r>
      <w:r w:rsidR="009F3E36" w:rsidRPr="007F747D">
        <w:rPr>
          <w:rFonts w:ascii="Garamond" w:hAnsi="Garamond"/>
          <w:sz w:val="22"/>
          <w:szCs w:val="22"/>
        </w:rPr>
        <w:t>Game were identified by</w:t>
      </w:r>
      <w:r w:rsidR="003442B4" w:rsidRPr="007F747D">
        <w:rPr>
          <w:rFonts w:ascii="Garamond" w:hAnsi="Garamond"/>
          <w:sz w:val="22"/>
          <w:szCs w:val="22"/>
        </w:rPr>
        <w:t xml:space="preserve"> </w:t>
      </w:r>
      <w:commentRangeStart w:id="16"/>
      <w:commentRangeStart w:id="17"/>
      <w:ins w:id="18" w:author="Daniel Schindler" w:date="2025-07-17T13:31:00Z" w16du:dateUtc="2025-07-17T21:31:00Z">
        <w:r w:rsidR="00401EE2" w:rsidRPr="007F747D">
          <w:rPr>
            <w:rFonts w:ascii="Garamond" w:hAnsi="Garamond"/>
            <w:sz w:val="22"/>
            <w:szCs w:val="22"/>
          </w:rPr>
          <w:t>(Liller reference?)</w:t>
        </w:r>
      </w:ins>
      <w:r w:rsidR="007F747D" w:rsidRPr="007F747D">
        <w:rPr>
          <w:rStyle w:val="CommentReference"/>
          <w:rFonts w:ascii="Garamond" w:hAnsi="Garamond"/>
          <w:sz w:val="22"/>
          <w:szCs w:val="22"/>
        </w:rPr>
        <w:t xml:space="preserve">. </w:t>
      </w:r>
      <w:commentRangeEnd w:id="16"/>
      <w:r w:rsidR="00B27EC5">
        <w:rPr>
          <w:rStyle w:val="CommentReference"/>
        </w:rPr>
        <w:commentReference w:id="16"/>
      </w:r>
      <w:commentRangeEnd w:id="17"/>
      <w:r w:rsidR="004B7BC4">
        <w:rPr>
          <w:rStyle w:val="CommentReference"/>
        </w:rPr>
        <w:commentReference w:id="17"/>
      </w:r>
      <w:r w:rsidR="007F747D" w:rsidRPr="007F747D">
        <w:rPr>
          <w:rStyle w:val="CommentReference"/>
          <w:rFonts w:ascii="Garamond" w:hAnsi="Garamond"/>
          <w:sz w:val="22"/>
          <w:szCs w:val="22"/>
        </w:rPr>
        <w:t>From the furthest downstream connection of each of these tributaries to the mainstem</w:t>
      </w:r>
      <w:r w:rsidR="009E68C7">
        <w:rPr>
          <w:rStyle w:val="CommentReference"/>
          <w:rFonts w:ascii="Garamond" w:hAnsi="Garamond"/>
          <w:sz w:val="22"/>
          <w:szCs w:val="22"/>
        </w:rPr>
        <w:t xml:space="preserve"> Kuskokwim River,</w:t>
      </w:r>
      <w:r w:rsidR="007F747D" w:rsidRPr="007F747D">
        <w:rPr>
          <w:rStyle w:val="CommentReference"/>
          <w:rFonts w:ascii="Garamond" w:hAnsi="Garamond"/>
          <w:sz w:val="22"/>
          <w:szCs w:val="22"/>
        </w:rPr>
        <w:t xml:space="preserve"> all upstream segments were </w:t>
      </w:r>
      <w:r w:rsidR="009E68C7">
        <w:rPr>
          <w:rStyle w:val="CommentReference"/>
          <w:rFonts w:ascii="Garamond" w:hAnsi="Garamond"/>
          <w:sz w:val="22"/>
          <w:szCs w:val="22"/>
        </w:rPr>
        <w:t xml:space="preserve">identified and </w:t>
      </w:r>
      <w:r w:rsidR="007F747D" w:rsidRPr="007F747D">
        <w:rPr>
          <w:rStyle w:val="CommentReference"/>
          <w:rFonts w:ascii="Garamond" w:hAnsi="Garamond"/>
          <w:sz w:val="22"/>
          <w:szCs w:val="22"/>
        </w:rPr>
        <w:t xml:space="preserve">assigned to a common </w:t>
      </w:r>
      <w:r w:rsidR="009E68C7">
        <w:rPr>
          <w:rStyle w:val="CommentReference"/>
          <w:rFonts w:ascii="Garamond" w:hAnsi="Garamond"/>
          <w:sz w:val="22"/>
          <w:szCs w:val="22"/>
        </w:rPr>
        <w:t>stock identifier based on the name of the major tributary</w:t>
      </w:r>
      <w:r w:rsidR="007F747D" w:rsidRPr="007F747D">
        <w:rPr>
          <w:rStyle w:val="CommentReference"/>
          <w:rFonts w:ascii="Garamond" w:hAnsi="Garamond"/>
          <w:sz w:val="22"/>
          <w:szCs w:val="22"/>
        </w:rPr>
        <w:t xml:space="preserve">. For some smaller </w:t>
      </w:r>
      <w:r w:rsidR="009E68C7">
        <w:rPr>
          <w:rStyle w:val="CommentReference"/>
          <w:rFonts w:ascii="Garamond" w:hAnsi="Garamond"/>
          <w:sz w:val="22"/>
          <w:szCs w:val="22"/>
        </w:rPr>
        <w:t xml:space="preserve">regions </w:t>
      </w:r>
      <w:r w:rsidR="007F747D" w:rsidRPr="007F747D">
        <w:rPr>
          <w:rStyle w:val="CommentReference"/>
          <w:rFonts w:ascii="Garamond" w:hAnsi="Garamond"/>
          <w:sz w:val="22"/>
          <w:szCs w:val="22"/>
        </w:rPr>
        <w:t xml:space="preserve">(i.e. the </w:t>
      </w:r>
      <w:proofErr w:type="spellStart"/>
      <w:r w:rsidR="007F747D" w:rsidRPr="007F747D">
        <w:rPr>
          <w:rStyle w:val="CommentReference"/>
          <w:rFonts w:ascii="Garamond" w:hAnsi="Garamond"/>
          <w:sz w:val="22"/>
          <w:szCs w:val="22"/>
        </w:rPr>
        <w:t>Takotna</w:t>
      </w:r>
      <w:proofErr w:type="spellEnd"/>
      <w:r w:rsidR="007F747D" w:rsidRPr="007F747D">
        <w:rPr>
          <w:rStyle w:val="CommentReference"/>
          <w:rFonts w:ascii="Garamond" w:hAnsi="Garamond"/>
          <w:sz w:val="22"/>
          <w:szCs w:val="22"/>
        </w:rPr>
        <w:t xml:space="preserve"> and Nixon fork),</w:t>
      </w:r>
      <w:r w:rsidR="009E68C7">
        <w:rPr>
          <w:rStyle w:val="CommentReference"/>
          <w:rFonts w:ascii="Garamond" w:hAnsi="Garamond"/>
          <w:sz w:val="22"/>
          <w:szCs w:val="22"/>
        </w:rPr>
        <w:t xml:space="preserve"> multiple units were combined to keep a relatively comparable size between all stocks. Regions of the basin which were not </w:t>
      </w:r>
      <w:r w:rsidR="00E352BB">
        <w:rPr>
          <w:rStyle w:val="CommentReference"/>
          <w:rFonts w:ascii="Garamond" w:hAnsi="Garamond"/>
          <w:sz w:val="22"/>
          <w:szCs w:val="22"/>
        </w:rPr>
        <w:t xml:space="preserve">assigned a unit identifier </w:t>
      </w:r>
      <w:r w:rsidR="009E68C7">
        <w:rPr>
          <w:rStyle w:val="CommentReference"/>
          <w:rFonts w:ascii="Garamond" w:hAnsi="Garamond"/>
          <w:sz w:val="22"/>
          <w:szCs w:val="22"/>
        </w:rPr>
        <w:t xml:space="preserve">after this selection were manually grouped into </w:t>
      </w:r>
      <w:r w:rsidR="00E352BB">
        <w:rPr>
          <w:rStyle w:val="CommentReference"/>
          <w:rFonts w:ascii="Garamond" w:hAnsi="Garamond"/>
          <w:sz w:val="22"/>
          <w:szCs w:val="22"/>
        </w:rPr>
        <w:t xml:space="preserve">groups </w:t>
      </w:r>
      <w:r w:rsidR="009E68C7">
        <w:rPr>
          <w:rStyle w:val="CommentReference"/>
          <w:rFonts w:ascii="Garamond" w:hAnsi="Garamond"/>
          <w:sz w:val="22"/>
          <w:szCs w:val="22"/>
        </w:rPr>
        <w:t xml:space="preserve">of comparable size and spatial relevance to ensure complete basin coverage. </w:t>
      </w:r>
    </w:p>
    <w:p w14:paraId="3C4D1067" w14:textId="77777777" w:rsidR="00E352BB" w:rsidRDefault="00E352BB" w:rsidP="007F747D">
      <w:pPr>
        <w:spacing w:line="480" w:lineRule="auto"/>
        <w:rPr>
          <w:rFonts w:ascii="Garamond" w:hAnsi="Garamond"/>
          <w:b/>
          <w:bCs/>
          <w:sz w:val="22"/>
          <w:szCs w:val="22"/>
        </w:rPr>
      </w:pPr>
    </w:p>
    <w:p w14:paraId="168A5EB6" w14:textId="7409F01A" w:rsidR="007F747D" w:rsidRPr="007F747D" w:rsidRDefault="009E68C7" w:rsidP="007F747D">
      <w:pPr>
        <w:spacing w:line="480" w:lineRule="auto"/>
        <w:rPr>
          <w:rFonts w:ascii="Garamond" w:hAnsi="Garamond"/>
          <w:b/>
          <w:bCs/>
          <w:sz w:val="22"/>
          <w:szCs w:val="22"/>
        </w:rPr>
      </w:pPr>
      <w:r>
        <w:rPr>
          <w:rFonts w:ascii="Garamond" w:hAnsi="Garamond"/>
          <w:b/>
          <w:bCs/>
          <w:sz w:val="22"/>
          <w:szCs w:val="22"/>
        </w:rPr>
        <w:t xml:space="preserve">Spatiotemporal </w:t>
      </w:r>
      <w:r w:rsidR="007F747D" w:rsidRPr="007F747D">
        <w:rPr>
          <w:rFonts w:ascii="Garamond" w:hAnsi="Garamond"/>
          <w:b/>
          <w:bCs/>
          <w:sz w:val="22"/>
          <w:szCs w:val="22"/>
        </w:rPr>
        <w:t xml:space="preserve">Stock </w:t>
      </w:r>
      <w:r w:rsidR="007F747D">
        <w:rPr>
          <w:rFonts w:ascii="Garamond" w:hAnsi="Garamond"/>
          <w:b/>
          <w:bCs/>
          <w:sz w:val="22"/>
          <w:szCs w:val="22"/>
        </w:rPr>
        <w:t>C</w:t>
      </w:r>
      <w:r w:rsidR="007F747D" w:rsidRPr="007F747D">
        <w:rPr>
          <w:rFonts w:ascii="Garamond" w:hAnsi="Garamond"/>
          <w:b/>
          <w:bCs/>
          <w:sz w:val="22"/>
          <w:szCs w:val="22"/>
        </w:rPr>
        <w:t xml:space="preserve">ontribution </w:t>
      </w:r>
      <w:r w:rsidR="007F747D">
        <w:rPr>
          <w:rFonts w:ascii="Garamond" w:hAnsi="Garamond"/>
          <w:b/>
          <w:bCs/>
          <w:sz w:val="22"/>
          <w:szCs w:val="22"/>
        </w:rPr>
        <w:t>A</w:t>
      </w:r>
      <w:r w:rsidR="007F747D" w:rsidRPr="007F747D">
        <w:rPr>
          <w:rFonts w:ascii="Garamond" w:hAnsi="Garamond"/>
          <w:b/>
          <w:bCs/>
          <w:sz w:val="22"/>
          <w:szCs w:val="22"/>
        </w:rPr>
        <w:t xml:space="preserve">nalysis </w:t>
      </w:r>
    </w:p>
    <w:p w14:paraId="2B5AD808" w14:textId="538B0DBA" w:rsidR="00C67BC1" w:rsidRDefault="00E352BB" w:rsidP="00C67BC1">
      <w:pPr>
        <w:spacing w:line="480" w:lineRule="auto"/>
        <w:ind w:firstLine="720"/>
        <w:rPr>
          <w:rFonts w:ascii="Garamond" w:hAnsi="Garamond" w:cs="Times New Roman"/>
          <w:sz w:val="22"/>
          <w:szCs w:val="22"/>
        </w:rPr>
      </w:pPr>
      <w:r w:rsidRPr="00460AE8">
        <w:rPr>
          <w:rFonts w:ascii="Garamond" w:hAnsi="Garamond" w:cs="Times New Roman"/>
          <w:sz w:val="22"/>
          <w:szCs w:val="22"/>
        </w:rPr>
        <w:t>For each year and seasonal quartile, tributary-level return estimates were aggregated into management units and normalized to sum to one across the basin, representing each unit's proportional contribution to that quartile. Summary statistics were then calculated across all years for each management unit</w:t>
      </w:r>
      <w:r w:rsidR="002574F7">
        <w:rPr>
          <w:rFonts w:ascii="Garamond" w:hAnsi="Garamond" w:cs="Times New Roman"/>
          <w:sz w:val="22"/>
          <w:szCs w:val="22"/>
        </w:rPr>
        <w:t xml:space="preserve"> and maps </w:t>
      </w:r>
      <w:r w:rsidRPr="00460AE8">
        <w:rPr>
          <w:rFonts w:ascii="Garamond" w:hAnsi="Garamond" w:cs="Times New Roman"/>
          <w:sz w:val="22"/>
          <w:szCs w:val="22"/>
        </w:rPr>
        <w:t>(Figure 3a)</w:t>
      </w:r>
      <w:r w:rsidR="00C67BC1">
        <w:rPr>
          <w:rFonts w:ascii="Garamond" w:hAnsi="Garamond" w:cs="Times New Roman"/>
          <w:sz w:val="22"/>
          <w:szCs w:val="22"/>
        </w:rPr>
        <w:t xml:space="preserve">. </w:t>
      </w:r>
      <w:r w:rsidR="00460AE8" w:rsidRPr="00460AE8">
        <w:rPr>
          <w:rFonts w:ascii="Garamond" w:hAnsi="Garamond" w:cs="Times New Roman"/>
          <w:sz w:val="22"/>
          <w:szCs w:val="22"/>
        </w:rPr>
        <w:t>Cumulative distribution functions were constructed to examine trends in relative run timing among stocks, independent of stock abundance and quartile cut-off dates. For each year, the full run was split into 3-day intervals and the cumulative distribution of returners for each stock was compared to the full season totals for that stock. Resulting data (Figure 4) illustrate the proportion (0-1) of each stock's total cumulative contribution at each 3-day interval.</w:t>
      </w:r>
      <w:r w:rsidR="00C67BC1">
        <w:rPr>
          <w:rFonts w:ascii="Garamond" w:hAnsi="Garamond" w:cs="Times New Roman"/>
          <w:sz w:val="22"/>
          <w:szCs w:val="22"/>
        </w:rPr>
        <w:t xml:space="preserve"> The number of days from the beginning of the run to 50% of the overall stock return were calculated from these data for each year by identifying the interval which each stock reached &gt;50%</w:t>
      </w:r>
      <w:r w:rsidR="00881286">
        <w:rPr>
          <w:rFonts w:ascii="Garamond" w:hAnsi="Garamond" w:cs="Times New Roman"/>
          <w:sz w:val="22"/>
          <w:szCs w:val="22"/>
        </w:rPr>
        <w:t xml:space="preserve"> (Figure 5). </w:t>
      </w:r>
    </w:p>
    <w:p w14:paraId="712B4F88" w14:textId="3DD83E84" w:rsidR="00460AE8" w:rsidRPr="00881286" w:rsidRDefault="00460AE8" w:rsidP="00881286">
      <w:pPr>
        <w:spacing w:line="480" w:lineRule="auto"/>
        <w:ind w:firstLine="720"/>
        <w:rPr>
          <w:rFonts w:ascii="Garamond" w:hAnsi="Garamond" w:cs="Times New Roman"/>
          <w:sz w:val="22"/>
          <w:szCs w:val="22"/>
        </w:rPr>
      </w:pPr>
      <w:r w:rsidRPr="00460AE8">
        <w:rPr>
          <w:rFonts w:ascii="Garamond" w:hAnsi="Garamond"/>
          <w:sz w:val="22"/>
          <w:szCs w:val="22"/>
        </w:rPr>
        <w:t>To evaluate the effect of the currently implemented front-end closure, we compared the proportion of each stock's total contribution within the front-end closure window (the first seasonal quartile (Q1) in our dataset). The resulting data illustrate the protection afforded to each stock based on the proportion of its total run protected from harvest. Variability in this protection was visualized by displaying the range and mean values across our sample years (Figure 4b)</w:t>
      </w:r>
    </w:p>
    <w:p w14:paraId="1B967039" w14:textId="5FA5A802" w:rsidR="004A0003" w:rsidRDefault="0019169F" w:rsidP="004A0003">
      <w:pPr>
        <w:spacing w:line="480" w:lineRule="auto"/>
        <w:rPr>
          <w:rFonts w:ascii="Garamond" w:hAnsi="Garamond"/>
          <w:b/>
          <w:bCs/>
          <w:sz w:val="36"/>
          <w:szCs w:val="36"/>
        </w:rPr>
      </w:pPr>
      <w:r w:rsidRPr="004A0003">
        <w:rPr>
          <w:rFonts w:ascii="Garamond" w:hAnsi="Garamond"/>
          <w:b/>
          <w:bCs/>
          <w:sz w:val="36"/>
          <w:szCs w:val="36"/>
        </w:rPr>
        <w:lastRenderedPageBreak/>
        <w:t>Results</w:t>
      </w:r>
    </w:p>
    <w:p w14:paraId="10DADB8B" w14:textId="32038021" w:rsidR="00397FF6" w:rsidRPr="004A0003" w:rsidRDefault="007708F4" w:rsidP="004A0003">
      <w:pPr>
        <w:spacing w:line="480" w:lineRule="auto"/>
        <w:rPr>
          <w:rFonts w:ascii="Garamond" w:hAnsi="Garamond"/>
          <w:b/>
          <w:bCs/>
          <w:sz w:val="36"/>
          <w:szCs w:val="36"/>
        </w:rPr>
      </w:pPr>
      <w:r>
        <w:rPr>
          <w:rFonts w:ascii="Garamond" w:hAnsi="Garamond"/>
          <w:b/>
          <w:bCs/>
          <w:sz w:val="22"/>
          <w:szCs w:val="22"/>
        </w:rPr>
        <w:t>Variation</w:t>
      </w:r>
      <w:r w:rsidR="00397FF6" w:rsidRPr="00AD7B82">
        <w:rPr>
          <w:rFonts w:ascii="Garamond" w:hAnsi="Garamond"/>
          <w:b/>
          <w:bCs/>
          <w:sz w:val="22"/>
          <w:szCs w:val="22"/>
        </w:rPr>
        <w:t xml:space="preserve"> in stock </w:t>
      </w:r>
      <w:r w:rsidR="006D6AEE">
        <w:rPr>
          <w:rFonts w:ascii="Garamond" w:hAnsi="Garamond"/>
          <w:b/>
          <w:bCs/>
          <w:sz w:val="22"/>
          <w:szCs w:val="22"/>
        </w:rPr>
        <w:t>return timing</w:t>
      </w:r>
      <w:r w:rsidR="00C50733" w:rsidRPr="00AD7B82">
        <w:rPr>
          <w:rFonts w:ascii="Garamond" w:hAnsi="Garamond"/>
          <w:b/>
          <w:bCs/>
          <w:sz w:val="22"/>
          <w:szCs w:val="22"/>
        </w:rPr>
        <w:t xml:space="preserve"> </w:t>
      </w:r>
      <w:r w:rsidR="00536536">
        <w:rPr>
          <w:rFonts w:ascii="Garamond" w:hAnsi="Garamond"/>
          <w:b/>
          <w:bCs/>
          <w:sz w:val="22"/>
          <w:szCs w:val="22"/>
        </w:rPr>
        <w:t xml:space="preserve">within </w:t>
      </w:r>
      <w:r w:rsidR="006D6AEE">
        <w:rPr>
          <w:rFonts w:ascii="Garamond" w:hAnsi="Garamond"/>
          <w:b/>
          <w:bCs/>
          <w:sz w:val="22"/>
          <w:szCs w:val="22"/>
        </w:rPr>
        <w:t>season</w:t>
      </w:r>
    </w:p>
    <w:p w14:paraId="520A88C7" w14:textId="1574A362" w:rsidR="00121BC7" w:rsidRDefault="00D625F2" w:rsidP="005A53C9">
      <w:pPr>
        <w:pStyle w:val="whitespace-normal"/>
        <w:spacing w:line="480" w:lineRule="auto"/>
        <w:rPr>
          <w:rFonts w:ascii="Garamond" w:hAnsi="Garamond"/>
          <w:sz w:val="22"/>
          <w:szCs w:val="22"/>
        </w:rPr>
      </w:pPr>
      <w:r w:rsidRPr="00AD7B82">
        <w:rPr>
          <w:rFonts w:ascii="Garamond" w:hAnsi="Garamond"/>
          <w:b/>
          <w:bCs/>
          <w:sz w:val="22"/>
          <w:szCs w:val="22"/>
        </w:rPr>
        <w:tab/>
      </w:r>
      <w:r w:rsidR="005C58CB" w:rsidRPr="000C429D">
        <w:rPr>
          <w:rFonts w:ascii="Garamond" w:hAnsi="Garamond"/>
          <w:sz w:val="22"/>
          <w:szCs w:val="22"/>
        </w:rPr>
        <w:t xml:space="preserve">Across all years of our dataset (2017-2021), returns to the 21 stock units exhibited </w:t>
      </w:r>
      <w:r w:rsidR="00C50733" w:rsidRPr="000C429D">
        <w:rPr>
          <w:rFonts w:ascii="Garamond" w:hAnsi="Garamond"/>
          <w:sz w:val="22"/>
          <w:szCs w:val="22"/>
        </w:rPr>
        <w:t>a</w:t>
      </w:r>
      <w:r w:rsidR="005C58CB" w:rsidRPr="000C429D">
        <w:rPr>
          <w:rFonts w:ascii="Garamond" w:hAnsi="Garamond"/>
          <w:sz w:val="22"/>
          <w:szCs w:val="22"/>
        </w:rPr>
        <w:t xml:space="preserve"> </w:t>
      </w:r>
      <w:r w:rsidR="00C50733" w:rsidRPr="000C429D">
        <w:rPr>
          <w:rFonts w:ascii="Garamond" w:hAnsi="Garamond"/>
          <w:sz w:val="22"/>
          <w:szCs w:val="22"/>
        </w:rPr>
        <w:t xml:space="preserve">general transition </w:t>
      </w:r>
      <w:r w:rsidR="005C58CB" w:rsidRPr="000C429D">
        <w:rPr>
          <w:rFonts w:ascii="Garamond" w:hAnsi="Garamond"/>
          <w:sz w:val="22"/>
          <w:szCs w:val="22"/>
        </w:rPr>
        <w:t>from upstream to downstream stock</w:t>
      </w:r>
      <w:r w:rsidR="00C50733" w:rsidRPr="000C429D">
        <w:rPr>
          <w:rFonts w:ascii="Garamond" w:hAnsi="Garamond"/>
          <w:sz w:val="22"/>
          <w:szCs w:val="22"/>
        </w:rPr>
        <w:t>s</w:t>
      </w:r>
      <w:r w:rsidR="005C58CB" w:rsidRPr="000C429D">
        <w:rPr>
          <w:rFonts w:ascii="Garamond" w:hAnsi="Garamond"/>
          <w:sz w:val="22"/>
          <w:szCs w:val="22"/>
        </w:rPr>
        <w:t xml:space="preserve"> as the season progressed. Early season returns (Q1: start of run through June 11</w:t>
      </w:r>
      <w:r w:rsidR="00B27EC5">
        <w:rPr>
          <w:rFonts w:ascii="Garamond" w:hAnsi="Garamond"/>
          <w:sz w:val="22"/>
          <w:szCs w:val="22"/>
        </w:rPr>
        <w:t>, Figure 3a.</w:t>
      </w:r>
      <w:r w:rsidR="005C58CB" w:rsidRPr="000C429D">
        <w:rPr>
          <w:rFonts w:ascii="Garamond" w:hAnsi="Garamond"/>
          <w:sz w:val="22"/>
          <w:szCs w:val="22"/>
        </w:rPr>
        <w:t xml:space="preserve">) were </w:t>
      </w:r>
      <w:r w:rsidR="007708F4">
        <w:rPr>
          <w:rFonts w:ascii="Garamond" w:hAnsi="Garamond"/>
          <w:sz w:val="22"/>
          <w:szCs w:val="22"/>
        </w:rPr>
        <w:t xml:space="preserve">represented </w:t>
      </w:r>
      <w:r w:rsidR="00E355B2">
        <w:rPr>
          <w:rFonts w:ascii="Garamond" w:hAnsi="Garamond"/>
          <w:sz w:val="22"/>
          <w:szCs w:val="22"/>
        </w:rPr>
        <w:t xml:space="preserve">primarily </w:t>
      </w:r>
      <w:r w:rsidR="005C58CB" w:rsidRPr="000C429D">
        <w:rPr>
          <w:rFonts w:ascii="Garamond" w:hAnsi="Garamond"/>
          <w:sz w:val="22"/>
          <w:szCs w:val="22"/>
        </w:rPr>
        <w:t>by stocks from the upper portions of the watershed</w:t>
      </w:r>
      <w:r w:rsidR="00E355B2">
        <w:rPr>
          <w:rFonts w:ascii="Garamond" w:hAnsi="Garamond"/>
          <w:sz w:val="22"/>
          <w:szCs w:val="22"/>
        </w:rPr>
        <w:t xml:space="preserve"> including</w:t>
      </w:r>
      <w:r w:rsidR="005C58CB" w:rsidRPr="000C429D">
        <w:rPr>
          <w:rFonts w:ascii="Garamond" w:hAnsi="Garamond"/>
          <w:sz w:val="22"/>
          <w:szCs w:val="22"/>
        </w:rPr>
        <w:t xml:space="preserve"> </w:t>
      </w:r>
      <w:r w:rsidR="00121BC7">
        <w:rPr>
          <w:rFonts w:ascii="Garamond" w:hAnsi="Garamond"/>
          <w:sz w:val="22"/>
          <w:szCs w:val="22"/>
        </w:rPr>
        <w:t xml:space="preserve">Big River ( </w:t>
      </w:r>
      <w:r w:rsidR="00E355B2">
        <w:rPr>
          <w:rFonts w:ascii="Garamond" w:hAnsi="Garamond"/>
          <w:sz w:val="22"/>
          <w:szCs w:val="22"/>
        </w:rPr>
        <w:t>median 12.8%, range 4.6 – 16.1%), Swift River (median: 11.6%, range 5.7-14.4%), Stony River (median: 10.5%, range 9.6-12.4%), and Upper Kuskokwim Main (median: 8.9%, range 5.5-10.8%)</w:t>
      </w:r>
      <w:r w:rsidR="00B27EC5">
        <w:rPr>
          <w:rFonts w:ascii="Garamond" w:hAnsi="Garamond"/>
          <w:sz w:val="22"/>
          <w:szCs w:val="22"/>
        </w:rPr>
        <w:t xml:space="preserve">. </w:t>
      </w:r>
      <w:r w:rsidR="00E355B2">
        <w:rPr>
          <w:rFonts w:ascii="Garamond" w:hAnsi="Garamond"/>
          <w:sz w:val="22"/>
          <w:szCs w:val="22"/>
        </w:rPr>
        <w:t xml:space="preserve">Notably, the uppermost stocks (North, East, and South Fork Kuskokwim) consistently contributed very little (&lt; 2.5%) and the </w:t>
      </w:r>
      <w:proofErr w:type="spellStart"/>
      <w:r w:rsidR="00E355B2">
        <w:rPr>
          <w:rFonts w:ascii="Garamond" w:hAnsi="Garamond"/>
          <w:sz w:val="22"/>
          <w:szCs w:val="22"/>
        </w:rPr>
        <w:t>Takotna</w:t>
      </w:r>
      <w:proofErr w:type="spellEnd"/>
      <w:r w:rsidR="00E355B2">
        <w:rPr>
          <w:rFonts w:ascii="Garamond" w:hAnsi="Garamond"/>
          <w:sz w:val="22"/>
          <w:szCs w:val="22"/>
        </w:rPr>
        <w:t xml:space="preserve"> and Nixon fork </w:t>
      </w:r>
      <w:r w:rsidR="00B27EC5">
        <w:rPr>
          <w:rFonts w:ascii="Garamond" w:hAnsi="Garamond"/>
          <w:sz w:val="22"/>
          <w:szCs w:val="22"/>
        </w:rPr>
        <w:t>stock as well as the</w:t>
      </w:r>
      <w:r w:rsidR="00E355B2">
        <w:rPr>
          <w:rFonts w:ascii="Garamond" w:hAnsi="Garamond"/>
          <w:sz w:val="22"/>
          <w:szCs w:val="22"/>
        </w:rPr>
        <w:t xml:space="preserve"> </w:t>
      </w:r>
      <w:proofErr w:type="spellStart"/>
      <w:r w:rsidR="00E355B2">
        <w:rPr>
          <w:rFonts w:ascii="Garamond" w:hAnsi="Garamond"/>
          <w:sz w:val="22"/>
          <w:szCs w:val="22"/>
        </w:rPr>
        <w:t>Tatlawiksuk</w:t>
      </w:r>
      <w:proofErr w:type="spellEnd"/>
      <w:r w:rsidR="00E355B2">
        <w:rPr>
          <w:rFonts w:ascii="Garamond" w:hAnsi="Garamond"/>
          <w:sz w:val="22"/>
          <w:szCs w:val="22"/>
        </w:rPr>
        <w:t xml:space="preserve"> </w:t>
      </w:r>
      <w:r w:rsidR="00B27EC5">
        <w:rPr>
          <w:rFonts w:ascii="Garamond" w:hAnsi="Garamond"/>
          <w:sz w:val="22"/>
          <w:szCs w:val="22"/>
        </w:rPr>
        <w:t xml:space="preserve">river </w:t>
      </w:r>
      <w:r w:rsidR="00E355B2">
        <w:rPr>
          <w:rFonts w:ascii="Garamond" w:hAnsi="Garamond"/>
          <w:sz w:val="22"/>
          <w:szCs w:val="22"/>
        </w:rPr>
        <w:t xml:space="preserve">stock each contributed only modestly (median 3% and 5% respectively) despite their position near the top of the watershed. The second quartile </w:t>
      </w:r>
      <w:proofErr w:type="gramStart"/>
      <w:r w:rsidR="00E355B2">
        <w:rPr>
          <w:rFonts w:ascii="Garamond" w:hAnsi="Garamond"/>
          <w:sz w:val="22"/>
          <w:szCs w:val="22"/>
        </w:rPr>
        <w:t xml:space="preserve">( </w:t>
      </w:r>
      <w:r w:rsidR="00C10AF2">
        <w:rPr>
          <w:rFonts w:ascii="Garamond" w:hAnsi="Garamond"/>
          <w:sz w:val="22"/>
          <w:szCs w:val="22"/>
        </w:rPr>
        <w:t>June</w:t>
      </w:r>
      <w:proofErr w:type="gramEnd"/>
      <w:r w:rsidR="00C10AF2">
        <w:rPr>
          <w:rFonts w:ascii="Garamond" w:hAnsi="Garamond"/>
          <w:sz w:val="22"/>
          <w:szCs w:val="22"/>
        </w:rPr>
        <w:t xml:space="preserve"> 12</w:t>
      </w:r>
      <w:r w:rsidR="00C10AF2" w:rsidRPr="00C10AF2">
        <w:rPr>
          <w:rFonts w:ascii="Garamond" w:hAnsi="Garamond"/>
          <w:sz w:val="22"/>
          <w:szCs w:val="22"/>
          <w:vertAlign w:val="superscript"/>
        </w:rPr>
        <w:t>th</w:t>
      </w:r>
      <w:r w:rsidR="00C10AF2">
        <w:rPr>
          <w:rFonts w:ascii="Garamond" w:hAnsi="Garamond"/>
          <w:sz w:val="22"/>
          <w:szCs w:val="22"/>
        </w:rPr>
        <w:t xml:space="preserve"> – 21</w:t>
      </w:r>
      <w:r w:rsidR="00C10AF2" w:rsidRPr="00C10AF2">
        <w:rPr>
          <w:rFonts w:ascii="Garamond" w:hAnsi="Garamond"/>
          <w:sz w:val="22"/>
          <w:szCs w:val="22"/>
          <w:vertAlign w:val="superscript"/>
        </w:rPr>
        <w:t>st</w:t>
      </w:r>
      <w:r w:rsidR="00B27EC5">
        <w:rPr>
          <w:rFonts w:ascii="Garamond" w:hAnsi="Garamond"/>
          <w:sz w:val="22"/>
          <w:szCs w:val="22"/>
        </w:rPr>
        <w:t>, Figure 3b.)</w:t>
      </w:r>
      <w:r w:rsidR="00C10AF2">
        <w:rPr>
          <w:rFonts w:ascii="Garamond" w:hAnsi="Garamond"/>
          <w:sz w:val="22"/>
          <w:szCs w:val="22"/>
        </w:rPr>
        <w:t xml:space="preserve"> saw a more even distribution of returns across much of the middle watershed, with Upper Kuskokwim Main, Big River, </w:t>
      </w:r>
      <w:proofErr w:type="spellStart"/>
      <w:r w:rsidR="00C10AF2">
        <w:rPr>
          <w:rFonts w:ascii="Garamond" w:hAnsi="Garamond"/>
          <w:sz w:val="22"/>
          <w:szCs w:val="22"/>
        </w:rPr>
        <w:t>Takotna</w:t>
      </w:r>
      <w:proofErr w:type="spellEnd"/>
      <w:r w:rsidR="00C10AF2">
        <w:rPr>
          <w:rFonts w:ascii="Garamond" w:hAnsi="Garamond"/>
          <w:sz w:val="22"/>
          <w:szCs w:val="22"/>
        </w:rPr>
        <w:t xml:space="preserve"> River and Nixon Fork, Swift River, </w:t>
      </w:r>
      <w:proofErr w:type="spellStart"/>
      <w:r w:rsidR="00C10AF2">
        <w:rPr>
          <w:rFonts w:ascii="Garamond" w:hAnsi="Garamond"/>
          <w:sz w:val="22"/>
          <w:szCs w:val="22"/>
        </w:rPr>
        <w:t>Holitna</w:t>
      </w:r>
      <w:proofErr w:type="spellEnd"/>
      <w:r w:rsidR="00C10AF2">
        <w:rPr>
          <w:rFonts w:ascii="Garamond" w:hAnsi="Garamond"/>
          <w:sz w:val="22"/>
          <w:szCs w:val="22"/>
        </w:rPr>
        <w:t xml:space="preserve"> River, </w:t>
      </w:r>
      <w:proofErr w:type="spellStart"/>
      <w:r w:rsidR="00C10AF2">
        <w:rPr>
          <w:rFonts w:ascii="Garamond" w:hAnsi="Garamond"/>
          <w:sz w:val="22"/>
          <w:szCs w:val="22"/>
        </w:rPr>
        <w:t>Hoholitna</w:t>
      </w:r>
      <w:proofErr w:type="spellEnd"/>
      <w:r w:rsidR="00C10AF2">
        <w:rPr>
          <w:rFonts w:ascii="Garamond" w:hAnsi="Garamond"/>
          <w:sz w:val="22"/>
          <w:szCs w:val="22"/>
        </w:rPr>
        <w:t xml:space="preserve"> River, Middle Kuskokwim Main, Aniak</w:t>
      </w:r>
      <w:r w:rsidR="00B27EC5">
        <w:rPr>
          <w:rFonts w:ascii="Garamond" w:hAnsi="Garamond"/>
          <w:sz w:val="22"/>
          <w:szCs w:val="22"/>
        </w:rPr>
        <w:t xml:space="preserve"> River</w:t>
      </w:r>
      <w:r w:rsidR="00C10AF2">
        <w:rPr>
          <w:rFonts w:ascii="Garamond" w:hAnsi="Garamond"/>
          <w:sz w:val="22"/>
          <w:szCs w:val="22"/>
        </w:rPr>
        <w:t xml:space="preserve">, and </w:t>
      </w:r>
      <w:proofErr w:type="spellStart"/>
      <w:r w:rsidR="00C10AF2">
        <w:rPr>
          <w:rFonts w:ascii="Garamond" w:hAnsi="Garamond"/>
          <w:sz w:val="22"/>
          <w:szCs w:val="22"/>
        </w:rPr>
        <w:t>Kisar</w:t>
      </w:r>
      <w:r w:rsidR="00881286">
        <w:rPr>
          <w:rFonts w:ascii="Garamond" w:hAnsi="Garamond"/>
          <w:sz w:val="22"/>
          <w:szCs w:val="22"/>
        </w:rPr>
        <w:t>a</w:t>
      </w:r>
      <w:r w:rsidR="00C10AF2">
        <w:rPr>
          <w:rFonts w:ascii="Garamond" w:hAnsi="Garamond"/>
          <w:sz w:val="22"/>
          <w:szCs w:val="22"/>
        </w:rPr>
        <w:t>lik</w:t>
      </w:r>
      <w:proofErr w:type="spellEnd"/>
      <w:r w:rsidR="00C10AF2">
        <w:rPr>
          <w:rFonts w:ascii="Garamond" w:hAnsi="Garamond"/>
          <w:sz w:val="22"/>
          <w:szCs w:val="22"/>
        </w:rPr>
        <w:t xml:space="preserve"> all contributing between 5 and 10%. Only the Stony River had an average contribution of greater than 10% (median 11.5%) with a relative constrained range (10.7 – 12.2%) indicating consistent contribution to the 2</w:t>
      </w:r>
      <w:r w:rsidR="00C10AF2" w:rsidRPr="00C10AF2">
        <w:rPr>
          <w:rFonts w:ascii="Garamond" w:hAnsi="Garamond"/>
          <w:sz w:val="22"/>
          <w:szCs w:val="22"/>
          <w:vertAlign w:val="superscript"/>
        </w:rPr>
        <w:t>nd</w:t>
      </w:r>
      <w:r w:rsidR="00C10AF2">
        <w:rPr>
          <w:rFonts w:ascii="Garamond" w:hAnsi="Garamond"/>
          <w:sz w:val="22"/>
          <w:szCs w:val="22"/>
        </w:rPr>
        <w:t xml:space="preserve"> quartile. This pattern largely holds in the 3</w:t>
      </w:r>
      <w:r w:rsidR="00C10AF2" w:rsidRPr="00C10AF2">
        <w:rPr>
          <w:rFonts w:ascii="Garamond" w:hAnsi="Garamond"/>
          <w:sz w:val="22"/>
          <w:szCs w:val="22"/>
          <w:vertAlign w:val="superscript"/>
        </w:rPr>
        <w:t>rd</w:t>
      </w:r>
      <w:r w:rsidR="00C10AF2">
        <w:rPr>
          <w:rFonts w:ascii="Garamond" w:hAnsi="Garamond"/>
          <w:sz w:val="22"/>
          <w:szCs w:val="22"/>
        </w:rPr>
        <w:t xml:space="preserve"> quartile (June 22</w:t>
      </w:r>
      <w:r w:rsidR="00C10AF2" w:rsidRPr="00C10AF2">
        <w:rPr>
          <w:rFonts w:ascii="Garamond" w:hAnsi="Garamond"/>
          <w:sz w:val="22"/>
          <w:szCs w:val="22"/>
          <w:vertAlign w:val="superscript"/>
        </w:rPr>
        <w:t>nd</w:t>
      </w:r>
      <w:r w:rsidR="00C10AF2">
        <w:rPr>
          <w:rFonts w:ascii="Garamond" w:hAnsi="Garamond"/>
          <w:sz w:val="22"/>
          <w:szCs w:val="22"/>
        </w:rPr>
        <w:t>-</w:t>
      </w:r>
      <w:r w:rsidR="00B27EC5">
        <w:rPr>
          <w:rFonts w:ascii="Garamond" w:hAnsi="Garamond"/>
          <w:sz w:val="22"/>
          <w:szCs w:val="22"/>
        </w:rPr>
        <w:t xml:space="preserve"> </w:t>
      </w:r>
      <w:r w:rsidR="00C10AF2">
        <w:rPr>
          <w:rFonts w:ascii="Garamond" w:hAnsi="Garamond"/>
          <w:sz w:val="22"/>
          <w:szCs w:val="22"/>
        </w:rPr>
        <w:t>July</w:t>
      </w:r>
      <w:r w:rsidR="00881286">
        <w:rPr>
          <w:rFonts w:ascii="Garamond" w:hAnsi="Garamond"/>
          <w:sz w:val="22"/>
          <w:szCs w:val="22"/>
        </w:rPr>
        <w:t xml:space="preserve"> </w:t>
      </w:r>
      <w:r w:rsidR="00C10AF2">
        <w:rPr>
          <w:rFonts w:ascii="Garamond" w:hAnsi="Garamond"/>
          <w:sz w:val="22"/>
          <w:szCs w:val="22"/>
        </w:rPr>
        <w:t>1st</w:t>
      </w:r>
      <w:r w:rsidR="00B27EC5">
        <w:rPr>
          <w:rFonts w:ascii="Garamond" w:hAnsi="Garamond"/>
          <w:sz w:val="22"/>
          <w:szCs w:val="22"/>
        </w:rPr>
        <w:t>, Figure 3c.</w:t>
      </w:r>
      <w:r w:rsidR="00C10AF2">
        <w:rPr>
          <w:rFonts w:ascii="Garamond" w:hAnsi="Garamond"/>
          <w:sz w:val="22"/>
          <w:szCs w:val="22"/>
        </w:rPr>
        <w:t xml:space="preserve">), but with increased contribution from the </w:t>
      </w:r>
      <w:proofErr w:type="spellStart"/>
      <w:r w:rsidR="00C10AF2">
        <w:rPr>
          <w:rFonts w:ascii="Garamond" w:hAnsi="Garamond"/>
          <w:sz w:val="22"/>
          <w:szCs w:val="22"/>
        </w:rPr>
        <w:t>Holitna</w:t>
      </w:r>
      <w:proofErr w:type="spellEnd"/>
      <w:r w:rsidR="00C10AF2">
        <w:rPr>
          <w:rFonts w:ascii="Garamond" w:hAnsi="Garamond"/>
          <w:sz w:val="22"/>
          <w:szCs w:val="22"/>
        </w:rPr>
        <w:t xml:space="preserve"> River (median; 10.4%, range 9.5-13.6%), </w:t>
      </w:r>
      <w:proofErr w:type="spellStart"/>
      <w:r w:rsidR="00C10AF2">
        <w:rPr>
          <w:rFonts w:ascii="Garamond" w:hAnsi="Garamond"/>
          <w:sz w:val="22"/>
          <w:szCs w:val="22"/>
        </w:rPr>
        <w:t>Hoholitna</w:t>
      </w:r>
      <w:proofErr w:type="spellEnd"/>
      <w:r w:rsidR="00C10AF2">
        <w:rPr>
          <w:rFonts w:ascii="Garamond" w:hAnsi="Garamond"/>
          <w:sz w:val="22"/>
          <w:szCs w:val="22"/>
        </w:rPr>
        <w:t xml:space="preserve"> River (median 9.6%, range 8.8-12.2%), and Aniak river (median 8.2%, range 5.7-10.1%). </w:t>
      </w:r>
      <w:r w:rsidR="002D12FE">
        <w:rPr>
          <w:rFonts w:ascii="Garamond" w:hAnsi="Garamond"/>
          <w:sz w:val="22"/>
          <w:szCs w:val="22"/>
        </w:rPr>
        <w:t>Late season returns (July 2</w:t>
      </w:r>
      <w:r w:rsidR="002D12FE" w:rsidRPr="002D12FE">
        <w:rPr>
          <w:rFonts w:ascii="Garamond" w:hAnsi="Garamond"/>
          <w:sz w:val="22"/>
          <w:szCs w:val="22"/>
          <w:vertAlign w:val="superscript"/>
        </w:rPr>
        <w:t>nd</w:t>
      </w:r>
      <w:r w:rsidR="002D12FE">
        <w:rPr>
          <w:rFonts w:ascii="Garamond" w:hAnsi="Garamond"/>
          <w:sz w:val="22"/>
          <w:szCs w:val="22"/>
        </w:rPr>
        <w:t xml:space="preserve"> onward</w:t>
      </w:r>
      <w:r w:rsidR="00B27EC5">
        <w:rPr>
          <w:rFonts w:ascii="Garamond" w:hAnsi="Garamond"/>
          <w:sz w:val="22"/>
          <w:szCs w:val="22"/>
        </w:rPr>
        <w:t>, Figure 3d.</w:t>
      </w:r>
      <w:r w:rsidR="002D12FE">
        <w:rPr>
          <w:rFonts w:ascii="Garamond" w:hAnsi="Garamond"/>
          <w:sz w:val="22"/>
          <w:szCs w:val="22"/>
        </w:rPr>
        <w:t>) displayed further decreasing contribution from Upper Kuskokwim stocks (</w:t>
      </w:r>
      <w:proofErr w:type="spellStart"/>
      <w:r w:rsidR="002D12FE">
        <w:rPr>
          <w:rFonts w:ascii="Garamond" w:hAnsi="Garamond"/>
          <w:sz w:val="22"/>
          <w:szCs w:val="22"/>
        </w:rPr>
        <w:t>i.e</w:t>
      </w:r>
      <w:proofErr w:type="spellEnd"/>
      <w:r w:rsidR="002D12FE">
        <w:rPr>
          <w:rFonts w:ascii="Garamond" w:hAnsi="Garamond"/>
          <w:sz w:val="22"/>
          <w:szCs w:val="22"/>
        </w:rPr>
        <w:t xml:space="preserve"> Upper Kuskokwim Main, Big River, </w:t>
      </w:r>
      <w:proofErr w:type="spellStart"/>
      <w:r w:rsidR="002D12FE">
        <w:rPr>
          <w:rFonts w:ascii="Garamond" w:hAnsi="Garamond"/>
          <w:sz w:val="22"/>
          <w:szCs w:val="22"/>
        </w:rPr>
        <w:t>Takotna</w:t>
      </w:r>
      <w:proofErr w:type="spellEnd"/>
      <w:r w:rsidR="002D12FE">
        <w:rPr>
          <w:rFonts w:ascii="Garamond" w:hAnsi="Garamond"/>
          <w:sz w:val="22"/>
          <w:szCs w:val="22"/>
        </w:rPr>
        <w:t xml:space="preserve"> River and Nixon Fork, </w:t>
      </w:r>
      <w:proofErr w:type="spellStart"/>
      <w:r w:rsidR="002D12FE">
        <w:rPr>
          <w:rFonts w:ascii="Garamond" w:hAnsi="Garamond"/>
          <w:sz w:val="22"/>
          <w:szCs w:val="22"/>
        </w:rPr>
        <w:t>Tatlawiksuk</w:t>
      </w:r>
      <w:proofErr w:type="spellEnd"/>
      <w:r w:rsidR="002D12FE">
        <w:rPr>
          <w:rFonts w:ascii="Garamond" w:hAnsi="Garamond"/>
          <w:sz w:val="22"/>
          <w:szCs w:val="22"/>
        </w:rPr>
        <w:t xml:space="preserve"> River, and Swift River). The </w:t>
      </w:r>
      <w:proofErr w:type="spellStart"/>
      <w:r w:rsidR="002D12FE">
        <w:rPr>
          <w:rFonts w:ascii="Garamond" w:hAnsi="Garamond"/>
          <w:sz w:val="22"/>
          <w:szCs w:val="22"/>
        </w:rPr>
        <w:t>Hoholitna</w:t>
      </w:r>
      <w:proofErr w:type="spellEnd"/>
      <w:r w:rsidR="002D12FE">
        <w:rPr>
          <w:rFonts w:ascii="Garamond" w:hAnsi="Garamond"/>
          <w:sz w:val="22"/>
          <w:szCs w:val="22"/>
        </w:rPr>
        <w:t xml:space="preserve"> and Middle Kuskokwim River saw slight decreases and increases in contribution, respectively, but with </w:t>
      </w:r>
      <w:r w:rsidR="00536536">
        <w:rPr>
          <w:rFonts w:ascii="Garamond" w:hAnsi="Garamond"/>
          <w:sz w:val="22"/>
          <w:szCs w:val="22"/>
        </w:rPr>
        <w:t xml:space="preserve">an associated </w:t>
      </w:r>
      <w:r w:rsidR="002D12FE">
        <w:rPr>
          <w:rFonts w:ascii="Garamond" w:hAnsi="Garamond"/>
          <w:sz w:val="22"/>
          <w:szCs w:val="22"/>
        </w:rPr>
        <w:t xml:space="preserve">increase in range indicating variability </w:t>
      </w:r>
      <w:r w:rsidR="00536536">
        <w:rPr>
          <w:rFonts w:ascii="Garamond" w:hAnsi="Garamond"/>
          <w:sz w:val="22"/>
          <w:szCs w:val="22"/>
        </w:rPr>
        <w:t xml:space="preserve">across </w:t>
      </w:r>
      <w:r w:rsidR="002D12FE">
        <w:rPr>
          <w:rFonts w:ascii="Garamond" w:hAnsi="Garamond"/>
          <w:sz w:val="22"/>
          <w:szCs w:val="22"/>
        </w:rPr>
        <w:t>the dataset. Contribution from the Aniak</w:t>
      </w:r>
      <w:r w:rsidR="00536536">
        <w:rPr>
          <w:rFonts w:ascii="Garamond" w:hAnsi="Garamond"/>
          <w:sz w:val="22"/>
          <w:szCs w:val="22"/>
        </w:rPr>
        <w:t xml:space="preserve"> (median; 11.6%), </w:t>
      </w:r>
      <w:proofErr w:type="spellStart"/>
      <w:r w:rsidR="002D12FE">
        <w:rPr>
          <w:rFonts w:ascii="Garamond" w:hAnsi="Garamond"/>
          <w:sz w:val="22"/>
          <w:szCs w:val="22"/>
        </w:rPr>
        <w:t>Tuluksak</w:t>
      </w:r>
      <w:proofErr w:type="spellEnd"/>
      <w:r w:rsidR="00536536">
        <w:rPr>
          <w:rFonts w:ascii="Garamond" w:hAnsi="Garamond"/>
          <w:sz w:val="22"/>
          <w:szCs w:val="22"/>
        </w:rPr>
        <w:t xml:space="preserve"> (median; 6.1%)</w:t>
      </w:r>
      <w:r w:rsidR="002D12FE">
        <w:rPr>
          <w:rFonts w:ascii="Garamond" w:hAnsi="Garamond"/>
          <w:sz w:val="22"/>
          <w:szCs w:val="22"/>
        </w:rPr>
        <w:t xml:space="preserve">, </w:t>
      </w:r>
      <w:proofErr w:type="spellStart"/>
      <w:r w:rsidR="002D12FE">
        <w:rPr>
          <w:rFonts w:ascii="Garamond" w:hAnsi="Garamond"/>
          <w:sz w:val="22"/>
          <w:szCs w:val="22"/>
        </w:rPr>
        <w:t>Kisaralik</w:t>
      </w:r>
      <w:proofErr w:type="spellEnd"/>
      <w:r w:rsidR="00536536">
        <w:rPr>
          <w:rFonts w:ascii="Garamond" w:hAnsi="Garamond"/>
          <w:sz w:val="22"/>
          <w:szCs w:val="22"/>
        </w:rPr>
        <w:t xml:space="preserve"> (median 8.2%) </w:t>
      </w:r>
      <w:r w:rsidR="002D12FE">
        <w:rPr>
          <w:rFonts w:ascii="Garamond" w:hAnsi="Garamond"/>
          <w:sz w:val="22"/>
          <w:szCs w:val="22"/>
        </w:rPr>
        <w:t>and Kwethluk</w:t>
      </w:r>
      <w:r w:rsidR="00536536">
        <w:rPr>
          <w:rFonts w:ascii="Garamond" w:hAnsi="Garamond"/>
          <w:sz w:val="22"/>
          <w:szCs w:val="22"/>
        </w:rPr>
        <w:t xml:space="preserve"> (median 6.7%) </w:t>
      </w:r>
      <w:r w:rsidR="002D12FE">
        <w:rPr>
          <w:rFonts w:ascii="Garamond" w:hAnsi="Garamond"/>
          <w:sz w:val="22"/>
          <w:szCs w:val="22"/>
        </w:rPr>
        <w:t>all reached their peak contribution during this period, consistent with</w:t>
      </w:r>
      <w:r w:rsidR="00881286">
        <w:rPr>
          <w:rFonts w:ascii="Garamond" w:hAnsi="Garamond"/>
          <w:sz w:val="22"/>
          <w:szCs w:val="22"/>
        </w:rPr>
        <w:t xml:space="preserve"> a pattern of</w:t>
      </w:r>
      <w:r w:rsidR="002D12FE">
        <w:rPr>
          <w:rFonts w:ascii="Garamond" w:hAnsi="Garamond"/>
          <w:sz w:val="22"/>
          <w:szCs w:val="22"/>
        </w:rPr>
        <w:t xml:space="preserve"> late returns for stocks in the lower portion of the watershed. </w:t>
      </w:r>
    </w:p>
    <w:p w14:paraId="0F6E3C68" w14:textId="279CD7FF" w:rsidR="00EE1A96" w:rsidRDefault="00536536" w:rsidP="009D3148">
      <w:pPr>
        <w:pStyle w:val="whitespace-normal"/>
        <w:spacing w:line="480" w:lineRule="auto"/>
        <w:ind w:firstLine="720"/>
        <w:rPr>
          <w:rFonts w:ascii="Garamond" w:hAnsi="Garamond"/>
          <w:sz w:val="22"/>
          <w:szCs w:val="22"/>
        </w:rPr>
      </w:pPr>
      <w:r w:rsidRPr="00536536">
        <w:rPr>
          <w:rFonts w:ascii="Garamond" w:hAnsi="Garamond"/>
          <w:sz w:val="22"/>
          <w:szCs w:val="22"/>
        </w:rPr>
        <w:lastRenderedPageBreak/>
        <w:t xml:space="preserve">Cumulative distribution plots </w:t>
      </w:r>
      <w:r w:rsidR="006D6AEE">
        <w:rPr>
          <w:rFonts w:ascii="Garamond" w:hAnsi="Garamond"/>
          <w:sz w:val="22"/>
          <w:szCs w:val="22"/>
        </w:rPr>
        <w:t xml:space="preserve">(Figure 4) </w:t>
      </w:r>
      <w:del w:id="19" w:author="Daniel Schindler" w:date="2025-08-26T16:49:00Z" w16du:dateUtc="2025-08-27T00:49:00Z">
        <w:r w:rsidRPr="00536536" w:rsidDel="00655F63">
          <w:rPr>
            <w:rFonts w:ascii="Garamond" w:hAnsi="Garamond"/>
            <w:sz w:val="22"/>
            <w:szCs w:val="22"/>
          </w:rPr>
          <w:delText xml:space="preserve">corroborated </w:delText>
        </w:r>
      </w:del>
      <w:r w:rsidR="00655F63">
        <w:rPr>
          <w:rFonts w:ascii="Garamond" w:hAnsi="Garamond"/>
          <w:sz w:val="22"/>
          <w:szCs w:val="22"/>
        </w:rPr>
        <w:t>further emphasized</w:t>
      </w:r>
      <w:r w:rsidR="00655F63" w:rsidRPr="00536536">
        <w:rPr>
          <w:rFonts w:ascii="Garamond" w:hAnsi="Garamond"/>
          <w:sz w:val="22"/>
          <w:szCs w:val="22"/>
        </w:rPr>
        <w:t xml:space="preserve"> </w:t>
      </w:r>
      <w:r w:rsidRPr="00536536">
        <w:rPr>
          <w:rFonts w:ascii="Garamond" w:hAnsi="Garamond"/>
          <w:sz w:val="22"/>
          <w:szCs w:val="22"/>
        </w:rPr>
        <w:t>the a</w:t>
      </w:r>
      <w:r>
        <w:rPr>
          <w:rFonts w:ascii="Garamond" w:hAnsi="Garamond"/>
          <w:sz w:val="22"/>
          <w:szCs w:val="22"/>
        </w:rPr>
        <w:t xml:space="preserve">bove </w:t>
      </w:r>
      <w:r w:rsidR="004A0003">
        <w:rPr>
          <w:rFonts w:ascii="Garamond" w:hAnsi="Garamond"/>
          <w:sz w:val="22"/>
          <w:szCs w:val="22"/>
        </w:rPr>
        <w:t>patterns but</w:t>
      </w:r>
      <w:r>
        <w:rPr>
          <w:rFonts w:ascii="Garamond" w:hAnsi="Garamond"/>
          <w:sz w:val="22"/>
          <w:szCs w:val="22"/>
        </w:rPr>
        <w:t xml:space="preserve"> illustrated </w:t>
      </w:r>
      <w:r w:rsidR="00CF03CC" w:rsidRPr="00AD7B82">
        <w:rPr>
          <w:rFonts w:ascii="Garamond" w:hAnsi="Garamond"/>
          <w:sz w:val="22"/>
          <w:szCs w:val="22"/>
        </w:rPr>
        <w:t xml:space="preserve">variation in run timing among stocks at a finer </w:t>
      </w:r>
      <w:r>
        <w:rPr>
          <w:rFonts w:ascii="Garamond" w:hAnsi="Garamond"/>
          <w:sz w:val="22"/>
          <w:szCs w:val="22"/>
        </w:rPr>
        <w:t xml:space="preserve">temporal scale and independent of the total contribution of each stock to the overall run. </w:t>
      </w:r>
      <w:r w:rsidR="004A0003" w:rsidRPr="00724D0B">
        <w:rPr>
          <w:rFonts w:ascii="Garamond" w:hAnsi="Garamond"/>
          <w:sz w:val="22"/>
          <w:szCs w:val="22"/>
        </w:rPr>
        <w:t xml:space="preserve">The results display a clear pattern of earliest returning stocks (closer to red) arriving earlier in the season, with 50% of the run for stocks such as the East Fork Kuskokwim and Big River arriving within </w:t>
      </w:r>
      <w:r w:rsidR="00724D0B" w:rsidRPr="00724D0B">
        <w:rPr>
          <w:rFonts w:ascii="Garamond" w:hAnsi="Garamond"/>
          <w:sz w:val="22"/>
          <w:szCs w:val="22"/>
        </w:rPr>
        <w:t>14 and 16</w:t>
      </w:r>
      <w:r w:rsidR="004A0003" w:rsidRPr="00724D0B">
        <w:rPr>
          <w:rFonts w:ascii="Garamond" w:hAnsi="Garamond"/>
          <w:sz w:val="22"/>
          <w:szCs w:val="22"/>
        </w:rPr>
        <w:t xml:space="preserve"> days </w:t>
      </w:r>
      <w:r w:rsidR="00724D0B" w:rsidRPr="00724D0B">
        <w:rPr>
          <w:rFonts w:ascii="Garamond" w:hAnsi="Garamond"/>
          <w:sz w:val="22"/>
          <w:szCs w:val="22"/>
        </w:rPr>
        <w:t xml:space="preserve">from </w:t>
      </w:r>
      <w:r w:rsidR="004A0003" w:rsidRPr="00724D0B">
        <w:rPr>
          <w:rFonts w:ascii="Garamond" w:hAnsi="Garamond"/>
          <w:sz w:val="22"/>
          <w:szCs w:val="22"/>
        </w:rPr>
        <w:t>the start of the run</w:t>
      </w:r>
      <w:r w:rsidR="00724D0B" w:rsidRPr="00724D0B">
        <w:rPr>
          <w:rFonts w:ascii="Garamond" w:hAnsi="Garamond"/>
          <w:sz w:val="22"/>
          <w:szCs w:val="22"/>
        </w:rPr>
        <w:t>, on average.</w:t>
      </w:r>
      <w:r w:rsidR="00724D0B">
        <w:rPr>
          <w:rFonts w:ascii="Garamond" w:hAnsi="Garamond"/>
          <w:sz w:val="22"/>
          <w:szCs w:val="22"/>
        </w:rPr>
        <w:t xml:space="preserve"> </w:t>
      </w:r>
      <w:r w:rsidR="004A0003">
        <w:rPr>
          <w:rFonts w:ascii="Garamond" w:hAnsi="Garamond"/>
          <w:sz w:val="22"/>
          <w:szCs w:val="22"/>
        </w:rPr>
        <w:t xml:space="preserve">In contrast, lower Kuskokwim stocks arrive later in the season, with stocks such as the </w:t>
      </w:r>
      <w:proofErr w:type="spellStart"/>
      <w:r w:rsidR="004A0003">
        <w:rPr>
          <w:rFonts w:ascii="Garamond" w:hAnsi="Garamond"/>
          <w:sz w:val="22"/>
          <w:szCs w:val="22"/>
        </w:rPr>
        <w:t>Hoholitna</w:t>
      </w:r>
      <w:proofErr w:type="spellEnd"/>
      <w:r w:rsidR="004A0003">
        <w:rPr>
          <w:rFonts w:ascii="Garamond" w:hAnsi="Garamond"/>
          <w:sz w:val="22"/>
          <w:szCs w:val="22"/>
        </w:rPr>
        <w:t xml:space="preserve"> and Aniak river reaching 50% of their total run nearly </w:t>
      </w:r>
      <w:r w:rsidR="00724D0B">
        <w:rPr>
          <w:rFonts w:ascii="Garamond" w:hAnsi="Garamond"/>
          <w:sz w:val="22"/>
          <w:szCs w:val="22"/>
        </w:rPr>
        <w:t xml:space="preserve">23 </w:t>
      </w:r>
      <w:r w:rsidR="004A0003">
        <w:rPr>
          <w:rFonts w:ascii="Garamond" w:hAnsi="Garamond"/>
          <w:sz w:val="22"/>
          <w:szCs w:val="22"/>
        </w:rPr>
        <w:t>days from the start of the season</w:t>
      </w:r>
      <w:r w:rsidR="00663FC6">
        <w:rPr>
          <w:rFonts w:ascii="Garamond" w:hAnsi="Garamond"/>
          <w:sz w:val="22"/>
          <w:szCs w:val="22"/>
        </w:rPr>
        <w:t xml:space="preserve"> on average</w:t>
      </w:r>
      <w:r w:rsidR="00724D0B">
        <w:rPr>
          <w:rFonts w:ascii="Garamond" w:hAnsi="Garamond"/>
          <w:sz w:val="22"/>
          <w:szCs w:val="22"/>
        </w:rPr>
        <w:t>.</w:t>
      </w:r>
      <w:r w:rsidR="004A0003">
        <w:rPr>
          <w:rFonts w:ascii="Garamond" w:hAnsi="Garamond"/>
          <w:sz w:val="22"/>
          <w:szCs w:val="22"/>
        </w:rPr>
        <w:t xml:space="preserve"> </w:t>
      </w:r>
      <w:r w:rsidR="006D6AEE">
        <w:rPr>
          <w:rFonts w:ascii="Garamond" w:hAnsi="Garamond"/>
          <w:sz w:val="22"/>
          <w:szCs w:val="22"/>
        </w:rPr>
        <w:t>Some variability in this pattern does exist</w:t>
      </w:r>
      <w:r w:rsidR="00663FC6">
        <w:rPr>
          <w:rFonts w:ascii="Garamond" w:hAnsi="Garamond"/>
          <w:sz w:val="22"/>
          <w:szCs w:val="22"/>
        </w:rPr>
        <w:t xml:space="preserve">, with some </w:t>
      </w:r>
      <w:r w:rsidR="006D6AEE">
        <w:rPr>
          <w:rFonts w:ascii="Garamond" w:hAnsi="Garamond"/>
          <w:sz w:val="22"/>
          <w:szCs w:val="22"/>
        </w:rPr>
        <w:t>middle Kuskokwim stocks (yellow or orange) appear</w:t>
      </w:r>
      <w:r w:rsidR="00663FC6">
        <w:rPr>
          <w:rFonts w:ascii="Garamond" w:hAnsi="Garamond"/>
          <w:sz w:val="22"/>
          <w:szCs w:val="22"/>
        </w:rPr>
        <w:t>ing</w:t>
      </w:r>
      <w:r w:rsidR="006D6AEE">
        <w:rPr>
          <w:rFonts w:ascii="Garamond" w:hAnsi="Garamond"/>
          <w:sz w:val="22"/>
          <w:szCs w:val="22"/>
        </w:rPr>
        <w:t xml:space="preserve"> to arrive </w:t>
      </w:r>
      <w:r w:rsidR="00663FC6">
        <w:rPr>
          <w:rFonts w:ascii="Garamond" w:hAnsi="Garamond"/>
          <w:sz w:val="22"/>
          <w:szCs w:val="22"/>
        </w:rPr>
        <w:t xml:space="preserve">with or </w:t>
      </w:r>
      <w:r w:rsidR="006D6AEE">
        <w:rPr>
          <w:rFonts w:ascii="Garamond" w:hAnsi="Garamond"/>
          <w:sz w:val="22"/>
          <w:szCs w:val="22"/>
        </w:rPr>
        <w:t>after</w:t>
      </w:r>
      <w:r w:rsidR="00663FC6">
        <w:rPr>
          <w:rFonts w:ascii="Garamond" w:hAnsi="Garamond"/>
          <w:sz w:val="22"/>
          <w:szCs w:val="22"/>
        </w:rPr>
        <w:t xml:space="preserve"> those in the lower Kuskokwim in some years</w:t>
      </w:r>
      <w:r w:rsidR="006D6AEE">
        <w:rPr>
          <w:rFonts w:ascii="Garamond" w:hAnsi="Garamond"/>
          <w:sz w:val="22"/>
          <w:szCs w:val="22"/>
        </w:rPr>
        <w:t xml:space="preserve">. However, the general downstream trajectory of returning stocks remains consistent across our dataset independent of the relative </w:t>
      </w:r>
      <w:r w:rsidR="00470C70">
        <w:rPr>
          <w:rFonts w:ascii="Garamond" w:hAnsi="Garamond"/>
          <w:sz w:val="22"/>
          <w:szCs w:val="22"/>
        </w:rPr>
        <w:t xml:space="preserve">timing </w:t>
      </w:r>
      <w:r w:rsidR="00470C70" w:rsidRPr="00AD7B82">
        <w:rPr>
          <w:rFonts w:ascii="Garamond" w:hAnsi="Garamond"/>
          <w:sz w:val="22"/>
          <w:szCs w:val="22"/>
        </w:rPr>
        <w:t>(</w:t>
      </w:r>
      <w:r w:rsidR="00CF03CC" w:rsidRPr="00AD7B82">
        <w:rPr>
          <w:rFonts w:ascii="Garamond" w:hAnsi="Garamond"/>
          <w:sz w:val="22"/>
          <w:szCs w:val="22"/>
        </w:rPr>
        <w:t>i.e. early returning vs late returning</w:t>
      </w:r>
      <w:r w:rsidR="006D6AEE">
        <w:rPr>
          <w:rFonts w:ascii="Garamond" w:hAnsi="Garamond"/>
          <w:sz w:val="22"/>
          <w:szCs w:val="22"/>
        </w:rPr>
        <w:t>) or duration (</w:t>
      </w:r>
      <w:r w:rsidR="001419E1" w:rsidRPr="00AD7B82">
        <w:rPr>
          <w:rFonts w:ascii="Garamond" w:hAnsi="Garamond"/>
          <w:sz w:val="22"/>
          <w:szCs w:val="22"/>
        </w:rPr>
        <w:t xml:space="preserve">protracted </w:t>
      </w:r>
      <w:r w:rsidR="00CF03CC" w:rsidRPr="00AD7B82">
        <w:rPr>
          <w:rFonts w:ascii="Garamond" w:hAnsi="Garamond"/>
          <w:sz w:val="22"/>
          <w:szCs w:val="22"/>
        </w:rPr>
        <w:t xml:space="preserve">vs </w:t>
      </w:r>
      <w:r w:rsidR="00470C70" w:rsidRPr="00AD7B82">
        <w:rPr>
          <w:rFonts w:ascii="Garamond" w:hAnsi="Garamond"/>
          <w:sz w:val="22"/>
          <w:szCs w:val="22"/>
        </w:rPr>
        <w:t>extended)</w:t>
      </w:r>
      <w:r w:rsidR="00470C70">
        <w:rPr>
          <w:rFonts w:ascii="Garamond" w:hAnsi="Garamond"/>
          <w:sz w:val="22"/>
          <w:szCs w:val="22"/>
        </w:rPr>
        <w:t xml:space="preserve"> </w:t>
      </w:r>
      <w:r w:rsidR="006D6AEE">
        <w:rPr>
          <w:rFonts w:ascii="Garamond" w:hAnsi="Garamond"/>
          <w:sz w:val="22"/>
          <w:szCs w:val="22"/>
        </w:rPr>
        <w:t xml:space="preserve">of the run. </w:t>
      </w:r>
    </w:p>
    <w:p w14:paraId="425125A7" w14:textId="3D2EEC4D" w:rsidR="00397FF6" w:rsidRPr="006D6AEE" w:rsidRDefault="00397FF6" w:rsidP="006D6AEE">
      <w:pPr>
        <w:pStyle w:val="whitespace-normal"/>
        <w:spacing w:line="480" w:lineRule="auto"/>
        <w:rPr>
          <w:rFonts w:ascii="Garamond" w:hAnsi="Garamond"/>
          <w:sz w:val="22"/>
          <w:szCs w:val="22"/>
        </w:rPr>
      </w:pPr>
      <w:r w:rsidRPr="00354EC0">
        <w:rPr>
          <w:rFonts w:ascii="Garamond" w:hAnsi="Garamond"/>
          <w:b/>
          <w:bCs/>
          <w:sz w:val="20"/>
          <w:szCs w:val="20"/>
        </w:rPr>
        <w:t xml:space="preserve">Front end closure protections </w:t>
      </w:r>
    </w:p>
    <w:p w14:paraId="67527FF1" w14:textId="599BF23D" w:rsidR="00966E61" w:rsidRDefault="00881286" w:rsidP="00881286">
      <w:pPr>
        <w:pStyle w:val="whitespace-normal"/>
        <w:spacing w:line="480" w:lineRule="auto"/>
        <w:ind w:firstLine="720"/>
        <w:rPr>
          <w:rFonts w:ascii="Garamond" w:hAnsi="Garamond"/>
          <w:sz w:val="22"/>
          <w:szCs w:val="22"/>
        </w:rPr>
      </w:pPr>
      <w:r>
        <w:rPr>
          <w:rFonts w:ascii="Garamond" w:hAnsi="Garamond"/>
          <w:sz w:val="22"/>
          <w:szCs w:val="22"/>
        </w:rPr>
        <w:t>E</w:t>
      </w:r>
      <w:r w:rsidR="00470C70">
        <w:rPr>
          <w:rFonts w:ascii="Garamond" w:hAnsi="Garamond"/>
          <w:sz w:val="22"/>
          <w:szCs w:val="22"/>
        </w:rPr>
        <w:t>arly returning upper Kuskokwim stocks</w:t>
      </w:r>
      <w:r>
        <w:rPr>
          <w:rFonts w:ascii="Garamond" w:hAnsi="Garamond"/>
          <w:sz w:val="22"/>
          <w:szCs w:val="22"/>
        </w:rPr>
        <w:t xml:space="preserve"> are</w:t>
      </w:r>
      <w:r w:rsidR="00470C70">
        <w:rPr>
          <w:rFonts w:ascii="Garamond" w:hAnsi="Garamond"/>
          <w:sz w:val="22"/>
          <w:szCs w:val="22"/>
        </w:rPr>
        <w:t xml:space="preserve"> clearly </w:t>
      </w:r>
      <w:ins w:id="20" w:author="Daniel Schindler" w:date="2025-08-26T16:50:00Z" w16du:dateUtc="2025-08-27T00:50:00Z">
        <w:r w:rsidR="004F324B">
          <w:rPr>
            <w:rFonts w:ascii="Garamond" w:hAnsi="Garamond"/>
            <w:sz w:val="22"/>
            <w:szCs w:val="22"/>
          </w:rPr>
          <w:t xml:space="preserve">afforded </w:t>
        </w:r>
      </w:ins>
      <w:r w:rsidR="00470C70">
        <w:rPr>
          <w:rFonts w:ascii="Garamond" w:hAnsi="Garamond"/>
          <w:sz w:val="22"/>
          <w:szCs w:val="22"/>
        </w:rPr>
        <w:t>higher protection</w:t>
      </w:r>
      <w:r>
        <w:rPr>
          <w:rFonts w:ascii="Garamond" w:hAnsi="Garamond"/>
          <w:sz w:val="22"/>
          <w:szCs w:val="22"/>
        </w:rPr>
        <w:t xml:space="preserve"> by the implementation of a front-end closure</w:t>
      </w:r>
      <w:r w:rsidR="004F324B">
        <w:rPr>
          <w:rFonts w:ascii="Garamond" w:hAnsi="Garamond"/>
          <w:sz w:val="22"/>
          <w:szCs w:val="22"/>
        </w:rPr>
        <w:t xml:space="preserve"> management strategy</w:t>
      </w:r>
      <w:r>
        <w:rPr>
          <w:rFonts w:ascii="Garamond" w:hAnsi="Garamond"/>
          <w:sz w:val="22"/>
          <w:szCs w:val="22"/>
        </w:rPr>
        <w:t xml:space="preserve">. </w:t>
      </w:r>
      <w:r w:rsidR="00470C70">
        <w:rPr>
          <w:rFonts w:ascii="Garamond" w:hAnsi="Garamond"/>
          <w:sz w:val="22"/>
          <w:szCs w:val="22"/>
        </w:rPr>
        <w:t xml:space="preserve">Nearly all stocks upstream of Swift River received median protection &gt;10% of the total stock contribution across all years of our dataset, with several notable </w:t>
      </w:r>
      <w:r w:rsidR="00A234BB">
        <w:rPr>
          <w:rFonts w:ascii="Garamond" w:hAnsi="Garamond"/>
          <w:sz w:val="22"/>
          <w:szCs w:val="22"/>
        </w:rPr>
        <w:t>outliers</w:t>
      </w:r>
      <w:r>
        <w:rPr>
          <w:rFonts w:ascii="Garamond" w:hAnsi="Garamond"/>
          <w:sz w:val="22"/>
          <w:szCs w:val="22"/>
        </w:rPr>
        <w:t xml:space="preserve"> </w:t>
      </w:r>
      <w:proofErr w:type="gramStart"/>
      <w:r>
        <w:rPr>
          <w:rFonts w:ascii="Garamond" w:hAnsi="Garamond"/>
          <w:sz w:val="22"/>
          <w:szCs w:val="22"/>
        </w:rPr>
        <w:t>(</w:t>
      </w:r>
      <w:r w:rsidR="00470C70">
        <w:rPr>
          <w:rFonts w:ascii="Garamond" w:hAnsi="Garamond"/>
          <w:sz w:val="22"/>
          <w:szCs w:val="22"/>
        </w:rPr>
        <w:t xml:space="preserve"> &gt;</w:t>
      </w:r>
      <w:proofErr w:type="gramEnd"/>
      <w:r w:rsidR="00470C70">
        <w:rPr>
          <w:rFonts w:ascii="Garamond" w:hAnsi="Garamond"/>
          <w:sz w:val="22"/>
          <w:szCs w:val="22"/>
        </w:rPr>
        <w:t>30% protection</w:t>
      </w:r>
      <w:r>
        <w:rPr>
          <w:rFonts w:ascii="Garamond" w:hAnsi="Garamond"/>
          <w:sz w:val="22"/>
          <w:szCs w:val="22"/>
        </w:rPr>
        <w:t>)</w:t>
      </w:r>
      <w:r w:rsidR="00470C70">
        <w:rPr>
          <w:rFonts w:ascii="Garamond" w:hAnsi="Garamond"/>
          <w:sz w:val="22"/>
          <w:szCs w:val="22"/>
        </w:rPr>
        <w:t xml:space="preserve"> in some years. An exception is the </w:t>
      </w:r>
      <w:proofErr w:type="spellStart"/>
      <w:r w:rsidR="00470C70">
        <w:rPr>
          <w:rFonts w:ascii="Garamond" w:hAnsi="Garamond"/>
          <w:sz w:val="22"/>
          <w:szCs w:val="22"/>
        </w:rPr>
        <w:t>Takotna</w:t>
      </w:r>
      <w:proofErr w:type="spellEnd"/>
      <w:r w:rsidR="00470C70">
        <w:rPr>
          <w:rFonts w:ascii="Garamond" w:hAnsi="Garamond"/>
          <w:sz w:val="22"/>
          <w:szCs w:val="22"/>
        </w:rPr>
        <w:t xml:space="preserve"> river and Nixon Fork stock, which received a median protection of only 6.6%. Several stocks which contribute only minimally to the overall run are afforded significant protection. For example, although the East Fork Kuskokwim contributes minimally to the total run</w:t>
      </w:r>
      <w:r w:rsidR="00DC75BB" w:rsidRPr="000C429D">
        <w:rPr>
          <w:rFonts w:ascii="Garamond" w:hAnsi="Garamond"/>
          <w:sz w:val="22"/>
          <w:szCs w:val="22"/>
        </w:rPr>
        <w:t xml:space="preserve"> (~2-3% annually), approximately one-quarter of its total returns are protected by a front-end closure. </w:t>
      </w:r>
      <w:r w:rsidR="00470C70">
        <w:rPr>
          <w:rFonts w:ascii="Garamond" w:hAnsi="Garamond"/>
          <w:sz w:val="22"/>
          <w:szCs w:val="22"/>
        </w:rPr>
        <w:t xml:space="preserve">Stocks positioned lower in the watershed received less protection due to their </w:t>
      </w:r>
      <w:del w:id="21" w:author="Daniel Schindler" w:date="2025-08-26T16:51:00Z" w16du:dateUtc="2025-08-27T00:51:00Z">
        <w:r w:rsidR="00470C70" w:rsidDel="004F324B">
          <w:rPr>
            <w:rFonts w:ascii="Garamond" w:hAnsi="Garamond"/>
            <w:sz w:val="22"/>
            <w:szCs w:val="22"/>
          </w:rPr>
          <w:delText xml:space="preserve">generally </w:delText>
        </w:r>
      </w:del>
      <w:r w:rsidR="00470C70">
        <w:rPr>
          <w:rFonts w:ascii="Garamond" w:hAnsi="Garamond"/>
          <w:sz w:val="22"/>
          <w:szCs w:val="22"/>
        </w:rPr>
        <w:t>late</w:t>
      </w:r>
      <w:ins w:id="22" w:author="Daniel Schindler" w:date="2025-08-26T16:51:00Z" w16du:dateUtc="2025-08-27T00:51:00Z">
        <w:r w:rsidR="004F324B">
          <w:rPr>
            <w:rFonts w:ascii="Garamond" w:hAnsi="Garamond"/>
            <w:sz w:val="22"/>
            <w:szCs w:val="22"/>
          </w:rPr>
          <w:t>r</w:t>
        </w:r>
      </w:ins>
      <w:r w:rsidR="00470C70">
        <w:rPr>
          <w:rFonts w:ascii="Garamond" w:hAnsi="Garamond"/>
          <w:sz w:val="22"/>
          <w:szCs w:val="22"/>
        </w:rPr>
        <w:t xml:space="preserve"> arrival, with all stocks downstream or the Swift River receiving </w:t>
      </w:r>
      <w:r w:rsidR="00966E61">
        <w:rPr>
          <w:rFonts w:ascii="Garamond" w:hAnsi="Garamond"/>
          <w:sz w:val="22"/>
          <w:szCs w:val="22"/>
        </w:rPr>
        <w:t xml:space="preserve">median protection of less than 10%. The stony and </w:t>
      </w:r>
      <w:proofErr w:type="spellStart"/>
      <w:r w:rsidR="00966E61">
        <w:rPr>
          <w:rFonts w:ascii="Garamond" w:hAnsi="Garamond"/>
          <w:sz w:val="22"/>
          <w:szCs w:val="22"/>
        </w:rPr>
        <w:t>Hoholitna</w:t>
      </w:r>
      <w:proofErr w:type="spellEnd"/>
      <w:r w:rsidR="00966E61">
        <w:rPr>
          <w:rFonts w:ascii="Garamond" w:hAnsi="Garamond"/>
          <w:sz w:val="22"/>
          <w:szCs w:val="22"/>
        </w:rPr>
        <w:t xml:space="preserve"> River stocks, however, contain outliers of 22.1% and 18.4%, indicating that a front</w:t>
      </w:r>
      <w:r>
        <w:rPr>
          <w:rFonts w:ascii="Garamond" w:hAnsi="Garamond"/>
          <w:sz w:val="22"/>
          <w:szCs w:val="22"/>
        </w:rPr>
        <w:t>-</w:t>
      </w:r>
      <w:r w:rsidR="00966E61">
        <w:rPr>
          <w:rFonts w:ascii="Garamond" w:hAnsi="Garamond"/>
          <w:sz w:val="22"/>
          <w:szCs w:val="22"/>
        </w:rPr>
        <w:t xml:space="preserve">end closure may afford these stocks substantial protection in some years. </w:t>
      </w:r>
    </w:p>
    <w:p w14:paraId="31EF3EFC" w14:textId="77777777" w:rsidR="006A798F" w:rsidRDefault="000854BE" w:rsidP="006A798F">
      <w:pPr>
        <w:pStyle w:val="whitespace-normal"/>
        <w:spacing w:line="480" w:lineRule="auto"/>
        <w:rPr>
          <w:rFonts w:ascii="Garamond" w:hAnsi="Garamond"/>
          <w:b/>
          <w:bCs/>
          <w:sz w:val="32"/>
          <w:szCs w:val="32"/>
          <w:u w:val="single"/>
        </w:rPr>
      </w:pPr>
      <w:r w:rsidRPr="00966E61">
        <w:rPr>
          <w:rFonts w:ascii="Garamond" w:hAnsi="Garamond"/>
          <w:b/>
          <w:bCs/>
          <w:sz w:val="32"/>
          <w:szCs w:val="32"/>
          <w:u w:val="single"/>
        </w:rPr>
        <w:t>Discussion</w:t>
      </w:r>
    </w:p>
    <w:p w14:paraId="06B99942" w14:textId="1FE44482" w:rsidR="00F3736F" w:rsidRDefault="00F3736F" w:rsidP="00F3736F">
      <w:pPr>
        <w:pStyle w:val="whitespace-normal"/>
        <w:spacing w:line="480" w:lineRule="auto"/>
        <w:ind w:firstLine="720"/>
        <w:rPr>
          <w:rFonts w:ascii="Garamond" w:hAnsi="Garamond"/>
          <w:sz w:val="22"/>
          <w:szCs w:val="22"/>
        </w:rPr>
      </w:pPr>
      <w:r w:rsidRPr="00F3736F">
        <w:rPr>
          <w:rFonts w:ascii="Garamond" w:hAnsi="Garamond"/>
          <w:sz w:val="22"/>
          <w:szCs w:val="22"/>
        </w:rPr>
        <w:lastRenderedPageBreak/>
        <w:t xml:space="preserve">The analysis presented here illustrates spatiotemporal patterns of Chinook salmon in the Kuskokwim river-basin at a finer spatial scale and over a longer time-period than had previously been available. In doing so, these data corroborate a </w:t>
      </w:r>
      <w:r w:rsidRPr="00F3736F">
        <w:rPr>
          <w:rStyle w:val="Strong"/>
          <w:rFonts w:ascii="Garamond" w:eastAsiaTheme="majorEastAsia" w:hAnsi="Garamond"/>
          <w:b w:val="0"/>
          <w:bCs w:val="0"/>
          <w:sz w:val="22"/>
          <w:szCs w:val="22"/>
        </w:rPr>
        <w:t>preliminary</w:t>
      </w:r>
      <w:r w:rsidRPr="00F3736F">
        <w:rPr>
          <w:rFonts w:ascii="Garamond" w:hAnsi="Garamond"/>
          <w:sz w:val="22"/>
          <w:szCs w:val="22"/>
        </w:rPr>
        <w:t xml:space="preserve"> observed relationship between run timing and watershed position, where return timing reflects a gradient from the earliest </w:t>
      </w:r>
      <w:r w:rsidRPr="009B24AC">
        <w:rPr>
          <w:rStyle w:val="Strong"/>
          <w:rFonts w:ascii="Garamond" w:eastAsiaTheme="majorEastAsia" w:hAnsi="Garamond"/>
          <w:b w:val="0"/>
          <w:bCs w:val="0"/>
          <w:sz w:val="22"/>
          <w:szCs w:val="22"/>
        </w:rPr>
        <w:t>returning</w:t>
      </w:r>
      <w:r w:rsidRPr="00F3736F">
        <w:rPr>
          <w:rFonts w:ascii="Garamond" w:hAnsi="Garamond"/>
          <w:sz w:val="22"/>
          <w:szCs w:val="22"/>
        </w:rPr>
        <w:t xml:space="preserve"> upstream stocks to late returning </w:t>
      </w:r>
      <w:r w:rsidRPr="009B24AC">
        <w:rPr>
          <w:rStyle w:val="Strong"/>
          <w:rFonts w:ascii="Garamond" w:eastAsiaTheme="majorEastAsia" w:hAnsi="Garamond"/>
          <w:b w:val="0"/>
          <w:bCs w:val="0"/>
          <w:sz w:val="22"/>
          <w:szCs w:val="22"/>
        </w:rPr>
        <w:t>downstream</w:t>
      </w:r>
      <w:r w:rsidRPr="00F3736F">
        <w:rPr>
          <w:rFonts w:ascii="Garamond" w:hAnsi="Garamond"/>
          <w:sz w:val="22"/>
          <w:szCs w:val="22"/>
        </w:rPr>
        <w:t xml:space="preserve"> stocks. This general pattern was observed consistently throughout our multi-year dataset; however, significant interannual variability was observed in the proportional contribution and relative timing among stocks. This result is consistent with </w:t>
      </w:r>
      <w:r w:rsidRPr="009B24AC">
        <w:rPr>
          <w:rStyle w:val="Strong"/>
          <w:rFonts w:ascii="Garamond" w:eastAsiaTheme="majorEastAsia" w:hAnsi="Garamond"/>
          <w:b w:val="0"/>
          <w:bCs w:val="0"/>
          <w:sz w:val="22"/>
          <w:szCs w:val="22"/>
        </w:rPr>
        <w:t xml:space="preserve">documented variability in salmon </w:t>
      </w:r>
      <w:r w:rsidR="00C107EA">
        <w:rPr>
          <w:rStyle w:val="Strong"/>
          <w:rFonts w:ascii="Garamond" w:eastAsiaTheme="majorEastAsia" w:hAnsi="Garamond"/>
          <w:b w:val="0"/>
          <w:bCs w:val="0"/>
          <w:sz w:val="22"/>
          <w:szCs w:val="22"/>
        </w:rPr>
        <w:t xml:space="preserve">life history </w:t>
      </w:r>
      <w:r w:rsidRPr="00F3736F">
        <w:rPr>
          <w:rFonts w:ascii="Garamond" w:hAnsi="Garamond"/>
          <w:sz w:val="22"/>
          <w:szCs w:val="22"/>
        </w:rPr>
        <w:t xml:space="preserve">and further </w:t>
      </w:r>
      <w:r w:rsidR="00C107EA">
        <w:rPr>
          <w:rFonts w:ascii="Garamond" w:hAnsi="Garamond"/>
          <w:sz w:val="22"/>
          <w:szCs w:val="22"/>
        </w:rPr>
        <w:t>corroborates</w:t>
      </w:r>
      <w:r w:rsidRPr="00F3736F">
        <w:rPr>
          <w:rFonts w:ascii="Garamond" w:hAnsi="Garamond"/>
          <w:sz w:val="22"/>
          <w:szCs w:val="22"/>
        </w:rPr>
        <w:t xml:space="preserve"> research highlighting </w:t>
      </w:r>
      <w:r w:rsidR="00C107EA">
        <w:rPr>
          <w:rFonts w:ascii="Garamond" w:hAnsi="Garamond"/>
          <w:sz w:val="22"/>
          <w:szCs w:val="22"/>
        </w:rPr>
        <w:t xml:space="preserve">dynamic patterns of salmon production </w:t>
      </w:r>
      <w:r w:rsidRPr="00F3736F">
        <w:rPr>
          <w:rFonts w:ascii="Garamond" w:hAnsi="Garamond"/>
          <w:sz w:val="22"/>
          <w:szCs w:val="22"/>
        </w:rPr>
        <w:t>across</w:t>
      </w:r>
      <w:r w:rsidR="00C107EA">
        <w:rPr>
          <w:rFonts w:ascii="Garamond" w:hAnsi="Garamond"/>
          <w:sz w:val="22"/>
          <w:szCs w:val="22"/>
        </w:rPr>
        <w:t xml:space="preserve"> similar</w:t>
      </w:r>
      <w:r w:rsidRPr="00F3736F">
        <w:rPr>
          <w:rFonts w:ascii="Garamond" w:hAnsi="Garamond"/>
          <w:sz w:val="22"/>
          <w:szCs w:val="22"/>
        </w:rPr>
        <w:t xml:space="preserve"> river basins at annual timescales (Brennan et al., 2019).</w:t>
      </w:r>
    </w:p>
    <w:p w14:paraId="2E2A4651" w14:textId="5F05B579" w:rsidR="00C107EA" w:rsidRDefault="00F3736F" w:rsidP="00C107EA">
      <w:pPr>
        <w:pStyle w:val="whitespace-normal"/>
        <w:spacing w:line="480" w:lineRule="auto"/>
        <w:ind w:firstLine="720"/>
        <w:rPr>
          <w:rFonts w:ascii="Garamond" w:hAnsi="Garamond"/>
          <w:sz w:val="22"/>
          <w:szCs w:val="22"/>
        </w:rPr>
      </w:pPr>
      <w:r w:rsidRPr="0004196B">
        <w:rPr>
          <w:rStyle w:val="Strong"/>
          <w:rFonts w:ascii="Garamond" w:eastAsiaTheme="majorEastAsia" w:hAnsi="Garamond"/>
          <w:b w:val="0"/>
          <w:bCs w:val="0"/>
          <w:sz w:val="22"/>
          <w:szCs w:val="22"/>
        </w:rPr>
        <w:t>The clear pattern of early-returning upriver stocks supports</w:t>
      </w:r>
      <w:r w:rsidRPr="0004196B">
        <w:rPr>
          <w:rFonts w:ascii="Garamond" w:hAnsi="Garamond"/>
          <w:sz w:val="22"/>
          <w:szCs w:val="22"/>
        </w:rPr>
        <w:t xml:space="preserve"> the front-end closure's goal of protecting upstream stocks from over-harvest. </w:t>
      </w:r>
      <w:r w:rsidRPr="0004196B">
        <w:rPr>
          <w:rStyle w:val="Strong"/>
          <w:rFonts w:ascii="Garamond" w:eastAsiaTheme="majorEastAsia" w:hAnsi="Garamond"/>
          <w:b w:val="0"/>
          <w:bCs w:val="0"/>
          <w:sz w:val="22"/>
          <w:szCs w:val="22"/>
        </w:rPr>
        <w:t xml:space="preserve">Our analysis shows that upper Kuskokwim stocks comprise a substantial proportion of </w:t>
      </w:r>
      <w:r w:rsidR="0004196B" w:rsidRPr="0004196B">
        <w:rPr>
          <w:rStyle w:val="Strong"/>
          <w:rFonts w:ascii="Garamond" w:eastAsiaTheme="majorEastAsia" w:hAnsi="Garamond"/>
          <w:b w:val="0"/>
          <w:bCs w:val="0"/>
          <w:sz w:val="22"/>
          <w:szCs w:val="22"/>
        </w:rPr>
        <w:t>early season</w:t>
      </w:r>
      <w:r w:rsidRPr="0004196B">
        <w:rPr>
          <w:rStyle w:val="Strong"/>
          <w:rFonts w:ascii="Garamond" w:eastAsiaTheme="majorEastAsia" w:hAnsi="Garamond"/>
          <w:b w:val="0"/>
          <w:bCs w:val="0"/>
          <w:sz w:val="22"/>
          <w:szCs w:val="22"/>
        </w:rPr>
        <w:t xml:space="preserve"> runs</w:t>
      </w:r>
      <w:r w:rsidR="00C107EA" w:rsidRPr="00C107EA">
        <w:rPr>
          <w:rFonts w:ascii="Garamond" w:hAnsi="Garamond"/>
          <w:sz w:val="22"/>
          <w:szCs w:val="22"/>
        </w:rPr>
        <w:t>, and, as such, receive a higher level of protection from the block closure.</w:t>
      </w:r>
      <w:r w:rsidR="00C107EA">
        <w:rPr>
          <w:rFonts w:ascii="Garamond" w:hAnsi="Garamond"/>
          <w:b/>
          <w:bCs/>
          <w:sz w:val="22"/>
          <w:szCs w:val="22"/>
        </w:rPr>
        <w:t xml:space="preserve"> </w:t>
      </w:r>
      <w:r w:rsidR="0004196B" w:rsidRPr="0004196B">
        <w:rPr>
          <w:rStyle w:val="Strong"/>
          <w:rFonts w:ascii="Garamond" w:eastAsiaTheme="majorEastAsia" w:hAnsi="Garamond"/>
          <w:b w:val="0"/>
          <w:bCs w:val="0"/>
          <w:sz w:val="22"/>
          <w:szCs w:val="22"/>
        </w:rPr>
        <w:t>Importantly, this pattern is independent of overall run contribution.</w:t>
      </w:r>
      <w:r w:rsidR="0004196B" w:rsidRPr="0004196B">
        <w:rPr>
          <w:rFonts w:ascii="Garamond" w:hAnsi="Garamond"/>
          <w:b/>
          <w:bCs/>
          <w:sz w:val="22"/>
          <w:szCs w:val="22"/>
        </w:rPr>
        <w:t xml:space="preserve"> </w:t>
      </w:r>
      <w:r w:rsidR="0004196B" w:rsidRPr="0004196B">
        <w:rPr>
          <w:rFonts w:ascii="Garamond" w:hAnsi="Garamond"/>
          <w:sz w:val="22"/>
          <w:szCs w:val="22"/>
        </w:rPr>
        <w:t>For example,</w:t>
      </w:r>
      <w:r w:rsidR="0004196B" w:rsidRPr="0004196B">
        <w:rPr>
          <w:rFonts w:ascii="Garamond" w:hAnsi="Garamond"/>
          <w:b/>
          <w:bCs/>
          <w:sz w:val="22"/>
          <w:szCs w:val="22"/>
        </w:rPr>
        <w:t xml:space="preserve"> </w:t>
      </w:r>
      <w:r w:rsidR="0004196B" w:rsidRPr="0004196B">
        <w:rPr>
          <w:rStyle w:val="Strong"/>
          <w:rFonts w:ascii="Garamond" w:eastAsiaTheme="majorEastAsia" w:hAnsi="Garamond"/>
          <w:b w:val="0"/>
          <w:bCs w:val="0"/>
          <w:sz w:val="22"/>
          <w:szCs w:val="22"/>
        </w:rPr>
        <w:t xml:space="preserve">the North Fork and East Fork Kuskokwim Rivers represented &lt;2% of the total run in Q1 but received significant protection relative to their contribution. </w:t>
      </w:r>
      <w:r w:rsidR="0004196B" w:rsidRPr="0004196B">
        <w:rPr>
          <w:rFonts w:ascii="Garamond" w:hAnsi="Garamond"/>
          <w:sz w:val="22"/>
          <w:szCs w:val="22"/>
        </w:rPr>
        <w:t>Given the potential for shifting patterns of production</w:t>
      </w:r>
      <w:r w:rsidR="00C107EA">
        <w:rPr>
          <w:rFonts w:ascii="Garamond" w:hAnsi="Garamond"/>
          <w:sz w:val="22"/>
          <w:szCs w:val="22"/>
        </w:rPr>
        <w:t xml:space="preserve">, and the importance of stock diversity irrespective of aggregate run contribution, these results suggest that the front-end closure protects this life history variability regardless of its importance to basin-wide escapement. </w:t>
      </w:r>
    </w:p>
    <w:p w14:paraId="032C5617" w14:textId="37383177" w:rsidR="009B24AC" w:rsidRDefault="002C1C99" w:rsidP="00C107EA">
      <w:pPr>
        <w:pStyle w:val="whitespace-normal"/>
        <w:spacing w:line="480" w:lineRule="auto"/>
        <w:ind w:firstLine="720"/>
        <w:rPr>
          <w:rFonts w:ascii="Garamond" w:hAnsi="Garamond"/>
          <w:sz w:val="22"/>
          <w:szCs w:val="22"/>
        </w:rPr>
      </w:pPr>
      <w:r>
        <w:rPr>
          <w:rFonts w:ascii="Garamond" w:hAnsi="Garamond"/>
          <w:sz w:val="22"/>
          <w:szCs w:val="22"/>
        </w:rPr>
        <w:t>Despite</w:t>
      </w:r>
      <w:r w:rsidR="00C107EA">
        <w:rPr>
          <w:rFonts w:ascii="Garamond" w:hAnsi="Garamond"/>
          <w:sz w:val="22"/>
          <w:szCs w:val="22"/>
        </w:rPr>
        <w:t xml:space="preserve"> a pattern of</w:t>
      </w:r>
      <w:r w:rsidR="00BF0C62">
        <w:rPr>
          <w:rFonts w:ascii="Garamond" w:hAnsi="Garamond"/>
          <w:sz w:val="22"/>
          <w:szCs w:val="22"/>
        </w:rPr>
        <w:t xml:space="preserve"> higher</w:t>
      </w:r>
      <w:r>
        <w:rPr>
          <w:rFonts w:ascii="Garamond" w:hAnsi="Garamond"/>
          <w:sz w:val="22"/>
          <w:szCs w:val="22"/>
        </w:rPr>
        <w:t xml:space="preserve"> average protection afforded </w:t>
      </w:r>
      <w:r w:rsidR="0013324E">
        <w:rPr>
          <w:rFonts w:ascii="Garamond" w:hAnsi="Garamond"/>
          <w:sz w:val="22"/>
          <w:szCs w:val="22"/>
        </w:rPr>
        <w:t xml:space="preserve">to upper watershed stocks, the range of values </w:t>
      </w:r>
      <w:r w:rsidR="00C107EA">
        <w:rPr>
          <w:rFonts w:ascii="Garamond" w:hAnsi="Garamond"/>
          <w:sz w:val="22"/>
          <w:szCs w:val="22"/>
        </w:rPr>
        <w:t xml:space="preserve">across </w:t>
      </w:r>
      <w:r w:rsidR="0013324E">
        <w:rPr>
          <w:rFonts w:ascii="Garamond" w:hAnsi="Garamond"/>
          <w:sz w:val="22"/>
          <w:szCs w:val="22"/>
        </w:rPr>
        <w:t>our dataset is notable</w:t>
      </w:r>
      <w:r w:rsidR="00C107EA">
        <w:rPr>
          <w:rFonts w:ascii="Garamond" w:hAnsi="Garamond"/>
          <w:sz w:val="22"/>
          <w:szCs w:val="22"/>
        </w:rPr>
        <w:t xml:space="preserve"> across all stocks</w:t>
      </w:r>
      <w:r w:rsidR="0013324E">
        <w:rPr>
          <w:rFonts w:ascii="Garamond" w:hAnsi="Garamond"/>
          <w:sz w:val="22"/>
          <w:szCs w:val="22"/>
        </w:rPr>
        <w:t xml:space="preserve"> (Figure 5). </w:t>
      </w:r>
      <w:r w:rsidR="00BF0C62">
        <w:rPr>
          <w:rFonts w:ascii="Garamond" w:hAnsi="Garamond"/>
          <w:sz w:val="22"/>
          <w:szCs w:val="22"/>
        </w:rPr>
        <w:t>Although the closure operates on a fixed date, return timing is variable among year</w:t>
      </w:r>
      <w:r w:rsidR="0013324E">
        <w:rPr>
          <w:rFonts w:ascii="Garamond" w:hAnsi="Garamond"/>
          <w:sz w:val="22"/>
          <w:szCs w:val="22"/>
        </w:rPr>
        <w:t>s and t</w:t>
      </w:r>
      <w:r w:rsidR="00BF0C62">
        <w:rPr>
          <w:rFonts w:ascii="Garamond" w:hAnsi="Garamond"/>
          <w:sz w:val="22"/>
          <w:szCs w:val="22"/>
        </w:rPr>
        <w:t>he relative proportion of the run within the front-end window is dependent on both the timing (early vs late) and the duration (extended vs protracted) of the overall return. Late return timing or extended run duration may result in less proportional contribution within the closure window as comp</w:t>
      </w:r>
      <w:r w:rsidR="0013324E">
        <w:rPr>
          <w:rFonts w:ascii="Garamond" w:hAnsi="Garamond"/>
          <w:sz w:val="22"/>
          <w:szCs w:val="22"/>
        </w:rPr>
        <w:t>a</w:t>
      </w:r>
      <w:r w:rsidR="00BF0C62">
        <w:rPr>
          <w:rFonts w:ascii="Garamond" w:hAnsi="Garamond"/>
          <w:sz w:val="22"/>
          <w:szCs w:val="22"/>
        </w:rPr>
        <w:t>red to earlier returning and more protracted run timing. As a result,</w:t>
      </w:r>
      <w:r w:rsidR="0013324E">
        <w:rPr>
          <w:rFonts w:ascii="Garamond" w:hAnsi="Garamond"/>
          <w:sz w:val="22"/>
          <w:szCs w:val="22"/>
        </w:rPr>
        <w:t xml:space="preserve"> both the amount of protection as well as the </w:t>
      </w:r>
      <w:r w:rsidR="0004196B">
        <w:rPr>
          <w:rFonts w:ascii="Garamond" w:hAnsi="Garamond"/>
          <w:sz w:val="22"/>
          <w:szCs w:val="22"/>
        </w:rPr>
        <w:t>distribution</w:t>
      </w:r>
      <w:r w:rsidR="0013324E">
        <w:rPr>
          <w:rFonts w:ascii="Garamond" w:hAnsi="Garamond"/>
          <w:sz w:val="22"/>
          <w:szCs w:val="22"/>
        </w:rPr>
        <w:t xml:space="preserve"> of stocks afforded that protection depend on the interaction between run dynamics and the timing of the closure. </w:t>
      </w:r>
      <w:r w:rsidR="0004196B">
        <w:rPr>
          <w:rFonts w:ascii="Garamond" w:hAnsi="Garamond"/>
          <w:sz w:val="22"/>
          <w:szCs w:val="22"/>
        </w:rPr>
        <w:t xml:space="preserve">These results suggest a potential limitation of a fixed date closure </w:t>
      </w:r>
      <w:r w:rsidR="0004196B">
        <w:rPr>
          <w:rFonts w:ascii="Garamond" w:hAnsi="Garamond"/>
          <w:sz w:val="22"/>
          <w:szCs w:val="22"/>
        </w:rPr>
        <w:lastRenderedPageBreak/>
        <w:t xml:space="preserve">and highlights the difficulty of managing for dynamic ecosystem with fixed duration management. A more dynamic closure which is responsive to predicted or observed run dynamics may provide more consistent protection to upstream stocks. </w:t>
      </w:r>
      <w:r w:rsidR="00551911">
        <w:rPr>
          <w:rFonts w:ascii="Garamond" w:hAnsi="Garamond"/>
          <w:sz w:val="22"/>
          <w:szCs w:val="22"/>
        </w:rPr>
        <w:t>However, assessing stock-specific run strength in-season is currently not possible.</w:t>
      </w:r>
    </w:p>
    <w:p w14:paraId="651D3A1D" w14:textId="1DE32525" w:rsidR="008D1422" w:rsidRDefault="00E46D9E" w:rsidP="00213C2D">
      <w:pPr>
        <w:pStyle w:val="whitespace-normal"/>
        <w:spacing w:line="480" w:lineRule="auto"/>
        <w:ind w:firstLine="720"/>
        <w:rPr>
          <w:ins w:id="23" w:author="Daniel Schindler" w:date="2025-08-26T17:14:00Z" w16du:dateUtc="2025-08-27T01:14:00Z"/>
        </w:rPr>
      </w:pPr>
      <w:r w:rsidRPr="00772AC1">
        <w:rPr>
          <w:rFonts w:ascii="Garamond" w:hAnsi="Garamond"/>
          <w:sz w:val="22"/>
          <w:szCs w:val="22"/>
        </w:rPr>
        <w:t>The accuracy of otolith-based methods has not been explicitly validated in the Kuskokwim River Basin; however, they have demonstrated high assignment accuracy for Pacific salmon in similar Alaska watersheds. Although these methods contain some limitations for direct management (i.e. turnaround time</w:t>
      </w:r>
      <w:r w:rsidR="00C107EA">
        <w:rPr>
          <w:rFonts w:ascii="Garamond" w:hAnsi="Garamond"/>
          <w:sz w:val="22"/>
          <w:szCs w:val="22"/>
        </w:rPr>
        <w:t xml:space="preserve"> for in-season management</w:t>
      </w:r>
      <w:r w:rsidRPr="00772AC1">
        <w:rPr>
          <w:rFonts w:ascii="Garamond" w:hAnsi="Garamond"/>
          <w:sz w:val="22"/>
          <w:szCs w:val="22"/>
        </w:rPr>
        <w:t xml:space="preserve">), </w:t>
      </w:r>
      <w:r w:rsidRPr="00772AC1">
        <w:rPr>
          <w:rStyle w:val="Strong"/>
          <w:rFonts w:ascii="Garamond" w:eastAsiaTheme="majorEastAsia" w:hAnsi="Garamond"/>
          <w:b w:val="0"/>
          <w:bCs w:val="0"/>
          <w:sz w:val="22"/>
          <w:szCs w:val="22"/>
        </w:rPr>
        <w:t xml:space="preserve">tools that enable reconstruction of stock specific spatiotemporal patterns in remote ecosystems allow for </w:t>
      </w:r>
      <w:r w:rsidR="00C107EA">
        <w:rPr>
          <w:rStyle w:val="Strong"/>
          <w:rFonts w:ascii="Garamond" w:eastAsiaTheme="majorEastAsia" w:hAnsi="Garamond"/>
          <w:b w:val="0"/>
          <w:bCs w:val="0"/>
          <w:sz w:val="22"/>
          <w:szCs w:val="22"/>
        </w:rPr>
        <w:t xml:space="preserve">an explicit </w:t>
      </w:r>
      <w:r w:rsidRPr="00772AC1">
        <w:rPr>
          <w:rStyle w:val="Strong"/>
          <w:rFonts w:ascii="Garamond" w:eastAsiaTheme="majorEastAsia" w:hAnsi="Garamond"/>
          <w:b w:val="0"/>
          <w:bCs w:val="0"/>
          <w:sz w:val="22"/>
          <w:szCs w:val="22"/>
        </w:rPr>
        <w:t>consideration of</w:t>
      </w:r>
      <w:r w:rsidR="00C107EA">
        <w:rPr>
          <w:rStyle w:val="Strong"/>
          <w:rFonts w:ascii="Garamond" w:eastAsiaTheme="majorEastAsia" w:hAnsi="Garamond"/>
          <w:b w:val="0"/>
          <w:bCs w:val="0"/>
          <w:sz w:val="22"/>
          <w:szCs w:val="22"/>
        </w:rPr>
        <w:t xml:space="preserve"> existing</w:t>
      </w:r>
      <w:r w:rsidRPr="00772AC1">
        <w:rPr>
          <w:rStyle w:val="Strong"/>
          <w:rFonts w:ascii="Garamond" w:eastAsiaTheme="majorEastAsia" w:hAnsi="Garamond"/>
          <w:b w:val="0"/>
          <w:bCs w:val="0"/>
          <w:sz w:val="22"/>
          <w:szCs w:val="22"/>
        </w:rPr>
        <w:t xml:space="preserve"> intrapopulation variability into management.</w:t>
      </w:r>
      <w:r w:rsidRPr="00772AC1">
        <w:rPr>
          <w:rStyle w:val="Strong"/>
          <w:rFonts w:ascii="Garamond" w:eastAsiaTheme="majorEastAsia" w:hAnsi="Garamond"/>
          <w:sz w:val="22"/>
          <w:szCs w:val="22"/>
        </w:rPr>
        <w:t xml:space="preserve"> </w:t>
      </w:r>
      <w:r w:rsidRPr="00772AC1">
        <w:rPr>
          <w:rFonts w:ascii="Garamond" w:hAnsi="Garamond"/>
          <w:sz w:val="22"/>
          <w:szCs w:val="22"/>
        </w:rPr>
        <w:t xml:space="preserve">The data presented here demonstrate this application for stock-specific run timing in the Kuskokwim River </w:t>
      </w:r>
      <w:r w:rsidR="00C107EA">
        <w:rPr>
          <w:rFonts w:ascii="Garamond" w:hAnsi="Garamond"/>
          <w:sz w:val="22"/>
          <w:szCs w:val="22"/>
        </w:rPr>
        <w:t>b</w:t>
      </w:r>
      <w:r w:rsidRPr="00772AC1">
        <w:rPr>
          <w:rFonts w:ascii="Garamond" w:hAnsi="Garamond"/>
          <w:sz w:val="22"/>
          <w:szCs w:val="22"/>
        </w:rPr>
        <w:t xml:space="preserve">asin; however, this principle can be applied to </w:t>
      </w:r>
      <w:r w:rsidRPr="00772AC1">
        <w:rPr>
          <w:rStyle w:val="Strong"/>
          <w:rFonts w:ascii="Garamond" w:eastAsiaTheme="majorEastAsia" w:hAnsi="Garamond"/>
          <w:b w:val="0"/>
          <w:bCs w:val="0"/>
          <w:sz w:val="22"/>
          <w:szCs w:val="22"/>
        </w:rPr>
        <w:t>multiple dimensions of inter- and intra-species variation which contribute to system-wide biodiversity.</w:t>
      </w:r>
      <w:r>
        <w:rPr>
          <w:rStyle w:val="Strong"/>
          <w:rFonts w:eastAsiaTheme="majorEastAsia"/>
        </w:rPr>
        <w:t xml:space="preserve"> </w:t>
      </w:r>
      <w:r w:rsidR="00A84E4B" w:rsidRPr="00A84E4B">
        <w:rPr>
          <w:rFonts w:ascii="Garamond" w:hAnsi="Garamond"/>
          <w:sz w:val="22"/>
          <w:szCs w:val="22"/>
        </w:rPr>
        <w:t xml:space="preserve">Given growing global resource needs and increased uncertainty under novel climate regimes, </w:t>
      </w:r>
      <w:del w:id="24" w:author="Daniel Schindler" w:date="2025-08-26T17:08:00Z" w16du:dateUtc="2025-08-27T01:08:00Z">
        <w:r w:rsidR="00A84E4B" w:rsidRPr="00A84E4B" w:rsidDel="00551911">
          <w:rPr>
            <w:rFonts w:ascii="Garamond" w:hAnsi="Garamond"/>
            <w:sz w:val="22"/>
            <w:szCs w:val="22"/>
          </w:rPr>
          <w:delText xml:space="preserve">understanding </w:delText>
        </w:r>
      </w:del>
      <w:r w:rsidR="00551911">
        <w:rPr>
          <w:rFonts w:ascii="Garamond" w:hAnsi="Garamond"/>
          <w:sz w:val="22"/>
          <w:szCs w:val="22"/>
        </w:rPr>
        <w:t>developing</w:t>
      </w:r>
      <w:r w:rsidR="00551911" w:rsidRPr="00A84E4B">
        <w:rPr>
          <w:rFonts w:ascii="Garamond" w:hAnsi="Garamond"/>
          <w:sz w:val="22"/>
          <w:szCs w:val="22"/>
        </w:rPr>
        <w:t xml:space="preserve"> </w:t>
      </w:r>
      <w:r w:rsidR="00A84E4B" w:rsidRPr="00A84E4B">
        <w:rPr>
          <w:rFonts w:ascii="Garamond" w:hAnsi="Garamond"/>
          <w:sz w:val="22"/>
          <w:szCs w:val="22"/>
        </w:rPr>
        <w:t>methods to</w:t>
      </w:r>
      <w:r w:rsidR="00551911">
        <w:rPr>
          <w:rFonts w:ascii="Garamond" w:hAnsi="Garamond"/>
          <w:sz w:val="22"/>
          <w:szCs w:val="22"/>
        </w:rPr>
        <w:t xml:space="preserve"> conserve</w:t>
      </w:r>
      <w:del w:id="25" w:author="Daniel Schindler" w:date="2025-08-26T17:08:00Z" w16du:dateUtc="2025-08-27T01:08:00Z">
        <w:r w:rsidR="00A84E4B" w:rsidRPr="00A84E4B" w:rsidDel="00551911">
          <w:rPr>
            <w:rFonts w:ascii="Garamond" w:hAnsi="Garamond"/>
            <w:sz w:val="22"/>
            <w:szCs w:val="22"/>
          </w:rPr>
          <w:delText xml:space="preserve"> maintain</w:delText>
        </w:r>
      </w:del>
      <w:r w:rsidR="00A84E4B" w:rsidRPr="00A84E4B">
        <w:rPr>
          <w:rFonts w:ascii="Garamond" w:hAnsi="Garamond"/>
          <w:sz w:val="22"/>
          <w:szCs w:val="22"/>
        </w:rPr>
        <w:t xml:space="preserve"> biodiversity has become increasingly pressing. Applying this knowledge can inform resource management and climate adaptation strategies that continue to provide ecosystem services while safeguarding their reliability and the communities they support.</w:t>
      </w:r>
      <w:r w:rsidR="00A84E4B">
        <w:t xml:space="preserve"> </w:t>
      </w:r>
    </w:p>
    <w:p w14:paraId="3A0C8356" w14:textId="299EFBAA" w:rsidR="004F0E72" w:rsidRPr="00213C2D" w:rsidRDefault="004F0E72" w:rsidP="00213C2D">
      <w:pPr>
        <w:pStyle w:val="whitespace-normal"/>
        <w:spacing w:line="480" w:lineRule="auto"/>
        <w:ind w:firstLine="720"/>
        <w:rPr>
          <w:rFonts w:ascii="Garamond" w:hAnsi="Garamond"/>
          <w:sz w:val="22"/>
          <w:szCs w:val="22"/>
        </w:rPr>
      </w:pPr>
      <w:ins w:id="26" w:author="Daniel Schindler" w:date="2025-08-26T17:14:00Z" w16du:dateUtc="2025-08-27T01:14:00Z">
        <w:r>
          <w:t>One</w:t>
        </w:r>
      </w:ins>
      <w:ins w:id="27" w:author="Daniel Schindler" w:date="2025-08-26T17:15:00Z" w16du:dateUtc="2025-08-27T01:15:00Z">
        <w:r>
          <w:t xml:space="preserve"> thing to consider is that if there is rough number of fish that the subsistence fisheries want to harvest, front end closures </w:t>
        </w:r>
      </w:ins>
      <w:ins w:id="28" w:author="Daniel Schindler" w:date="2025-08-26T17:16:00Z" w16du:dateUtc="2025-08-27T01:16:00Z">
        <w:r>
          <w:t>could</w:t>
        </w:r>
      </w:ins>
      <w:ins w:id="29" w:author="Daniel Schindler" w:date="2025-08-26T17:15:00Z" w16du:dateUtc="2025-08-27T01:15:00Z">
        <w:r>
          <w:t xml:space="preserve"> </w:t>
        </w:r>
        <w:proofErr w:type="gramStart"/>
        <w:r>
          <w:t>actually result</w:t>
        </w:r>
      </w:ins>
      <w:proofErr w:type="gramEnd"/>
      <w:ins w:id="30" w:author="Daniel Schindler" w:date="2025-08-26T17:16:00Z" w16du:dateUtc="2025-08-27T01:16:00Z">
        <w:r>
          <w:t xml:space="preserve"> in overharvest of late running stocks.</w:t>
        </w:r>
      </w:ins>
    </w:p>
    <w:sectPr w:rsidR="004F0E72" w:rsidRPr="00213C2D" w:rsidSect="004712C9">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niel Schindler" w:date="2025-08-26T15:44:00Z" w:initials="DS">
    <w:p w14:paraId="399F0CFF" w14:textId="77777777" w:rsidR="009F6624" w:rsidRDefault="009F6624" w:rsidP="009F6624">
      <w:pPr>
        <w:pStyle w:val="CommentText"/>
      </w:pPr>
      <w:r>
        <w:rPr>
          <w:rStyle w:val="CommentReference"/>
        </w:rPr>
        <w:annotationRef/>
      </w:r>
      <w:r>
        <w:t>This is a better paper to cite as an example of fisheries benefitting from pop diversity</w:t>
      </w:r>
    </w:p>
  </w:comment>
  <w:comment w:id="7" w:author="Daniel Schindler" w:date="2025-08-26T15:57:00Z" w:initials="DS">
    <w:p w14:paraId="6A43EA9D" w14:textId="77777777" w:rsidR="00343C0B" w:rsidRDefault="00343C0B" w:rsidP="00343C0B">
      <w:pPr>
        <w:pStyle w:val="CommentText"/>
      </w:pPr>
      <w:r>
        <w:rPr>
          <w:rStyle w:val="CommentReference"/>
        </w:rPr>
        <w:annotationRef/>
      </w:r>
      <w:r>
        <w:t>I think make this paragraph more general to salmon. Then the next one can be about western Alaska and the Kusko</w:t>
      </w:r>
    </w:p>
  </w:comment>
  <w:comment w:id="9" w:author="Daniel Schindler" w:date="2025-08-26T16:00:00Z" w:initials="DS">
    <w:p w14:paraId="39BC305D" w14:textId="77777777" w:rsidR="00343C0B" w:rsidRDefault="00343C0B" w:rsidP="00343C0B">
      <w:pPr>
        <w:pStyle w:val="CommentText"/>
      </w:pPr>
      <w:r>
        <w:rPr>
          <w:rStyle w:val="CommentReference"/>
        </w:rPr>
        <w:annotationRef/>
      </w:r>
      <w:r>
        <w:t>Better to write topic sentences that are explicit enough that they stand-alone. As written, this topic sentence refers to the previous paragraph.</w:t>
      </w:r>
    </w:p>
  </w:comment>
  <w:comment w:id="11" w:author="Benjamin J. Makhlouf" w:date="2025-08-05T16:27:00Z" w:initials="b">
    <w:p w14:paraId="4FA71363" w14:textId="627AD409" w:rsidR="0082206F" w:rsidRDefault="0082206F" w:rsidP="0082206F">
      <w:r>
        <w:rPr>
          <w:rStyle w:val="CommentReference"/>
        </w:rPr>
        <w:annotationRef/>
      </w:r>
      <w:r>
        <w:rPr>
          <w:sz w:val="20"/>
          <w:szCs w:val="20"/>
        </w:rPr>
        <w:t>Is it worth having this as a figure since it's in French et al</w:t>
      </w:r>
    </w:p>
  </w:comment>
  <w:comment w:id="12" w:author="Daniel Schindler" w:date="2025-08-26T16:16:00Z" w:initials="DS">
    <w:p w14:paraId="34C74063" w14:textId="77777777" w:rsidR="0088451D" w:rsidRDefault="0088451D" w:rsidP="0088451D">
      <w:pPr>
        <w:pStyle w:val="CommentText"/>
      </w:pPr>
      <w:r>
        <w:rPr>
          <w:rStyle w:val="CommentReference"/>
        </w:rPr>
        <w:annotationRef/>
      </w:r>
      <w:r>
        <w:t>I think it is. Its pretty squished into the French paper</w:t>
      </w:r>
    </w:p>
  </w:comment>
  <w:comment w:id="13" w:author="Benjamin J. Makhlouf" w:date="2025-07-30T08:26:00Z" w:initials="b">
    <w:p w14:paraId="78D2F929" w14:textId="4D236413" w:rsidR="0082206F" w:rsidRDefault="00EF730C" w:rsidP="0082206F">
      <w:r>
        <w:rPr>
          <w:rStyle w:val="CommentReference"/>
        </w:rPr>
        <w:annotationRef/>
      </w:r>
      <w:r w:rsidR="0082206F">
        <w:rPr>
          <w:sz w:val="20"/>
          <w:szCs w:val="20"/>
        </w:rPr>
        <w:t>We run into the same problem as the last paper where it is very unclear how this habitat prior is made (other than shutting off the eek). I can reasonably assume it's the same as the Yukon, but I don't know. How much detail do you think we need here?</w:t>
      </w:r>
    </w:p>
  </w:comment>
  <w:comment w:id="14" w:author="Daniel Schindler" w:date="2025-08-26T16:26:00Z" w:initials="DS">
    <w:p w14:paraId="26178001" w14:textId="77777777" w:rsidR="004B7BC4" w:rsidRDefault="004B7BC4" w:rsidP="004B7BC4">
      <w:pPr>
        <w:pStyle w:val="CommentText"/>
      </w:pPr>
      <w:r>
        <w:rPr>
          <w:rStyle w:val="CommentReference"/>
        </w:rPr>
        <w:annotationRef/>
      </w:r>
      <w:r>
        <w:t>I think just state what the assumption is and run with it. I think it’s a reasonable assumption knowing what we do about Chinook</w:t>
      </w:r>
    </w:p>
  </w:comment>
  <w:comment w:id="16" w:author="Benjamin J. Makhlouf" w:date="2025-07-30T10:53:00Z" w:initials="b">
    <w:p w14:paraId="1EF3F5E1" w14:textId="476D31E1" w:rsidR="00B27EC5" w:rsidRDefault="00B27EC5" w:rsidP="00B27EC5">
      <w:r>
        <w:rPr>
          <w:rStyle w:val="CommentReference"/>
        </w:rPr>
        <w:annotationRef/>
      </w:r>
      <w:r>
        <w:rPr>
          <w:sz w:val="20"/>
          <w:szCs w:val="20"/>
        </w:rPr>
        <w:t>The map we used to pull these rivers is on an adfg web page but I cant track it to a publication</w:t>
      </w:r>
    </w:p>
  </w:comment>
  <w:comment w:id="17" w:author="Daniel Schindler" w:date="2025-08-26T16:33:00Z" w:initials="DS">
    <w:p w14:paraId="1265733C" w14:textId="77777777" w:rsidR="004B7BC4" w:rsidRDefault="004B7BC4" w:rsidP="004B7BC4">
      <w:pPr>
        <w:pStyle w:val="CommentText"/>
      </w:pPr>
      <w:r>
        <w:rPr>
          <w:rStyle w:val="CommentReference"/>
        </w:rPr>
        <w:annotationRef/>
      </w:r>
      <w:r>
        <w:t>Zach can point us to the correct documentation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9F0CFF" w15:done="1"/>
  <w15:commentEx w15:paraId="6A43EA9D" w15:done="0"/>
  <w15:commentEx w15:paraId="39BC305D" w15:done="1"/>
  <w15:commentEx w15:paraId="4FA71363" w15:done="0"/>
  <w15:commentEx w15:paraId="34C74063" w15:paraIdParent="4FA71363" w15:done="0"/>
  <w15:commentEx w15:paraId="78D2F929" w15:done="1"/>
  <w15:commentEx w15:paraId="26178001" w15:paraIdParent="78D2F929" w15:done="1"/>
  <w15:commentEx w15:paraId="1EF3F5E1" w15:done="0"/>
  <w15:commentEx w15:paraId="1265733C" w15:paraIdParent="1EF3F5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8011AF" w16cex:dateUtc="2025-08-26T23:44:00Z"/>
  <w16cex:commentExtensible w16cex:durableId="76C28745" w16cex:dateUtc="2025-08-26T23:57:00Z"/>
  <w16cex:commentExtensible w16cex:durableId="26A86733" w16cex:dateUtc="2025-08-27T00:00:00Z"/>
  <w16cex:commentExtensible w16cex:durableId="5F2857FB" w16cex:dateUtc="2025-08-05T23:27:00Z"/>
  <w16cex:commentExtensible w16cex:durableId="523CC5C2" w16cex:dateUtc="2025-08-27T00:16:00Z"/>
  <w16cex:commentExtensible w16cex:durableId="1D6CE52A" w16cex:dateUtc="2025-07-30T15:26:00Z"/>
  <w16cex:commentExtensible w16cex:durableId="6BCCD95A" w16cex:dateUtc="2025-08-27T00:26:00Z"/>
  <w16cex:commentExtensible w16cex:durableId="4D2F7D90" w16cex:dateUtc="2025-07-30T17:53:00Z"/>
  <w16cex:commentExtensible w16cex:durableId="71DD3A22" w16cex:dateUtc="2025-08-27T0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F0CFF" w16cid:durableId="4F8011AF"/>
  <w16cid:commentId w16cid:paraId="6A43EA9D" w16cid:durableId="76C28745"/>
  <w16cid:commentId w16cid:paraId="39BC305D" w16cid:durableId="26A86733"/>
  <w16cid:commentId w16cid:paraId="4FA71363" w16cid:durableId="5F2857FB"/>
  <w16cid:commentId w16cid:paraId="34C74063" w16cid:durableId="523CC5C2"/>
  <w16cid:commentId w16cid:paraId="78D2F929" w16cid:durableId="1D6CE52A"/>
  <w16cid:commentId w16cid:paraId="26178001" w16cid:durableId="6BCCD95A"/>
  <w16cid:commentId w16cid:paraId="1EF3F5E1" w16cid:durableId="4D2F7D90"/>
  <w16cid:commentId w16cid:paraId="1265733C" w16cid:durableId="71DD3A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DCB9" w14:textId="77777777" w:rsidR="001E1E4B" w:rsidRDefault="001E1E4B">
      <w:pPr>
        <w:spacing w:after="0" w:line="240" w:lineRule="auto"/>
      </w:pPr>
      <w:r>
        <w:separator/>
      </w:r>
    </w:p>
  </w:endnote>
  <w:endnote w:type="continuationSeparator" w:id="0">
    <w:p w14:paraId="5D214092" w14:textId="77777777" w:rsidR="001E1E4B" w:rsidRDefault="001E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C767" w14:textId="77777777" w:rsidR="001E1E4B" w:rsidRDefault="001E1E4B">
      <w:pPr>
        <w:spacing w:after="0" w:line="240" w:lineRule="auto"/>
      </w:pPr>
      <w:r>
        <w:separator/>
      </w:r>
    </w:p>
  </w:footnote>
  <w:footnote w:type="continuationSeparator" w:id="0">
    <w:p w14:paraId="78993225" w14:textId="77777777" w:rsidR="001E1E4B" w:rsidRDefault="001E1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259EB"/>
    <w:rsid w:val="00033E6D"/>
    <w:rsid w:val="00040237"/>
    <w:rsid w:val="0004196B"/>
    <w:rsid w:val="00044401"/>
    <w:rsid w:val="000566CD"/>
    <w:rsid w:val="00060FEB"/>
    <w:rsid w:val="00065DC6"/>
    <w:rsid w:val="00066D9D"/>
    <w:rsid w:val="00071218"/>
    <w:rsid w:val="00085380"/>
    <w:rsid w:val="000854BE"/>
    <w:rsid w:val="000941AF"/>
    <w:rsid w:val="000979CB"/>
    <w:rsid w:val="000B5639"/>
    <w:rsid w:val="000B7514"/>
    <w:rsid w:val="000C384D"/>
    <w:rsid w:val="000C429D"/>
    <w:rsid w:val="000C6898"/>
    <w:rsid w:val="000D6E8E"/>
    <w:rsid w:val="000F3B6C"/>
    <w:rsid w:val="001018D7"/>
    <w:rsid w:val="001028F4"/>
    <w:rsid w:val="00103582"/>
    <w:rsid w:val="00112ED8"/>
    <w:rsid w:val="00120202"/>
    <w:rsid w:val="00121BC7"/>
    <w:rsid w:val="001255D3"/>
    <w:rsid w:val="001269D4"/>
    <w:rsid w:val="00131432"/>
    <w:rsid w:val="0013324E"/>
    <w:rsid w:val="001419E1"/>
    <w:rsid w:val="001430A9"/>
    <w:rsid w:val="00143768"/>
    <w:rsid w:val="0015783A"/>
    <w:rsid w:val="00162958"/>
    <w:rsid w:val="0016395C"/>
    <w:rsid w:val="001679D4"/>
    <w:rsid w:val="00171632"/>
    <w:rsid w:val="001844EB"/>
    <w:rsid w:val="0019169F"/>
    <w:rsid w:val="00197965"/>
    <w:rsid w:val="001E0D88"/>
    <w:rsid w:val="001E1E4B"/>
    <w:rsid w:val="001F2097"/>
    <w:rsid w:val="0020187E"/>
    <w:rsid w:val="00206F6C"/>
    <w:rsid w:val="00213C2D"/>
    <w:rsid w:val="002256A0"/>
    <w:rsid w:val="002323C1"/>
    <w:rsid w:val="00234875"/>
    <w:rsid w:val="002549E1"/>
    <w:rsid w:val="0025573D"/>
    <w:rsid w:val="002574F7"/>
    <w:rsid w:val="0026256C"/>
    <w:rsid w:val="002811E4"/>
    <w:rsid w:val="002A3FE3"/>
    <w:rsid w:val="002C1C99"/>
    <w:rsid w:val="002C21B7"/>
    <w:rsid w:val="002D12FE"/>
    <w:rsid w:val="002E5716"/>
    <w:rsid w:val="00306D21"/>
    <w:rsid w:val="00310A9F"/>
    <w:rsid w:val="00312FC9"/>
    <w:rsid w:val="00313CB8"/>
    <w:rsid w:val="00343C0B"/>
    <w:rsid w:val="003442B4"/>
    <w:rsid w:val="003508BF"/>
    <w:rsid w:val="00354EC0"/>
    <w:rsid w:val="003610A6"/>
    <w:rsid w:val="003642FE"/>
    <w:rsid w:val="00367B6D"/>
    <w:rsid w:val="003717DB"/>
    <w:rsid w:val="00371AC6"/>
    <w:rsid w:val="00374558"/>
    <w:rsid w:val="00383B9A"/>
    <w:rsid w:val="00385F28"/>
    <w:rsid w:val="0039598A"/>
    <w:rsid w:val="0039711B"/>
    <w:rsid w:val="00397FF6"/>
    <w:rsid w:val="003A1EB0"/>
    <w:rsid w:val="003A53E2"/>
    <w:rsid w:val="003A58F7"/>
    <w:rsid w:val="003B0A46"/>
    <w:rsid w:val="003C2A7E"/>
    <w:rsid w:val="003D0402"/>
    <w:rsid w:val="003D30C7"/>
    <w:rsid w:val="00400CBB"/>
    <w:rsid w:val="00401EE2"/>
    <w:rsid w:val="004025DD"/>
    <w:rsid w:val="0040355B"/>
    <w:rsid w:val="00416B2E"/>
    <w:rsid w:val="004261EE"/>
    <w:rsid w:val="00442120"/>
    <w:rsid w:val="00460AE8"/>
    <w:rsid w:val="00464971"/>
    <w:rsid w:val="00470C70"/>
    <w:rsid w:val="004712C9"/>
    <w:rsid w:val="0047513B"/>
    <w:rsid w:val="00477415"/>
    <w:rsid w:val="00481088"/>
    <w:rsid w:val="00491C12"/>
    <w:rsid w:val="004A0003"/>
    <w:rsid w:val="004A072A"/>
    <w:rsid w:val="004A6CF4"/>
    <w:rsid w:val="004B1488"/>
    <w:rsid w:val="004B7BC4"/>
    <w:rsid w:val="004C2230"/>
    <w:rsid w:val="004D6874"/>
    <w:rsid w:val="004E3592"/>
    <w:rsid w:val="004F04C2"/>
    <w:rsid w:val="004F0E72"/>
    <w:rsid w:val="004F324B"/>
    <w:rsid w:val="00505979"/>
    <w:rsid w:val="005078D8"/>
    <w:rsid w:val="005104A5"/>
    <w:rsid w:val="005171B6"/>
    <w:rsid w:val="00517577"/>
    <w:rsid w:val="005229F0"/>
    <w:rsid w:val="00530411"/>
    <w:rsid w:val="00536536"/>
    <w:rsid w:val="00537343"/>
    <w:rsid w:val="005416E6"/>
    <w:rsid w:val="00551911"/>
    <w:rsid w:val="005554D7"/>
    <w:rsid w:val="00557194"/>
    <w:rsid w:val="005805EB"/>
    <w:rsid w:val="005858F1"/>
    <w:rsid w:val="0059082A"/>
    <w:rsid w:val="005A53C9"/>
    <w:rsid w:val="005B3AB3"/>
    <w:rsid w:val="005C58CB"/>
    <w:rsid w:val="005E6A59"/>
    <w:rsid w:val="005F3448"/>
    <w:rsid w:val="006101C3"/>
    <w:rsid w:val="00617B67"/>
    <w:rsid w:val="00625357"/>
    <w:rsid w:val="00631AAA"/>
    <w:rsid w:val="0063694A"/>
    <w:rsid w:val="00636B84"/>
    <w:rsid w:val="00653AE8"/>
    <w:rsid w:val="00655F63"/>
    <w:rsid w:val="006617C0"/>
    <w:rsid w:val="0066241A"/>
    <w:rsid w:val="00663FC6"/>
    <w:rsid w:val="006762C3"/>
    <w:rsid w:val="00676513"/>
    <w:rsid w:val="00682611"/>
    <w:rsid w:val="00693A39"/>
    <w:rsid w:val="006A798F"/>
    <w:rsid w:val="006B1D97"/>
    <w:rsid w:val="006B418B"/>
    <w:rsid w:val="006C531D"/>
    <w:rsid w:val="006D6AEE"/>
    <w:rsid w:val="006E5473"/>
    <w:rsid w:val="0070135F"/>
    <w:rsid w:val="007072E7"/>
    <w:rsid w:val="00711069"/>
    <w:rsid w:val="00717B12"/>
    <w:rsid w:val="00724D0B"/>
    <w:rsid w:val="007266BC"/>
    <w:rsid w:val="007555A4"/>
    <w:rsid w:val="007561E4"/>
    <w:rsid w:val="0076034D"/>
    <w:rsid w:val="007708F4"/>
    <w:rsid w:val="00772AC1"/>
    <w:rsid w:val="00780305"/>
    <w:rsid w:val="00793B30"/>
    <w:rsid w:val="007A1D0A"/>
    <w:rsid w:val="007B17D6"/>
    <w:rsid w:val="007C0A61"/>
    <w:rsid w:val="007C1050"/>
    <w:rsid w:val="007C2267"/>
    <w:rsid w:val="007C6D95"/>
    <w:rsid w:val="007D1726"/>
    <w:rsid w:val="007D2894"/>
    <w:rsid w:val="007D7981"/>
    <w:rsid w:val="007F35F9"/>
    <w:rsid w:val="007F4A77"/>
    <w:rsid w:val="007F66C5"/>
    <w:rsid w:val="007F747D"/>
    <w:rsid w:val="007F75D5"/>
    <w:rsid w:val="00807290"/>
    <w:rsid w:val="00811477"/>
    <w:rsid w:val="00816626"/>
    <w:rsid w:val="0082206F"/>
    <w:rsid w:val="00845E76"/>
    <w:rsid w:val="00856168"/>
    <w:rsid w:val="00863C27"/>
    <w:rsid w:val="0087708A"/>
    <w:rsid w:val="00881286"/>
    <w:rsid w:val="0088327B"/>
    <w:rsid w:val="0088451D"/>
    <w:rsid w:val="0088664E"/>
    <w:rsid w:val="008872F5"/>
    <w:rsid w:val="00895FC7"/>
    <w:rsid w:val="008970CF"/>
    <w:rsid w:val="008C378F"/>
    <w:rsid w:val="008D1422"/>
    <w:rsid w:val="008E3428"/>
    <w:rsid w:val="008F2118"/>
    <w:rsid w:val="008F26BA"/>
    <w:rsid w:val="0090107F"/>
    <w:rsid w:val="00907410"/>
    <w:rsid w:val="009076B8"/>
    <w:rsid w:val="009110AF"/>
    <w:rsid w:val="00922435"/>
    <w:rsid w:val="009263B7"/>
    <w:rsid w:val="00932FBC"/>
    <w:rsid w:val="009423AC"/>
    <w:rsid w:val="00946A92"/>
    <w:rsid w:val="00966E61"/>
    <w:rsid w:val="00967DC4"/>
    <w:rsid w:val="00971164"/>
    <w:rsid w:val="0097261B"/>
    <w:rsid w:val="0097448D"/>
    <w:rsid w:val="009833DB"/>
    <w:rsid w:val="00983880"/>
    <w:rsid w:val="00986BAC"/>
    <w:rsid w:val="009879FD"/>
    <w:rsid w:val="00990982"/>
    <w:rsid w:val="009A7B39"/>
    <w:rsid w:val="009B24AC"/>
    <w:rsid w:val="009C079F"/>
    <w:rsid w:val="009C308C"/>
    <w:rsid w:val="009C42BD"/>
    <w:rsid w:val="009D3148"/>
    <w:rsid w:val="009D66DA"/>
    <w:rsid w:val="009E68C7"/>
    <w:rsid w:val="009F3E36"/>
    <w:rsid w:val="009F51C3"/>
    <w:rsid w:val="009F56C0"/>
    <w:rsid w:val="009F6624"/>
    <w:rsid w:val="009F7AF2"/>
    <w:rsid w:val="00A005B7"/>
    <w:rsid w:val="00A06CC6"/>
    <w:rsid w:val="00A13EDE"/>
    <w:rsid w:val="00A234BB"/>
    <w:rsid w:val="00A25870"/>
    <w:rsid w:val="00A26A50"/>
    <w:rsid w:val="00A36D27"/>
    <w:rsid w:val="00A44879"/>
    <w:rsid w:val="00A4712A"/>
    <w:rsid w:val="00A84E4B"/>
    <w:rsid w:val="00AB074C"/>
    <w:rsid w:val="00AD1910"/>
    <w:rsid w:val="00AD484F"/>
    <w:rsid w:val="00AD4BE1"/>
    <w:rsid w:val="00AD7B82"/>
    <w:rsid w:val="00AF7B74"/>
    <w:rsid w:val="00B01FE3"/>
    <w:rsid w:val="00B02A4D"/>
    <w:rsid w:val="00B07AE4"/>
    <w:rsid w:val="00B13E93"/>
    <w:rsid w:val="00B27EC5"/>
    <w:rsid w:val="00B30111"/>
    <w:rsid w:val="00B40601"/>
    <w:rsid w:val="00B4720E"/>
    <w:rsid w:val="00B50583"/>
    <w:rsid w:val="00B62128"/>
    <w:rsid w:val="00B74D8D"/>
    <w:rsid w:val="00B857E3"/>
    <w:rsid w:val="00B923D2"/>
    <w:rsid w:val="00BB27C2"/>
    <w:rsid w:val="00BB381E"/>
    <w:rsid w:val="00BC7C48"/>
    <w:rsid w:val="00BF0C62"/>
    <w:rsid w:val="00C107EA"/>
    <w:rsid w:val="00C10AF2"/>
    <w:rsid w:val="00C1704A"/>
    <w:rsid w:val="00C27BF0"/>
    <w:rsid w:val="00C31CB4"/>
    <w:rsid w:val="00C32D99"/>
    <w:rsid w:val="00C40D88"/>
    <w:rsid w:val="00C50332"/>
    <w:rsid w:val="00C50733"/>
    <w:rsid w:val="00C6603A"/>
    <w:rsid w:val="00C67240"/>
    <w:rsid w:val="00C67BC1"/>
    <w:rsid w:val="00C7034D"/>
    <w:rsid w:val="00C83BF2"/>
    <w:rsid w:val="00C93DD5"/>
    <w:rsid w:val="00C95028"/>
    <w:rsid w:val="00C9741A"/>
    <w:rsid w:val="00C97C2C"/>
    <w:rsid w:val="00CA262D"/>
    <w:rsid w:val="00CA7EEC"/>
    <w:rsid w:val="00CB2EEB"/>
    <w:rsid w:val="00CB3C24"/>
    <w:rsid w:val="00CD3038"/>
    <w:rsid w:val="00CE2EB6"/>
    <w:rsid w:val="00CF03CC"/>
    <w:rsid w:val="00CF45A1"/>
    <w:rsid w:val="00CF6CDB"/>
    <w:rsid w:val="00D0176E"/>
    <w:rsid w:val="00D0546A"/>
    <w:rsid w:val="00D05EAB"/>
    <w:rsid w:val="00D105F1"/>
    <w:rsid w:val="00D149EB"/>
    <w:rsid w:val="00D30A4B"/>
    <w:rsid w:val="00D36A10"/>
    <w:rsid w:val="00D409CC"/>
    <w:rsid w:val="00D43F43"/>
    <w:rsid w:val="00D47703"/>
    <w:rsid w:val="00D53B0E"/>
    <w:rsid w:val="00D57D37"/>
    <w:rsid w:val="00D625F2"/>
    <w:rsid w:val="00D91D5D"/>
    <w:rsid w:val="00DA0881"/>
    <w:rsid w:val="00DA289A"/>
    <w:rsid w:val="00DA7E79"/>
    <w:rsid w:val="00DC75BB"/>
    <w:rsid w:val="00DD0E6E"/>
    <w:rsid w:val="00DD7574"/>
    <w:rsid w:val="00DE33E0"/>
    <w:rsid w:val="00DF1D5B"/>
    <w:rsid w:val="00E10F4A"/>
    <w:rsid w:val="00E11585"/>
    <w:rsid w:val="00E20CE9"/>
    <w:rsid w:val="00E212FE"/>
    <w:rsid w:val="00E352BB"/>
    <w:rsid w:val="00E355B2"/>
    <w:rsid w:val="00E35FA9"/>
    <w:rsid w:val="00E454BB"/>
    <w:rsid w:val="00E46D9E"/>
    <w:rsid w:val="00E61436"/>
    <w:rsid w:val="00E671EF"/>
    <w:rsid w:val="00E719E1"/>
    <w:rsid w:val="00E82AC1"/>
    <w:rsid w:val="00E86789"/>
    <w:rsid w:val="00E94ABC"/>
    <w:rsid w:val="00E95A9F"/>
    <w:rsid w:val="00EB2EDF"/>
    <w:rsid w:val="00ED2A48"/>
    <w:rsid w:val="00EE1A96"/>
    <w:rsid w:val="00EE5153"/>
    <w:rsid w:val="00EE55A4"/>
    <w:rsid w:val="00EF1756"/>
    <w:rsid w:val="00EF5ED9"/>
    <w:rsid w:val="00EF6581"/>
    <w:rsid w:val="00EF730C"/>
    <w:rsid w:val="00F01811"/>
    <w:rsid w:val="00F02538"/>
    <w:rsid w:val="00F06D5A"/>
    <w:rsid w:val="00F2018F"/>
    <w:rsid w:val="00F20CE9"/>
    <w:rsid w:val="00F21C45"/>
    <w:rsid w:val="00F335F2"/>
    <w:rsid w:val="00F3538C"/>
    <w:rsid w:val="00F3736F"/>
    <w:rsid w:val="00F41CBE"/>
    <w:rsid w:val="00F41FAF"/>
    <w:rsid w:val="00F432BD"/>
    <w:rsid w:val="00F51DB9"/>
    <w:rsid w:val="00F552CD"/>
    <w:rsid w:val="00F55974"/>
    <w:rsid w:val="00F73FEE"/>
    <w:rsid w:val="00FA2074"/>
    <w:rsid w:val="00FA738D"/>
    <w:rsid w:val="00FB33D7"/>
    <w:rsid w:val="00FB3E37"/>
    <w:rsid w:val="00FC42A0"/>
    <w:rsid w:val="00FD1F7F"/>
    <w:rsid w:val="00FD5572"/>
    <w:rsid w:val="00FD6CE5"/>
    <w:rsid w:val="00FE3CBB"/>
    <w:rsid w:val="00FE3D0B"/>
    <w:rsid w:val="00FF1407"/>
    <w:rsid w:val="00FF19B1"/>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BC4DA16D-8038-0048-8D7D-2B067A3C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9"/>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11</Pages>
  <Words>14398</Words>
  <Characters>82073</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cp:revision>
  <dcterms:created xsi:type="dcterms:W3CDTF">2025-08-27T13:52:00Z</dcterms:created>
  <dcterms:modified xsi:type="dcterms:W3CDTF">2025-08-27T21:38:00Z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id="TQue60dm"/&gt;&lt;style id="http://www.zotero.org/styles/journal-of-applied-ecology" hasBibliography="1" bibliographyStyleHasBeenSet="0"/&gt;&lt;prefs&gt;&lt;pref name="fieldType" value="Field"/&gt;&lt;/prefs&gt;&lt;/data&gt;</vt:lpwstr>
  </property>
</Properties>
</file>