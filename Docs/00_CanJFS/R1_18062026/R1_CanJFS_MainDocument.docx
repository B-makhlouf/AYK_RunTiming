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E5130" w14:textId="77777777" w:rsidR="003525FA" w:rsidRPr="001A17C1" w:rsidRDefault="003525FA" w:rsidP="003525FA">
      <w:pPr>
        <w:suppressLineNumbers/>
        <w:jc w:val="center"/>
        <w:rPr>
          <w:rFonts w:ascii="Garamond" w:hAnsi="Garamond" w:cs="Times New Roman"/>
          <w:b/>
          <w:bCs/>
          <w:sz w:val="36"/>
          <w:szCs w:val="36"/>
        </w:rPr>
      </w:pPr>
      <w:r>
        <w:rPr>
          <w:rFonts w:ascii="Garamond" w:hAnsi="Garamond" w:cs="Times New Roman"/>
          <w:b/>
          <w:bCs/>
          <w:sz w:val="36"/>
          <w:szCs w:val="36"/>
        </w:rPr>
        <w:t>Strategic fisheries closure balances harvest opportunity and stock diversity in a large Alaska river basin.</w:t>
      </w:r>
    </w:p>
    <w:p w14:paraId="5ACD91D3" w14:textId="77777777" w:rsidR="003525FA" w:rsidRPr="001A17C1" w:rsidRDefault="003525FA" w:rsidP="003525FA">
      <w:pPr>
        <w:rPr>
          <w:rFonts w:ascii="Garamond" w:hAnsi="Garamond" w:cs="Times New Roman"/>
          <w:sz w:val="28"/>
          <w:szCs w:val="28"/>
        </w:rPr>
      </w:pPr>
    </w:p>
    <w:p w14:paraId="1B60415E" w14:textId="77777777" w:rsidR="003525FA" w:rsidRPr="001A17C1" w:rsidRDefault="003525FA" w:rsidP="003525FA">
      <w:pPr>
        <w:jc w:val="center"/>
        <w:rPr>
          <w:rFonts w:ascii="Garamond" w:hAnsi="Garamond" w:cs="Times New Roman"/>
          <w:sz w:val="28"/>
          <w:szCs w:val="28"/>
        </w:rPr>
      </w:pPr>
      <w:r>
        <w:rPr>
          <w:rFonts w:ascii="Garamond" w:hAnsi="Garamond" w:cs="Times New Roman"/>
          <w:sz w:val="28"/>
          <w:szCs w:val="28"/>
          <w:vertAlign w:val="superscript"/>
        </w:rPr>
        <w:t>1</w:t>
      </w:r>
      <w:r>
        <w:rPr>
          <w:rFonts w:ascii="Garamond" w:hAnsi="Garamond" w:cs="Times New Roman"/>
          <w:sz w:val="28"/>
          <w:szCs w:val="28"/>
        </w:rPr>
        <w:t xml:space="preserve">Ben Makhlouf, </w:t>
      </w:r>
      <w:r>
        <w:rPr>
          <w:rFonts w:ascii="Garamond" w:hAnsi="Garamond" w:cs="Times New Roman"/>
          <w:sz w:val="28"/>
          <w:szCs w:val="28"/>
          <w:vertAlign w:val="superscript"/>
        </w:rPr>
        <w:t>1</w:t>
      </w:r>
      <w:r>
        <w:rPr>
          <w:rFonts w:ascii="Garamond" w:hAnsi="Garamond" w:cs="Times New Roman"/>
          <w:sz w:val="28"/>
          <w:szCs w:val="28"/>
        </w:rPr>
        <w:t xml:space="preserve">Daniel E. Schindler, </w:t>
      </w:r>
      <w:r>
        <w:rPr>
          <w:rFonts w:ascii="Garamond" w:hAnsi="Garamond" w:cs="Times New Roman"/>
          <w:sz w:val="28"/>
          <w:szCs w:val="28"/>
          <w:vertAlign w:val="superscript"/>
        </w:rPr>
        <w:t>2</w:t>
      </w:r>
      <w:r>
        <w:rPr>
          <w:rFonts w:ascii="Garamond" w:hAnsi="Garamond" w:cs="Times New Roman"/>
          <w:sz w:val="28"/>
          <w:szCs w:val="28"/>
        </w:rPr>
        <w:t xml:space="preserve">Timothy J. Cline, </w:t>
      </w:r>
      <w:r>
        <w:rPr>
          <w:rFonts w:ascii="Garamond" w:hAnsi="Garamond" w:cs="Times New Roman"/>
          <w:sz w:val="28"/>
          <w:szCs w:val="28"/>
          <w:vertAlign w:val="superscript"/>
        </w:rPr>
        <w:t>3</w:t>
      </w:r>
      <w:r>
        <w:rPr>
          <w:rFonts w:ascii="Garamond" w:hAnsi="Garamond" w:cs="Times New Roman"/>
          <w:sz w:val="28"/>
          <w:szCs w:val="28"/>
        </w:rPr>
        <w:t>Diego Fernandez,</w:t>
      </w:r>
      <w:r>
        <w:rPr>
          <w:rFonts w:ascii="Garamond" w:hAnsi="Garamond" w:cs="Times New Roman"/>
          <w:sz w:val="28"/>
          <w:szCs w:val="28"/>
          <w:vertAlign w:val="superscript"/>
        </w:rPr>
        <w:t>4</w:t>
      </w:r>
      <w:r>
        <w:rPr>
          <w:rFonts w:ascii="Garamond" w:hAnsi="Garamond" w:cs="Times New Roman"/>
          <w:sz w:val="28"/>
          <w:szCs w:val="28"/>
        </w:rPr>
        <w:t xml:space="preserve">Janessa Esquible, </w:t>
      </w:r>
      <w:r>
        <w:rPr>
          <w:rFonts w:ascii="Garamond" w:hAnsi="Garamond" w:cs="Times New Roman"/>
          <w:sz w:val="28"/>
          <w:szCs w:val="28"/>
          <w:vertAlign w:val="superscript"/>
        </w:rPr>
        <w:t>5</w:t>
      </w:r>
      <w:r>
        <w:rPr>
          <w:rFonts w:ascii="Garamond" w:hAnsi="Garamond" w:cs="Times New Roman"/>
          <w:sz w:val="28"/>
          <w:szCs w:val="28"/>
        </w:rPr>
        <w:t xml:space="preserve">Avery Hoffman </w:t>
      </w:r>
    </w:p>
    <w:p w14:paraId="56B87456" w14:textId="77777777" w:rsidR="003525FA" w:rsidRPr="001A17C1" w:rsidRDefault="003525FA" w:rsidP="003525FA">
      <w:pPr>
        <w:jc w:val="center"/>
        <w:rPr>
          <w:rFonts w:ascii="Garamond" w:hAnsi="Garamond"/>
        </w:rPr>
      </w:pPr>
    </w:p>
    <w:p w14:paraId="7D53E220" w14:textId="77777777" w:rsidR="003525FA" w:rsidRPr="001A17C1" w:rsidRDefault="003525FA" w:rsidP="003525FA">
      <w:pPr>
        <w:jc w:val="center"/>
        <w:rPr>
          <w:rFonts w:ascii="Garamond" w:hAnsi="Garamond" w:cs="Times New Roman"/>
          <w:i/>
          <w:iCs/>
        </w:rPr>
      </w:pPr>
      <w:r>
        <w:rPr>
          <w:rFonts w:ascii="Garamond" w:hAnsi="Garamond" w:cs="Times New Roman"/>
          <w:i/>
          <w:iCs/>
          <w:vertAlign w:val="superscript"/>
        </w:rPr>
        <w:t>1</w:t>
      </w:r>
      <w:r>
        <w:rPr>
          <w:rFonts w:ascii="Garamond" w:hAnsi="Garamond" w:cs="Times New Roman"/>
          <w:i/>
          <w:iCs/>
        </w:rPr>
        <w:t xml:space="preserve">University of Washington School of Aquatic and Fisheries Sciences, </w:t>
      </w:r>
      <w:r>
        <w:rPr>
          <w:rFonts w:ascii="Garamond" w:hAnsi="Garamond" w:cs="Times New Roman"/>
          <w:i/>
          <w:iCs/>
          <w:vertAlign w:val="superscript"/>
        </w:rPr>
        <w:t>2</w:t>
      </w:r>
      <w:r>
        <w:rPr>
          <w:rFonts w:ascii="Garamond" w:hAnsi="Garamond" w:cs="Times New Roman"/>
          <w:i/>
          <w:iCs/>
        </w:rPr>
        <w:t>Montana State University Department of Ecology,</w:t>
      </w:r>
      <w:r>
        <w:rPr>
          <w:rFonts w:ascii="Garamond" w:hAnsi="Garamond" w:cs="Times New Roman"/>
          <w:i/>
          <w:iCs/>
          <w:vertAlign w:val="superscript"/>
        </w:rPr>
        <w:t>3</w:t>
      </w:r>
      <w:r>
        <w:rPr>
          <w:rFonts w:ascii="Garamond" w:hAnsi="Garamond" w:cs="Times New Roman"/>
          <w:i/>
          <w:iCs/>
        </w:rPr>
        <w:t xml:space="preserve">University of Utah Department of Geology, </w:t>
      </w:r>
      <w:r>
        <w:rPr>
          <w:rFonts w:ascii="Garamond" w:hAnsi="Garamond" w:cs="Times New Roman"/>
          <w:i/>
          <w:iCs/>
          <w:vertAlign w:val="superscript"/>
        </w:rPr>
        <w:t>4</w:t>
      </w:r>
      <w:r>
        <w:rPr>
          <w:rFonts w:ascii="Garamond" w:hAnsi="Garamond" w:cs="Times New Roman"/>
          <w:i/>
          <w:iCs/>
        </w:rPr>
        <w:t>Great Lakes Fishery Commission,</w:t>
      </w:r>
      <w:r>
        <w:rPr>
          <w:rFonts w:ascii="Garamond" w:hAnsi="Garamond" w:cs="Times New Roman"/>
          <w:i/>
          <w:iCs/>
          <w:vertAlign w:val="superscript"/>
        </w:rPr>
        <w:t>5</w:t>
      </w:r>
      <w:r>
        <w:rPr>
          <w:rFonts w:ascii="Garamond" w:hAnsi="Garamond" w:cs="Times New Roman"/>
          <w:i/>
          <w:iCs/>
        </w:rPr>
        <w:t>Orutsararmiut Native Council, Natural Resources Department</w:t>
      </w:r>
    </w:p>
    <w:p w14:paraId="1616F27E" w14:textId="77777777" w:rsidR="003525FA" w:rsidRPr="001A17C1" w:rsidRDefault="003525FA" w:rsidP="003525FA">
      <w:pPr>
        <w:rPr>
          <w:rFonts w:ascii="Garamond" w:hAnsi="Garamond" w:cs="Times New Roman"/>
        </w:rPr>
      </w:pPr>
    </w:p>
    <w:p w14:paraId="71D345F0" w14:textId="00177B00" w:rsidR="005323CA" w:rsidRDefault="003525FA" w:rsidP="005323CA">
      <w:pPr>
        <w:jc w:val="center"/>
        <w:rPr>
          <w:rFonts w:ascii="Garamond" w:hAnsi="Garamond" w:cs="Times New Roman"/>
        </w:rPr>
      </w:pPr>
      <w:r>
        <w:rPr>
          <w:rFonts w:ascii="Garamond" w:hAnsi="Garamond" w:cs="Times New Roman"/>
          <w:b/>
          <w:bCs/>
        </w:rPr>
        <w:t>Corresponding Author:</w:t>
      </w:r>
      <w:r>
        <w:rPr>
          <w:rFonts w:ascii="Garamond" w:hAnsi="Garamond" w:cs="Times New Roman"/>
        </w:rPr>
        <w:t xml:space="preserve"> Ben Makhlouf, </w:t>
      </w:r>
      <w:hyperlink r:id="rId8" w:history="1">
        <w:r w:rsidR="005323CA" w:rsidRPr="006F0069">
          <w:rPr>
            <w:rStyle w:val="Hyperlink"/>
            <w:rFonts w:ascii="Garamond" w:hAnsi="Garamond" w:cs="Times New Roman"/>
          </w:rPr>
          <w:t>bmak29@uw.edu</w:t>
        </w:r>
      </w:hyperlink>
    </w:p>
    <w:p w14:paraId="50920FF1" w14:textId="68B6B223" w:rsidR="005323CA" w:rsidRPr="001A17C1" w:rsidRDefault="005323CA" w:rsidP="00A844A4">
      <w:pPr>
        <w:jc w:val="center"/>
        <w:rPr>
          <w:rFonts w:ascii="Garamond" w:hAnsi="Garamond" w:cs="Times New Roman"/>
        </w:rPr>
      </w:pPr>
      <w:r w:rsidRPr="005323CA">
        <w:rPr>
          <w:rFonts w:ascii="Garamond" w:hAnsi="Garamond" w:cs="Times New Roman"/>
          <w:b/>
          <w:bCs/>
        </w:rPr>
        <w:t>Conflict of interest statement:</w:t>
      </w:r>
      <w:r>
        <w:rPr>
          <w:rFonts w:ascii="Garamond" w:hAnsi="Garamond" w:cs="Times New Roman"/>
        </w:rPr>
        <w:t xml:space="preserve"> The authors declare there is no conflict of interest </w:t>
      </w:r>
    </w:p>
    <w:p w14:paraId="2DE0C705" w14:textId="77777777" w:rsidR="003525FA" w:rsidRDefault="003525FA" w:rsidP="0017389D">
      <w:pPr>
        <w:suppressLineNumbers/>
        <w:jc w:val="center"/>
        <w:rPr>
          <w:rFonts w:ascii="Garamond" w:hAnsi="Garamond" w:cs="Times New Roman"/>
          <w:b/>
          <w:bCs/>
          <w:sz w:val="40"/>
          <w:szCs w:val="40"/>
        </w:rPr>
      </w:pPr>
    </w:p>
    <w:p w14:paraId="276639A8" w14:textId="77777777" w:rsidR="003525FA" w:rsidRDefault="003525FA" w:rsidP="0017389D">
      <w:pPr>
        <w:suppressLineNumbers/>
        <w:jc w:val="center"/>
        <w:rPr>
          <w:rFonts w:ascii="Garamond" w:hAnsi="Garamond" w:cs="Times New Roman"/>
          <w:b/>
          <w:bCs/>
          <w:sz w:val="40"/>
          <w:szCs w:val="40"/>
        </w:rPr>
      </w:pPr>
    </w:p>
    <w:p w14:paraId="46651501" w14:textId="77777777" w:rsidR="003525FA" w:rsidRDefault="003525FA" w:rsidP="0017389D">
      <w:pPr>
        <w:suppressLineNumbers/>
        <w:jc w:val="center"/>
        <w:rPr>
          <w:rFonts w:ascii="Garamond" w:hAnsi="Garamond" w:cs="Times New Roman"/>
          <w:b/>
          <w:bCs/>
          <w:sz w:val="40"/>
          <w:szCs w:val="40"/>
        </w:rPr>
      </w:pPr>
    </w:p>
    <w:p w14:paraId="4CF20524" w14:textId="77777777" w:rsidR="003525FA" w:rsidRDefault="003525FA" w:rsidP="0017389D">
      <w:pPr>
        <w:suppressLineNumbers/>
        <w:jc w:val="center"/>
        <w:rPr>
          <w:rFonts w:ascii="Garamond" w:hAnsi="Garamond" w:cs="Times New Roman"/>
          <w:b/>
          <w:bCs/>
          <w:sz w:val="40"/>
          <w:szCs w:val="40"/>
        </w:rPr>
      </w:pPr>
    </w:p>
    <w:p w14:paraId="658EE6B9" w14:textId="77777777" w:rsidR="003525FA" w:rsidRDefault="003525FA" w:rsidP="0017389D">
      <w:pPr>
        <w:suppressLineNumbers/>
        <w:jc w:val="center"/>
        <w:rPr>
          <w:rFonts w:ascii="Garamond" w:hAnsi="Garamond" w:cs="Times New Roman"/>
          <w:b/>
          <w:bCs/>
          <w:sz w:val="40"/>
          <w:szCs w:val="40"/>
        </w:rPr>
      </w:pPr>
    </w:p>
    <w:p w14:paraId="0B5F49C9" w14:textId="77777777" w:rsidR="003525FA" w:rsidRDefault="003525FA" w:rsidP="0017389D">
      <w:pPr>
        <w:suppressLineNumbers/>
        <w:jc w:val="center"/>
        <w:rPr>
          <w:rFonts w:ascii="Garamond" w:hAnsi="Garamond" w:cs="Times New Roman"/>
          <w:b/>
          <w:bCs/>
          <w:sz w:val="40"/>
          <w:szCs w:val="40"/>
        </w:rPr>
      </w:pPr>
    </w:p>
    <w:p w14:paraId="3DFE12E9" w14:textId="77777777" w:rsidR="003525FA" w:rsidRDefault="003525FA" w:rsidP="0017389D">
      <w:pPr>
        <w:suppressLineNumbers/>
        <w:jc w:val="center"/>
        <w:rPr>
          <w:rFonts w:ascii="Garamond" w:hAnsi="Garamond" w:cs="Times New Roman"/>
          <w:b/>
          <w:bCs/>
          <w:sz w:val="40"/>
          <w:szCs w:val="40"/>
        </w:rPr>
      </w:pPr>
    </w:p>
    <w:p w14:paraId="398E1809" w14:textId="787A2D25" w:rsidR="009A7B39" w:rsidRPr="0016395C" w:rsidRDefault="009A7B39" w:rsidP="006A2A72">
      <w:pPr>
        <w:suppressLineNumbers/>
        <w:rPr>
          <w:rFonts w:ascii="Garamond" w:hAnsi="Garamond"/>
          <w:b/>
          <w:bCs/>
          <w:sz w:val="20"/>
          <w:szCs w:val="20"/>
        </w:rPr>
      </w:pPr>
    </w:p>
    <w:p w14:paraId="57B09708" w14:textId="77777777" w:rsidR="003525FA" w:rsidRDefault="003525FA" w:rsidP="004712C9">
      <w:pPr>
        <w:suppressLineNumbers/>
        <w:rPr>
          <w:rFonts w:ascii="Garamond" w:hAnsi="Garamond" w:cs="Times New Roman"/>
          <w:b/>
          <w:bCs/>
          <w:u w:val="single"/>
        </w:rPr>
      </w:pPr>
    </w:p>
    <w:p w14:paraId="6A12FAB1" w14:textId="77777777" w:rsidR="003525FA" w:rsidRDefault="003525FA" w:rsidP="004712C9">
      <w:pPr>
        <w:suppressLineNumbers/>
        <w:rPr>
          <w:rFonts w:ascii="Garamond" w:hAnsi="Garamond" w:cs="Times New Roman"/>
          <w:b/>
          <w:bCs/>
          <w:u w:val="single"/>
        </w:rPr>
      </w:pPr>
    </w:p>
    <w:p w14:paraId="1E04B217" w14:textId="77777777" w:rsidR="003525FA" w:rsidRDefault="003525FA" w:rsidP="004712C9">
      <w:pPr>
        <w:suppressLineNumbers/>
        <w:rPr>
          <w:rFonts w:ascii="Garamond" w:hAnsi="Garamond" w:cs="Times New Roman"/>
          <w:b/>
          <w:bCs/>
          <w:u w:val="single"/>
        </w:rPr>
      </w:pPr>
    </w:p>
    <w:p w14:paraId="11C4E2DB" w14:textId="77777777" w:rsidR="00B26B57" w:rsidRDefault="00B26B57" w:rsidP="004712C9">
      <w:pPr>
        <w:suppressLineNumbers/>
        <w:rPr>
          <w:rFonts w:ascii="Garamond" w:hAnsi="Garamond" w:cs="Times New Roman"/>
          <w:b/>
          <w:bCs/>
          <w:u w:val="single"/>
        </w:rPr>
      </w:pPr>
    </w:p>
    <w:p w14:paraId="2F3E3570" w14:textId="77777777" w:rsidR="00B26B57" w:rsidRDefault="00B26B57" w:rsidP="004712C9">
      <w:pPr>
        <w:suppressLineNumbers/>
        <w:rPr>
          <w:rFonts w:ascii="Garamond" w:hAnsi="Garamond" w:cs="Times New Roman"/>
          <w:b/>
          <w:bCs/>
          <w:u w:val="single"/>
        </w:rPr>
      </w:pPr>
    </w:p>
    <w:p w14:paraId="1DB5BB82" w14:textId="77777777" w:rsidR="00B26B57" w:rsidRDefault="00B26B57" w:rsidP="004712C9">
      <w:pPr>
        <w:suppressLineNumbers/>
        <w:rPr>
          <w:rFonts w:ascii="Garamond" w:hAnsi="Garamond" w:cs="Times New Roman"/>
          <w:b/>
          <w:bCs/>
          <w:u w:val="single"/>
        </w:rPr>
      </w:pPr>
    </w:p>
    <w:p w14:paraId="75F3761F" w14:textId="39AC2FE2" w:rsidR="003717DB" w:rsidRPr="00665BC1" w:rsidRDefault="00E61436" w:rsidP="004712C9">
      <w:pPr>
        <w:suppressLineNumbers/>
        <w:rPr>
          <w:rFonts w:ascii="Garamond" w:hAnsi="Garamond" w:cs="Times New Roman"/>
          <w:b/>
          <w:bCs/>
          <w:u w:val="single"/>
        </w:rPr>
      </w:pPr>
      <w:r>
        <w:rPr>
          <w:rFonts w:ascii="Garamond" w:hAnsi="Garamond" w:cs="Times New Roman"/>
          <w:b/>
          <w:bCs/>
          <w:u w:val="single"/>
        </w:rPr>
        <w:t>Abstract:</w:t>
      </w:r>
    </w:p>
    <w:p w14:paraId="6CDB9F82" w14:textId="13308455" w:rsidR="00571049" w:rsidRPr="00571049" w:rsidRDefault="00571049" w:rsidP="00571049">
      <w:pPr>
        <w:spacing w:line="480" w:lineRule="auto"/>
        <w:rPr>
          <w:rFonts w:ascii="Garamond" w:hAnsi="Garamond"/>
          <w:sz w:val="22"/>
          <w:szCs w:val="22"/>
        </w:rPr>
      </w:pPr>
      <w:r w:rsidRPr="00571049">
        <w:rPr>
          <w:rFonts w:ascii="Garamond" w:hAnsi="Garamond"/>
          <w:sz w:val="22"/>
          <w:szCs w:val="22"/>
        </w:rPr>
        <w:t>Effective conservation of exploited species requires balancing harvest opportunities with the protection of biodiversity. In Pacific salmon, biodiversity among populations contributes to basin-wide resilience, yet spatiotemporal dynamics of adult migrating Chinook salmon remain poorly understood, creating uncertainty about management impacts. Declining abundance in western Alaska watersheds has led to restrictions in subsistence harvest and challenges for upstream communities. To balance stock protection with harvest opportunity, a front-end closure limits fishing early in the run to reduce exploitation of fish migrating to the upper watershed. To quantify stock-specific impacts of this strategy, we reconstruct spatiotemporal dynamics of return migration timing for Chinook salmon to the Kuskokwim River across six years using otolith isotope signatures. We demonstrate a consistent relationship between seasonal run timing and watershed origin, with earlier migrants contributing disproportionately to upper watershed regions. This pattern was consistent across years, though magnitude of contribution and run timing varied, highlighting interactions between the closure and ecological processes influencing efficacy. Simulated closure end dates provided greater protection for upper watershed stocks, though conservation–harvest tradeoffs varied.</w:t>
      </w:r>
    </w:p>
    <w:p w14:paraId="47893FEA" w14:textId="77777777" w:rsidR="00571049" w:rsidRDefault="00571049" w:rsidP="003525FA"/>
    <w:p w14:paraId="3E93BEF4" w14:textId="2CBF721B" w:rsidR="003525FA" w:rsidRPr="001A17C1" w:rsidRDefault="003525FA" w:rsidP="003525FA">
      <w:pPr>
        <w:rPr>
          <w:rFonts w:ascii="Garamond" w:hAnsi="Garamond" w:cs="Times New Roman"/>
        </w:rPr>
      </w:pPr>
      <w:r>
        <w:rPr>
          <w:rFonts w:ascii="Garamond" w:hAnsi="Garamond" w:cs="Times New Roman"/>
          <w:b/>
          <w:bCs/>
        </w:rPr>
        <w:t>Keywords</w:t>
      </w:r>
      <w:r>
        <w:rPr>
          <w:rFonts w:ascii="Garamond" w:hAnsi="Garamond" w:cs="Times New Roman"/>
        </w:rPr>
        <w:t>: Alaska, Biodiversity, Fisheries, Otolith, Salmon, Strontium, tradeoff</w:t>
      </w:r>
    </w:p>
    <w:p w14:paraId="3FD6F3F7" w14:textId="77777777" w:rsidR="007E3A31" w:rsidRDefault="007E3A31" w:rsidP="00BF42AB">
      <w:pPr>
        <w:suppressLineNumbers/>
        <w:spacing w:line="480" w:lineRule="auto"/>
        <w:rPr>
          <w:rFonts w:ascii="Garamond" w:hAnsi="Garamond" w:cs="Times New Roman"/>
        </w:rPr>
      </w:pPr>
    </w:p>
    <w:p w14:paraId="5566A155" w14:textId="77777777" w:rsidR="00571049" w:rsidRDefault="00571049" w:rsidP="00BF42AB">
      <w:pPr>
        <w:suppressLineNumbers/>
        <w:spacing w:line="480" w:lineRule="auto"/>
        <w:rPr>
          <w:rFonts w:ascii="Garamond" w:hAnsi="Garamond" w:cs="Times New Roman"/>
        </w:rPr>
      </w:pPr>
    </w:p>
    <w:p w14:paraId="6FC98385" w14:textId="77777777" w:rsidR="00571049" w:rsidRDefault="00571049" w:rsidP="00BF42AB">
      <w:pPr>
        <w:suppressLineNumbers/>
        <w:spacing w:line="480" w:lineRule="auto"/>
        <w:rPr>
          <w:rFonts w:ascii="Garamond" w:hAnsi="Garamond" w:cs="Times New Roman"/>
        </w:rPr>
      </w:pPr>
    </w:p>
    <w:p w14:paraId="0CB59415" w14:textId="77777777" w:rsidR="00571049" w:rsidRDefault="00571049" w:rsidP="00BF42AB">
      <w:pPr>
        <w:suppressLineNumbers/>
        <w:spacing w:line="480" w:lineRule="auto"/>
        <w:rPr>
          <w:rFonts w:ascii="Garamond" w:hAnsi="Garamond" w:cs="Times New Roman"/>
        </w:rPr>
      </w:pPr>
    </w:p>
    <w:p w14:paraId="52FE68BC" w14:textId="77777777" w:rsidR="00571049" w:rsidRDefault="00571049" w:rsidP="00BF42AB">
      <w:pPr>
        <w:suppressLineNumbers/>
        <w:spacing w:line="480" w:lineRule="auto"/>
        <w:rPr>
          <w:rFonts w:ascii="Garamond" w:hAnsi="Garamond" w:cs="Times New Roman"/>
        </w:rPr>
      </w:pPr>
    </w:p>
    <w:p w14:paraId="6FFB8AB4" w14:textId="77777777" w:rsidR="00571049" w:rsidRDefault="00571049" w:rsidP="00BF42AB">
      <w:pPr>
        <w:suppressLineNumbers/>
        <w:spacing w:line="480" w:lineRule="auto"/>
        <w:rPr>
          <w:rFonts w:ascii="Garamond" w:hAnsi="Garamond" w:cs="Times New Roman"/>
        </w:rPr>
      </w:pPr>
    </w:p>
    <w:p w14:paraId="09D9F601" w14:textId="77777777" w:rsidR="00571049" w:rsidRDefault="00571049" w:rsidP="00BF42AB">
      <w:pPr>
        <w:suppressLineNumbers/>
        <w:spacing w:line="480" w:lineRule="auto"/>
        <w:rPr>
          <w:rFonts w:ascii="Garamond" w:hAnsi="Garamond" w:cs="Times New Roman"/>
        </w:rPr>
      </w:pPr>
    </w:p>
    <w:p w14:paraId="58C68C67" w14:textId="4AAD3718" w:rsidR="00F552CD" w:rsidRPr="007C6331" w:rsidRDefault="00F552CD"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t xml:space="preserve">Introduction: </w:t>
      </w:r>
      <w:r>
        <w:rPr>
          <w:rFonts w:ascii="Garamond" w:hAnsi="Garamond" w:cs="Times New Roman"/>
          <w:sz w:val="28"/>
          <w:szCs w:val="28"/>
        </w:rPr>
        <w:t xml:space="preserve"> </w:t>
      </w:r>
    </w:p>
    <w:p w14:paraId="6DA4DC8E" w14:textId="72A46846" w:rsidR="00D86CD4" w:rsidRDefault="00507803" w:rsidP="00DB58D6">
      <w:pPr>
        <w:spacing w:line="480" w:lineRule="auto"/>
        <w:ind w:firstLine="720"/>
        <w:rPr>
          <w:rFonts w:ascii="Garamond" w:hAnsi="Garamond" w:cs="Times New Roman"/>
        </w:rPr>
      </w:pPr>
      <w:r>
        <w:rPr>
          <w:rFonts w:ascii="Garamond" w:hAnsi="Garamond"/>
        </w:rPr>
        <w:t xml:space="preserve">A key challenge in the management of harvested species is balancing the dual goals of providing adequate harvest opportunities while preserving biodiversity. </w:t>
      </w:r>
      <w:r>
        <w:rPr>
          <w:rFonts w:ascii="Garamond" w:hAnsi="Garamond" w:cs="Times New Roman"/>
        </w:rPr>
        <w:t xml:space="preserve"> In this context, biodiversity can be defined both by the number of species within an ecosystem and intrapopulation diversity among metapopulations of a single species </w:t>
      </w:r>
      <w:r>
        <w:rPr>
          <w:rFonts w:ascii="Garamond" w:hAnsi="Garamond" w:cs="Times New Roman"/>
        </w:rPr>
        <w:fldChar w:fldCharType="begin"/>
      </w:r>
      <w:r>
        <w:rPr>
          <w:rFonts w:ascii="Garamond" w:hAnsi="Garamond" w:cs="Times New Roman"/>
        </w:rPr>
        <w:instrText xml:space="preserve"> ADDIN ZOTERO_ITEM CSL_CITATION {"citationID":"O8GNuS7R","properties":{"formattedCitation":"(Bolnick et al., 2011; Luck et al., 2003; Schindler et al., 2010)","plainCitation":"(Bolnick et al., 2011; Luck et al., 2003; Schindler et al., 2010)","noteIndex":0},"citationItems":[{"id":5318,"uris":["http://zotero.org/users/8421274/items/R2ZYTKMR"],"itemData":{"id":5318,"type":"article-journal","container-title":"Trends in Ecology &amp; Evolution","DOI":"10.1016/j.tree.2011.01.009","ISSN":"0169-5347","issue":"4","journalAbbreviation":"Trends in Ecology &amp; Evolution","language":"English","page":"183-192","PMID":"21367482","publisher":"Elsevier","source":"www.cell.com","title":"Why intraspecific trait variation matters in community ecology","volume":"26","author":[{"family":"Bolnick","given":"Daniel I."},{"family":"Amarasekare","given":"Priyanga"},{"family":"Araújo","given":"Márcio S."},{"family":"Bürger","given":"Reinhard"},{"family":"Levine","given":"Jonathan M."},{"family":"Novak","given":"Mark"},{"family":"Rudolf","given":"Volker H. W."},{"family":"Schreiber","given":"Sebastian J."},{"family":"Urban","given":"Mark C."},{"family":"Vasseur","given":"David A."}],"issued":{"date-parts":[["2011",4,1]]}}},{"id":5557,"uris":["http://zotero.org/users/8421274/items/VSKUKCRX"],"itemData":{"id":5557,"type":"article-journal","abstract":"The current rate of biodiversity loss threatens to disrupt greatly the functioning of ecosystems, with potentially significant consequences for humanity. The magnitude of the loss is generally measured with the use of species extinction rates, an approach that understates the severity of the problem and masks some of its most important consequences. Here, we propose a major expansion of this focus to include population diversity: considering changes in the size, number, distribution and genetic composition of populations and the implications of those changes for the functioning of ecosystems and the provision of ecosystem services. We also outline the key components of population diversity and describe a new approach to delineating a population unit that explicitly links it to the services that it provides","container-title":"Trends in Ecology &amp; Evolution","DOI":"10.1016/S0169-5347(03)00100-9","journalAbbreviation":"Trends in Ecology &amp; Evolution","page":"331-336","source":"ResearchGate","title":"Population diversity and ecosystem services","volume":"18","author":[{"family":"Luck","given":"Gary"},{"family":"Daily","given":"Gretchen"},{"family":"Ehrlich","given":"Paul"}],"issued":{"date-parts":[["2003",7,1]]}}},{"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(Bolnick et al., 2011; Luck et al., 2003; Schindler et al., 2010)</w:t>
      </w:r>
      <w:r>
        <w:rPr>
          <w:rFonts w:ascii="Garamond" w:hAnsi="Garamond" w:cs="Times New Roman"/>
        </w:rPr>
        <w:fldChar w:fldCharType="end"/>
      </w:r>
      <w:r>
        <w:rPr>
          <w:rFonts w:ascii="Garamond" w:hAnsi="Garamond" w:cs="Times New Roman"/>
        </w:rPr>
        <w:t xml:space="preserve">. In either case, biodiversity stabilizes ecosystem level processes, bolsters resilience to environmental change, and increases the reliability of ecosystem services </w:t>
      </w:r>
      <w:r>
        <w:rPr>
          <w:rFonts w:ascii="Garamond" w:hAnsi="Garamond" w:cs="Times New Roman"/>
        </w:rPr>
        <w:fldChar w:fldCharType="begin"/>
      </w:r>
      <w:r>
        <w:rPr>
          <w:rFonts w:ascii="Garamond" w:hAnsi="Garamond" w:cs="Times New Roman"/>
        </w:rPr>
        <w:instrText xml:space="preserve"> ADDIN ZOTERO_ITEM CSL_CITATION {"citationID":"jvEzPS6S","properties":{"formattedCitation":"(Cline et al., 2017; Schindler et al., 2015; Tilman et al., 2005)","plainCitation":"(Cline et al., 2017; Schindler et al., 2015; Tilman et al., 2005)","noteIndex":0},"citationItems":[{"id":1181,"uris":["http://zotero.org/users/8421274/items/B23FV4AJ"],"itemData":{"id":1181,"type":"article-journal","abstract":"Abrupt shifts in natural resources and their markets are a ubiquitous challenge to human communities. Building resilient social-ecological systems requires approaches that are robust to uncertainty and to regime shifts. Harvesting diverse portfolios of natural resources and adapting portfolios in response to change could stabilize economies reliant on natural resources and their markets, both of which are prone to unpredictable shifts. Here we use fisheries catch and revenue data from Alaskan fishing communities over 34 years to test whether diversification and turnover in the composition of fishing opportunities increased economic stability during major ocean and market regime shifts in 1989. More than 85% of communities show reduced fishing revenues following these regime shifts. However, communities with the highest portfolio diversity and those that could opportunistically shift the composition of resources they harvest, experienced negligible or even positive changes in revenue. Maintaining diversity in economic opportunities and enabling turnover facilitates sustainability of communities reliant on renewable resources facing uncertain futures.","container-title":"Nature Communications","DOI":"10.1038/ncomms14042","ISSN":"2041-1723","issue":"1","journalAbbreviation":"Nat Commun","language":"en","license":"2017 The Author(s)","note":"number: 1","page":"14042","publisher":"Nature Publishing Group","source":"www-nature-com.offcampus.lib.washington.edu","title":"Fisheries portfolio diversification and turnover buffer Alaskan fishing communities from abrupt resource and market changes","volume":"8","author":[{"family":"Cline","given":"Timothy J."},{"family":"Schindler","given":"Daniel E."},{"family":"Hilborn","given":"Ray"}],"issued":{"date-parts":[["2017",1,16]]}}},{"id":68,"uris":["http://zotero.org/users/8421274/items/DIRY8NHC"],"itemData":{"id":68,"type":"article-journal","container-title":"Frontiers in Ecology and the Environment","issue":"5","page":"257–263","publisher":"Wiley Online Library","source":"Google Scholar","title":"The portfolio concept in ecology and evolution","volume":"13","author":[{"family":"Schindler","given":"Daniel E."},{"family":"Armstrong","given":"Jonathan B."},{"family":"Reed","given":"Thomas E."}],"issued":{"date-parts":[["2015"]]}}},{"id":5940,"uris":["http://zotero.org/users/8421274/items/TKB7YW3B"],"itemData":{"id":5940,"type":"article-journal","abstract":"Recent advances in ecology are of great potential relevance to economists. Here we present two ecological models of mechanisms of competition and coexistence, and use these to derive how the primary productivity of ecosystems, the amount of carbon dioxide removed from the atmosphere and stored by plants, the efficiency of resource use, and the spatial and temporal variability of productivity and resource use should depend on diversity. We then discuss the relevance of these results to (1) ecosystem services and the economic value of diversity and (2) the functioning of any competitive system, including the economy.","container-title":"Journal of Environmental Economics and Management","DOI":"10.1016/j.jeem.2004.03.008","ISSN":"0095-0696","issue":"3","journalAbbreviation":"Journal of Environmental Economics and Management","page":"405-426","source":"ScienceDirect","title":"Diversity, productivity and temporal stability in the economies of humans and nature","volume":"49","author":[{"family":"Tilman","given":"David"},{"family":"Polasky","given":"Stephen"},{"family":"Lehman","given":"Clarence"}],"issued":{"date-parts":[["2005",5,1]]}}}],"schema":"https://github.com/citation-style-language/schema/raw/master/csl-citation.json"} </w:instrText>
      </w:r>
      <w:r>
        <w:rPr>
          <w:rFonts w:ascii="Garamond" w:hAnsi="Garamond" w:cs="Times New Roman"/>
        </w:rPr>
        <w:fldChar w:fldCharType="separate"/>
      </w:r>
      <w:r>
        <w:rPr>
          <w:rFonts w:ascii="Garamond" w:hAnsi="Garamond" w:cs="Times New Roman"/>
          <w:noProof/>
        </w:rPr>
        <w:t>( Schindler et al., 2015; Tilman et al., 2005)</w:t>
      </w:r>
      <w:r>
        <w:rPr>
          <w:rFonts w:ascii="Garamond" w:hAnsi="Garamond" w:cs="Times New Roman"/>
        </w:rPr>
        <w:fldChar w:fldCharType="end"/>
      </w:r>
      <w:r>
        <w:rPr>
          <w:rFonts w:ascii="Garamond" w:hAnsi="Garamond" w:cs="Times New Roman"/>
        </w:rPr>
        <w:t xml:space="preserve">. Designing strategies that explicitly protect biodiversity, however, requires a thorough understanding of the potential consequences of different strategies on both harvest and ecological processes as well as the tradeoffs between them. In many cases, such as in large and remote ecosystems, understanding these patterns at sufficient spatial or temporal scales remains a challenge, resulting in conservation and resource management strategies with uncertain outcomes. </w:t>
      </w:r>
    </w:p>
    <w:p w14:paraId="655019F9" w14:textId="77777777" w:rsidR="00FA76AC" w:rsidRPr="008605CB" w:rsidRDefault="00FA76AC" w:rsidP="00D04B7C">
      <w:pPr>
        <w:spacing w:line="480" w:lineRule="auto"/>
        <w:ind w:firstLine="720"/>
        <w:rPr>
          <w:rFonts w:ascii="Garamond" w:hAnsi="Garamond" w:cs="Times New Roman"/>
        </w:rPr>
      </w:pPr>
      <w:r>
        <w:rPr>
          <w:rFonts w:ascii="Garamond" w:hAnsi="Garamond" w:cs="Times New Roman"/>
        </w:rPr>
        <w:t>Pacific salmon (</w:t>
      </w:r>
      <w:r>
        <w:rPr>
          <w:rFonts w:ascii="Garamond" w:hAnsi="Garamond" w:cs="Times New Roman"/>
          <w:i/>
          <w:iCs/>
        </w:rPr>
        <w:t>Oncorhynchus spp.)</w:t>
      </w:r>
      <w:r>
        <w:rPr>
          <w:rFonts w:ascii="Garamond" w:hAnsi="Garamond" w:cs="Times New Roman"/>
        </w:rPr>
        <w:t xml:space="preserve"> returning to their natal watersheds often exhibit significant diversity in run timing and spatial distribution across large and complex river systems </w:t>
      </w:r>
      <w:r>
        <w:rPr>
          <w:rFonts w:ascii="Garamond" w:hAnsi="Garamond" w:cs="Times New Roman"/>
        </w:rPr>
        <w:fldChar w:fldCharType="begin"/>
      </w:r>
      <w:r>
        <w:rPr>
          <w:rFonts w:ascii="Garamond" w:hAnsi="Garamond" w:cs="Times New Roman"/>
        </w:rPr>
        <w:instrText xml:space="preserve"> ADDIN ZOTERO_ITEM CSL_CITATION {"citationID":"74xWzV2z","properties":{"formattedCitation":"(Griffiths et al., 2014; Nesbitt &amp; Moore, 2016; Schindler et al., 2010)","plainCitation":"(Griffiths et al., 2014; Nesbitt &amp; Moore, 2016; Schindler et al., 2010)","noteIndex":0},"citationItems":[{"id":4217,"uris":["http://zotero.org/users/8421274/items/8XTQF7BZ"],"itemData":{"id":4217,"type":"article-journal","abstract":"&lt;list list-type=\"1\" id=\"jpe12341-list-0001\"&gt; Quantifying the variability in the delivery of ecosystem services across the landscape can be used to set appropriate management targets, evaluate resilience and target conservation efforts. Ecosystem functions and services may exhibit portfolio-type dynamics, whereby diversity within lower levels promotes stability at more aggregated levels. Portfolio theory provides a framework to characterize the relative performance among ecosystems and the processes that drive differences in performance. We assessed Pacific salmon Oncorhynchus spp. portfolio performance across their native latitudinal range focusing on the reliability of salmon returns as a metric with which to assess the function of salmon ecosystems and their services to humans. We used the Sharpe ratio (e.g. the size of the total salmon return to the portfolio relative to its variability (risk)) to evaluate the performance of Chinook and sockeye salmon portfolios across the west coast of North America. We evaluated the effects on portfolio performance from the variance of and covariance among salmon returns within each portfolio, and the association between portfolio performance and watershed attributes. We found a positive latitudinal trend in the risk-adjusted performance of Chinook and sockeye salmon portfolios that also correlated negatively with anthropogenic impact on watersheds (e.g. dams and land-use change). High-latitude Chinook salmon portfolios were on average 25 times more reliable, and their portfolio risk was mainly due to low variance in the individual assets. Sockeye salmon portfolios were also more reliable at higher latitudes, but sources of risk varied among the highest performing portfolios.Synthesis and applications.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 Portfolio theory provides a straightforward method for characterizing the resilience of salmon ecosystems and their services. Natural variability in portfolio performance among undeveloped watersheds provides a benchmark for restoration efforts. Locally and regionally, assessing the sources of portfolio risk can guide actions to maintain existing resilience (protect habitat and disturbance regimes that maintain response diversity; employ harvest strategies sensitive to different portfolio components) or improve restoration activities. Improving our understanding of portfolio reliability may allow for management of natural resources that is robust to ongoing environmental change.","container-title":"JOURNAL OF APPLIED ECOLOGY","DOI":"10.1111/1365-2664.12341","ISSN":"0021-8901, 1365-2664","issue":"6","journalAbbreviation":"J. Appl. Ecol.","language":"English","note":"number-of-pages: 10\npublisher-place: Hoboken\nWeb of Science ID: WOS:000345706100010","page":"1554-1563","publisher":"Wiley-Blackwell","source":"Clarivate Analytics Web of Science","title":"Performance of salmon fishery portfolios across western North America","volume":"51","author":[{"family":"Griffiths","given":"Jennifer R."},{"family":"Schindler","given":"Daniel E."},{"family":"Armstrong","given":"Jonathan B."},{"family":"Scheuerell","given":"Mark D."},{"family":"Whited","given":"Diane C."},{"family":"Clark","given":"Robert A."},{"family":"Hilborn","given":"Ray"},{"family":"Holt","given":"Carrie A."},{"family":"Lindley","given":"Steven T."},{"family":"Stanford","given":"Jack A."},{"family":"Volk","given":"Eric C."}],"issued":{"date-parts":[["2014",12]]}}},{"id":3361,"uris":["http://zotero.org/users/8421274/items/U6M4JZTI"],"itemData":{"id":3361,"type":"article-journal","abstract":"Indigenous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(Griffiths et al., 2014; Nesbitt &amp; Moore, 2016; Schindler et al., 2010)</w:t>
      </w:r>
      <w:r>
        <w:rPr>
          <w:rFonts w:ascii="Garamond" w:hAnsi="Garamond" w:cs="Times New Roman"/>
        </w:rPr>
        <w:fldChar w:fldCharType="end"/>
      </w:r>
      <w:r>
        <w:rPr>
          <w:rFonts w:ascii="Garamond" w:hAnsi="Garamond" w:cs="Times New Roman"/>
        </w:rPr>
        <w:t xml:space="preserve">. Populations of adult salmon migrating upstream within large river basins are often comprised of multiple distinct sub-stocks (or populations) which vary in their relative abundance and life-history, but which co-migrate within overlapping temporal windows. Downstream fisheries that harvest migrating individuals therefore risk overexploitation of vulnerable populations which commingle with more robust ones </w:t>
      </w:r>
      <w:r>
        <w:rPr>
          <w:rFonts w:ascii="Garamond" w:hAnsi="Garamond" w:cs="Times New Roman"/>
        </w:rPr>
        <w:fldChar w:fldCharType="begin"/>
      </w:r>
      <w:r>
        <w:rPr>
          <w:rFonts w:ascii="Garamond" w:hAnsi="Garamond" w:cs="Times New Roman"/>
        </w:rPr>
        <w:instrText xml:space="preserve"> ADDIN ZOTERO_ITEM CSL_CITATION {"citationID":"Xy2B32bc","properties":{"formattedCitation":"(Connors et al., 2020; Moore et al., 2021)","plainCitation":"(Connors et al., 2020; Moore et al., 2021)","noteIndex":0},"citationItems":[{"id":4416,"uris":["http://zotero.org/users/8421274/items/STEMPPV7"],"itemData":{"id":4416,"type":"article-journal","abstract":"Accounting for population diversity can be critical to the sustainable management of mixed-stock fisheries because harvest rates that can be sustained by productive populations may come at the cost of overfishing less productive ones. While these harvest–diversity trade-offs are well-recognized, their consequences for harvest policy performance are not often explicitly evaluated in contemporary fisheries management. We use closed-loop simulations to evaluate the ability of alternative harvest policies to meet population diversity and fishery objectives for one of the largest subsistence Chinook salmon (Oncorhynchus tshawytscha) fisheries in the world (Kuskokwim River Basin in western Alaska). We found clear evidence of population diversity that resulted in asymmetric trade-offs among fishery and conservation objectives whereby policies that forgo relatively small amounts of harvest result in relatively large increases in equitable access to Chinook and elimination of risk of weak stock extirpation. The performance of alternative harvest policies, and the magnitude of trade-offs, were sensitive to regime shifts and uncertainty in the drivers of recruitment variation. However, we found that harvest policies that prioritized meeting minimum subsistence needs were unlikely to jeopardize long-term sustainability.","container-title":"Canadian Journal of Fisheries and Aquatic Sciences","DOI":"10.1139/cjfas-2019-0282","ISSN":"0706-652X","issue":"6","journalAbbreviation":"Can. J. Fish. Aquat. Sci.","page":"1076-1089","publisher":"NRC Research Press","source":"cdnsciencepub-com.offcampus.lib.washington.edu (Atypon)","title":"Incorporating harvest–population diversity trade-offs into harvest policy analyses of salmon management in large river basins","volume":"77","author":[{"family":"Connors","given":"Brendan M."},{"family":"Staton","given":"Benjamin"},{"family":"Coggins","given":"Lewis"},{"family":"Walters","given":"Carl"},{"family":"Jones","given":"Mike"},{"family":"Gwinn","given":"Daniel"},{"family":"Catalano","given":"Matt"},{"family":"Fleischman","given":"Steve"}],"issued":{"date-parts":[["2020",6]]}}},{"id":2083,"uris":["http://zotero.org/users/8421274/items/4M6WQVDS"],"itemData":{"id":2083,"type":"article-journal","abstract":"Fish biodiversity sustains the resilience and productivity of fisheries, yet this biodiversity can be threatened by overharvest and depletion in mixed-stock fisheries. Thus, the biodiversity that provides benefits may also make sustainable resource extraction more difficult, a key challenge in fisheries management. We simulated a mixed-stock fishery to explore relationships between different dimensions of biodiversity and fishery performance relative to conservation and fishery objectives. Different dimensions of biodiversity (number of stocks, evenness, asynchrony among stocks, heterogeneity in stock productivity) exacerbated trade-offs between fishery and conservation objectives. For example, fisheries targeting stock-complexes with greater asynchrony, and to a lesser extent richness, had greater stability in harvest through time but also greater risks of overfishing weak stocks and reduced yield compared to less biodiverse stock-complexes. These trade-offs were ameliorated by increasing management control—the capacity of fishery managers to harvest specific stocks. To explore these trade-offs in real-world fisheries, we contrasted the fishing and population status of individual stocks within three major mixed-stock sockeye salmon (Oncorhynchus nerka, Salmonidae) fisheries—Bristol Bay, Fraser River, and Skeena River. In general, the fisheries with lower management control had individual stocks that were more often being over- or under-fished, compared with those with higher management control, though variation among regions in biodiversity, scale of management, and magnitude of habitat alteration likely also contribute to these relationships. Collectively, our findings emphasize that there is a need to extract less or regulate better in order to conserve and benefit from biodiversity in fisheries and other natural resource management systems.","container-title":"Fish and Fisheries","DOI":"10.1111/faf.12567","ISSN":"1467-2979","issue":"5","language":"en","note":"_eprint: https://onlinelibrary.wiley.com/doi/pdf/10.1111/faf.12567","page":"1024-1040","source":"Wiley Online Library","title":"Conservation risks and portfolio effects in mixed-stock fisheries","volume":"22","author":[{"family":"Moore","given":"Jonathan W."},{"family":"Connors","given":"Brendan M."},{"family":"Hodgson","given":"Emma E."}],"issued":{"date-parts":[["2021"]]}}}],"schema":"https://github.com/citation-style-language/schema/raw/master/csl-citation.json"} </w:instrText>
      </w:r>
      <w:r>
        <w:rPr>
          <w:rFonts w:ascii="Garamond" w:hAnsi="Garamond" w:cs="Times New Roman"/>
        </w:rPr>
        <w:fldChar w:fldCharType="separate"/>
      </w:r>
      <w:r>
        <w:rPr>
          <w:rFonts w:ascii="Garamond" w:hAnsi="Garamond" w:cs="Times New Roman"/>
          <w:noProof/>
        </w:rPr>
        <w:t>(Connors et al., 2020; Moore et al., 2021)</w:t>
      </w:r>
      <w:r>
        <w:rPr>
          <w:rFonts w:ascii="Garamond" w:hAnsi="Garamond" w:cs="Times New Roman"/>
        </w:rPr>
        <w:fldChar w:fldCharType="end"/>
      </w:r>
      <w:r>
        <w:rPr>
          <w:rFonts w:ascii="Garamond" w:hAnsi="Garamond" w:cs="Times New Roman"/>
        </w:rPr>
        <w:t xml:space="preserve">. Populations returning to the furthest upstream portions of the watershed face particular risk of overharvest given their extended migration </w:t>
      </w:r>
      <w:r>
        <w:rPr>
          <w:rFonts w:ascii="Garamond" w:hAnsi="Garamond"/>
        </w:rPr>
        <w:t xml:space="preserve">and sequential nature of large river salmon fisheries </w:t>
      </w:r>
      <w:r>
        <w:rPr>
          <w:rFonts w:ascii="Garamond" w:hAnsi="Garamond" w:cs="Times New Roman"/>
        </w:rPr>
        <w:fldChar w:fldCharType="begin"/>
      </w:r>
      <w:r>
        <w:rPr>
          <w:rFonts w:ascii="Garamond" w:hAnsi="Garamond" w:cs="Times New Roman"/>
        </w:rPr>
        <w:instrText xml:space="preserve"> ADDIN ZOTERO_ITEM CSL_CITATION {"citationID":"48p09nPT","properties":{"formattedCitation":"(Hamazaki, 2008)","plainCitation":"(Hamazaki, 2008)","dontUpdate":true,"noteIndex":0},"citationItems":[{"id":6021,"uris":["http://zotero.org/users/8421274/items/G45XBM9M"],"itemData":{"id":6021,"type":"article-journal","abstract":"This study examined the effectiveness of subsistence fishery closure “windows” scheduling as a management tool for conservation of Chinook salmon (Oncorhynchus tshawytscha) in the Kuskokwim River, Alaska. The windows, which reduced subsistence fishing from seven days to four days a week, were implemented in 2001 to conserve early migrant/upperriver Chinook salmon stock and to provide subsistence harvest opportunities for upper</w:instrText>
      </w:r>
      <w:r>
        <w:rPr>
          <w:rFonts w:ascii="Cambria Math" w:hAnsi="Cambria Math" w:cs="Cambria Math"/>
        </w:rPr>
        <w:instrText>‐</w:instrText>
      </w:r>
      <w:r>
        <w:rPr>
          <w:rFonts w:ascii="Garamond" w:hAnsi="Garamond" w:cs="Times New Roman"/>
        </w:rPr>
        <w:instrText xml:space="preserve">river communities. The windows were expected to (1) reduce the proportion of Chinook salmon harvests in the early season, (2) delay the harvest timing, and (3) extend the total fishing days. To examine its effectiveness, subsistence salmon harvest calendars (1989–2006) were collected and examined for changes in harvest timing before and after the windows were implemented. The results showed that the windows did not reduce harvests early in the season, delay the harvest timing, or extend the total fishing days. This suggests that the windows were not effective. Potential reasons for this failure are discussed.","container-title":"Fisheries","DOI":"10.1577/1548-8446-33.10.495","ISSN":"0363-2415","issue":"10","page":"495-501","source":"Silverchair","title":"“When people argue about fish, the fish disappear.”","volume":"33","author":[{"family":"Hamazaki","given":"Toshihide"}],"issued":{"date-parts":[["2008",10,1]]}}}],"schema":"https://github.com/citation-style-language/schema/raw/master/csl-citation.json"} </w:instrText>
      </w:r>
      <w:r>
        <w:rPr>
          <w:rFonts w:ascii="Garamond" w:hAnsi="Garamond" w:cs="Times New Roman"/>
        </w:rPr>
        <w:fldChar w:fldCharType="separate"/>
      </w:r>
      <w:r>
        <w:rPr>
          <w:rFonts w:ascii="Garamond" w:hAnsi="Garamond" w:cs="Times New Roman"/>
          <w:noProof/>
        </w:rPr>
        <w:t>(e.g. Hamazaki, 2008)</w:t>
      </w:r>
      <w:r>
        <w:rPr>
          <w:rFonts w:ascii="Garamond" w:hAnsi="Garamond" w:cs="Times New Roman"/>
        </w:rPr>
        <w:fldChar w:fldCharType="end"/>
      </w:r>
      <w:r>
        <w:rPr>
          <w:rFonts w:ascii="Garamond" w:hAnsi="Garamond" w:cs="Times New Roman"/>
        </w:rPr>
        <w:t xml:space="preserve">. However, the timing, yield, and duration of </w:t>
      </w:r>
      <w:r>
        <w:rPr>
          <w:rFonts w:ascii="Garamond" w:hAnsi="Garamond" w:cs="Times New Roman"/>
        </w:rPr>
        <w:lastRenderedPageBreak/>
        <w:t xml:space="preserve">downstream fisheries are the result of the aggregate dynamics of these upstream components </w:t>
      </w:r>
      <w:r>
        <w:rPr>
          <w:rFonts w:ascii="Garamond" w:hAnsi="Garamond" w:cs="Times New Roman"/>
        </w:rPr>
        <w:fldChar w:fldCharType="begin"/>
      </w:r>
      <w:r>
        <w:rPr>
          <w:rFonts w:ascii="Garamond" w:hAnsi="Garamond" w:cs="Times New Roman"/>
        </w:rPr>
        <w:instrText xml:space="preserve"> ADDIN ZOTERO_ITEM CSL_CITATION {"citationID":"8jsHSzDF","properties":{"formattedCitation":"(Nesbitt &amp; Moore, 2016)","plainCitation":"(Nesbitt &amp; Moore, 2016)","noteIndex":0},"citationItems":[{"id":3361,"uris":["http://zotero.org/users/8421274/items/U6M4JZTI"],"itemData":{"id":3361,"type":"article-journal","abstract":"Indigenous people are considered to be among the most vulnerable to food insecurity and biodiversity loss. Biodiversity is cited as a key component of indigenous food security; however, quantitative examples of this linkage are limited. We examined how species and population diversity influence the food security of indigenous fisheries for Pacific salmon (Oncorhynchus species). We compared two dimensions of food security – catch stability (interannual variability) and access (season length) – across a salmon diversity gradient for 21 fisheries on the Fraser River, Canada, over 30 years, using linear regression models. We used population diversity proxies derived from a range of existing measures because population-specific data were unavailable. While both population and species diversity were generally associated with higher catch stability and temporal access, population diversity had a stronger signal. Fisheries with access to high species diversity had up to 1·4 times more stable catch than predicted by the portfolio effect and up to 1·2 times longer fishing seasons than fisheries with access to fewer species. Fisheries with access to high population diversity had up to 3·8 times more stable catch and three times longer seasons than fisheries with access to fewer populations. Catch stability of Chinook Oncorhynchus tshawytscha and sockeye Oncorhynchus nerka fisheries was best explained by the number of populations and conservation units, respectively, that migrate past a fishery en route to spawning grounds. Similar population diversity metrics were important explanatory variables for season length of sockeye, pink Oncorhynchus gorbuscha, coho Oncorhynchus kisutch and chum Oncorhynchus keta fisheries. Synthesis and applications. We show an empirical example of how multiple scales of biodiversity support food security across a large watershed and suggest that protecting fine-scale salmon diversity will help promote food security for indigenous people. The scales of environmental assessments need to match the scales of the socio-ecological processes that will be affected by development. We illustrate that upstream projects that damage salmon habitat could degrade the food security of downstream indigenous fisheries, with implications to Canadian indigenous people and to watersheds around the world where migratory fishes support local fisheries.","container-title":"Journal of Applied Ecology","DOI":"10.1111/1365-2664.12717","ISSN":"1365-2664","issue":"5","language":"en","note":"_eprint: https://onlinelibrary.wiley.com/doi/pdf/10.1111/1365-2664.12717","page":"1489-1499","source":"Wiley Online Library","title":"Species and population diversity in Pacific salmon fisheries underpin indigenous food security","volume":"53","author":[{"family":"Nesbitt","given":"Holly K."},{"family":"Moore","given":"Jonathan W."}],"issued":{"date-parts":[["2016"]]}}}],"schema":"https://github.com/citation-style-language/schema/raw/master/csl-citation.json"} </w:instrText>
      </w:r>
      <w:r>
        <w:rPr>
          <w:rFonts w:ascii="Garamond" w:hAnsi="Garamond" w:cs="Times New Roman"/>
        </w:rPr>
        <w:fldChar w:fldCharType="separate"/>
      </w:r>
      <w:r>
        <w:rPr>
          <w:rFonts w:ascii="Garamond" w:hAnsi="Garamond" w:cs="Times New Roman"/>
          <w:noProof/>
        </w:rPr>
        <w:t>(Nesbitt &amp; Moore, 2016)</w:t>
      </w:r>
      <w:r>
        <w:rPr>
          <w:rFonts w:ascii="Garamond" w:hAnsi="Garamond" w:cs="Times New Roman"/>
        </w:rPr>
        <w:fldChar w:fldCharType="end"/>
      </w:r>
      <w:r>
        <w:rPr>
          <w:rFonts w:ascii="Garamond" w:hAnsi="Garamond" w:cs="Times New Roman"/>
        </w:rPr>
        <w:t xml:space="preserve">. Further, maintaining life history diversity across the full stock complex contributes to ecosystem resilience by distributing population level risk across space and time </w:t>
      </w:r>
      <w:r>
        <w:rPr>
          <w:rFonts w:ascii="Garamond" w:hAnsi="Garamond" w:cs="Times New Roman"/>
        </w:rPr>
        <w:fldChar w:fldCharType="begin"/>
      </w:r>
      <w:r>
        <w:rPr>
          <w:rFonts w:ascii="Garamond" w:hAnsi="Garamond" w:cs="Times New Roman"/>
        </w:rPr>
        <w:instrText xml:space="preserve"> ADDIN ZOTERO_ITEM CSL_CITATION {"citationID":"5lxSSTQb","properties":{"formattedCitation":"(Schindler et al., 2010)","plainCitation":"(Schindler et al., 2010)","noteIndex":0},"citationItems":[{"id":272,"uris":["http://zotero.org/users/8421274/items/24NDGS7V"],"itemData":{"id":272,"type":"article-journal","abstract":"One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cs="Times New Roman"/>
        </w:rPr>
        <w:fldChar w:fldCharType="separate"/>
      </w:r>
      <w:r>
        <w:rPr>
          <w:rFonts w:ascii="Garamond" w:hAnsi="Garamond" w:cs="Times New Roman"/>
          <w:noProof/>
        </w:rPr>
        <w:t>(Schindler et al., 2010)</w:t>
      </w:r>
      <w:r>
        <w:rPr>
          <w:rFonts w:ascii="Garamond" w:hAnsi="Garamond" w:cs="Times New Roman"/>
        </w:rPr>
        <w:fldChar w:fldCharType="end"/>
      </w:r>
      <w:r>
        <w:rPr>
          <w:rFonts w:ascii="Garamond" w:hAnsi="Garamond" w:cs="Times New Roman"/>
        </w:rPr>
        <w:t xml:space="preserve">. Designing strategies which explicitly consider and protect this biodiversity, including vulnerable upstream populations, therefore contributes to stabilizing downstream fishery resources. </w:t>
      </w:r>
    </w:p>
    <w:p w14:paraId="53256603" w14:textId="3AB75814" w:rsidR="00507803" w:rsidRPr="008605CB" w:rsidRDefault="00720B50" w:rsidP="00FA76AC">
      <w:pPr>
        <w:spacing w:line="480" w:lineRule="auto"/>
        <w:ind w:firstLine="720"/>
        <w:rPr>
          <w:rFonts w:ascii="Garamond" w:hAnsi="Garamond" w:cs="Times New Roman"/>
        </w:rPr>
      </w:pPr>
      <w:ins w:id="0" w:author="Benjamin J. Makhlouf" w:date="2026-06-18T14:25:00Z" w16du:dateUtc="2026-06-18T21:25:00Z">
        <w:r>
          <w:rPr>
            <w:rFonts w:ascii="Garamond" w:hAnsi="Garamond" w:cs="Times New Roman"/>
          </w:rPr>
          <w:t>W</w:t>
        </w:r>
      </w:ins>
      <w:del w:id="1" w:author="Benjamin J. Makhlouf" w:date="2026-06-18T14:25:00Z" w16du:dateUtc="2026-06-18T21:25:00Z">
        <w:r w:rsidR="00507803" w:rsidDel="00720B50">
          <w:rPr>
            <w:rFonts w:ascii="Garamond" w:hAnsi="Garamond" w:cs="Times New Roman"/>
          </w:rPr>
          <w:delText>w</w:delText>
        </w:r>
      </w:del>
      <w:r w:rsidR="00507803">
        <w:rPr>
          <w:rFonts w:ascii="Garamond" w:hAnsi="Garamond" w:cs="Times New Roman"/>
        </w:rPr>
        <w:t xml:space="preserve">estern Alaska watersheds contain some of the last remaining pristine salmon habitat and have historically supported large returns of Pacific salmon. </w:t>
      </w:r>
      <w:r w:rsidR="00507803">
        <w:rPr>
          <w:rFonts w:ascii="Garamond" w:hAnsi="Garamond"/>
        </w:rPr>
        <w:t xml:space="preserve">The region’s three major river basins, the Yukon, Kuskokwim, and Nushagak, collectively produce approximately 80% of the world’s wild Chinook salmon, making western Alaska one of the most important remaining strongholds for the species globally </w:t>
      </w:r>
      <w:r w:rsidR="00507803">
        <w:rPr>
          <w:rFonts w:ascii="Garamond" w:hAnsi="Garamond" w:cs="Times New Roman"/>
        </w:rPr>
        <w:t>(</w:t>
      </w:r>
      <w:r w:rsidR="00507803">
        <w:rPr>
          <w:rFonts w:ascii="Garamond" w:hAnsi="Garamond" w:cs="Times New Roman"/>
          <w:i/>
          <w:iCs/>
          <w:color w:val="000000" w:themeColor="text1"/>
        </w:rPr>
        <w:t>Oncorhynchus tshawytscha</w:t>
      </w:r>
      <w:r w:rsidR="00507803">
        <w:rPr>
          <w:rFonts w:ascii="Garamond" w:hAnsi="Garamond" w:cs="Times New Roman"/>
          <w:color w:val="000000" w:themeColor="text1"/>
        </w:rPr>
        <w:t xml:space="preserve">). </w:t>
      </w:r>
      <w:r w:rsidR="00507803">
        <w:rPr>
          <w:rFonts w:ascii="Garamond" w:hAnsi="Garamond" w:cs="Times New Roman"/>
        </w:rPr>
        <w:t xml:space="preserve">However, several species of Pacific salmon, including Chinook salmon, have declined precipitously in recent years throughout western Alaska watersheds </w:t>
      </w:r>
      <w:r w:rsidR="00507803">
        <w:rPr>
          <w:rFonts w:ascii="Garamond" w:hAnsi="Garamond" w:cs="Times New Roman"/>
        </w:rPr>
        <w:fldChar w:fldCharType="begin"/>
      </w:r>
      <w:r w:rsidR="00507803">
        <w:rPr>
          <w:rFonts w:ascii="Garamond" w:hAnsi="Garamond" w:cs="Times New Roman"/>
        </w:rPr>
        <w:instrText xml:space="preserve"> ADDIN ZOTERO_ITEM CSL_CITATION {"citationID":"iRZI1YuK","properties":{"formattedCitation":"(KRITFC, 2024; Lamborn et al., 2025a; Ohlberger et al., 2018)","plainCitation":"(KRITFC, 2024; Lamborn et al., 2025a; Ohlberger et al., 2018)","noteIndex":0},"citationItems":[{"id":6026,"uris":["http://zotero.org/users/8421274/items/DS4UXWQI"],"itemData":{"id":6026,"type":"report","title":"Kuskokwim River Salmon Situation Report","URL":"https://static1.squarespace.com/static/5afdc3d5e74940913f78773d/t/66e4bb2dfcc5d24880434ff7/1726266166559/2023+Kusko+Situation+Report_4.19.24+final.pdf","author":[{"family":"KRITFC","given":""}],"accessed":{"date-parts":[["2025",12,31]]},"issued":{"date-parts":[["2024"]]}}},{"id":5644,"uris":["http://zotero.org/users/8421274/items/68HTP6NW"],"itemData":{"id":5644,"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Fisheries","DOI":"10.1111/faf.12895","ISSN":"1467-2979","issue":"4","language":"en","license":"© 2025 The Author(s). Fish and Fisheries published by John Wiley &amp; Sons Ltd.","note":"_eprint: https://onlinelibrary.wiley.com/doi/pdf/10.1111/faf.12895","page":"520-532","source":"Wiley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Salmonidae)","volume":"26","author":[{"family":"Lamborn","given":"Chase C."},{"family":"Ohlberger","given":"Jan"},{"family":"Walsworth","given":"Timothy E."},{"family":"Westley","given":"Peter A. H."},{"family":"Cunningham","given":"Curry J."},{"family":"Wynsma","given":"Sam"},{"family":"Smith","given":"Jordan W."}],"issued":{"date-parts":[["2025"]]}}},{"id":4421,"uris":["http://zotero.org/users/8421274/items/PUA9GF7A"],"itemData":{"id":4421,"type":"article-journal","abstract":"The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(KRITFC, 2024; Lamborn et al., 2025a; Ohlberger et al., 2018)</w:t>
      </w:r>
      <w:r w:rsidR="00507803">
        <w:rPr>
          <w:rFonts w:ascii="Garamond" w:hAnsi="Garamond" w:cs="Times New Roman"/>
        </w:rPr>
        <w:fldChar w:fldCharType="end"/>
      </w:r>
      <w:r w:rsidR="00507803">
        <w:rPr>
          <w:rFonts w:ascii="Garamond" w:hAnsi="Garamond" w:cs="Times New Roman"/>
        </w:rPr>
        <w:t xml:space="preserve">, triggering a conservation crisis and leading to heavy restrictions on subsistence harvest </w:t>
      </w:r>
      <w:r w:rsidR="00507803">
        <w:rPr>
          <w:rFonts w:ascii="Garamond" w:hAnsi="Garamond" w:cs="Times New Roman"/>
        </w:rPr>
        <w:fldChar w:fldCharType="begin"/>
      </w:r>
      <w:r w:rsidR="00507803">
        <w:rPr>
          <w:rFonts w:ascii="Garamond" w:hAnsi="Garamond" w:cs="Times New Roman"/>
        </w:rPr>
        <w:instrText xml:space="preserve"> ADDIN ZOTERO_ITEM CSL_CITATION {"citationID":"0TbEctqr","properties":{"formattedCitation":"(Brown &amp; Godduhn, 2015; Lamborn et al., 2025b; Ohlberger et al., 2018)","plainCitation":"(Brown &amp; Godduhn, 2015; Lamborn et al., 2025b; Ohlberger et al., 2018)","noteIndex":0},"citationItems":[{"id":4428,"uris":["http://zotero.org/users/8421274/items/2WA8NCRM"],"itemData":{"id":4428,"type":"article-journal","language":"en","source":"Zotero","title":"Socioeconomic effects of declining salmon runs on the Yukon River","author":[{"family":"Brown","given":"Caroline L"},{"family":"Godduhn","given":"Anna"}],"issued":{"date-parts":[["2015"]]}}},{"id":5379,"uris":["http://zotero.org/users/8421274/items/6TRPLVW4"],"itemData":{"id":5379,"type":"article-journal","abstract":"Across Alaska, there have been synchronous declines in the abundance, mean age, and size of Chinook salmon (Oncorhynchus tshawytscha, Salmonidae), a species with immense social and ecological importance. The decline of Chinook salmon, and regulations addressing declines, have drastically impacted people who rely on Alaska's fisheries. Despite their importance, the drivers causing Chinook salmon declines are still not well understood. Therefore, to improve our understanding of the likely drivers of these large-scale synchronous declines, we synthesised the peer-reviewed Chinook salmon literature published between 2010 and 2024 using a weight-of-evidence approach. We identified 94 variables used to explain the trends in abundance and demographics of Chinook salmon. Each variable's association with trends in Chinook salmon was individually assessed and integrated using a standardised method. Results of this synthesis suggest the drivers for large-scale synchronous declines have occurred in the North Pacific Ocean. Specifically, we found marine predation, size selective harvest, and pink salmon (Oncorhynchus gorbuscha) abundance are the factors most strongly associated with reduced size and age. Results also suggest ocean productivity–specifically winter sea surface temperature and the North Pacific Gyre Oscillation–are the most frequently identified predictors of regional Chinook salmon abundance. In addition to addressing freshwater factors like adult heat stress and juvenile predation, we suggest research, policy, and management focus on how to better understand and address the interactions between ocean productivity, marine predation, size selective harvest, and pink salmon abundance to improve the condition of Chinook salmon, and the people and ecosystems benefiting from them.","container-title":"Fish and Fisheries","DOI":"10.1111/faf.12895","ISSN":"1467-2979","issue":"n/a","language":"en","license":"© 2025 The Author(s). Fish and Fisheries published by John Wiley &amp; Sons Ltd.","note":"_eprint: https://onlinelibrary.wiley.com/doi/pdf/10.1111/faf.12895","source":"Wiley Online Library","title":"A Synthesis of Factors Related to Trends in Abundance and Demography of Alaska Chinook Salmon (Oncorhynchus tshawytscha, Salmonidae): Implications for Research, Management, and Policy","title-short":"A Synthesis of Factors Related to Trends in Abundance and Demography of Alaska Chinook Salmon (Oncorhynchus tshawytscha, Salmonidae)","URL":"https://onlinelibrary.wiley.com/doi/abs/10.1111/faf.12895","volume":"n/a","author":[{"family":"Lamborn","given":"Chase C."},{"family":"Ohlberger","given":"Jan"},{"family":"Walsworth","given":"Timothy E."},{"family":"Westley","given":"Peter A. H."},{"family":"Cunningham","given":"Curry J."},{"family":"Wynsma","given":"Sam"},{"family":"Smith","given":"Jordan W."}],"accessed":{"date-parts":[["2025",6,4]]},"issued":{"date-parts":[["2025"]]}}},{"id":4421,"uris":["http://zotero.org/users/8421274/items/PUA9GF7A"],"itemData":{"id":4421,"type":"article-journal","abstract":"The demographic structure of populations is affected by life history strategies and how these interact with natural and anthropogenic factors such as exploitation, climate change, and biotic interactions. Previous work suggests that the mean size and age of some North American populations of Chinook salmon (Oncorhynchus tshawytscha, Salmonidae) are declining. These trends are of concern because Chinook salmon are highly valued commercially for their exceptional size and because the loss of the largest and oldest individuals may lead to reduced population productivity. Using long-term data from wild and hatchery populations, we quantified changes in the demographic structure of Chinook salmon populations over the past four decades across the Northeast Pacific Ocean, from California through western Alaska. Our results show that wild and hatchery fish are becoming smaller and younger throughout most of the Pacific coast. Proportions of older age classes have decreased over time in most regions. Simultaneously, the length-at-age of older fish has declined while the length-at-age of younger fish has typically increased. However, negative size trends of older ages were weak or non-existent at the southern end of the range. While it remains to be explored whether these trends are caused by changes in climate, fishing practices or species interactions such as predation, our qualitative review of the potential causes of demographic change suggests that selective removal of large fish has likely contributed to the apparent widespread declines in average body sizes.","container-title":"Fish and Fisheries","DOI":"10.1111/faf.12272","ISSN":"1467-2979","issue":"3","language":"en","license":"© 2018 The Authors. Fish and Fisheries published by John Wiley &amp; Sons Ltd.","note":"_eprint: https://onlinelibrary.wiley.com/doi/pdf/10.1111/faf.12272","page":"533-546","source":"Wiley Online Library","title":"Demographic changes in Chinook salmon across the Northeast Pacific Ocean","volume":"19","author":[{"family":"Ohlberger","given":"Jan"},{"family":"Ward","given":"Eric J"},{"family":"Schindler","given":"Daniel E"},{"family":"Lewis","given":"Bert"}],"issued":{"date-parts":[["2018"]]}}}],"schema":"https://github.com/citation-style-language/schema/raw/master/csl-citation.json"}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(Brown &amp; Godduhn, 2015; Lamborn et al., 2025b; Ohlberger et al., 2018)</w:t>
      </w:r>
      <w:r w:rsidR="00507803">
        <w:rPr>
          <w:rFonts w:ascii="Garamond" w:hAnsi="Garamond" w:cs="Times New Roman"/>
        </w:rPr>
        <w:fldChar w:fldCharType="end"/>
      </w:r>
      <w:r w:rsidR="00507803">
        <w:rPr>
          <w:rFonts w:ascii="Garamond" w:hAnsi="Garamond" w:cs="Times New Roman"/>
        </w:rPr>
        <w:t>. In the Kuskokwim River basin, a large (127,000 km</w:t>
      </w:r>
      <w:r w:rsidR="00507803">
        <w:rPr>
          <w:rFonts w:ascii="Garamond" w:hAnsi="Garamond" w:cs="Times New Roman"/>
          <w:vertAlign w:val="superscript"/>
        </w:rPr>
        <w:t>2</w:t>
      </w:r>
      <w:r w:rsidR="00507803">
        <w:rPr>
          <w:rFonts w:ascii="Garamond" w:hAnsi="Garamond" w:cs="Times New Roman"/>
        </w:rPr>
        <w:t xml:space="preserve">) free-flowing watershed in western Alaska, Chinook salmon populations support subsistence fishing opportunities for dozens of rural communities, comprised by a majority of Alaska Natives </w:t>
      </w:r>
      <w:r w:rsidR="00507803">
        <w:rPr>
          <w:rFonts w:ascii="Garamond" w:hAnsi="Garamond" w:cs="Times New Roman"/>
        </w:rPr>
        <w:fldChar w:fldCharType="begin"/>
      </w:r>
      <w:r w:rsidR="00507803">
        <w:rPr>
          <w:rFonts w:ascii="Garamond" w:hAnsi="Garamond" w:cs="Times New Roman"/>
        </w:rPr>
        <w:instrText xml:space="preserve"> ADDIN ZOTERO_ITEM CSL_CITATION {"citationID":"QkmkPdUy","properties":{"formattedCitation":"(ADFG, 2025)","plainCitation":"(ADFG, 2025)","noteIndex":0},"citationItems":[{"id":6067,"uris":["http://zotero.org/users/8421274/items/8A49P58R"],"itemData":{"id":6067,"type":"webpage","abstract":"Fishing info for subsistence fishing for Kuskokwim - Alaska Department of Fish and Game","language":"en","title":"Kuskokwim River Area: Subsistance Fishing","URL":"https://www.adfg.alaska.gov/index.cfm?adfg=ByAreaSubsistenceKuskokwim.fishingInfo","author":[{"family":"ADFG","given":""}],"accessed":{"date-parts":[["2026",1,14]]},"issued":{"date-parts":[["2025"]]}}}],"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(ADFG, 2025)</w:t>
      </w:r>
      <w:r w:rsidR="00507803">
        <w:rPr>
          <w:rFonts w:ascii="Garamond" w:hAnsi="Garamond" w:cs="Times New Roman"/>
        </w:rPr>
        <w:fldChar w:fldCharType="end"/>
      </w:r>
      <w:r w:rsidR="00507803">
        <w:rPr>
          <w:rFonts w:ascii="Garamond" w:hAnsi="Garamond" w:cs="Times New Roman"/>
        </w:rPr>
        <w:t xml:space="preserve">. </w:t>
      </w:r>
      <w:commentRangeStart w:id="2"/>
      <w:r w:rsidR="00507803">
        <w:rPr>
          <w:rFonts w:ascii="Garamond" w:hAnsi="Garamond" w:cs="Times New Roman"/>
        </w:rPr>
        <w:t>Subsistence</w:t>
      </w:r>
      <w:commentRangeEnd w:id="2"/>
      <w:r w:rsidR="005A4F22">
        <w:rPr>
          <w:rStyle w:val="CommentReference"/>
          <w:rFonts w:ascii="Garamond" w:hAnsi="Garamond" w:cs="Times New Roman"/>
          <w:sz w:val="24"/>
          <w:szCs w:val="24"/>
        </w:rPr>
        <w:commentReference w:id="2"/>
      </w:r>
      <w:r w:rsidR="00507803">
        <w:rPr>
          <w:rFonts w:ascii="Garamond" w:hAnsi="Garamond" w:cs="Times New Roman"/>
        </w:rPr>
        <w:t xml:space="preserve"> fisheries are the primary form of harvest in the watershed, and nearly every household participates in the fishery in some way. As a result, fishery restrictions have led to significant hardship in the basin, including food insecurity and cultural loss </w:t>
      </w:r>
      <w:r w:rsidR="00507803">
        <w:rPr>
          <w:rFonts w:ascii="Garamond" w:hAnsi="Garamond" w:cs="Times New Roman"/>
        </w:rPr>
        <w:fldChar w:fldCharType="begin"/>
      </w:r>
      <w:r w:rsidR="00507803">
        <w:rPr>
          <w:rFonts w:ascii="Garamond" w:hAnsi="Garamond" w:cs="Times New Roman"/>
        </w:rPr>
        <w:instrText xml:space="preserve"> ADDIN ZOTERO_ITEM CSL_CITATION {"citationID":"GpuhDn3V","properties":{"formattedCitation":"(Brown &amp; Godduhn, 2015)","plainCitation":"(Brown &amp; Godduhn, 2015)","noteIndex":0},"citationItems":[{"id":4428,"uris":["http://zotero.org/users/8421274/items/2WA8NCRM"],"itemData":{"id":4428,"type":"article-journal","language":"en","source":"Zotero","title":"Socioeconomic effects of declining salmon runs on the Yukon River","author":[{"family":"Brown","given":"Caroline L"},{"family":"Godduhn","given":"Anna"}],"issued":{"date-parts":[["2015"]]}}}],"schema":"https://github.com/citation-style-language/schema/raw/master/csl-citation.json"} </w:instrText>
      </w:r>
      <w:r w:rsidR="00507803">
        <w:rPr>
          <w:rFonts w:ascii="Garamond" w:hAnsi="Garamond" w:cs="Times New Roman"/>
        </w:rPr>
        <w:fldChar w:fldCharType="separate"/>
      </w:r>
      <w:r w:rsidR="00507803">
        <w:rPr>
          <w:rFonts w:ascii="Garamond" w:hAnsi="Garamond" w:cs="Times New Roman"/>
          <w:noProof/>
        </w:rPr>
        <w:t>(Brown &amp; Godduhn, 2015)</w:t>
      </w:r>
      <w:r w:rsidR="00507803">
        <w:rPr>
          <w:rFonts w:ascii="Garamond" w:hAnsi="Garamond" w:cs="Times New Roman"/>
        </w:rPr>
        <w:fldChar w:fldCharType="end"/>
      </w:r>
      <w:r w:rsidR="00507803">
        <w:rPr>
          <w:rFonts w:ascii="Garamond" w:hAnsi="Garamond" w:cs="Times New Roman"/>
        </w:rPr>
        <w:t xml:space="preserve">. Resource managers are therefore tasked with designing management strategies that allow for harvest opportunities while simultaneously rebuilding basin-wide abundance and maintaining population biodiversity across the watershed. </w:t>
      </w:r>
    </w:p>
    <w:p w14:paraId="731F456B" w14:textId="57A1CDFA" w:rsidR="005A4F22" w:rsidRDefault="00507803" w:rsidP="00617C63">
      <w:pPr>
        <w:spacing w:line="480" w:lineRule="auto"/>
        <w:ind w:firstLine="720"/>
        <w:rPr>
          <w:ins w:id="3" w:author="Benjamin J. Makhlouf" w:date="2026-06-18T14:15:00Z" w16du:dateUtc="2026-06-18T21:15:00Z"/>
          <w:rFonts w:ascii="Garamond" w:hAnsi="Garamond" w:cs="Times New Roman"/>
        </w:rPr>
      </w:pPr>
      <w:r>
        <w:rPr>
          <w:rStyle w:val="Strong"/>
          <w:rFonts w:ascii="Garamond" w:hAnsi="Garamond" w:cs="Times New Roman"/>
          <w:b w:val="0"/>
          <w:bCs w:val="0"/>
        </w:rPr>
        <w:lastRenderedPageBreak/>
        <w:t>A current management approach implemented in the Kuskokwim River basin has been a front-end closure which prohibits fishing during a fixed temporal window from June 1</w:t>
      </w:r>
      <w:r>
        <w:rPr>
          <w:rStyle w:val="Strong"/>
          <w:rFonts w:ascii="Garamond" w:hAnsi="Garamond" w:cs="Times New Roman"/>
          <w:b w:val="0"/>
          <w:bCs w:val="0"/>
          <w:vertAlign w:val="superscript"/>
        </w:rPr>
        <w:t>st</w:t>
      </w:r>
      <w:r>
        <w:rPr>
          <w:rStyle w:val="Strong"/>
          <w:rFonts w:ascii="Garamond" w:hAnsi="Garamond" w:cs="Times New Roman"/>
          <w:b w:val="0"/>
          <w:bCs w:val="0"/>
        </w:rPr>
        <w:t xml:space="preserve"> to June 11</w:t>
      </w:r>
      <w:r>
        <w:rPr>
          <w:rStyle w:val="Strong"/>
          <w:rFonts w:ascii="Garamond" w:hAnsi="Garamond" w:cs="Times New Roman"/>
          <w:b w:val="0"/>
          <w:bCs w:val="0"/>
          <w:vertAlign w:val="superscript"/>
        </w:rPr>
        <w:t>th</w:t>
      </w:r>
      <w:r>
        <w:rPr>
          <w:rStyle w:val="Strong"/>
          <w:rFonts w:ascii="Garamond" w:hAnsi="Garamond" w:cs="Times New Roman"/>
          <w:b w:val="0"/>
          <w:bCs w:val="0"/>
        </w:rPr>
        <w:t xml:space="preserve">. </w:t>
      </w:r>
      <w:r>
        <w:rPr>
          <w:rFonts w:ascii="Garamond" w:hAnsi="Garamond" w:cs="Times New Roman"/>
        </w:rPr>
        <w:t xml:space="preserve">This strategy is designed to protect early migrating fish which are assumed to be returning to spawn in the furthest upstream regions of the Kuskokwim River. This assumption is bolstered by patterns observed in other systems </w:t>
      </w:r>
      <w:r>
        <w:rPr>
          <w:rFonts w:ascii="Garamond" w:hAnsi="Garamond" w:cs="Times New Roman"/>
        </w:rPr>
        <w:fldChar w:fldCharType="begin"/>
      </w:r>
      <w:r>
        <w:rPr>
          <w:rFonts w:ascii="Garamond" w:hAnsi="Garamond" w:cs="Times New Roman"/>
        </w:rPr>
        <w:instrText xml:space="preserve"> ADDIN ZOTERO_ITEM CSL_CITATION {"citationID":"DfGnnmMb","properties":{"formattedCitation":"(S. C. Clark et al., 2015)","plainCitation":"(S. C. Clark et al., 2015)","noteIndex":0},"citationItems":[{"id":5370,"uris":["http://zotero.org/users/8421274/items/CSEI4Y28"],"itemData":{"id":5370,"type":"article-journal","abstract":"Variation in the timing of migration to freshwaters to spawn is one important dimension of the life history variation within individual salmon stocks. That variable has important implications for developing sustainable fisheries that simultaneously exploit multiple populations within the same geographic area. We examined the variation in migration timing of adult Chinook Salmon Oncorhynchus tshawytscha within the Togiak River system of southwest Alaska to determine whether fish that spawned in different habitats migrated into freshwater from the ocean at different times. In particular, we evaluated whether there were watershed</w:instrText>
      </w:r>
      <w:r>
        <w:rPr>
          <w:rFonts w:ascii="Cambria Math" w:hAnsi="Cambria Math" w:cs="Cambria Math"/>
        </w:rPr>
        <w:instrText>‐</w:instrText>
      </w:r>
      <w:r>
        <w:rPr>
          <w:rFonts w:ascii="Garamond" w:hAnsi="Garamond" w:cs="Times New Roman"/>
        </w:rPr>
        <w:instrText>wide effects of body size, sex, spawning location, and year on the timing of spawning</w:instrText>
      </w:r>
      <w:r>
        <w:rPr>
          <w:rFonts w:ascii="Cambria Math" w:hAnsi="Cambria Math" w:cs="Cambria Math"/>
        </w:rPr>
        <w:instrText>‐</w:instrText>
      </w:r>
      <w:r>
        <w:rPr>
          <w:rFonts w:ascii="Garamond" w:hAnsi="Garamond" w:cs="Times New Roman"/>
        </w:rPr>
        <w:instrText>run migration into the Togiak River. Migration data and spawning fate were collected using radiotelemetry and analyzed with mixed effects models to account for among</w:instrText>
      </w:r>
      <w:r>
        <w:rPr>
          <w:rFonts w:ascii="Cambria Math" w:hAnsi="Cambria Math" w:cs="Cambria Math"/>
        </w:rPr>
        <w:instrText>‐</w:instrText>
      </w:r>
      <w:r>
        <w:rPr>
          <w:rFonts w:ascii="Garamond" w:hAnsi="Garamond" w:cs="Times New Roman"/>
        </w:rPr>
        <w:instrText xml:space="preserve">year variation in migration timing across the 4 years of the study. We found that migration timing of Chinook Salmon in the Togiak watershed is segregated by spawning location and sex and is consistent across body sizes and years. Fish that spawned higher in the watershed had a tendency to enter freshwater earlier than fish that spawned lower in the watershed and in the main stem of the river. Our results indicate clear stock structure in the migration of spawning Chinook Salmon to the Togiak River watershed, suggesting that it is important to distribute harvest over the entire distribution of Chinook Salmon run timing to minimize the risk of overexploiting certain components of the stock complex.","container-title":"Transactions of the American Fisheries Society","DOI":"10.1080/00028487.2015.1031281","ISSN":"0002-8487","issue":"4","journalAbbreviation":"Transactions of the American Fisheries Society","page":"829-836","source":"Silverchair","title":"Migration Timing of Adult Chinook Salmon into the Togiak River, Alaska, Watershed: Is There Evidence for Stock Structure?","title-short":"Migration Timing of Adult Chinook Salmon into the Togiak River, Alaska, Watershed","volume":"144","author":[{"family":"Clark","given":"Sydney C."},{"family":"Tanner","given":"Theresa L."},{"family":"Sethi","given":"Suresh A."},{"family":"Bentley","given":"Kale T."},{"family":"Schindler","given":"Daniel E."}],"issued":{"date-parts":[["2015",7,1]]}}}],"schema":"https://github.com/citation-style-language/schema/raw/master/csl-citation.json"} </w:instrText>
      </w:r>
      <w:r>
        <w:rPr>
          <w:rFonts w:ascii="Garamond" w:hAnsi="Garamond" w:cs="Times New Roman"/>
        </w:rPr>
        <w:fldChar w:fldCharType="separate"/>
      </w:r>
      <w:r>
        <w:rPr>
          <w:rFonts w:ascii="Garamond" w:hAnsi="Garamond" w:cs="Times New Roman"/>
          <w:noProof/>
        </w:rPr>
        <w:t>(S. C. Clark et al., 2015)</w:t>
      </w:r>
      <w:r>
        <w:rPr>
          <w:rFonts w:ascii="Garamond" w:hAnsi="Garamond" w:cs="Times New Roman"/>
        </w:rPr>
        <w:fldChar w:fldCharType="end"/>
      </w:r>
      <w:r>
        <w:rPr>
          <w:rFonts w:ascii="Garamond" w:hAnsi="Garamond" w:cs="Times New Roman"/>
        </w:rPr>
        <w:t xml:space="preserve">, supported by telemetry data in the Kuskokwim </w:t>
      </w:r>
      <w:r>
        <w:rPr>
          <w:rFonts w:ascii="Garamond" w:hAnsi="Garamond" w:cs="Times New Roman"/>
        </w:rPr>
        <w:fldChar w:fldCharType="begin"/>
      </w:r>
      <w:r>
        <w:rPr>
          <w:rFonts w:ascii="Garamond" w:hAnsi="Garamond" w:cs="Times New Roman"/>
        </w:rPr>
        <w:instrText xml:space="preserve"> ADDIN ZOTERO_ITEM CSL_CITATION {"citationID":"63CDq9nT","properties":{"formattedCitation":"(J. N. Clark &amp; Smith, 2019; Head et al., 2017; Smith &amp; Liller, 2017a, 2017b)","plainCitation":"(J. N. Clark &amp; Smith, 2019; Head et al., 2017; Smith &amp; Liller, 2017a, 2017b)","noteIndex":0},"citationItems":[{"id":5951,"uris":["http://zotero.org/users/8421274/items/CIAC53WC"],"itemData":{"id":5951,"type":"article-journal","collection-title":"Alaska Department of Fish and Game, Fishery Data Series No. 19-21, Anchorage.","language":"en","source":"Zotero","title":"Inriver Abundance of Kuskokwim River Chinook Salmon, 2017","author":[{"family":"Clark","given":"Joshua N"},{"family":"Smith","given":"Nicholas J"}],"issued":{"date-parts":[["2019"]]}}},{"id":5945,"uris":["http://zotero.org/users/8421274/items/SEG4LZ34"],"itemData":{"id":5945,"type":"report","collection-title":"Alaska Department of Fish and Game, Fishery Data Series No. 17-23, Anchorage.","language":"en","source":"Zotero","title":"Inriver abundance of Kuskokwim River Chinook salmon, 2014.","author":[{"family":"Head","given":"Jordan M"},{"family":"Smith","given":"Nicholas J"},{"family":"Liller","given":"Zachary W"}],"issued":{"date-parts":[["2017"]]}}},{"id":5947,"uris":["http://zotero.org/users/8421274/items/Q33MW6W6"],"itemData":{"id":5947,"type":"report","collection-title":"Alaska Department of Fish and Game, Fishery Data Series No. 17-22, Anchorage.","language":"en","source":"Zotero","title":"Inriver abundance and migration characteristics of Kuskokwim River Chinook salmon, 2015.","author":[{"family":"Smith","given":"Nicholas J."},{"family":"Liller","given":"Zachary W."}],"issued":{"date-parts":[["2017"]]}}},{"id":5949,"uris":["http://zotero.org/users/8421274/items/LBRV3BM5"],"itemData":{"id":5949,"type":"article-journal","collection-title":"Alaska Department of Fish and Game, Fishery Data Series No. 17-47, Anchorage.","language":"en","source":"Zotero","title":"Inriver abundance and migration characteristics of Kuskokwim River Chinook salmon, 2016.","author":[{"family":"Smith","given":"Nicholas J."},{"family":"Liller","given":"Zachary W."}],"issued":{"date-parts":[["2017"]]}}}],"schema":"https://github.com/citation-style-language/schema/raw/master/csl-citation.json"} </w:instrText>
      </w:r>
      <w:r>
        <w:rPr>
          <w:rFonts w:ascii="Garamond" w:hAnsi="Garamond" w:cs="Times New Roman"/>
        </w:rPr>
        <w:fldChar w:fldCharType="separate"/>
      </w:r>
      <w:r>
        <w:rPr>
          <w:rFonts w:ascii="Garamond" w:hAnsi="Garamond" w:cs="Times New Roman"/>
          <w:noProof/>
        </w:rPr>
        <w:t>(J. N. Clark &amp; Smith, 2019; Head et al., 2017; Smith &amp; Liller, 2017a, 2017b)</w:t>
      </w:r>
      <w:r>
        <w:rPr>
          <w:rFonts w:ascii="Garamond" w:hAnsi="Garamond" w:cs="Times New Roman"/>
        </w:rPr>
        <w:fldChar w:fldCharType="end"/>
      </w:r>
      <w:r>
        <w:rPr>
          <w:rFonts w:ascii="Garamond" w:hAnsi="Garamond" w:cs="Times New Roman"/>
        </w:rPr>
        <w:t xml:space="preserve">, and further motivated by traditional and local knowledge held by Tribal citizens and stakeholders. By protecting upriver stocks, managers aim to support basin-wide escapement goals, provide more equitable harvest opportunities to upstream communities, and protect upper river stocks which are at heightened risk of overharvest but contribute disproportionately to stabilizing downstream fishery dynamics. </w:t>
      </w:r>
    </w:p>
    <w:p w14:paraId="6F7EA299" w14:textId="03E7D07E" w:rsidR="005A4F22" w:rsidRPr="00990A53" w:rsidRDefault="002B1F16" w:rsidP="00990A53">
      <w:pPr>
        <w:spacing w:line="480" w:lineRule="auto"/>
        <w:ind w:firstLine="720"/>
        <w:rPr>
          <w:rFonts w:ascii="Garamond" w:hAnsi="Garamond"/>
        </w:rPr>
      </w:pPr>
      <w:ins w:id="4" w:author="Benjamin J. Makhlouf" w:date="2026-06-18T18:33:00Z">
        <w:r w:rsidRPr="002B1F16">
          <w:rPr>
            <w:rFonts w:ascii="Garamond" w:hAnsi="Garamond" w:cs="Times New Roman"/>
          </w:rPr>
          <w:t>Despite ongoing efforts, the spatial ecology of Chinook salmon in the Kuskokwim River basin remains poorly understood at the watershed scale</w:t>
        </w:r>
      </w:ins>
      <w:ins w:id="5" w:author="Benjamin J. Makhlouf" w:date="2026-06-18T18:33:00Z" w16du:dateUtc="2026-06-19T01:33:00Z">
        <w:r>
          <w:rPr>
            <w:rFonts w:ascii="Garamond" w:hAnsi="Garamond" w:cs="Times New Roman"/>
          </w:rPr>
          <w:t>, and</w:t>
        </w:r>
      </w:ins>
      <w:ins w:id="6" w:author="Benjamin J. Makhlouf" w:date="2026-06-18T18:33:00Z">
        <w:r w:rsidRPr="002B1F16">
          <w:rPr>
            <w:rFonts w:ascii="Garamond" w:hAnsi="Garamond" w:cs="Times New Roman"/>
          </w:rPr>
          <w:t xml:space="preserve"> it remains unclear whether the interaction between population-specific migration patterns and the front-end fishery closure effectively protects upstream stocks as intended. </w:t>
        </w:r>
      </w:ins>
      <w:ins w:id="7" w:author="Benjamin J. Makhlouf" w:date="2026-06-18T18:35:00Z">
        <w:r w:rsidRPr="002B1F16">
          <w:rPr>
            <w:rFonts w:ascii="Garamond" w:hAnsi="Garamond" w:cs="Times New Roman"/>
          </w:rPr>
          <w:t>Genetic approaches, which have been widely used to investigate population structure and provenance in other Pacific salmon species, cannot be used to estimate provenance in the Kuskokwim because Chinook salmon exhibit low genetic differentiation across the basin, while ongoing telemetry studies are logistically constrained in their ability to characterize migration dynamics across such a large and remote watershed.</w:t>
        </w:r>
      </w:ins>
      <w:ins w:id="8" w:author="Benjamin J. Makhlouf" w:date="2026-06-18T18:35:00Z" w16du:dateUtc="2026-06-19T01:35:00Z">
        <w:r>
          <w:rPr>
            <w:rFonts w:ascii="Garamond" w:hAnsi="Garamond" w:cs="Times New Roman"/>
          </w:rPr>
          <w:t xml:space="preserve"> </w:t>
        </w:r>
      </w:ins>
      <w:ins w:id="9" w:author="Benjamin J. Makhlouf" w:date="2026-06-18T18:37:00Z">
        <w:r w:rsidRPr="002B1F16">
          <w:rPr>
            <w:rFonts w:ascii="Garamond" w:hAnsi="Garamond" w:cs="Times New Roman"/>
          </w:rPr>
          <w:t xml:space="preserve">Otolith microchemical approaches have emerged as an alternative tool capable of estimating sub-watershed provenance without the need for extensive field-based monitoring. </w:t>
        </w:r>
      </w:ins>
      <w:ins w:id="10" w:author="Benjamin J. Makhlouf" w:date="2026-06-18T18:42:00Z">
        <w:r w:rsidR="00990A53" w:rsidRPr="00990A53">
          <w:rPr>
            <w:rFonts w:ascii="Garamond" w:hAnsi="Garamond"/>
          </w:rPr>
          <w:t>Otolith microchemical approaches have emerged as an alternative tool for reconstructing spatial patterns of salmon movement and provenance.</w:t>
        </w:r>
      </w:ins>
      <w:ins w:id="11" w:author="Benjamin J. Makhlouf" w:date="2026-06-18T18:42:00Z" w16du:dateUtc="2026-06-19T01:42:00Z">
        <w:r w:rsidR="00990A53">
          <w:rPr>
            <w:rFonts w:ascii="Garamond" w:hAnsi="Garamond"/>
          </w:rPr>
          <w:t xml:space="preserve"> </w:t>
        </w:r>
      </w:ins>
      <w:ins w:id="12" w:author="Benjamin J. Makhlouf" w:date="2026-06-18T18:39:00Z">
        <w:r w:rsidRPr="002B1F16">
          <w:rPr>
            <w:rFonts w:ascii="Garamond" w:hAnsi="Garamond"/>
          </w:rPr>
          <w:t>By leveraging predictable relationships between chemical signatures recorded in</w:t>
        </w:r>
      </w:ins>
      <w:ins w:id="13" w:author="Benjamin J. Makhlouf" w:date="2026-06-18T18:43:00Z" w16du:dateUtc="2026-06-19T01:43:00Z">
        <w:r w:rsidR="00990A53">
          <w:rPr>
            <w:rFonts w:ascii="Garamond" w:hAnsi="Garamond"/>
          </w:rPr>
          <w:t xml:space="preserve"> the</w:t>
        </w:r>
      </w:ins>
      <w:ins w:id="14" w:author="Benjamin J. Makhlouf" w:date="2026-06-18T18:39:00Z">
        <w:r w:rsidRPr="002B1F16">
          <w:rPr>
            <w:rFonts w:ascii="Garamond" w:hAnsi="Garamond"/>
          </w:rPr>
          <w:t xml:space="preserve"> otolith and those measured or modeled across the landscape, </w:t>
        </w:r>
      </w:ins>
      <w:ins w:id="15" w:author="Benjamin J. Makhlouf" w:date="2026-06-18T18:43:00Z" w16du:dateUtc="2026-06-19T01:43:00Z">
        <w:r w:rsidR="00990A53">
          <w:rPr>
            <w:rFonts w:ascii="Garamond" w:hAnsi="Garamond"/>
          </w:rPr>
          <w:t>otolith-based</w:t>
        </w:r>
      </w:ins>
      <w:ins w:id="16" w:author="Benjamin J. Makhlouf" w:date="2026-06-18T18:39:00Z">
        <w:r w:rsidRPr="002B1F16">
          <w:rPr>
            <w:rFonts w:ascii="Garamond" w:hAnsi="Garamond"/>
          </w:rPr>
          <w:t xml:space="preserve"> approaches enable </w:t>
        </w:r>
      </w:ins>
      <w:ins w:id="17" w:author="Benjamin J. Makhlouf" w:date="2026-06-18T18:43:00Z" w16du:dateUtc="2026-06-19T01:43:00Z">
        <w:r w:rsidR="00990A53">
          <w:rPr>
            <w:rFonts w:ascii="Garamond" w:hAnsi="Garamond"/>
          </w:rPr>
          <w:t xml:space="preserve">the </w:t>
        </w:r>
      </w:ins>
      <w:ins w:id="18" w:author="Benjamin J. Makhlouf" w:date="2026-06-18T18:39:00Z">
        <w:r w:rsidRPr="002B1F16">
          <w:rPr>
            <w:rFonts w:ascii="Garamond" w:hAnsi="Garamond"/>
          </w:rPr>
          <w:t xml:space="preserve">reconstruction of </w:t>
        </w:r>
      </w:ins>
      <w:ins w:id="19" w:author="Benjamin J. Makhlouf" w:date="2026-06-18T18:44:00Z" w16du:dateUtc="2026-06-19T01:44:00Z">
        <w:r w:rsidR="00990A53">
          <w:rPr>
            <w:rFonts w:ascii="Garamond" w:hAnsi="Garamond"/>
          </w:rPr>
          <w:t xml:space="preserve">life history characteristics </w:t>
        </w:r>
      </w:ins>
      <w:ins w:id="20" w:author="Benjamin J. Makhlouf" w:date="2026-06-18T18:45:00Z" w16du:dateUtc="2026-06-19T01:45:00Z">
        <w:r w:rsidR="00990A53">
          <w:rPr>
            <w:rFonts w:ascii="Garamond" w:hAnsi="Garamond"/>
          </w:rPr>
          <w:t xml:space="preserve">throughout the lifetime of the </w:t>
        </w:r>
        <w:r w:rsidR="00990A53">
          <w:rPr>
            <w:rFonts w:ascii="Garamond" w:hAnsi="Garamond"/>
          </w:rPr>
          <w:lastRenderedPageBreak/>
          <w:t xml:space="preserve">individual inferred from samples easily collected from adult fish. </w:t>
        </w:r>
      </w:ins>
      <w:ins w:id="21" w:author="Benjamin J. Makhlouf" w:date="2026-06-18T18:48:00Z">
        <w:r w:rsidR="00990A53" w:rsidRPr="00990A53">
          <w:rPr>
            <w:rFonts w:ascii="Garamond" w:hAnsi="Garamond"/>
          </w:rPr>
          <w:t>As such, these methods provide an approach for estimating fine-scale patterns in salmon spatial ecology across entire watersheds without requiring extensive manual monitoring.</w:t>
        </w:r>
      </w:ins>
    </w:p>
    <w:p w14:paraId="4B48F71D" w14:textId="54AF7BEB" w:rsidR="00A72EBD" w:rsidRPr="008605CB" w:rsidRDefault="00A72EBD" w:rsidP="00A72EBD">
      <w:pPr>
        <w:spacing w:line="480" w:lineRule="auto"/>
        <w:ind w:firstLine="720"/>
        <w:rPr>
          <w:rFonts w:ascii="Garamond" w:hAnsi="Garamond" w:cs="Times New Roman"/>
          <w:b/>
          <w:bCs/>
        </w:rPr>
      </w:pPr>
      <w:r>
        <w:rPr>
          <w:rFonts w:ascii="Garamond" w:hAnsi="Garamond" w:cs="Times New Roman"/>
        </w:rPr>
        <w:t>Here, we use otolith chemistry from fish caught during a test fishery throughout the seasonal migration period over six years in the Kuskokwim River to reconstruct spatiotemporal patterns of Chinook salmon returns. The limited genetic structure of Chinook salmon in this region precludes using genetic approaches to quantify migration timing of different populations throughout the watershed. Otolith-based methods for estimating provenance therefore offer a novel approach to: (1) identify the spatiotemporal structure of returning populations in the Kuskokwim River basin, and (2) evaluate potential impacts of front-end closures on conserving population diversity within salmon stock complexes returning to large, remote, watersheds.</w:t>
      </w:r>
    </w:p>
    <w:p w14:paraId="773D6EA7" w14:textId="77777777" w:rsidR="00606787" w:rsidRDefault="00606787" w:rsidP="009833DB">
      <w:pPr>
        <w:spacing w:line="480" w:lineRule="auto"/>
        <w:rPr>
          <w:rFonts w:ascii="Times New Roman" w:hAnsi="Times New Roman" w:cs="Times New Roman"/>
          <w:b/>
          <w:bCs/>
          <w:sz w:val="28"/>
          <w:szCs w:val="28"/>
          <w:u w:val="single"/>
        </w:rPr>
      </w:pPr>
    </w:p>
    <w:p w14:paraId="2A0F64D4" w14:textId="623E12CB" w:rsidR="009833DB" w:rsidRPr="007C6331" w:rsidRDefault="00467885" w:rsidP="007C6331">
      <w:pPr>
        <w:pStyle w:val="ListParagraph"/>
        <w:numPr>
          <w:ilvl w:val="0"/>
          <w:numId w:val="12"/>
        </w:numPr>
        <w:spacing w:line="480" w:lineRule="auto"/>
        <w:rPr>
          <w:rFonts w:ascii="Garamond" w:hAnsi="Garamond" w:cs="Times New Roman"/>
          <w:b/>
          <w:bCs/>
          <w:sz w:val="28"/>
          <w:szCs w:val="28"/>
          <w:u w:val="single"/>
        </w:rPr>
      </w:pPr>
      <w:r>
        <w:rPr>
          <w:rFonts w:ascii="Garamond" w:hAnsi="Garamond" w:cs="Times New Roman"/>
          <w:b/>
          <w:bCs/>
          <w:sz w:val="28"/>
          <w:szCs w:val="28"/>
          <w:u w:val="single"/>
        </w:rPr>
        <w:t xml:space="preserve">Materials and Methods: </w:t>
      </w:r>
    </w:p>
    <w:p w14:paraId="2B9BE153" w14:textId="589B370C" w:rsidR="009833DB" w:rsidRPr="008605CB" w:rsidRDefault="007C6331" w:rsidP="009833DB">
      <w:pPr>
        <w:spacing w:line="480" w:lineRule="auto"/>
        <w:rPr>
          <w:rFonts w:ascii="Garamond" w:hAnsi="Garamond" w:cs="Times New Roman"/>
          <w:b/>
          <w:bCs/>
        </w:rPr>
      </w:pPr>
      <w:r>
        <w:rPr>
          <w:rFonts w:ascii="Garamond" w:hAnsi="Garamond" w:cs="Times New Roman"/>
          <w:b/>
          <w:bCs/>
        </w:rPr>
        <w:t>2.1 Otolith samples</w:t>
      </w:r>
    </w:p>
    <w:p w14:paraId="2C50ADFF" w14:textId="275DC3F3" w:rsidR="009C079F" w:rsidRPr="008605CB" w:rsidRDefault="003A1EB0" w:rsidP="009C079F">
      <w:pPr>
        <w:spacing w:line="480" w:lineRule="auto"/>
        <w:ind w:firstLine="720"/>
        <w:rPr>
          <w:rFonts w:ascii="Garamond" w:eastAsia="Times New Roman" w:hAnsi="Garamond" w:cs="Times New Roman"/>
          <w:kern w:val="0"/>
          <w14:ligatures w14:val="none"/>
        </w:rPr>
      </w:pPr>
      <w:r>
        <w:rPr>
          <w:rFonts w:ascii="Garamond" w:eastAsia="Times New Roman" w:hAnsi="Garamond" w:cs="Times New Roman"/>
          <w:kern w:val="0"/>
          <w14:ligatures w14:val="none"/>
        </w:rPr>
        <w:t xml:space="preserve">Chinook salmon otoliths were collected from 2017 to 2022 in the Alaska Department of Fish &amp; Game Bethel Test Fishery (BTF) near Bethel, Alaska in collaboration with the Orutsararmiut Native Council fisheries program. </w:t>
      </w:r>
      <w:r>
        <w:rPr>
          <w:rFonts w:ascii="Garamond" w:hAnsi="Garamond" w:cs="Times New Roman"/>
        </w:rPr>
        <w:t>The BTF was designed to enable in-season assessment of run timing and strength, based on catch-per-unit-effort (CPUE)</w:t>
      </w:r>
      <w:r>
        <w:rPr>
          <w:rStyle w:val="CommentReference"/>
        </w:rPr>
        <w:t>,</w:t>
      </w:r>
      <w:r>
        <w:rPr>
          <w:rFonts w:ascii="Garamond" w:hAnsi="Garamond" w:cs="Times New Roman"/>
        </w:rPr>
        <w:t xml:space="preserve"> to inform management decisions for fisheries throughout the river. Fish caught in this fishery are a representative sample of returning stocks throughout the basin above the test fishery location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{"citationID":"oT8qdcVg","properties":{"formattedCitation":"(Lipka &amp; Elison, 2015)","plainCitation":"(Lipka &amp; Elison, 2015)","noteIndex":0},"citationItems":[{"id":5567,"uris":["http://zotero.org/users/8421274/items/PMPCYQ6E"],"itemData":{"id":5567,"type":"report","abstract":"OBJECTIVES................................................................................................................................................................ 3 Tasks .............................................................................................................................................................................. 4\nMETHODS .................................................................................................................................................................... 4 Field Operations ............................................................................................................................................................ 4 Test Fishing Index .........................................................................................................................................................5 Age, Sex and Length Composition ................................................................................................................................6 Climatological and Stream Observations ......................................................................................................................7\nRESULTS ...................................................................................................................................................................... 7 Operations...................................................................................................................................................................... 7 Abundance Indices and Run Timing .............................................................................................................................8 Chinook Salmon .......................................................................................................................................................8 Sockeye Salmon........................................................................................................................................................8 Chum Salmon ...........................................................................................................................................................9 Coho Salmon ............................................................................................................................................................9 Climatological and Stream Observations .................................................................................................................... 10 DISCUSSION.............................................................................................................................................................. 10 Abundance Index ......................................................................................................................................................... 10 Chinook Salmon ..................................................................................................................................................... 10 Sockeye Salmon...................................................................................................................................................... 11 Chum Salmon ......................................................................................................................................................... 11 Coho Salmon .......................................................................................................................................................... 11\nCONCLUSION ........................................................................................................................................................... 11 ACKNOWLEDGEMENTS......................................................................................................................................... 12 REFERENCES CITED ............................................................................................................................................... 13 TABLES AND FIGURES ........................................................................................................................................... 15 APPENDIX A: BETHEL TEST FISHERY DRIFT SCHEDUALE ........................................................................... 37 APPENDIX B: HISTORICAL CHINOOK SALMON DATA ................................................................................... 39 APPENDIX C: HISTORICAL SOCKEYE SALMON DATA ................................................................................... 43 APPENDIX D: HISTORICAL CHUM SALMON DATA ......................................................................................... 51 APPENDIX E: HISTORICAL COHO SALMON DATA .......................................................................................... 57 APPENDIX F: HISTORICAL CLIMATOLOGICAL DATA .................................................................................... 63","collection-title":"Fishery Data Series No. 16-06 Anchorage","language":"en","publisher":"Alaska Department of Fish and Game","source":"Zotero","title":"Characterization of the 2012 and 2013 salmon runs in the Kuskokwim River based on the test fishery at Bethel.","author":[{"family":"Lipka","given":"C"},{"family":"Elison","given":"T"}],"issued":{"date-parts":[["2015"]]}}}],"schema":"https://github.com/citation-style-language/schema/raw/master/csl-citation.json"}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(Lipka &amp; Elison, 2015)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Although this sample set does not capture fish which spawn below Bethel, nearly all Chinook salmon returning to the Kuskokwim River spawn above this location. Contributing partners collected approximately 500 </w:t>
      </w:r>
      <w:r>
        <w:rPr>
          <w:rFonts w:ascii="Garamond" w:eastAsia="Times New Roman" w:hAnsi="Garamond" w:cs="Times New Roman"/>
          <w:kern w:val="0"/>
          <w14:ligatures w14:val="none"/>
        </w:rPr>
        <w:lastRenderedPageBreak/>
        <w:t xml:space="preserve">otoliths annually from 2017-2022, ensuring sampling efforts over the full course of the run. From these, approximately 250 otoliths were selected for chemical analysis in proportion to the relative CPUE throughout the season. </w:t>
      </w:r>
    </w:p>
    <w:p w14:paraId="23BCDAEA" w14:textId="7F6D74E2" w:rsidR="00B857E3" w:rsidRPr="008605CB" w:rsidRDefault="00313CB8" w:rsidP="0082206F">
      <w:pPr>
        <w:spacing w:line="480" w:lineRule="auto"/>
        <w:ind w:firstLine="720"/>
        <w:rPr>
          <w:rFonts w:ascii="Garamond" w:eastAsia="Times New Roman" w:hAnsi="Garamond" w:cs="Times New Roman"/>
          <w:kern w:val="0"/>
          <w:sz w:val="22"/>
          <w:szCs w:val="22"/>
          <w14:ligatures w14:val="none"/>
        </w:rPr>
      </w:pPr>
      <w:r>
        <w:rPr>
          <w:rFonts w:ascii="Garamond" w:hAnsi="Garamond" w:cs="Times New Roman"/>
        </w:rPr>
        <w:t xml:space="preserve">Otoliths were </w:t>
      </w:r>
      <w:r>
        <w:rPr>
          <w:rFonts w:ascii="Garamond" w:eastAsia="Times New Roman" w:hAnsi="Garamond" w:cs="Times New Roman"/>
          <w:kern w:val="0"/>
          <w14:ligatures w14:val="none"/>
        </w:rPr>
        <w:t xml:space="preserve">sectioned with a low-speed diamond-blade Isomet saw along the transverse plane, mounted on microscope slides, and polished to expose internal growth structures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{"citationID":"4icvZ6KO","properties":{"formattedCitation":"(Donohoe &amp; Zimmerman, 2010; Zimmerman &amp; Reeves, 2002)","plainCitation":"(Donohoe &amp; Zimmerman, 2010; Zimmerman &amp; Reeves, 2002)","noteIndex":0},"citationItems":[{"id":4778,"uris":["http://zotero.org/users/8421274/items/QJZIBTQC"],"itemData":{"id":4778,"type":"article-journal","abstract":"Beam-based analytical methods are widely used to measure the concentrations of elements and isotopes in otoliths. These methods usually require that otoliths be individually mounted and prepared to properly expose the desired growth region to the analytical beam. Most analytical instruments, such as LA-ICPMS and ion and electron microprobes, have sample holders that will accept only one to six slides or mounts at a time. We describe a method of mounting otoliths that allows for easy transfer of many otoliths to a single mount after they have been prepared. Such an approach increases the number of otoliths that can be analyzed in a single session by reducing the need open the sample chamber to exchange slides—a particularly time consuming step on instruments that operate under vacuum. For ion and electron microprobes, the method also greatly reduces the number of slides that must be coated with an electrical conductor prior to analysis. In this method, a narrow strip of cover glass is first glued at one end to a standard microscope slide. The otolith is then mounted in thermoplastic resin on the opposite, free end of the strip. The otolith can then be ground and flipped, if needed, by reheating the mounting medium. After otolith preparation is complete, the cover glass is cut with a scribe to free the otolith and up to 20 small otoliths can be arranged on a single petrographic slide.","container-title":"Environmental Biology of Fishes","DOI":"10.1007/s10641-010-9680-3","ISSN":"1573-5133","issue":"3","journalAbbreviation":"Environ Biol Fish","language":"en","page":"473-477","source":"Springer Link","title":"A method of mounting multiple otoliths for beam-based microchemical analyses","volume":"89","author":[{"family":"Donohoe","given":"Christopher J."},{"family":"Zimmerman","given":"Christian E."}],"issued":{"date-parts":[["2010",11,1]]}}},{"id":4132,"uris":["http://zotero.org/users/8421274/items/5YINANGC"],"itemData":{"id":4132,"type":"article-journal","abstract":"Comparisons of strontium:calcium (Sr: Ca) ratios in otolith primordia and freshwater growth regions were used to identify the progeny of steelhead Oncorhynchus mykiss (anadromous rainbow trout) and resident rainbow trout in the Deschutes River, Oregon. We cultured progeny of known adult steelhead and resident rainbow trout to confirm the relationship between Sr:Ca ratios in otolith primordia and the life history of the maternal parent. The mean (±SD) Sr:Ca ratio was significantly higher in the otolith primordia of the progeny of steelhead (0.001461 ± 0.00029; n = 100) than in those of the progeny of resident rainbow trout (0.000829 ± 0.000012; n = 100). We used comparisons of Sr:Ca ratios in the primordia and first-summer growth regions of otoliths to determine the maternal origin of unknown O. mykiss juveniles (n = 272) collected from rearing habitats within the main-stem Deschutes River and tributary rearing habitats and thus to ascertain the relative proportion of each life history morph in each rearing habitat. Resident rainbow trout fry dominated the bimonthly samples collected from main-stem rearing habitats between May and November 1995. Steelhead fry dominated samples collected from below waterfalls on two tributaries in 1996 and 1998.","container-title":"Transactions of the American Fisheries Society","DOI":"10.1577/1548-8659(2002)131&lt;0986:IOSARR&gt;2.0.CO;2","ISSN":"0002-8487","issue":"5","note":"_eprint: https://doi.org/10.1577/1548-8659(2002)131&lt;0986:IOSARR&gt;2.0.CO;2","page":"986-993","publisher":"Taylor &amp; Francis","source":"Taylor and Francis+NEJM","title":"Identification of Steelhead and Resident Rainbow Trout Progeny in the Deschutes River, Oregon, Revealed with Otolith Microchemistry","volume":"131","author":[{"family":"Zimmerman","given":"Christian E."},{"family":"Reeves","given":"Gordon H."}],"issued":{"date-parts":[["2002",9,1]]}}}],"schema":"https://github.com/citation-style-language/schema/raw/master/csl-citation.json"}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(Donohoe &amp; Zimmerman, 2010; Zimmerman &amp; Reeves, 2002)</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Prepared samples were analyzed at the University of Utah Strontium Isotope Laboratory using laser ablation inductively coupled plasma mass spectrometry (LA-ICP-MS). Laser ablation was conducted along a transect from the otolith core to just beyond the onset of marine growth (identified by the dark annuli check indicative of marine entry) </w:t>
      </w:r>
      <w:r>
        <w:rPr>
          <w:rFonts w:ascii="Garamond" w:hAnsi="Garamond" w:cs="Times New Roman"/>
        </w:rPr>
        <w:t xml:space="preserve">using a 53 </w:t>
      </w:r>
      <w:r>
        <w:rPr>
          <w:rFonts w:ascii="Garamond" w:hAnsi="Garamond" w:cs="Times New Roman"/>
        </w:rPr>
        <w:sym w:font="Symbol" w:char="F06D"/>
      </w:r>
      <w:r>
        <w:rPr>
          <w:rFonts w:ascii="Garamond" w:hAnsi="Garamond" w:cs="Times New Roman"/>
        </w:rPr>
        <w:t xml:space="preserve">m diameter beam and scanning at 2 </w:t>
      </w:r>
      <w:r>
        <w:rPr>
          <w:rFonts w:ascii="Garamond" w:hAnsi="Garamond" w:cs="Times New Roman"/>
        </w:rPr>
        <w:sym w:font="Symbol" w:char="F06D"/>
      </w:r>
      <w:r>
        <w:rPr>
          <w:rFonts w:ascii="Garamond" w:hAnsi="Garamond" w:cs="Times New Roman"/>
        </w:rPr>
        <w:t>m/second</w:t>
      </w:r>
      <w:r>
        <w:rPr>
          <w:rFonts w:ascii="Garamond" w:eastAsia="Times New Roman" w:hAnsi="Garamond" w:cs="Times New Roman"/>
          <w:kern w:val="0"/>
          <w14:ligatures w14:val="none"/>
        </w:rPr>
        <w:t>.</w:t>
      </w:r>
      <w:r>
        <w:rPr>
          <w:rFonts w:ascii="Garamond" w:eastAsia="Times New Roman" w:hAnsi="Garamond" w:cs="Times New Roman"/>
          <w:kern w:val="0"/>
          <w:sz w:val="22"/>
          <w:szCs w:val="22"/>
          <w14:ligatures w14:val="none"/>
        </w:rPr>
        <w:t xml:space="preserve"> </w:t>
      </w:r>
      <w:r>
        <w:rPr>
          <w:rFonts w:ascii="Garamond" w:eastAsia="Times New Roman" w:hAnsi="Garamond" w:cs="Times New Roman"/>
          <w:kern w:val="0"/>
          <w14:ligatures w14:val="none"/>
        </w:rPr>
        <w:t>The resulting data represent a continuously integrated measurement of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from early development until marine entry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{"citationID":"drNJXJRw","properties":{"formattedCitation":"(Brennan et al., 2015; Campana, 1999; Capo et al., 1998)","plainCitation":"(Brennan et al., 2015; Campana, 1999; Capo et al., 1998)","noteIndex":0},"citationItems":[{"id":"25Y35S3t/lIyU3UG4","uris":["http://zotero.org/users/8421274/items/IY3FLHLM"],"itemData":{"id":"dI01jIsp/qEdWN4pU","type":"article-journal","abstract":"Strontium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J."}],"issued":{"date-parts":[["2015",5,15]]}}},{"id":1441,"uris":["http://zotero.org/users/8421274/items/PHNAKZ8D"],"itemData":{"id":1441,"type":"article-journal","abstract":"The fish otolith (earstone) has long been known as a timekeeper, but interest in its use as a metabolically inert environmental recorder has accelerated in recent years. In part due to technological advances, applications such as stock identification, determination of rnigralon pathways, reconstruction of temperature and salinity history, age validation, detection of anadromy, use as a natural tag and chemical mass marking have been developed, some of which are difficult or impossible to implement using alternative techniques. Microsamphg and the latest advances in beam-based probes allow many elemental assays to be coupled with daily or annual growth increments, thus providing a detailed chronologcal record of the environment. However, few workers have critically assessed the assumptions upon which the environmental reconstructions are based, or considered the possibility that elemental incorporation into the otolith may proceed differently than that into other calcified structures. This paper reviews current applications and their assumptions and suggests future directions. Particular attention is given to the premises that the elemental and isotopic composition of the otolith reflects that of the environment, and the effect of physiological filters on the resulting composition. The roles of temperature, elemental uptake into the fish and the process of otolith crystahzation are also assessed. Drawing upon recent advances in geochemistry and paleoclirnate research as points of contrast, it appears that not all applications of otolith chemistry are firmly based, although others are destined to become powerful and perhaps routine tools for the mainstream fish biologst.","container-title":"Marine Ecology Progress Series","DOI":"10.3354/meps188263","ISSN":"0171-8630, 1616-1599","journalAbbreviation":"Mar. Ecol. Prog. Ser.","language":"en","page":"263-297","source":"DOI.org (Crossref)","title":"Chemistry and composition of fish otoliths:pathways, mechanisms and applications","title-short":"Chemistry and composition of fish otoliths","volume":"188","author":[{"family":"Campana","given":"Se"}],"issued":{"date-parts":[["1999"]]}}},{"id":1457,"uris":["http://zotero.org/users/8421274/items/TDIQBP7K"],"itemData":{"id":1457,"type":"article-journal","abstract":"The strontium (Sr) isotope method can be a powerful tool in studies of chemical weathering and soil genesis, cation provenance and mobility, and the chronostratigraphic correlation of marine sediments. It is a sensitive geochemical tracer, applicable to large-scale ecosystem studies as well as to centimeter-scaled examination of cation mobility within a soil profile. The 87Sr/86Sr ratios of natural materials reflect the sources of strontium available during their formation. Isotopically distinct inputs from precipitation, dryfall, soil parent material, and surface or groundwater allow determination of the relative proportions of those materials entering or leaving an ecosystem. The isotopic compositions of labile (soil exchange complex and soil solution) strontium and Sr in vegetation reflect the sources of cations available to plants. Strontium isotopes can be used to track the biogeochemical cycling of nutrient cations such as calcium. The extent of cation contributions from in situ weathering and external additions to soil from dust and rain can also be resolved with this method. In this paper, we review the geochemistry and isotopic systematics of strontium, and discuss the use of this method as a tracer of earth surface processes.","container-title":"Geoderma","DOI":"10.1016/S0016-7061(97)00102-X","ISSN":"0016-7061","issue":"1","journalAbbreviation":"Geoderma","language":"en","page":"197-225","source":"ScienceDirect","title":"Strontium isotopes as tracers of ecosystem processes: theory and methods","title-short":"Strontium isotopes as tracers of ecosystem processes","volume":"82","author":[{"family":"Capo","given":"Rosemary C."},{"family":"Stewart","given":"Brian W."},{"family":"Chadwick","given":"Oliver A."}],"issued":{"date-parts":[["1998",2,1]]}}}],"schema":"https://github.com/citation-style-language/schema/raw/master/csl-citation.json"}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2015; Campana, 1999; Capo et al., 1998)</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From these data, the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value associated with the natal freshwater rearing period was extracted by examining patterns of change in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and Sr</w:t>
      </w:r>
      <w:r>
        <w:rPr>
          <w:rFonts w:ascii="Garamond" w:eastAsia="Times New Roman" w:hAnsi="Garamond" w:cs="Times New Roman"/>
          <w:kern w:val="0"/>
          <w:vertAlign w:val="superscript"/>
          <w14:ligatures w14:val="none"/>
        </w:rPr>
        <w:t>88</w:t>
      </w:r>
      <w:r>
        <w:rPr>
          <w:rFonts w:ascii="Garamond" w:eastAsia="Times New Roman" w:hAnsi="Garamond" w:cs="Times New Roman"/>
          <w:kern w:val="0"/>
          <w14:ligatures w14:val="none"/>
        </w:rPr>
        <w:t xml:space="preserve"> between the core and freshwater region, morphological features of the otolith visible along the ablation path, and known distances from the core to onset of the freshwater signal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{"citationID":"9Eo1mxW7","properties":{"formattedCitation":"(Brennan et al., 2019; Chittaro et al., 2023)","plainCitation":"(Brennan et al., 2019; Chittaro et al., 2023)","noteIndex":0},"citationItems":[{"id":3844,"uris":["http://zotero.org/users/8421274/items/RXD5IA9D"],"itemData":{"id":3844,"type":"article-journal","abstract":"Watersheds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P."}],"issued":{"date-parts":[["2019"]]}}},{"id":4257,"uris":["http://zotero.org/users/8421274/items/TAJ7RSQZ"],"itemData":{"id":4257,"type":"article-journal","abstract":"Effective species management often requires understanding patterns of movement and habitat use. A common approach in identifying where individuals reside relies upon chemical tracers from the environment that are incorporated into an individual's tissues. For fish, isotopes in their otoliths, specifically the portion of their otolith formed during their larval stage, have been used to identify the natal origin. Complicating this work, however, is the fact that during this life stage, there is a shift in the source of isotopes deposited onto the growing otolith from maternally to environmentally derived. The objective of this study was to identify the portion of the otolith representing this transition to environmentally derived isotopes so as to accurately investigate questions of natal origin for a threatened population of fall Chinook salmon (Oncorhynchus tshawytscha). We exposed developing larvae to four treatments that differed in terms of their water strontium isotope ratio (87Sr/86Sr) and used change-point analysis of otolith 87Sr/86Sr and strontium to calcium ratio (Sr/Ca) to identify the otolith radius corresponding to the transition to environmentally derived isotopes. Our results indicated this transition occurred, on average, at 132 μm (87Sr/86Sr; ±50 μm standard deviation) and 127 μm (Sr/Ca; ±29 μm) from the otolith core, which corresponded to the developmental time between hatching and exogenous feeding. A substantial proportion of our otoliths (i.e., 61%) did not show convergence between otolith and water 87Sr/86Sr by the end of the 113-day experiment, which was likely due to the dietary contribution of marine-based feed. Therefore, we were unable to recommend an otolith radius to target for the purposes of reconstructing natal origin apart from being beyond approximately 130 μm.","container-title":"Ecology of Freshwater Fish","DOI":"10.1111/eff.12673","ISSN":"1600-0633","issue":"1","language":"en","license":"© 2022 John Wiley &amp; Sons Ltd. This article has been contributed to by U.S. Government employees and their work is in the public domain in the USA.","note":"_eprint: https://onlinelibrary.wiley.com/doi/pdf/10.1111/eff.12673","page":"107-119","source":"Wiley Online Library","title":"The incorporation of environmentally derived 87Sr/86Sr and Sr/Ca in early otolith formation of Chinook salmon","volume":"32","author":[{"family":"Chittaro","given":"Paul"},{"family":"Hegg","given":"Jens"},{"family":"Fuhrman","given":"Abby"},{"family":"Robichaux","given":"Devin"},{"family":"Doung","given":"Rothboury"},{"family":"Beckman","given":"Brian"},{"family":"Fisher","given":"Chris"},{"family":"Vervoort","given":"Jeff"},{"family":"Kennedy","given":"Brian"}],"issued":{"date-parts":[["2023"]]}}}],"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 Chittaro et al., 2023)</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w:t>
      </w:r>
    </w:p>
    <w:p w14:paraId="7E3612D2" w14:textId="77777777" w:rsidR="00A10423" w:rsidRDefault="00A10423" w:rsidP="00B857E3">
      <w:pPr>
        <w:spacing w:line="480" w:lineRule="auto"/>
        <w:rPr>
          <w:rFonts w:ascii="Garamond" w:eastAsia="Times New Roman" w:hAnsi="Garamond" w:cs="Times New Roman"/>
          <w:b/>
          <w:bCs/>
          <w:kern w:val="0"/>
          <w14:ligatures w14:val="none"/>
        </w:rPr>
      </w:pPr>
    </w:p>
    <w:p w14:paraId="696145BD" w14:textId="1982FBC3" w:rsidR="00B857E3" w:rsidRPr="008605CB" w:rsidRDefault="007C6331" w:rsidP="00B857E3">
      <w:pPr>
        <w:spacing w:line="480" w:lineRule="auto"/>
        <w:rPr>
          <w:rFonts w:ascii="Garamond" w:eastAsia="Times New Roman" w:hAnsi="Garamond" w:cs="Times New Roman"/>
          <w:b/>
          <w:bCs/>
          <w:kern w:val="0"/>
          <w14:ligatures w14:val="none"/>
        </w:rPr>
      </w:pPr>
      <w:r>
        <w:rPr>
          <w:rFonts w:ascii="Garamond" w:eastAsia="Times New Roman" w:hAnsi="Garamond" w:cs="Times New Roman"/>
          <w:b/>
          <w:bCs/>
          <w:kern w:val="0"/>
          <w14:ligatures w14:val="none"/>
        </w:rPr>
        <w:t xml:space="preserve">2.2 Natal Origin Estimation </w:t>
      </w:r>
    </w:p>
    <w:p w14:paraId="0305AF90" w14:textId="51C0A892" w:rsidR="00B857E3" w:rsidRPr="008605CB" w:rsidRDefault="00B857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A strontium isoscape of the Kuskokwim River basin (Fig. 1) was constructed by French et al. (2020) in which spatial variation in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ratios across the river basin was modeled using spatial stream network modeling (SSNM) derived from water samples collected throughout the river basin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{"citationID":"5Pp7WuA9","properties":{"formattedCitation":"(French et al., 2020)","plainCitation":"(French et al., 2020)","dontUpdate":true,"noteIndex":0},"citationItems":[{"id":1684,"uris":["http://zotero.org/users/8421274/items/M654PKRJ"],"itemData":{"id":1684,"type":"article-journal","abstract":"Riverine chemistry reflects both watershed conditions and instream processing, both of which vary across river networks, yet little is known about the scales at which watershed attributes regulate biogeochemical constituents. We used spatial stream network (SSN) models to quantify both watershed and instream effects on streamwater constituents in the Kuskokwim River (western Alaska), the largest free-flowing river in the United States. We assessed chemical constituents spanning from labile nutrients (nitrate [NO3−] and orthophosphate [PO43−]) to biologically and chemically conservative tracers (calcium [Ca2+], strontium [Sr2+], and Sr isotopes [87Sr/86Sr]). We also examined the behavior of dissolved organic carbon (DOC) relative to these constituents to understand whether bulk DOC behaved conservatively in a large boreal river network, where future changes in DOC and nutrient loading are expected under a shifting climate. We derived watershed spatial covariates comprising land cover, geology, and geomorphic characteristics at 14 different spatial extents based on stream order and relative to position in the river network to understand the effect of distant and proximal watershed attributes on streamwater constituents. For all constituents but 87Sr/86Sr, watershed attributes in low-order headwater catchments yielded the best predictive ability for streamwater constituent concentrations across the entire network. Spatial patterning for conservative tracers and bulk DOC showed strong spatial autocorrelation, whereas PO43− and NO3− exhibited spatial patchiness indicative of instream processing. Our work shows that headwater streams are disproportionately important contributors to network-wide biogeochemical constituents supporting aquatic food webs and that conservation and management of aquatic systems should include these small and often remote watershed areas.","container-title":"Journal of Geophysical Research: Biogeosciences","DOI":"10.1029/2020JG005851","ISSN":"2169-8961","issue":"12","language":"en","note":"_eprint: https://agupubs.onlinelibrary.wiley.com/doi/pdf/10.1029/2020JG005851","page":"e2020JG005851","source":"Wiley Online Library","title":"Headwater Catchments Govern Biogeochemistry in America's Largest Free-Flowing River Network","volume":"125","author":[{"family":"French","given":"David W."},{"family":"Schindler","given":"Daniel E."},{"family":"Brennan","given":"Sean R."},{"family":"Whited","given":"Diane"}],"issued":{"date-parts":[["2020"]]}}}],"schema":"https://github.com/citation-style-language/schema/raw/master/csl-citation.json"}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(French et al., 2020, N = 120)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The resulting isoscape includes estimates of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hAnsi="Garamond" w:cs="Times New Roman"/>
        </w:rPr>
        <w:t xml:space="preserve"> ratios and </w:t>
      </w:r>
      <w:r>
        <w:rPr>
          <w:rFonts w:ascii="Garamond" w:hAnsi="Garamond" w:cs="Times New Roman"/>
        </w:rPr>
        <w:lastRenderedPageBreak/>
        <w:t>associated uncertainty for roughly every 1km of river length across the basin (Fig. 1)</w:t>
      </w:r>
      <w:r>
        <w:rPr>
          <w:rFonts w:ascii="Garamond" w:eastAsia="Times New Roman" w:hAnsi="Garamond" w:cs="Times New Roman"/>
          <w:kern w:val="0"/>
          <w14:ligatures w14:val="none"/>
        </w:rPr>
        <w:t xml:space="preserve">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{"citationID":"M10Aqb9z","properties":{"formattedCitation":"(Brennan et al., 2016; Ver Hoef &amp; Peterson, 2010)","plainCitation":"(Brennan et al., 2016; Ver Hoef &amp; Peterson, 2010)","noteIndex":0},"citationItems":[{"id":2315,"uris":["http://zotero.org/users/8421274/items/Q4IUGSIX"],"itemData":{"id":2315,"type":"article-journal","abstract":"A critical challenge for the Earth sciences is to trace the transport and flux of matter within and among aquatic, terrestrial, and atmospheric systems. Robust descriptions of isotopic patterns across space and time, called “isoscapes,” form the basis of a rapidly growing and wide-ranging body of research aimed at quantifying connectivity within and among Earth's systems. However, isoscapes of rivers have been limited by conventional Euclidean approaches in geostatistics and the lack of a quantitative framework to apportion the influence of processes driven by landscape features versus in-stream phenomena. Here we demonstrate how dendritic network models substantially improve the accuracy of isoscapes of strontium isotopes and partition the influence of hydrologic transport versus local geologic features on strontium isotope ratios in a large Alaska river. This work illustrates the analytical power of dendritic network models for the field of isotope biogeochemistry, particularly for provenance studies of modern and ancient animals.","container-title":"Geophysical Research Letters","DOI":"10.1002/2016GL068904","ISSN":"1944-8007","issue":"10","language":"en","note":"_eprint: https://onlinelibrary.wiley.com/doi/pdf/10.1002/2016GL068904","page":"5043-5051","source":"Wiley Online Library","title":"Dendritic network models: Improving isoscapes and quantifying influence of landscape and in-stream processes on strontium isotopes in rivers","title-short":"Dendritic network models","volume":"43","author":[{"family":"Brennan","given":"Sean R."},{"family":"Torgersen","given":"Christian E."},{"family":"Hollenbeck","given":"Jeff P."},{"family":"Fernandez","given":"Diego P."},{"family":"Jensen","given":"Carrie K."},{"family":"Schindler","given":"Daniel E."}],"issued":{"date-parts":[["2016"]]}}},{"id":4769,"uris":["http://zotero.org/users/8421274/items/XBJELDI4"],"itemData":{"id":4769,"type":"article-journal","container-title":"Journal of the American Statistical Association","DOI":"10.1198/jasa.2009.ap08248","ISSN":"0162-1459, 1537-274X","issue":"489","journalAbbreviation":"Journal of the American Statistical Association","language":"en","page":"6-18","source":"DOI.org (Crossref)","title":"A Moving Average Approach for Spatial Statistical Models of Stream Networks","volume":"105","author":[{"family":"Ver Hoef","given":"Jay M."},{"family":"Peterson","given":"Erin E."}],"issued":{"date-parts":[["2010",3,1]]}}}],"schema":"https://github.com/citation-style-language/schema/raw/master/csl-citation.json"}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2016; Ver Hoef &amp; Peterson, 2010)</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xml:space="preserve">. </w:t>
      </w:r>
      <w:r>
        <w:rPr>
          <w:rFonts w:ascii="Garamond" w:hAnsi="Garamond" w:cs="Times New Roman"/>
        </w:rPr>
        <w:t xml:space="preserve">To prevent over-assignment to tributaries with exceptionally low prediction error, uncertainty values were constrained to 0.0006 and above. This threshold was selected by visually examining the histogram for a cutoff which adjusted the values for a small number of exceedingly low uncertainty tributaries (those near extensive sampling) while maintaining the general error distribution from the original SSN model. </w:t>
      </w:r>
    </w:p>
    <w:p w14:paraId="417575B8" w14:textId="3A681D44" w:rsidR="009833DB" w:rsidRPr="008605CB" w:rsidRDefault="002A3FE3" w:rsidP="00B857E3">
      <w:pPr>
        <w:spacing w:before="100" w:beforeAutospacing="1" w:after="100" w:afterAutospacing="1" w:line="480" w:lineRule="auto"/>
        <w:ind w:firstLine="720"/>
        <w:rPr>
          <w:rFonts w:ascii="Garamond" w:hAnsi="Garamond" w:cs="Times New Roman"/>
        </w:rPr>
      </w:pPr>
      <w:r>
        <w:rPr>
          <w:rFonts w:ascii="Garamond" w:eastAsia="Times New Roman" w:hAnsi="Garamond" w:cs="Times New Roman"/>
          <w:kern w:val="0"/>
          <w14:ligatures w14:val="none"/>
        </w:rPr>
        <w:t xml:space="preserve">Posterior probability values were calculated for assigning all fish to potential tributary segments across the river basin using a geographically continuous Bayesian framework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{"citationID":"O7HgVrjI","properties":{"formattedCitation":"(Brennan et al., 2019)","plainCitation":"(Brennan et al., 2019)","noteIndex":0},"citationItems":[{"id":3844,"uris":["http://zotero.org/users/8421274/items/RXD5IA9D"],"itemData":{"id":3844,"type":"article-journal","abstract":"Watersheds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(Brennan et al., 2019)</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This approach considers the relationship between extracted natal origin otolith Sr</w:t>
      </w:r>
      <w:r>
        <w:rPr>
          <w:rFonts w:ascii="Garamond" w:eastAsia="Times New Roman" w:hAnsi="Garamond" w:cs="Times New Roman"/>
          <w:kern w:val="0"/>
          <w:vertAlign w:val="superscript"/>
          <w14:ligatures w14:val="none"/>
        </w:rPr>
        <w:t>87</w:t>
      </w:r>
      <w:r>
        <w:rPr>
          <w:rFonts w:ascii="Garamond" w:eastAsia="Times New Roman" w:hAnsi="Garamond" w:cs="Times New Roman"/>
          <w:kern w:val="0"/>
          <w14:ligatures w14:val="none"/>
        </w:rPr>
        <w:t>/Sr</w:t>
      </w:r>
      <w:r>
        <w:rPr>
          <w:rFonts w:ascii="Garamond" w:eastAsia="Times New Roman" w:hAnsi="Garamond" w:cs="Times New Roman"/>
          <w:kern w:val="0"/>
          <w:vertAlign w:val="superscript"/>
          <w14:ligatures w14:val="none"/>
        </w:rPr>
        <w:t>86</w:t>
      </w:r>
      <w:r>
        <w:rPr>
          <w:rFonts w:ascii="Garamond" w:eastAsia="Times New Roman" w:hAnsi="Garamond" w:cs="Times New Roman"/>
          <w:kern w:val="0"/>
          <w14:ligatures w14:val="none"/>
        </w:rPr>
        <w:t xml:space="preserve"> values as well as several variance generating processes including </w:t>
      </w:r>
      <w:r>
        <w:rPr>
          <w:rFonts w:ascii="Garamond" w:hAnsi="Garamond" w:cs="Times New Roman"/>
        </w:rPr>
        <w:t xml:space="preserve">analytical, within-population, and isoscape prediction errors. </w:t>
      </w:r>
      <w:r>
        <w:rPr>
          <w:rFonts w:ascii="Garamond" w:eastAsia="Times New Roman" w:hAnsi="Garamond" w:cs="Times New Roman"/>
          <w:color w:val="000000"/>
        </w:rPr>
        <w:t xml:space="preserve">We assumed all errors were normally distributed, and combined them through the equation: </w:t>
      </w:r>
    </w:p>
    <w:p w14:paraId="5231EB5C" w14:textId="77777777" w:rsidR="009833DB" w:rsidRPr="005E64F6" w:rsidRDefault="00000000" w:rsidP="009833DB">
      <w:pPr>
        <w:spacing w:before="100" w:beforeAutospacing="1" w:after="100" w:afterAutospacing="1" w:line="480" w:lineRule="auto"/>
        <w:ind w:firstLine="720"/>
        <w:rPr>
          <w:rFonts w:ascii="Garamond" w:eastAsia="Times New Roman" w:hAnsi="Garamond" w:cs="Times New Roman"/>
          <w:kern w:val="0"/>
          <w:sz w:val="22"/>
          <w:szCs w:val="22"/>
          <w14:ligatures w14:val="none"/>
        </w:rPr>
      </w:pPr>
      <m:oMathPara>
        <m:oMath>
          <m:sSub>
            <m:sSubPr>
              <m:ctrlPr>
                <w:rPr>
                  <w:rFonts w:ascii="Cambria Math" w:eastAsia="Times New Roman" w:hAnsi="Cambria Math" w:cstheme="majorHAnsi"/>
                  <w:i/>
                  <w:color w:val="000000"/>
                </w:rPr>
              </m:ctrlPr>
            </m:sSubPr>
            <m:e>
              <m:r>
                <w:rPr>
                  <w:rFonts w:ascii="Cambria Math" w:eastAsia="Times New Roman" w:hAnsi="Cambria Math" w:cstheme="majorHAnsi"/>
                  <w:color w:val="000000"/>
                </w:rPr>
                <m:t>σ</m:t>
              </m:r>
            </m:e>
            <m:sub>
              <m:r>
                <w:rPr>
                  <w:rFonts w:ascii="Cambria Math" w:eastAsia="Times New Roman" w:hAnsi="Cambria Math" w:cstheme="majorHAnsi"/>
                  <w:color w:val="000000"/>
                </w:rPr>
                <m:t xml:space="preserve">combined= </m:t>
              </m:r>
              <m:rad>
                <m:radPr>
                  <m:degHide m:val="1"/>
                  <m:ctrlPr>
                    <w:rPr>
                      <w:rFonts w:ascii="Cambria Math" w:eastAsia="Times New Roman" w:hAnsi="Cambria Math" w:cstheme="majorHAnsi"/>
                      <w:i/>
                      <w:color w:val="000000"/>
                    </w:rPr>
                  </m:ctrlPr>
                </m:radPr>
                <m:deg/>
                <m:e>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Analytical</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Within-population</m:t>
                      </m:r>
                    </m:sub>
                    <m:sup>
                      <m:r>
                        <w:rPr>
                          <w:rFonts w:ascii="Cambria Math" w:eastAsia="Times New Roman" w:hAnsi="Cambria Math" w:cstheme="majorHAnsi"/>
                          <w:color w:val="000000"/>
                        </w:rPr>
                        <m:t>2</m:t>
                      </m:r>
                    </m:sup>
                  </m:sSubSup>
                  <m:r>
                    <w:rPr>
                      <w:rFonts w:ascii="Cambria Math" w:eastAsia="Times New Roman" w:hAnsi="Cambria Math" w:cstheme="majorHAnsi"/>
                      <w:color w:val="000000"/>
                    </w:rPr>
                    <m:t xml:space="preserve">+ </m:t>
                  </m:r>
                  <m:sSubSup>
                    <m:sSubSupPr>
                      <m:ctrlPr>
                        <w:rPr>
                          <w:rFonts w:ascii="Cambria Math" w:eastAsia="Times New Roman" w:hAnsi="Cambria Math" w:cstheme="majorHAnsi"/>
                          <w:i/>
                          <w:color w:val="000000"/>
                        </w:rPr>
                      </m:ctrlPr>
                    </m:sSubSupPr>
                    <m:e>
                      <m:r>
                        <w:rPr>
                          <w:rFonts w:ascii="Cambria Math" w:eastAsia="Times New Roman" w:hAnsi="Cambria Math" w:cstheme="majorHAnsi"/>
                          <w:color w:val="000000"/>
                        </w:rPr>
                        <m:t>σ</m:t>
                      </m:r>
                    </m:e>
                    <m:sub>
                      <m:r>
                        <w:rPr>
                          <w:rFonts w:ascii="Cambria Math" w:eastAsia="Times New Roman" w:hAnsi="Cambria Math" w:cstheme="majorHAnsi"/>
                          <w:color w:val="000000"/>
                        </w:rPr>
                        <m:t>isoscape</m:t>
                      </m:r>
                    </m:sub>
                    <m:sup>
                      <m:r>
                        <w:rPr>
                          <w:rFonts w:ascii="Cambria Math" w:eastAsia="Times New Roman" w:hAnsi="Cambria Math" w:cstheme="majorHAnsi"/>
                          <w:color w:val="000000"/>
                        </w:rPr>
                        <m:t>2</m:t>
                      </m:r>
                    </m:sup>
                  </m:sSubSup>
                </m:e>
              </m:rad>
            </m:sub>
          </m:sSub>
        </m:oMath>
      </m:oMathPara>
    </w:p>
    <w:p w14:paraId="601F0841" w14:textId="2D726DB7" w:rsidR="009833DB" w:rsidRPr="008605CB" w:rsidRDefault="009833DB" w:rsidP="009833DB">
      <w:pPr>
        <w:spacing w:line="480" w:lineRule="auto"/>
        <w:ind w:firstLine="720"/>
        <w:rPr>
          <w:rFonts w:ascii="Garamond" w:hAnsi="Garamond" w:cs="Times New Roman"/>
        </w:rPr>
      </w:pPr>
      <w:r>
        <w:rPr>
          <w:rFonts w:ascii="Garamond" w:hAnsi="Garamond" w:cs="Times New Roman"/>
        </w:rPr>
        <w:t xml:space="preserve">Posterior probability values for each tributary (j) were then calculated using Bayes’ theorem </w:t>
      </w:r>
      <w:r>
        <w:rPr>
          <w:rFonts w:ascii="Garamond" w:hAnsi="Garamond" w:cs="Times New Roman"/>
        </w:rPr>
        <w:fldChar w:fldCharType="begin"/>
      </w:r>
      <w:r>
        <w:rPr>
          <w:rFonts w:ascii="Garamond" w:hAnsi="Garamond" w:cs="Times New Roman"/>
        </w:rPr>
        <w:instrText xml:space="preserve"> ADDIN ZOTERO_ITEM CSL_CITATION {"citationID":"s99EKqrE","properties":{"formattedCitation":"(Brennan &amp; Schindler, 2017; Wunder, 2010)","plainCitation":"(Brennan &amp; Schindler, 2017; Wunder, 2010)","noteIndex":0},"citationItems":[{"id":1694,"uris":["http://zotero.org/users/8421274/items/NSWL6YPN"],"itemData":{"id":1694,"type":"article-journal","abstract":"Production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1071,"uris":["http://zotero.org/users/8421274/items/7AQTJQK8"],"itemData":{"id":1071,"type":"chapter","container-title":"Isoscapes","DOI":"10.1007/978-90-481-3354-3_12","ISBN":"978-90-481-3353-6","language":"en","page":"251-270","publisher":"Springer Netherlands","publisher-place":"Dordrecht","source":"DOI.org (Crossref)","title":"Using Isoscapes to Model Probability Surfaces for Determining Geographic Origins","URL":"http://link.springer.com/10.1007/978-90-481-3354-3_12","editor":[{"family":"West","given":"Jason B."},{"family":"Bowen","given":"Gabriel J."},{"family":"Dawson","given":"Todd E."},{"family":"Tu","given":"Kevin P."}],"author":[{"family":"Wunder","given":"Michael B."}],"accessed":{"date-parts":[["2022",9,22]]},"issued":{"date-parts":[["2010"]]}}}],"schema":"https://github.com/citation-style-language/schema/raw/master/csl-citation.json"}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Wunder, 2010)</w:t>
      </w:r>
      <w:r>
        <w:rPr>
          <w:rFonts w:ascii="Garamond" w:hAnsi="Garamond" w:cs="Times New Roman"/>
        </w:rPr>
        <w:fldChar w:fldCharType="end"/>
      </w:r>
      <w:r>
        <w:rPr>
          <w:rFonts w:ascii="Garamond" w:hAnsi="Garamond" w:cs="Times New Roman"/>
        </w:rPr>
        <w:t>;</w:t>
      </w:r>
    </w:p>
    <w:p w14:paraId="69565D7E" w14:textId="40C97ED7" w:rsidR="00B857E3" w:rsidRPr="00EE2480" w:rsidRDefault="009833DB" w:rsidP="00EE2480">
      <w:pPr>
        <w:spacing w:before="100" w:beforeAutospacing="1" w:after="100" w:afterAutospacing="1" w:line="480" w:lineRule="auto"/>
        <w:rPr>
          <w:rFonts w:ascii="Garamond" w:eastAsia="Times New Roman" w:hAnsi="Garamond" w:cs="Times New Roman"/>
          <w:b/>
          <w:bCs/>
          <w:kern w:val="0"/>
          <w:sz w:val="22"/>
          <w:szCs w:val="22"/>
          <w14:ligatures w14:val="none"/>
        </w:rPr>
      </w:pPr>
      <m:oMathPara>
        <m:oMath>
          <m:r>
            <w:rPr>
              <w:rFonts w:ascii="Cambria Math" w:hAnsi="Cambria Math" w:cstheme="majorHAnsi"/>
              <w:sz w:val="18"/>
              <w:szCs w:val="18"/>
            </w:rPr>
            <m:t>P</m:t>
          </m:r>
          <m:d>
            <m:dPr>
              <m:endChr m:val="|"/>
              <m:ctrlPr>
                <w:rPr>
                  <w:rFonts w:ascii="Cambria Math" w:hAnsi="Cambria Math" w:cstheme="majorHAnsi"/>
                  <w:i/>
                  <w:sz w:val="18"/>
                  <w:szCs w:val="18"/>
                </w:rPr>
              </m:ctrlPr>
            </m:dPr>
            <m:e>
              <m:r>
                <w:rPr>
                  <w:rFonts w:ascii="Cambria Math" w:hAnsi="Cambria Math" w:cstheme="majorHAnsi"/>
                  <w:sz w:val="18"/>
                  <w:szCs w:val="18"/>
                </w:rPr>
                <m:t xml:space="preserve">J=j </m:t>
              </m:r>
            </m:e>
          </m:d>
          <m:r>
            <w:rPr>
              <w:rFonts w:ascii="Cambria Math" w:hAnsi="Cambria Math" w:cstheme="majorHAnsi"/>
              <w:sz w:val="18"/>
              <w:szCs w:val="18"/>
            </w:rPr>
            <m:t xml:space="preserve"> O=o, R=rj) ∝  </m:t>
          </m:r>
          <m:d>
            <m:dPr>
              <m:ctrlPr>
                <w:rPr>
                  <w:rFonts w:ascii="Cambria Math" w:hAnsi="Cambria Math" w:cstheme="majorHAnsi"/>
                  <w:i/>
                  <w:sz w:val="18"/>
                  <w:szCs w:val="18"/>
                </w:rPr>
              </m:ctrlPr>
            </m:dPr>
            <m:e>
              <m:sSup>
                <m:sSupPr>
                  <m:ctrlPr>
                    <w:rPr>
                      <w:rFonts w:ascii="Cambria Math" w:hAnsi="Cambria Math" w:cstheme="majorHAnsi"/>
                      <w:i/>
                      <w:sz w:val="18"/>
                      <w:szCs w:val="18"/>
                    </w:rPr>
                  </m:ctrlPr>
                </m:sSupPr>
                <m:e>
                  <m:r>
                    <w:rPr>
                      <w:rFonts w:ascii="Cambria Math" w:hAnsi="Cambria Math" w:cstheme="majorHAnsi"/>
                      <w:sz w:val="18"/>
                      <w:szCs w:val="18"/>
                    </w:rPr>
                    <m:t>1-</m:t>
                  </m:r>
                  <m:f>
                    <m:fPr>
                      <m:ctrlPr>
                        <w:rPr>
                          <w:rFonts w:ascii="Cambria Math" w:hAnsi="Cambria Math" w:cstheme="majorHAnsi"/>
                          <w:i/>
                          <w:sz w:val="18"/>
                          <w:szCs w:val="18"/>
                        </w:rPr>
                      </m:ctrlPr>
                    </m:fPr>
                    <m:num>
                      <m:r>
                        <w:rPr>
                          <w:rFonts w:ascii="Cambria Math" w:hAnsi="Cambria Math" w:cstheme="majorHAnsi"/>
                          <w:sz w:val="18"/>
                          <w:szCs w:val="18"/>
                        </w:rPr>
                        <m:t>1</m:t>
                      </m:r>
                    </m:num>
                    <m:den>
                      <m:r>
                        <w:rPr>
                          <w:rFonts w:ascii="Cambria Math" w:hAnsi="Cambria Math" w:cstheme="majorHAnsi"/>
                          <w:sz w:val="18"/>
                          <w:szCs w:val="18"/>
                        </w:rPr>
                        <m:t>2π</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den>
                  </m:f>
                </m:e>
                <m:sup>
                  <m:sSup>
                    <m:sSupPr>
                      <m:ctrlPr>
                        <w:rPr>
                          <w:rFonts w:ascii="Cambria Math" w:hAnsi="Cambria Math" w:cstheme="majorHAnsi"/>
                          <w:i/>
                          <w:sz w:val="18"/>
                          <w:szCs w:val="18"/>
                        </w:rPr>
                      </m:ctrlPr>
                    </m:sSupPr>
                    <m:e>
                      <m:r>
                        <w:rPr>
                          <w:rFonts w:ascii="Cambria Math" w:hAnsi="Cambria Math" w:cstheme="majorHAnsi"/>
                          <w:sz w:val="18"/>
                          <w:szCs w:val="18"/>
                        </w:rPr>
                        <m:t>(-(o-</m:t>
                      </m:r>
                      <m:sSub>
                        <m:sSubPr>
                          <m:ctrlPr>
                            <w:rPr>
                              <w:rFonts w:ascii="Cambria Math" w:hAnsi="Cambria Math" w:cstheme="majorHAnsi"/>
                              <w:i/>
                              <w:sz w:val="18"/>
                              <w:szCs w:val="18"/>
                            </w:rPr>
                          </m:ctrlPr>
                        </m:sSubPr>
                        <m:e>
                          <m:r>
                            <w:rPr>
                              <w:rFonts w:ascii="Cambria Math" w:hAnsi="Cambria Math" w:cstheme="majorHAnsi"/>
                              <w:sz w:val="18"/>
                              <w:szCs w:val="18"/>
                            </w:rPr>
                            <m:t>r</m:t>
                          </m:r>
                        </m:e>
                        <m:sub>
                          <m:r>
                            <w:rPr>
                              <w:rFonts w:ascii="Cambria Math" w:hAnsi="Cambria Math" w:cstheme="majorHAnsi"/>
                              <w:sz w:val="18"/>
                              <w:szCs w:val="18"/>
                            </w:rPr>
                            <m:t>j</m:t>
                          </m:r>
                        </m:sub>
                      </m:sSub>
                      <m:r>
                        <w:rPr>
                          <w:rFonts w:ascii="Cambria Math" w:hAnsi="Cambria Math" w:cstheme="majorHAnsi"/>
                          <w:sz w:val="18"/>
                          <w:szCs w:val="18"/>
                        </w:rPr>
                        <m:t>)</m:t>
                      </m:r>
                    </m:e>
                    <m:sup>
                      <m:r>
                        <w:rPr>
                          <w:rFonts w:ascii="Cambria Math" w:hAnsi="Cambria Math" w:cstheme="majorHAnsi"/>
                          <w:sz w:val="18"/>
                          <w:szCs w:val="18"/>
                        </w:rPr>
                        <m:t>2</m:t>
                      </m:r>
                    </m:sup>
                  </m:sSup>
                  <m:r>
                    <w:rPr>
                      <w:rFonts w:ascii="Cambria Math" w:hAnsi="Cambria Math" w:cstheme="majorHAnsi"/>
                      <w:sz w:val="18"/>
                      <w:szCs w:val="18"/>
                    </w:rPr>
                    <m:t>/2</m:t>
                  </m:r>
                  <m:sSub>
                    <m:sSubPr>
                      <m:ctrlPr>
                        <w:rPr>
                          <w:rFonts w:ascii="Cambria Math" w:hAnsi="Cambria Math" w:cstheme="majorHAnsi"/>
                          <w:i/>
                          <w:sz w:val="18"/>
                          <w:szCs w:val="18"/>
                        </w:rPr>
                      </m:ctrlPr>
                    </m:sSubPr>
                    <m:e>
                      <m:r>
                        <w:rPr>
                          <w:rFonts w:ascii="Cambria Math" w:hAnsi="Cambria Math" w:cstheme="majorHAnsi"/>
                          <w:sz w:val="18"/>
                          <w:szCs w:val="18"/>
                        </w:rPr>
                        <m:t>σ</m:t>
                      </m:r>
                    </m:e>
                    <m:sub>
                      <m:r>
                        <w:rPr>
                          <w:rFonts w:ascii="Cambria Math" w:hAnsi="Cambria Math" w:cstheme="majorHAnsi"/>
                          <w:sz w:val="18"/>
                          <w:szCs w:val="18"/>
                        </w:rPr>
                        <m:t>combined</m:t>
                      </m:r>
                    </m:sub>
                  </m:sSub>
                  <m:r>
                    <w:rPr>
                      <w:rFonts w:ascii="Cambria Math" w:hAnsi="Cambria Math" w:cstheme="majorHAnsi"/>
                      <w:sz w:val="18"/>
                      <w:szCs w:val="18"/>
                    </w:rPr>
                    <m:t>)</m:t>
                  </m:r>
                </m:sup>
              </m:sSup>
              <m:r>
                <w:rPr>
                  <w:rFonts w:ascii="Cambria Math" w:hAnsi="Cambria Math" w:cstheme="majorHAnsi"/>
                  <w:sz w:val="18"/>
                  <w:szCs w:val="18"/>
                </w:rPr>
                <m:t xml:space="preserve"> </m:t>
              </m:r>
            </m:e>
          </m:d>
          <m:r>
            <w:rPr>
              <w:rFonts w:ascii="Cambria Math" w:hAnsi="Cambria Math" w:cstheme="majorHAnsi"/>
              <w:sz w:val="18"/>
              <w:szCs w:val="18"/>
            </w:rPr>
            <m:t>* Phabitat</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PStreamOrder</m:t>
          </m:r>
          <m:d>
            <m:dPr>
              <m:ctrlPr>
                <w:rPr>
                  <w:rFonts w:ascii="Cambria Math" w:hAnsi="Cambria Math" w:cstheme="majorHAnsi"/>
                  <w:i/>
                  <w:sz w:val="18"/>
                  <w:szCs w:val="18"/>
                </w:rPr>
              </m:ctrlPr>
            </m:dPr>
            <m:e>
              <m:r>
                <w:rPr>
                  <w:rFonts w:ascii="Cambria Math" w:hAnsi="Cambria Math" w:cstheme="majorHAnsi"/>
                  <w:sz w:val="18"/>
                  <w:szCs w:val="18"/>
                </w:rPr>
                <m:t>j</m:t>
              </m:r>
            </m:e>
          </m:d>
          <m:r>
            <w:rPr>
              <w:rFonts w:ascii="Cambria Math" w:hAnsi="Cambria Math" w:cstheme="majorHAnsi"/>
              <w:sz w:val="18"/>
              <w:szCs w:val="18"/>
            </w:rPr>
            <m:t>* PPresence(j)</m:t>
          </m:r>
        </m:oMath>
      </m:oMathPara>
    </w:p>
    <w:p w14:paraId="65282A2B" w14:textId="77777777" w:rsidR="0082206F" w:rsidRPr="008605CB" w:rsidRDefault="009833DB" w:rsidP="00B857E3">
      <w:pPr>
        <w:spacing w:line="480" w:lineRule="auto"/>
        <w:ind w:firstLine="720"/>
        <w:rPr>
          <w:rFonts w:ascii="Garamond" w:hAnsi="Garamond" w:cs="Times New Roman"/>
        </w:rPr>
      </w:pPr>
      <w:r>
        <w:rPr>
          <w:rFonts w:ascii="Garamond" w:hAnsi="Garamond" w:cs="Times New Roman"/>
        </w:rPr>
        <w:t xml:space="preserve">The probability of an individual assigning to tributary </w:t>
      </w:r>
      <w:r>
        <w:rPr>
          <w:rFonts w:ascii="Garamond" w:hAnsi="Garamond" w:cs="Times New Roman"/>
          <w:i/>
          <w:iCs/>
        </w:rPr>
        <w:t>j</w:t>
      </w:r>
      <w:r>
        <w:rPr>
          <w:rFonts w:ascii="Garamond" w:hAnsi="Garamond" w:cs="Times New Roman"/>
        </w:rPr>
        <w:t xml:space="preserve"> is defined as the product of the probability of the isotope ratio in the otolith of an individual (</w:t>
      </w:r>
      <w:r>
        <w:rPr>
          <w:rFonts w:ascii="Garamond" w:hAnsi="Garamond" w:cs="Times New Roman"/>
          <w:i/>
          <w:iCs/>
        </w:rPr>
        <w:t>o)</w:t>
      </w:r>
      <w:r>
        <w:rPr>
          <w:rFonts w:ascii="Garamond" w:hAnsi="Garamond" w:cs="Times New Roman"/>
        </w:rPr>
        <w:t xml:space="preserve"> given the isotope ratio in tributary </w:t>
      </w:r>
      <w:r>
        <w:rPr>
          <w:rFonts w:ascii="Garamond" w:hAnsi="Garamond" w:cs="Times New Roman"/>
          <w:i/>
          <w:iCs/>
        </w:rPr>
        <w:t xml:space="preserve">j </w:t>
      </w:r>
      <w:r>
        <w:rPr>
          <w:rFonts w:ascii="Garamond" w:hAnsi="Garamond" w:cs="Times New Roman"/>
        </w:rPr>
        <w:t>(</w:t>
      </w:r>
      <w:r>
        <w:rPr>
          <w:rFonts w:ascii="Garamond" w:hAnsi="Garamond" w:cs="Times New Roman"/>
          <w:i/>
          <w:iCs/>
        </w:rPr>
        <w:t>r_j</w:t>
      </w:r>
      <w:r>
        <w:rPr>
          <w:rFonts w:ascii="Garamond" w:hAnsi="Garamond" w:cs="Times New Roman"/>
        </w:rPr>
        <w:t>). The probability of the isotope ratio (</w:t>
      </w:r>
      <w:r>
        <w:rPr>
          <w:rFonts w:ascii="Garamond" w:hAnsi="Garamond" w:cs="Times New Roman"/>
          <w:i/>
          <w:iCs/>
        </w:rPr>
        <w:t>rj</w:t>
      </w:r>
      <w:r>
        <w:rPr>
          <w:rFonts w:ascii="Garamond" w:hAnsi="Garamond" w:cs="Times New Roman"/>
        </w:rPr>
        <w:t>) was assumed to be normally distributed with a mean represented by the otolith isotope ratio (</w:t>
      </w:r>
      <w:r>
        <w:rPr>
          <w:rFonts w:ascii="Garamond" w:hAnsi="Garamond" w:cs="Times New Roman"/>
          <w:i/>
          <w:iCs/>
        </w:rPr>
        <w:t>o</w:t>
      </w:r>
      <w:r>
        <w:rPr>
          <w:rFonts w:ascii="Garamond" w:hAnsi="Garamond" w:cs="Times New Roman"/>
        </w:rPr>
        <w:t xml:space="preserve">) and an error of </w:t>
      </w:r>
      <m:oMath>
        <m:sSub>
          <m:sSubPr>
            <m:ctrlPr>
              <w:rPr>
                <w:rFonts w:ascii="Cambria Math" w:hAnsi="Cambria Math" w:cs="Times New Roman"/>
                <w:i/>
              </w:rPr>
            </m:ctrlPr>
          </m:sSubPr>
          <m:e>
            <m:r>
              <w:rPr>
                <w:rFonts w:ascii="Cambria Math" w:hAnsi="Cambria Math" w:cs="Times New Roman"/>
              </w:rPr>
              <m:t>σ</m:t>
            </m:r>
          </m:e>
          <m:sub>
            <m:r>
              <w:rPr>
                <w:rFonts w:ascii="Cambria Math" w:hAnsi="Cambria Math" w:cs="Times New Roman"/>
              </w:rPr>
              <m:t>combined</m:t>
            </m:r>
          </m:sub>
        </m:sSub>
      </m:oMath>
      <w:r>
        <w:rPr>
          <w:rFonts w:ascii="Garamond" w:hAnsi="Garamond" w:cs="Times New Roman"/>
        </w:rPr>
        <w:t xml:space="preserve">. </w:t>
      </w:r>
    </w:p>
    <w:p w14:paraId="27D6E1BC" w14:textId="16833564" w:rsidR="009833DB" w:rsidRPr="008605CB" w:rsidRDefault="009833DB" w:rsidP="00B857E3">
      <w:pPr>
        <w:spacing w:line="480" w:lineRule="auto"/>
        <w:ind w:firstLine="720"/>
        <w:rPr>
          <w:rFonts w:ascii="Garamond" w:eastAsia="Times New Roman" w:hAnsi="Garamond" w:cs="Times New Roman"/>
          <w:kern w:val="0"/>
          <w:sz w:val="22"/>
          <w:szCs w:val="22"/>
          <w14:ligatures w14:val="none"/>
        </w:rPr>
      </w:pPr>
      <w:r>
        <w:rPr>
          <w:rFonts w:ascii="Garamond" w:eastAsia="Times New Roman" w:hAnsi="Garamond" w:cs="Times New Roman"/>
          <w:kern w:val="0"/>
          <w14:ligatures w14:val="none"/>
        </w:rPr>
        <w:lastRenderedPageBreak/>
        <w:t xml:space="preserve">Several priors were included to limit assignments to areas within the river basin suitable for spawning Chinook salmon. </w:t>
      </w:r>
      <w:r>
        <w:rPr>
          <w:rFonts w:ascii="Garamond" w:hAnsi="Garamond" w:cs="Times New Roman"/>
        </w:rPr>
        <w:t xml:space="preserve">First, a </w:t>
      </w:r>
      <w:r>
        <w:rPr>
          <w:rFonts w:ascii="Garamond" w:eastAsia="Times New Roman" w:hAnsi="Garamond" w:cs="Times New Roman"/>
        </w:rPr>
        <w:t>stream order prior (</w:t>
      </w:r>
      <w:r>
        <w:rPr>
          <w:rFonts w:ascii="Garamond" w:eastAsia="Times New Roman" w:hAnsi="Garamond" w:cs="Times New Roman"/>
          <w:i/>
          <w:iCs/>
        </w:rPr>
        <w:t>PStreamOrder</w:t>
      </w:r>
      <w:r>
        <w:rPr>
          <w:rFonts w:ascii="Garamond" w:eastAsia="Times New Roman" w:hAnsi="Garamond" w:cs="Times New Roman"/>
        </w:rPr>
        <w:t>)</w:t>
      </w:r>
      <w:r>
        <w:rPr>
          <w:rFonts w:ascii="Garamond" w:hAnsi="Garamond" w:cs="Times New Roman"/>
        </w:rPr>
        <w:t xml:space="preserve"> was applied to limit assignments to tributaries with a stream order of three or greater, reflecting Chinook salmon’s known preference for spawning in larger streams </w:t>
      </w:r>
      <w:r>
        <w:rPr>
          <w:rFonts w:ascii="Garamond" w:hAnsi="Garamond" w:cs="Times New Roman"/>
        </w:rPr>
        <w:fldChar w:fldCharType="begin"/>
      </w:r>
      <w:r>
        <w:rPr>
          <w:rFonts w:ascii="Garamond" w:hAnsi="Garamond" w:cs="Times New Roman"/>
        </w:rPr>
        <w:instrText xml:space="preserve"> ADDIN ZOTERO_ITEM CSL_CITATION {"citationID":"hf3x3enX","properties":{"formattedCitation":"(Quinn, 2018)","plainCitation":"(Quinn, 2018)","noteIndex":0},"citationItems":[{"id":5568,"uris":["http://zotero.org/users/8421274/items/TBWE7PX7"],"itemData":{"id":5568,"type":"book","publisher":"American Fisheries Society, University of Washington Press","title":"The Behavior and Ecology of Pacific Salmon and Trout","author":[{"family":"Quinn","given":"Thomas P"}],"issued":{"date-parts":[["2018",10]]}}}],"schema":"https://github.com/citation-style-language/schema/raw/master/csl-citation.json"} </w:instrText>
      </w:r>
      <w:r>
        <w:rPr>
          <w:rFonts w:ascii="Garamond" w:hAnsi="Garamond" w:cs="Times New Roman"/>
        </w:rPr>
        <w:fldChar w:fldCharType="separate"/>
      </w:r>
      <w:r>
        <w:rPr>
          <w:rFonts w:ascii="Garamond" w:hAnsi="Garamond" w:cs="Times New Roman"/>
          <w:noProof/>
        </w:rPr>
        <w:t>(Quinn, 2018)</w:t>
      </w:r>
      <w:r>
        <w:rPr>
          <w:rFonts w:ascii="Garamond" w:hAnsi="Garamond" w:cs="Times New Roman"/>
        </w:rPr>
        <w:fldChar w:fldCharType="end"/>
      </w:r>
      <w:r>
        <w:rPr>
          <w:rFonts w:ascii="Garamond" w:hAnsi="Garamond" w:cs="Times New Roman"/>
        </w:rPr>
        <w:t xml:space="preserve">. Reaches with a stream order of three or greater were included in assignments (assigned a prior value of one), while smaller tributaries were excluded (assigned a value of zero). </w:t>
      </w:r>
      <w:r>
        <w:rPr>
          <w:rFonts w:ascii="Garamond" w:eastAsia="Times New Roman" w:hAnsi="Garamond" w:cs="Times New Roman"/>
          <w:kern w:val="0"/>
          <w14:ligatures w14:val="none"/>
        </w:rPr>
        <w:t>Second, a habitat suitability prior (</w:t>
      </w:r>
      <w:r>
        <w:rPr>
          <w:rFonts w:ascii="Garamond" w:eastAsia="Times New Roman" w:hAnsi="Garamond" w:cs="Times New Roman"/>
          <w:i/>
          <w:iCs/>
          <w:kern w:val="0"/>
          <w14:ligatures w14:val="none"/>
        </w:rPr>
        <w:t>PHabitat</w:t>
      </w:r>
      <w:r>
        <w:rPr>
          <w:rFonts w:ascii="Garamond" w:eastAsia="Times New Roman" w:hAnsi="Garamond" w:cs="Times New Roman"/>
          <w:kern w:val="0"/>
          <w14:ligatures w14:val="none"/>
        </w:rPr>
        <w:t xml:space="preserve">) was used to exclude exceedingly slow or flat reaches determined to be unsuitable for spawning Chinook salmon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{"citationID":"H4pJnquA","properties":{"formattedCitation":"(Makhlouf et al., 2025)","plainCitation":"(Makhlouf et al., 2025)","noteIndex":0},"citationItems":[{"id":5397,"uris":["http://zotero.org/users/8421274/items/WRVF2L9N"],"itemData":{"id":5397,"type":"article-journal","abstract":"Understanding the spatial ecology of migratory species is uniquely challenging using conventional approaches. In fisheries such as for Pacific salmon, genetic stock identification (GSI) and isotope-based methods have emerged as strategies for reconstructing spatial ecology but are limited by the spatial resolution of genetic differentiation and isotopic heterogeneity. We show that integrating these complementary datasets improve the spatial resolution of provenance assignments. To do so, we reconstructed basin-wide estimates of natal origin locations for Chinook salmon in the Yukon River using samples (n = 247) from an experimental fishery designed to assess in-season run timing. A combined framework improved precision of likely provenance assignments (stream km &gt; 0.7 posterior probability) by 92% over genetic assignments and 52% over strontium isotope methods. In doing so, we illustrate watershed scale estimates of natal origin distributions with a greater resolution available from GSI or isotope data alone.","container-title":"Limnology and Oceanography Letters","DOI":"10.1002/lol2.70025","ISSN":"2378-2242","issue":"n/a","language":"en","license":"© 2025 The Author(s). Limnology and Oceanography Letters published by Wiley Periodicals LLC on behalf of Association for the Sciences of Limnology and Oceanography.","note":"_eprint: https://onlinelibrary.wiley.com/doi/pdf/10.1002/lol2.70025","source":"Wiley Online Library","title":"Combining genetic and isotope frameworks improves reconstruction of fish provenance across riverscapes","URL":"https://onlinelibrary.wiley.com/doi/abs/10.1002/lol2.70025","volume":"n/a","author":[{"family":"Makhlouf","given":"Ben"},{"family":"Cline","given":"Timothy J."},{"family":"Fernandez","given":"Diego"},{"family":"Seeb","given":"Lisa"},{"family":"Lee","given":"Elizabeth"},{"family":"Gilk-Baumer","given":"Sara"},{"family":"Whited","given":"Diane"},{"family":"Zimmerman","given":"Christian E."},{"family":"Schindler","given":"Daniel E."}],"accessed":{"date-parts":[["2025",6,4]]},"issued":{"date-parts":[["2025"]]}}}],"schema":"https://github.com/citation-style-language/schema/raw/master/csl-citation.json"}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(Makhlouf et al.,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w:t>
      </w:r>
      <w:r>
        <w:rPr>
          <w:rFonts w:ascii="Garamond" w:eastAsia="Times New Roman" w:hAnsi="Garamond" w:cs="Times New Roman"/>
          <w:kern w:val="0"/>
          <w:sz w:val="22"/>
          <w:szCs w:val="22"/>
          <w14:ligatures w14:val="none"/>
        </w:rPr>
        <w:t xml:space="preserve"> </w:t>
      </w:r>
      <w:r>
        <w:rPr>
          <w:rFonts w:ascii="Garamond" w:eastAsia="Times New Roman" w:hAnsi="Garamond" w:cs="Times New Roman"/>
          <w:kern w:val="0"/>
          <w14:ligatures w14:val="none"/>
        </w:rPr>
        <w:t xml:space="preserve">Finally, data were included on observed locations of Chinook spawners derived from USGS Arctic-Yukon-Kuskokwim (AYK) Chinook Salmon Intrinsic potential mapping, which synthesized several sources of data on observed Chinook salmon spawners into spatially referenced tributary data on the presence or absence of observations </w:t>
      </w:r>
      <w:r>
        <w:rPr>
          <w:rFonts w:ascii="Garamond" w:eastAsia="Times New Roman" w:hAnsi="Garamond" w:cs="Times New Roman"/>
          <w:kern w:val="0"/>
          <w14:ligatures w14:val="none"/>
        </w:rPr>
        <w:fldChar w:fldCharType="begin"/>
      </w:r>
      <w:r>
        <w:rPr>
          <w:rFonts w:ascii="Garamond" w:eastAsia="Times New Roman" w:hAnsi="Garamond" w:cs="Times New Roman"/>
          <w:kern w:val="0"/>
          <w14:ligatures w14:val="none"/>
        </w:rPr>
        <w:instrText xml:space="preserve"> ADDIN ZOTERO_ITEM CSL_CITATION {"citationID":"GgqWHCm6","properties":{"formattedCitation":"(Falke &amp; Paul, 2025)","plainCitation":"(Falke &amp; Paul, 2025)","noteIndex":0},"citationItems":[{"id":5400,"uris":["http://zotero.org/users/8421274/items/GG56Y5HB"],"itemData":{"id":5400,"type":"dataset","abstract":"Chinook Salmon (Oncorhynchus tshawytscha) are an important commercial, subsistence, and recreational fishery resource in Alaska, and recent population declines have resulted in closures of some Chinook Salmon fisheries. Research into environmental factors involved in the decline of salmon stocks has exposed information gaps regarding fine-scale freshwater habitat quality known to influence Chinook Salmon productivity. We developed spatially-explicit intrinsic habitat potential models for Chinook Salmon freshwater spawning and rearing life-stages based on geomorphic stream network attributes (e.g., gradient, mean annual flow, valley bottom width). Model predictions were applied to individual stream reaches and summarized across synthetic stream networks derived from high-resolution (5-meter) digital elevation models covering the Yukon River drainage west of the US-Canada border and the entire Kuskokwim River drainage (total stream length ~667,000 km across 1.3 million km2 area). Vector spatial datasets include unique reach contributing area (uRCA) and unique reach contributing area valley bottom (uRCA VB) polygons, and confluence to confluence streamline edges derived from the NetMap synthetic streamlines product. Tabular data includes a collection of stream attributes summarized by uRCA or uRCA VB polygons, and habitat model results derived from these stream attributes. See metadata records for individual data elements for a description of input sources, software\nenvironments, data quality, processing steps, and attribute information. Approximately 87,500 and 39,500 stream km were predicted to represent moderate to high (index scores 0.6-1.0) Chinook Salmon rearing and spawning habitat suitability, respectively. Our high-resolution, spatially explicit dataset provides many options for summarizing and visualizing habitat suitability across areal units (e.g., river basins, land management boundaries) and assessing the potential for high suitability habitats outside the known distribution of Chinook Salmon at scales useful for managers and the research community.","DOI":"10.5066/P95AV4JO","license":"Creative Commons Zero v1.0 Universal","medium":"csv,xml,shp","publisher":"U.S. Geological Survey","source":"DOI.org (Datacite)","title":"Stream Attributes and Habitat Intrinsic Potential Model Results to examine Freshwater Habitat Potential for Chinook Salmon in the Yukon and Kuskokwim River Basins, Alaska","URL":"https://www.sciencebase.gov/catalog/item/64df8deed34e5f6cd553baec","author":[{"family":"Falke","given":""},{"family":"Paul","given":""}],"accessed":{"date-parts":[["2025",6,4]]},"issued":{"date-parts":[["2025"]]}}}],"schema":"https://github.com/citation-style-language/schema/raw/master/csl-citation.json"} </w:instrText>
      </w:r>
      <w:r>
        <w:rPr>
          <w:rFonts w:ascii="Garamond" w:eastAsia="Times New Roman" w:hAnsi="Garamond" w:cs="Times New Roman"/>
          <w:kern w:val="0"/>
          <w14:ligatures w14:val="none"/>
        </w:rPr>
        <w:fldChar w:fldCharType="separate"/>
      </w:r>
      <w:r>
        <w:rPr>
          <w:rFonts w:ascii="Garamond" w:eastAsia="Times New Roman" w:hAnsi="Garamond" w:cs="Times New Roman"/>
          <w:noProof/>
          <w:kern w:val="0"/>
          <w14:ligatures w14:val="none"/>
        </w:rPr>
        <w:t>(Falke &amp; Paul, 2025)</w:t>
      </w:r>
      <w:r>
        <w:rPr>
          <w:rFonts w:ascii="Garamond" w:eastAsia="Times New Roman" w:hAnsi="Garamond" w:cs="Times New Roman"/>
          <w:kern w:val="0"/>
          <w14:ligatures w14:val="none"/>
        </w:rPr>
        <w:fldChar w:fldCharType="end"/>
      </w:r>
      <w:r>
        <w:rPr>
          <w:rFonts w:ascii="Garamond" w:eastAsia="Times New Roman" w:hAnsi="Garamond" w:cs="Times New Roman"/>
          <w:kern w:val="0"/>
          <w14:ligatures w14:val="none"/>
        </w:rPr>
        <w:t>. To avoid biasing regions without observations but with low sampling effort this prior was applied only to the two highest stream orders in the dataset (Stream order greater than five). From these tributaries, reaches identified as lacking observed Chinook spawning were assigned a value of zero.</w:t>
      </w:r>
      <w:r>
        <w:rPr>
          <w:rFonts w:ascii="Garamond" w:eastAsia="Times New Roman" w:hAnsi="Garamond" w:cs="Times New Roman"/>
          <w:kern w:val="0"/>
          <w:sz w:val="22"/>
          <w:szCs w:val="22"/>
          <w14:ligatures w14:val="none"/>
        </w:rPr>
        <w:t xml:space="preserve"> </w:t>
      </w:r>
    </w:p>
    <w:p w14:paraId="5E682EF5" w14:textId="34CBFFB4" w:rsidR="00814EE7" w:rsidRPr="008605CB" w:rsidRDefault="009110AF" w:rsidP="00814EE7">
      <w:pPr>
        <w:spacing w:line="480" w:lineRule="auto"/>
        <w:ind w:firstLine="720"/>
        <w:rPr>
          <w:rFonts w:ascii="Garamond" w:hAnsi="Garamond" w:cs="Times New Roman"/>
        </w:rPr>
      </w:pPr>
      <w:r>
        <w:rPr>
          <w:rFonts w:ascii="Garamond" w:hAnsi="Garamond" w:cs="Times New Roman"/>
        </w:rPr>
        <w:t xml:space="preserve">To estimate the spatial distribution of returns across a subset of the population, posterior probability values for all individuals in that subset were summed at each location. Before summing, only highly likely locations (the top 30% of posterior values) were retained, whereas all other values were assigned a value of zero </w:t>
      </w:r>
      <w:r>
        <w:rPr>
          <w:rFonts w:ascii="Garamond" w:hAnsi="Garamond" w:cs="Times New Roman"/>
        </w:rPr>
        <w:fldChar w:fldCharType="begin"/>
      </w:r>
      <w:r>
        <w:rPr>
          <w:rFonts w:ascii="Garamond" w:hAnsi="Garamond" w:cs="Times New Roman"/>
        </w:rPr>
        <w:instrText xml:space="preserve"> ADDIN ZOTERO_ITEM CSL_CITATION {"citationID":"NBaxQoVY","properties":{"formattedCitation":"(Brennan &amp; Schindler, 2017; Vander Zanden et al., 2015)","plainCitation":"(Brennan &amp; Schindler, 2017; Vander Zanden et al., 2015)","noteIndex":0},"citationItems":[{"id":1694,"uris":["http://zotero.org/users/8421274/items/NSWL6YPN"],"itemData":{"id":1694,"type":"article-journal","abstract":"Production patterns of highly mobile species, such as anadromous fish, often exhibit high spatial and temporal heterogeneity across landscapes. Such variability is often asynchronous in time among habitats, which stabilizes production at aggregate scales of complexity. Reconstructing production patterns explicitly in space and time across multiple scales, however, remains difficult but is important for prioritizing habitat conservation. This is especially true for fishes inhabiting river basins due to long-range dispersal, high mortality at early life stages, complex population structure and elusive life history variation. We develop a new approach for mapping production patterns of Pacific salmon across a large river basin by integrating otolith microchemistry and dendritic isoscape models. The geographically continuous Bayesian assignment framework presented here yielded high accuracies (&gt;90%) and relatively high precisions (precisions &lt;4%; i.e., assignment areas of &lt;530 river km of the 13 100 km total river length) when used to determine the natal source of known-origin juvenile Chinook salmon captured throughout the study region. Integrating these methods enabled us to base estimates of provenance and habitat use of individuals on a per location basis using strontium isotopic data throughout the continuous spatial domain of a river network. Such a framework provides substantial advantages over the more common nominal approach to employing otolith microchemistry to reconstruct movement patterns of fish. In doing so, we reconstructed the spatial production patterns of adult Chinook salmon returning to a large watershed in Bristol Bay, Alaska and illustrate the power of such an approach to conservation efforts.","container-title":"Ecological Applications","DOI":"10.1002/eap.1474","ISSN":"1939-5582","issue":"2","language":"en","note":"_eprint: https://esajournals.onlinelibrary.wiley.com/doi/pdf/10.1002/eap.1474","page":"363-377","source":"Wiley Online Library","title":"Linking otolith microchemistry and dendritic isoscapes to map heterogeneous production of fish across river basins","volume":"27","author":[{"family":"Brennan","given":"Sean R."},{"family":"Schindler","given":"Daniel E."}],"issued":{"date-parts":[["2017"]]}}},{"id":5569,"uris":["http://zotero.org/users/8421274/items/MSKF925L"],"itemData":{"id":5569,"type":"article-journal","abstract":"Stable isotope analysis is a useful tool to track animal movements in both terrestrial and marine environments. These intrinsic markers are assimilated through the diet and may exhibit spatial gradients as a result of biogeochemical processes at the base of the food web. In the marine environment, maps to predict the spatial distribution of stable isotopes are limited, and thus determining geographic origin has been reliant upon integrating satellite telemetry and stable isotope data. Migratory sea turtles regularly move between foraging and reproductive areas. Whereas most nesting populations can be easily accessed and regularly monitored, little is known about the demographic trends in foraging populations. The purpose of the present study was to examine migration patterns of loggerhead nesting aggregations in the Gulf of Mexico (GoM), where sea turtles have been historically understudied. Two methods of geographic assignment using stable isotope values in known-origin samples from satellite telemetry were compared: (1) a nominal approach through discriminant analysis and (2) a novel continuous-surface approach using bivariate carbon and nitrogen isoscapes (isotopic landscapes) developed for this study. Tissue samples for stable isotope analysis were obtained from 60 satellite-tracked individuals at five nesting beaches within the GoM. Both methodological approaches for assignment resulted in high accuracy of foraging area determination, though each has advantages and disadvantages. The nominal approach is more appropriate when defined boundaries are necessary, but up to 42% of the individuals could not be considered in this approach. All individuals can be included in the continuous-surface approach, and individual results can be aggregated to identify geographic hotspots of foraging area use, though the accuracy rate was lower than nominal assignment. The methodological validation provides a foundation for future sea turtle studies in the region to inexpensively determine geographic origin for large numbers of untracked individuals. Regular monitoring of sea turtle nesting aggregations with stable isotope sampling can be used to fill critical data gaps regarding habitat use and migration patterns. Probabilistic assignment to origin with isoscapes has not been previously used in the marine environment, but the methods presented here could also be applied to other migratory marine species.","container-title":"Ecological Applications","DOI":"10.1890/14-0581.1","ISSN":"1939-5582","issue":"2","language":"en","license":"© 2015 by the Ecological Society of America","note":"_eprint: https://esajournals.onlinelibrary.wiley.com/doi/pdf/10.1890/14-0581.1","page":"320-335","source":"Wiley Online Library","title":"Determining origin in a migratory marine vertebrate: a novel method to integrate stable isotopes and satellite tracking","title-short":"Determining origin in a migratory marine vertebrate","volume":"25","author":[{"family":"Vander Zanden","given":"Hannah B."},{"family":"Tucker","given":"Anton D."},{"family":"Hart","given":"Kristen M."},{"family":"Lamont","given":"Margaret M."},{"family":"Fujisaki","given":"Ikuko"},{"family":"Addison","given":"David S."},{"family":"Mansfield","given":"Katherine L."},{"family":"Phillips","given":"Katrina F."},{"family":"Wunder","given":"Michael B."},{"family":"Bowen","given":"Gabriel J."},{"family":"Pajuelo","given":"Mariela"},{"family":"Bolten","given":"Alan B."},{"family":"Bjorndal","given":"Karen A."}],"issued":{"date-parts":[["2015"]]}}}],"schema":"https://github.com/citation-style-language/schema/raw/master/csl-citation.json"} </w:instrText>
      </w:r>
      <w:r>
        <w:rPr>
          <w:rFonts w:ascii="Garamond" w:hAnsi="Garamond" w:cs="Times New Roman"/>
        </w:rPr>
        <w:fldChar w:fldCharType="separate"/>
      </w:r>
      <w:r>
        <w:rPr>
          <w:rFonts w:ascii="Garamond" w:hAnsi="Garamond" w:cs="Times New Roman"/>
          <w:noProof/>
        </w:rPr>
        <w:t>(Brennan &amp; Schindler, 2017; Vander Zanden et al., 2015)</w:t>
      </w:r>
      <w:r>
        <w:rPr>
          <w:rFonts w:ascii="Garamond" w:hAnsi="Garamond" w:cs="Times New Roman"/>
        </w:rPr>
        <w:fldChar w:fldCharType="end"/>
      </w:r>
      <w:r>
        <w:rPr>
          <w:rFonts w:ascii="Garamond" w:hAnsi="Garamond" w:cs="Times New Roman"/>
        </w:rPr>
        <w:t xml:space="preserve">. We produced these estimates for four predefined temporal quartiles of the salmon migration season based on capture date: Q1 (run start through June 11), Q2 (June 12-21), Q3 (June 22-July 1), and Q4 (July 2 onward). These dates were chosen to roughly split the full run into quartiles while allowing for direct comparison among years. The June 11 date was chosen specifically to match the end of the ‘front end closure’ of the subsistence fishery. Estimates were also produced for the full run in each year. </w:t>
      </w:r>
    </w:p>
    <w:p w14:paraId="38A831B5" w14:textId="54E3F2F0" w:rsidR="001D3E40" w:rsidRPr="008605CB" w:rsidRDefault="00E3555B" w:rsidP="00961F08">
      <w:pPr>
        <w:spacing w:line="480" w:lineRule="auto"/>
        <w:ind w:firstLine="720"/>
        <w:rPr>
          <w:rFonts w:ascii="Garamond" w:hAnsi="Garamond" w:cs="Times New Roman"/>
        </w:rPr>
      </w:pPr>
      <w:r>
        <w:rPr>
          <w:rFonts w:ascii="Garamond" w:hAnsi="Garamond" w:cs="Times New Roman"/>
        </w:rPr>
        <w:lastRenderedPageBreak/>
        <w:t>Several major tributaries were identified in the Kuskokwim River basin. From</w:t>
      </w:r>
      <w:r>
        <w:rPr>
          <w:rStyle w:val="CommentReference"/>
          <w:rFonts w:ascii="Garamond" w:hAnsi="Garamond" w:cs="Times New Roman"/>
          <w:sz w:val="24"/>
          <w:szCs w:val="24"/>
        </w:rPr>
        <w:t xml:space="preserve"> the furthest downstream connection of each of these tributaries to the mainstem Kuskokwim River, all upstream segments were identified and assigned to a common identifier based on the name of the major tributary. Areas of the basin which were not assigned a unit identifier (e.g. portions of the mainstem Kuskokwim) were grouped into regions of comparable size and spatial relevance to ensure complete basin coverage above the location of the test fishery (Fig. 2a). </w:t>
      </w:r>
      <w:r>
        <w:rPr>
          <w:rFonts w:ascii="Garamond" w:hAnsi="Garamond" w:cs="Times New Roman"/>
        </w:rPr>
        <w:t xml:space="preserve">To identify regions of the watershed that can be distinguished based on their isotopic composition, we performed k-means clustering of initial tributary groupings using the full range of </w:t>
      </w:r>
      <w:r>
        <w:rPr>
          <w:rFonts w:ascii="Garamond" w:hAnsi="Garamond" w:cs="Times New Roman"/>
          <w:vertAlign w:val="superscript"/>
        </w:rPr>
        <w:t>87</w:t>
      </w:r>
      <w:r>
        <w:rPr>
          <w:rFonts w:ascii="Garamond" w:hAnsi="Garamond" w:cs="Times New Roman"/>
        </w:rPr>
        <w:t>Sr/</w:t>
      </w:r>
      <w:r>
        <w:rPr>
          <w:rFonts w:ascii="Garamond" w:hAnsi="Garamond" w:cs="Times New Roman"/>
          <w:vertAlign w:val="superscript"/>
        </w:rPr>
        <w:t>86</w:t>
      </w:r>
      <w:r>
        <w:rPr>
          <w:rFonts w:ascii="Garamond" w:hAnsi="Garamond" w:cs="Times New Roman"/>
        </w:rPr>
        <w:t xml:space="preserve">Sr values found in each. We then evaluated the clustering results for a range of cluster numbers (n = 2-6) using the silhouette score, which measures cluster quality by comparing within-cluster versus between-cluster distances. From this metric we selected n = 6, which maintained a high silhouette score while providing finer isotopic resolution across groups. The resulting regional groupings displayed a general pattern from upstream to downstream regions (Fig. 2b). However, K-means clustering placed the South Fork Kuskokwim in a lower watershed group because of a very small number of enriched tributaries at the headwaters of this group. Based on an evaluation of the overall isotopic composition compared to other nearby tributary groups, we manually added the South Fork Kuskokwim to its nearest watershed group, group five. </w:t>
      </w:r>
    </w:p>
    <w:p w14:paraId="168A5EB6" w14:textId="19CE2CEA" w:rsidR="007F747D" w:rsidRPr="008605CB" w:rsidRDefault="007C6331" w:rsidP="007F747D">
      <w:pPr>
        <w:spacing w:line="480" w:lineRule="auto"/>
        <w:rPr>
          <w:rFonts w:ascii="Garamond" w:hAnsi="Garamond" w:cs="Times New Roman"/>
          <w:b/>
          <w:bCs/>
        </w:rPr>
      </w:pPr>
      <w:r>
        <w:rPr>
          <w:rFonts w:ascii="Garamond" w:hAnsi="Garamond" w:cs="Times New Roman"/>
          <w:b/>
          <w:bCs/>
        </w:rPr>
        <w:t xml:space="preserve">2.3 Spatiotemporal Stock Contribution Analysis </w:t>
      </w:r>
    </w:p>
    <w:p w14:paraId="28D4A637" w14:textId="6ED1CD3A" w:rsidR="00961F08" w:rsidRPr="008605CB" w:rsidRDefault="00E352BB" w:rsidP="006B5AB0">
      <w:pPr>
        <w:spacing w:line="480" w:lineRule="auto"/>
        <w:ind w:firstLine="720"/>
        <w:rPr>
          <w:rFonts w:ascii="Garamond" w:hAnsi="Garamond" w:cs="Times New Roman"/>
        </w:rPr>
      </w:pPr>
      <w:r>
        <w:rPr>
          <w:rFonts w:ascii="Garamond" w:hAnsi="Garamond" w:cs="Times New Roman"/>
        </w:rPr>
        <w:t xml:space="preserve">For each year and seasonal quartile, tributary-level return estimates were aggregated into the six regional groups and normalized to sum to one across the basin, representing each group’s proportional contribution to that quartile. Summary statistics were then calculated across all years for each group (Fig. 3). Cumulative distribution functions were constructed to examine trends in relative run timing among regional groups independent of abundance and quartile cut-off dates. For </w:t>
      </w:r>
      <w:r>
        <w:rPr>
          <w:rFonts w:ascii="Garamond" w:hAnsi="Garamond" w:cs="Times New Roman"/>
        </w:rPr>
        <w:lastRenderedPageBreak/>
        <w:t xml:space="preserve">each year, the full run was split into three-day intervals and the cumulative number of returners for each group was compared to its full season contribution. To directly compare relative run timing to the temporal distribution of the full run, we used daily CPUE data collected from the BTF to calculate the cumulative proportion of the full run’s CPUE remaining for each day. This value represents the maximum potential harvest available if harvest rates are proportional to CPUE. However, this value does not account for the preferred harvest timing without the closure implemented, which may not follow this pattern. Resulting data (Fig. 4) illustrate the proportion (from zero to one) of each group’s total cumulative contribution to the overall run at each three-day interval as well as the proportion of the total potential harvest remaining for each day. </w:t>
      </w:r>
    </w:p>
    <w:p w14:paraId="2E1403AA" w14:textId="1D1E6849" w:rsidR="00E35059" w:rsidRPr="00FC02BD" w:rsidRDefault="006E1BBC" w:rsidP="005C36CF">
      <w:pPr>
        <w:spacing w:line="480" w:lineRule="auto"/>
        <w:ind w:firstLine="720"/>
        <w:rPr>
          <w:rFonts w:ascii="Garamond" w:hAnsi="Garamond" w:cs="Times New Roman"/>
        </w:rPr>
      </w:pPr>
      <w:r>
        <w:rPr>
          <w:rFonts w:ascii="Garamond" w:hAnsi="Garamond"/>
        </w:rPr>
        <w:t>To assess the impact of the existing front-end closure, we quantified the share of each group’s total annual return that fell within the closure period (the first seasonal quartile, Q1 in our dataset). This comparison illustrates the maximum degree of protection provided to each stock group by estimating the portion of its annual run excluded from harvest</w:t>
      </w:r>
      <w:r>
        <w:rPr>
          <w:rFonts w:ascii="Garamond" w:hAnsi="Garamond" w:cs="Times New Roman"/>
        </w:rPr>
        <w:t>. We then assessed the same metric but with a set of alternative closure durations by calculating proportional protection at three alternate end dates for the closure: June 8</w:t>
      </w:r>
      <w:r>
        <w:rPr>
          <w:rFonts w:ascii="Garamond" w:hAnsi="Garamond" w:cs="Times New Roman"/>
          <w:vertAlign w:val="superscript"/>
        </w:rPr>
        <w:t>th</w:t>
      </w:r>
      <w:r>
        <w:rPr>
          <w:rFonts w:ascii="Garamond" w:hAnsi="Garamond" w:cs="Times New Roman"/>
        </w:rPr>
        <w:t xml:space="preserve"> (three days before current closure end date), June 14</w:t>
      </w:r>
      <w:r>
        <w:rPr>
          <w:rFonts w:ascii="Garamond" w:hAnsi="Garamond" w:cs="Times New Roman"/>
          <w:vertAlign w:val="superscript"/>
        </w:rPr>
        <w:t>th</w:t>
      </w:r>
      <w:r>
        <w:rPr>
          <w:rFonts w:ascii="Garamond" w:hAnsi="Garamond" w:cs="Times New Roman"/>
        </w:rPr>
        <w:t xml:space="preserve"> (three days after current closure end date), and June 17</w:t>
      </w:r>
      <w:r>
        <w:rPr>
          <w:rFonts w:ascii="Garamond" w:hAnsi="Garamond" w:cs="Times New Roman"/>
          <w:vertAlign w:val="superscript"/>
        </w:rPr>
        <w:t>th</w:t>
      </w:r>
      <w:r>
        <w:rPr>
          <w:rFonts w:ascii="Garamond" w:hAnsi="Garamond" w:cs="Times New Roman"/>
        </w:rPr>
        <w:t xml:space="preserve"> (six days after current closure end date) (Fig. 5). For each scenario, we calculated the proportion of the total CPUE that occurred within the adjusted closure window and compared this value to the potential protection afforded to each group across all years (Fig. 6). Together, these results illustrate the tradeoff between increased protection under later closure end dates and the corresponding loss of potential harvest opportunity for stakeholders in the basin.</w:t>
      </w:r>
    </w:p>
    <w:p w14:paraId="1B967039" w14:textId="4D3077C3" w:rsidR="004A0003" w:rsidRPr="007C6331" w:rsidRDefault="0019169F" w:rsidP="007C6331">
      <w:pPr>
        <w:pStyle w:val="ListParagraph"/>
        <w:numPr>
          <w:ilvl w:val="0"/>
          <w:numId w:val="12"/>
        </w:numPr>
        <w:spacing w:line="480" w:lineRule="auto"/>
        <w:rPr>
          <w:rFonts w:ascii="Garamond" w:hAnsi="Garamond"/>
          <w:b/>
          <w:bCs/>
          <w:sz w:val="32"/>
          <w:szCs w:val="32"/>
        </w:rPr>
      </w:pPr>
      <w:r>
        <w:rPr>
          <w:rFonts w:ascii="Garamond" w:hAnsi="Garamond"/>
          <w:b/>
          <w:bCs/>
          <w:sz w:val="32"/>
          <w:szCs w:val="32"/>
        </w:rPr>
        <w:t>Results</w:t>
      </w:r>
    </w:p>
    <w:p w14:paraId="10DADB8B" w14:textId="699DD951" w:rsidR="00397FF6" w:rsidRPr="00FC02BD" w:rsidRDefault="007C6331" w:rsidP="007A07BC">
      <w:pPr>
        <w:spacing w:line="480" w:lineRule="auto"/>
        <w:rPr>
          <w:rFonts w:ascii="Garamond" w:hAnsi="Garamond" w:cs="Times New Roman"/>
          <w:b/>
          <w:bCs/>
          <w:sz w:val="28"/>
          <w:szCs w:val="28"/>
        </w:rPr>
      </w:pPr>
      <w:r>
        <w:rPr>
          <w:rFonts w:ascii="Garamond" w:hAnsi="Garamond" w:cs="Times New Roman"/>
          <w:b/>
          <w:bCs/>
          <w:sz w:val="28"/>
          <w:szCs w:val="28"/>
        </w:rPr>
        <w:t>3.1 Variation in stock return timing within season</w:t>
      </w:r>
    </w:p>
    <w:p w14:paraId="14441915" w14:textId="64E28138" w:rsidR="001740E9" w:rsidRPr="00FC02BD" w:rsidRDefault="00D625F2" w:rsidP="007A07BC">
      <w:pPr>
        <w:pStyle w:val="whitespace-normal"/>
        <w:spacing w:line="480" w:lineRule="auto"/>
        <w:rPr>
          <w:rFonts w:ascii="Garamond" w:hAnsi="Garamond"/>
        </w:rPr>
      </w:pPr>
      <w:r>
        <w:rPr>
          <w:b/>
          <w:bCs/>
          <w:sz w:val="22"/>
          <w:szCs w:val="22"/>
        </w:rPr>
        <w:lastRenderedPageBreak/>
        <w:tab/>
      </w:r>
      <w:r>
        <w:rPr>
          <w:rFonts w:ascii="Garamond" w:hAnsi="Garamond"/>
        </w:rPr>
        <w:t>Across all years of our dataset (2017-2022), returns to the six regional groups exhibited a general transition from the furthest upstream to the furthest downstream as the season progressed (Fig. 3). Notably, group one, which contains the North Fork and East Fork Kuskokwim River, consistently contributed little to all years and quartiles (max: 2.9%). Early season returns (Q1: start of run through June 11, Fig. 3a.) were represented primarily by high contributions from group two (median: 42.2%), with relatively low median contribution (20% or less) from all other groups. The second quartile (June 12</w:t>
      </w:r>
      <w:r>
        <w:rPr>
          <w:rFonts w:ascii="Garamond" w:hAnsi="Garamond"/>
          <w:vertAlign w:val="superscript"/>
        </w:rPr>
        <w:t>th</w:t>
      </w:r>
      <w:r>
        <w:rPr>
          <w:rFonts w:ascii="Garamond" w:hAnsi="Garamond"/>
        </w:rPr>
        <w:t xml:space="preserve"> – 21</w:t>
      </w:r>
      <w:r>
        <w:rPr>
          <w:rFonts w:ascii="Garamond" w:hAnsi="Garamond"/>
          <w:vertAlign w:val="superscript"/>
        </w:rPr>
        <w:t>st</w:t>
      </w:r>
      <w:r>
        <w:rPr>
          <w:rFonts w:ascii="Garamond" w:hAnsi="Garamond"/>
        </w:rPr>
        <w:t>, Fig. 3b.) exhibited a slight decrease in contribution from group two (31.0%), with increasing contribution from groups four and five (25.8% and 19.8%, respectively). This pattern largely held in the 3</w:t>
      </w:r>
      <w:r>
        <w:rPr>
          <w:rFonts w:ascii="Garamond" w:hAnsi="Garamond"/>
          <w:vertAlign w:val="superscript"/>
        </w:rPr>
        <w:t>rd</w:t>
      </w:r>
      <w:r>
        <w:rPr>
          <w:rFonts w:ascii="Garamond" w:hAnsi="Garamond"/>
        </w:rPr>
        <w:t xml:space="preserve"> quartile (June 22</w:t>
      </w:r>
      <w:r>
        <w:rPr>
          <w:rFonts w:ascii="Garamond" w:hAnsi="Garamond"/>
          <w:vertAlign w:val="superscript"/>
        </w:rPr>
        <w:t>nd</w:t>
      </w:r>
      <w:r>
        <w:rPr>
          <w:rFonts w:ascii="Garamond" w:hAnsi="Garamond"/>
        </w:rPr>
        <w:t>- July 1st, Fig. 3c.), with a further decrease in contribution from group two (21.6%) and an increased contribution from group four (30.1%). Finally, the fourth quartile (July 2</w:t>
      </w:r>
      <w:r>
        <w:rPr>
          <w:rFonts w:ascii="Garamond" w:hAnsi="Garamond"/>
          <w:vertAlign w:val="superscript"/>
        </w:rPr>
        <w:t>nd</w:t>
      </w:r>
      <w:r>
        <w:rPr>
          <w:rFonts w:ascii="Garamond" w:hAnsi="Garamond"/>
        </w:rPr>
        <w:t xml:space="preserve"> onward, Fig. 3d.) exhibited a marked increase in median contribution from the furthest downstream group (group six, 17.9%), and contribution to this quartile was largely driven by groups four and five located in the bottom of the watershed (26.9% and 25.4%, respectively). </w:t>
      </w:r>
    </w:p>
    <w:p w14:paraId="54D0CEDA" w14:textId="00326516" w:rsidR="001740E9" w:rsidRPr="00FC02BD" w:rsidRDefault="00536536" w:rsidP="00665BC1">
      <w:pPr>
        <w:pStyle w:val="whitespace-normal"/>
        <w:spacing w:line="480" w:lineRule="auto"/>
        <w:ind w:firstLine="720"/>
        <w:rPr>
          <w:rFonts w:ascii="Garamond" w:hAnsi="Garamond"/>
          <w:b/>
          <w:bCs/>
        </w:rPr>
      </w:pPr>
      <w:r>
        <w:rPr>
          <w:rFonts w:ascii="Garamond" w:hAnsi="Garamond"/>
        </w:rPr>
        <w:t xml:space="preserve">Cumulative distribution plots (Fig. 4) illustrated variation in seasonal migration timing among regional groups independent of the total returning individuals within each group. In each year, upper watershed individuals arrived earlier in the season, whereas further downstream groups returned later. There was some variability in run timing among middle/lower watershed groups, however, a clear pattern in run timing between the upper and lower portions of the watershed was evident despite differences in the average migration timing and temporal distribution of the run (i.e. compressed vs. protracted run timing) (Fig. 4, gray solid line). The proportion of total CPUE remaining at the front-end closure date (dashed gray line, Fig. 4) varied substantially among years. In </w:t>
      </w:r>
      <w:r>
        <w:rPr>
          <w:rFonts w:ascii="Garamond" w:hAnsi="Garamond"/>
        </w:rPr>
        <w:lastRenderedPageBreak/>
        <w:t>some years, nearly the entire run had yet to arrive by the closure date (e.g., 2017), whereas in others, almost 25% of the total return occurred before the closure end date.</w:t>
      </w:r>
    </w:p>
    <w:p w14:paraId="425125A7" w14:textId="7EB8F101" w:rsidR="00397FF6" w:rsidRPr="00FC02BD" w:rsidRDefault="007C6331" w:rsidP="006D6AEE">
      <w:pPr>
        <w:pStyle w:val="whitespace-normal"/>
        <w:spacing w:line="480" w:lineRule="auto"/>
        <w:rPr>
          <w:rFonts w:ascii="Garamond" w:hAnsi="Garamond"/>
        </w:rPr>
      </w:pPr>
      <w:r>
        <w:rPr>
          <w:rFonts w:ascii="Garamond" w:hAnsi="Garamond"/>
          <w:b/>
          <w:bCs/>
        </w:rPr>
        <w:t xml:space="preserve">3.2 Front-end closure protections </w:t>
      </w:r>
    </w:p>
    <w:p w14:paraId="3E0FDA39" w14:textId="099448FA" w:rsidR="00A54B4A" w:rsidRPr="00FC02BD" w:rsidRDefault="00E67672" w:rsidP="00D516D1">
      <w:pPr>
        <w:pStyle w:val="whitespace-normal"/>
        <w:spacing w:line="480" w:lineRule="auto"/>
        <w:ind w:firstLine="720"/>
        <w:rPr>
          <w:rFonts w:ascii="Garamond" w:hAnsi="Garamond"/>
        </w:rPr>
      </w:pPr>
      <w:r>
        <w:rPr>
          <w:rFonts w:ascii="Garamond" w:hAnsi="Garamond"/>
        </w:rPr>
        <w:t xml:space="preserve">Early returning upper Kuskokwim populations were afforded higher proportional protection through the implementation of a front-end closure management strategy (Fig. 5). On average, group one, comprised of the furthest upstream populations, received 22.6% of its total contribution within the front-end closure window, followed by group two at 13.5%. In contrast, populations in further downstream areas received considerably less protection, with less than 10% protection afforded to groups three through six on average. These downstream groups also displayed a much narrower range of protection values across all years of our dataset: proportional protection ranged from 1.0%–14% for groups four through six and 1.7%–19% for group three. In contrast, upstream groups displayed a much larger range of protection across our dataset, with group two ranging from 2.4%–29.4% and group one ranging from 3%–52% of the overall return protected by the front-end closure. </w:t>
      </w:r>
    </w:p>
    <w:p w14:paraId="2A9EA7B8" w14:textId="4D587EBE" w:rsidR="00AB779D" w:rsidRPr="00D0678D" w:rsidRDefault="00BA542C" w:rsidP="00D0678D">
      <w:pPr>
        <w:pStyle w:val="whitespace-normal"/>
        <w:spacing w:line="480" w:lineRule="auto"/>
        <w:ind w:firstLine="720"/>
        <w:rPr>
          <w:rFonts w:ascii="Garamond" w:hAnsi="Garamond"/>
        </w:rPr>
      </w:pPr>
      <w:r>
        <w:rPr>
          <w:rFonts w:ascii="Garamond" w:hAnsi="Garamond"/>
        </w:rPr>
        <w:t xml:space="preserve">Varying the duration of the front-end closure did not change the overall pattern of higher protection afforded to upstream populations. However, an earlier closure date (June 8th) markedly decreased both the median and range of protection for upstream groups; median protection for groups one and two dropped to 5.4% and 6.7%, respectively. In at least one year of our dataset, ending the front-end closure three days early resulted in &lt;1% protection for all groups, and no group received greater than 20% protection in any year. In contrast, extending the front-end closure later than the current date increased median protection across all groups. Groups one and two saw an increase of </w:t>
      </w:r>
      <w:bookmarkStart w:id="22" w:name="_Hlk213834610"/>
      <w:r>
        <w:rPr>
          <w:rFonts w:ascii="Garamond" w:hAnsi="Garamond"/>
        </w:rPr>
        <w:t xml:space="preserve">17.4% and 9.1% in median protection, respectively, by extending the front-end </w:t>
      </w:r>
      <w:r>
        <w:rPr>
          <w:rFonts w:ascii="Garamond" w:hAnsi="Garamond"/>
        </w:rPr>
        <w:lastRenderedPageBreak/>
        <w:t xml:space="preserve">closure three days and the same groups saw a 32.3% and 21.3% </w:t>
      </w:r>
      <w:bookmarkEnd w:id="22"/>
      <w:r>
        <w:rPr>
          <w:rFonts w:ascii="Garamond" w:hAnsi="Garamond"/>
        </w:rPr>
        <w:t>increase in protection by extending the front-end closure six days past the current closure date. Importantly, the minimum protection values in the three-day extension scenario were similar to the results of the currently implemented closure. For a closure ending on June 14</w:t>
      </w:r>
      <w:r>
        <w:rPr>
          <w:rFonts w:ascii="Garamond" w:hAnsi="Garamond"/>
          <w:vertAlign w:val="superscript"/>
        </w:rPr>
        <w:t>th</w:t>
      </w:r>
      <w:r>
        <w:rPr>
          <w:rFonts w:ascii="Garamond" w:hAnsi="Garamond"/>
        </w:rPr>
        <w:t>, the lowest protection afforded to groups one and two was 7.8% and 4.4%, respectively, which are only 4.4% and 2.0% increases over the original closure date. By extending the closure by six days (June 17</w:t>
      </w:r>
      <w:r>
        <w:rPr>
          <w:rFonts w:ascii="Garamond" w:hAnsi="Garamond"/>
          <w:vertAlign w:val="superscript"/>
        </w:rPr>
        <w:t>th</w:t>
      </w:r>
      <w:r>
        <w:rPr>
          <w:rFonts w:ascii="Garamond" w:hAnsi="Garamond"/>
        </w:rPr>
        <w:t>), minimum protection values increased more prominently to 21.9% and 14.9% for groups one and two. While a longer front-end closure provides greater protection to stocks across the basin, it also increases the share of the total return that cannot be harvested. Under the current closure duration, an average of 12% of the total CPUE fell within the closure period. Shortening the closure reduces this loss to less than 5% but offers very little protection for upstream stocks (Fig. 5). Extending the closure, by contrast, substantially increases protection for several groups; however, an average of 17% and 24% of the total potential harvest fell within the front-end closure with a three or six-day extension to the current end date.</w:t>
      </w:r>
      <w:r>
        <w:t xml:space="preserve"> </w:t>
      </w:r>
    </w:p>
    <w:p w14:paraId="31EF3EFC" w14:textId="3BB8BE79" w:rsidR="006A798F" w:rsidRPr="00FC02BD" w:rsidRDefault="000854BE" w:rsidP="007C6331">
      <w:pPr>
        <w:pStyle w:val="whitespace-normal"/>
        <w:numPr>
          <w:ilvl w:val="0"/>
          <w:numId w:val="12"/>
        </w:numPr>
        <w:spacing w:line="480" w:lineRule="auto"/>
        <w:rPr>
          <w:rFonts w:ascii="Garamond" w:hAnsi="Garamond"/>
          <w:b/>
          <w:bCs/>
          <w:sz w:val="32"/>
          <w:szCs w:val="32"/>
          <w:u w:val="single"/>
        </w:rPr>
      </w:pPr>
      <w:r>
        <w:rPr>
          <w:rFonts w:ascii="Garamond" w:hAnsi="Garamond"/>
          <w:b/>
          <w:bCs/>
          <w:sz w:val="32"/>
          <w:szCs w:val="32"/>
          <w:u w:val="single"/>
        </w:rPr>
        <w:t>Discussion</w:t>
      </w:r>
    </w:p>
    <w:p w14:paraId="7E471F36" w14:textId="4D5A62F6" w:rsidR="00E67672" w:rsidRPr="00FC02BD" w:rsidRDefault="004504D1" w:rsidP="00E67672">
      <w:pPr>
        <w:pStyle w:val="whitespace-normal"/>
        <w:spacing w:line="480" w:lineRule="auto"/>
        <w:ind w:firstLine="720"/>
        <w:rPr>
          <w:rFonts w:ascii="Garamond" w:hAnsi="Garamond"/>
        </w:rPr>
      </w:pPr>
      <w:r>
        <w:rPr>
          <w:rFonts w:ascii="Garamond" w:hAnsi="Garamond"/>
        </w:rPr>
        <w:t>The results presented here illustrate the most recent and comprehensive basin-wide quantification of the spatiotemporal patterns of Chinook salmon migrating into the Kuskokwim River. Our data corroborate previously observed relationships between run timing and watershed position of spawning habitat, wherein the earliest returning fish contribute to watersheds in the uppermost portions and the latest returning fish return to the furthest downstream portions of the watershed. This relationship was consistent throughout our multi-year dataset, emphasizing the consistency of this pattern across several generations despite variation in the overall migration timing and abundance.</w:t>
      </w:r>
    </w:p>
    <w:p w14:paraId="476F8195" w14:textId="282A7158" w:rsidR="00450ED3" w:rsidRPr="00A76A53" w:rsidRDefault="00EE2B9C" w:rsidP="00A76A53">
      <w:pPr>
        <w:pStyle w:val="whitespace-normal"/>
        <w:spacing w:line="480" w:lineRule="auto"/>
        <w:ind w:firstLine="720"/>
        <w:rPr>
          <w:rStyle w:val="Strong"/>
          <w:rFonts w:ascii="Garamond" w:eastAsiaTheme="majorEastAsia" w:hAnsi="Garamond"/>
          <w:b w:val="0"/>
          <w:bCs w:val="0"/>
        </w:rPr>
      </w:pPr>
      <w:r>
        <w:rPr>
          <w:rFonts w:ascii="Garamond" w:hAnsi="Garamond"/>
        </w:rPr>
        <w:lastRenderedPageBreak/>
        <w:t>A clear pattern of early-returning upriver populations supports the front-end closure’s objective of protecting these fish from downriver harvest and providing more equitable harvest opportunities</w:t>
      </w:r>
      <w:r>
        <w:rPr>
          <w:rStyle w:val="CommentReference"/>
          <w:rFonts w:asciiTheme="minorHAnsi" w:eastAsiaTheme="minorHAnsi" w:hAnsiTheme="minorHAnsi" w:cstheme="minorBidi"/>
          <w:kern w:val="2"/>
          <w14:ligatures w14:val="standardContextual"/>
        </w:rPr>
        <w:t xml:space="preserve"> </w:t>
      </w:r>
      <w:r>
        <w:rPr>
          <w:rFonts w:ascii="Garamond" w:hAnsi="Garamond"/>
        </w:rPr>
        <w:t xml:space="preserve">in the upper watershed. Upper Kuskokwim groups contributed substantially to early-season migrants (i.e. group two); however, the furthest upstream populations (group one) consistently represented only a small portion of total basin-wide returns in our dataset. Despite this variation in abundance, individuals in both upper watershed groups returned early in the migration season. As such, the front-end closure strategy as it is currently implemented provides harvest protection to upper watershed populations regardless of their overall abundance. For relatively small stocks such as those found in group one, this strategy may be particularly important for preserving biodiversity by preventing overharvest very early in the season when they may be co-migrating with much more abundant populations such as those in group two. Protecting these populations, despite relatively low returns, </w:t>
      </w:r>
      <w:r>
        <w:rPr>
          <w:rStyle w:val="Strong"/>
          <w:rFonts w:ascii="Garamond" w:eastAsiaTheme="majorEastAsia" w:hAnsi="Garamond"/>
          <w:b w:val="0"/>
          <w:bCs w:val="0"/>
        </w:rPr>
        <w:t xml:space="preserve">contributes to maintaining basin-wide biodiversity and may contribute to adaptive capacity at the basin scale as less dominant sub-stocks can become more productive over longer time frames </w:t>
      </w:r>
      <w:r>
        <w:rPr>
          <w:rStyle w:val="Strong"/>
          <w:rFonts w:ascii="Garamond" w:eastAsiaTheme="majorEastAsia" w:hAnsi="Garamond"/>
          <w:b w:val="0"/>
          <w:bCs w:val="0"/>
        </w:rPr>
        <w:fldChar w:fldCharType="begin"/>
      </w:r>
      <w:r>
        <w:rPr>
          <w:rStyle w:val="Strong"/>
          <w:rFonts w:ascii="Garamond" w:eastAsiaTheme="majorEastAsia" w:hAnsi="Garamond"/>
          <w:b w:val="0"/>
          <w:bCs w:val="0"/>
        </w:rPr>
        <w:instrText xml:space="preserve"> ADDIN ZOTERO_ITEM CSL_CITATION {"citationID":"8jDPVp1V","properties":{"formattedCitation":"(Hilborn et al., 2003; Schindler et al., 2010)","plainCitation":"(Hilborn et al., 2003; Schindler et al., 2010)","noteIndex":0},"citationItems":[{"id":3359,"uris":["http://zotero.org/users/8421274/items/F3IVX7SS"],"itemData":{"id":3359,"type":"article-journal","abstract":"A classic example of a sustainable fishery is that targeting sockeye salmon in Bristol Bay, Alaska, where record catches have occurred during the last 20 years. The stock complex is an amalgamation of several hundred discrete spawning populations. Structured within lake systems, individual populations display diverse life history characteristics and local adaptations to the variation in spawning and rearing habitats. This biocomplexity has enabled the aggregate of populations to sustain its productivity despite major changes in climatic conditions affecting the freshwater and marine environments during the last century. Different geographic and life history components that were minor producers during one climatic regime have dominated during others, emphasizing that the biocomplexity of fish stocks is critical for maintaining their resilience to environmental change.","container-title":"Proceedings of the National Academy of Sciences","DOI":"10.1073/pnas.1037274100","issue":"11","page":"6564-6568","publisher":"Proceedings of the National Academy of Sciences","source":"pnas.org (Atypon)","title":"Biocomplexity and fisheries sustainability","volume":"100","author":[{"family":"Hilborn","given":"Ray"},{"family":"Quinn","given":"Thomas P."},{"family":"Schindler","given":"Daniel E."},{"family":"Rogers","given":"Donald E."}],"issued":{"date-parts":[["2003",5,27]]}}},{"id":272,"uris":["http://zotero.org/users/8421274/items/24NDGS7V"],"itemData":{"id":272,"type":"article-journal","abstract":"One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Style w:val="Strong"/>
          <w:rFonts w:ascii="Garamond" w:eastAsiaTheme="majorEastAsia" w:hAnsi="Garamond"/>
          <w:b w:val="0"/>
          <w:bCs w:val="0"/>
        </w:rPr>
        <w:fldChar w:fldCharType="separate"/>
      </w:r>
      <w:r>
        <w:rPr>
          <w:rStyle w:val="Strong"/>
          <w:rFonts w:ascii="Garamond" w:eastAsiaTheme="majorEastAsia" w:hAnsi="Garamond"/>
          <w:b w:val="0"/>
          <w:bCs w:val="0"/>
          <w:noProof/>
        </w:rPr>
        <w:t>(Hilborn et al., 2003; Schindler et al., 2010)</w:t>
      </w:r>
      <w:r>
        <w:rPr>
          <w:rStyle w:val="Strong"/>
          <w:rFonts w:ascii="Garamond" w:eastAsiaTheme="majorEastAsia" w:hAnsi="Garamond"/>
          <w:b w:val="0"/>
          <w:bCs w:val="0"/>
        </w:rPr>
        <w:fldChar w:fldCharType="end"/>
      </w:r>
      <w:r>
        <w:rPr>
          <w:rStyle w:val="Strong"/>
          <w:rFonts w:ascii="Garamond" w:eastAsiaTheme="majorEastAsia" w:hAnsi="Garamond"/>
          <w:b w:val="0"/>
          <w:bCs w:val="0"/>
        </w:rPr>
        <w:t xml:space="preserve">. </w:t>
      </w:r>
    </w:p>
    <w:p w14:paraId="690B8EFD" w14:textId="4D392B3F" w:rsidR="009C3FA5" w:rsidRPr="00BA542C" w:rsidRDefault="005312E0" w:rsidP="009C3FA5">
      <w:pPr>
        <w:pStyle w:val="whitespace-normal"/>
        <w:spacing w:line="480" w:lineRule="auto"/>
        <w:ind w:firstLine="720"/>
      </w:pPr>
      <w:r>
        <w:rPr>
          <w:rFonts w:ascii="Garamond" w:hAnsi="Garamond"/>
        </w:rPr>
        <w:t xml:space="preserve">Despite a consistent overall relationship between watershed position and migration timing, we observed substantial interannual variability in both the proportional contributions of regional groups to the total run and the proportional protection afforded by the front-end closure strategy. Variability in spatial patterns of production aligns with well-documented variability in salmon life histories and previously observed shifts in habitat use across annual timescales </w:t>
      </w:r>
      <w:r>
        <w:rPr>
          <w:rFonts w:ascii="Garamond" w:hAnsi="Garamond"/>
        </w:rPr>
        <w:fldChar w:fldCharType="begin"/>
      </w:r>
      <w:r>
        <w:rPr>
          <w:rFonts w:ascii="Garamond" w:hAnsi="Garamond"/>
        </w:rPr>
        <w:instrText xml:space="preserve"> ADDIN ZOTERO_ITEM CSL_CITATION {"citationID":"xeiQXhMP","properties":{"formattedCitation":"(Brennan et al., 2019; Schindler et al., 2010)","plainCitation":"(Brennan et al., 2019; Schindler et al., 2010)","noteIndex":0},"citationItems":[{"id":3844,"uris":["http://zotero.org/users/8421274/items/RXD5IA9D"],"itemData":{"id":3844,"type":"article-journal","abstract":"Watersheds are complex mosaics of habitats whose conditions vary across space and time as landscape features filter overriding climate forcing, yet the extent to which the reliability of ecosystem services depends on these dynamics remains unknown. We quantified how shifting habitat mosaics are expressed across a range of spatial scales within a large, free-flowing river, and how they stabilize the production of Pacific salmon that support valuable fisheries. The strontium isotope records of ear stones (otoliths) show that the relative productivity of locations across the river network, as both natal- and juvenile-rearing habitat, varies widely among years and that this variability is expressed across a broad range of spatial scales, ultimately stabilizing the interannual production of fish at the scale of the entire basin.","container-title":"Science","DOI":"10.1126/science.aav4313","issue":"6442","page":"783-786","publisher":"American Association for the Advancement of Science","source":"science.org (Atypon)","title":"Shifting habitat mosaics and fish production across river basins","volume":"364","author":[{"family":"Brennan","given":"Sean R."},{"family":"Schindler","given":"Daniel E."},{"family":"Cline","given":"Timothy J."},{"family":"Walsworth","given":"Timothy E."},{"family":"Buck","given":"Greg"},{"family":"Fernandez","given":"Diego P."}],"issued":{"date-parts":[["2019"]]}}},{"id":272,"uris":["http://zotero.org/users/8421274/items/24NDGS7V"],"itemData":{"id":272,"type":"article-journal","abstract":"One of the most pervasive themes in ecology is that biological diversity stabilizes ecosystem processes and the services they provide to society, a concept that has become a common argument for biodiversity conservation. Species-rich communities are thought to produce more temporally stable ecosystem services because of the complementary or independent dynamics among species that perform similar ecosystem functions. Such variance dampening within communities is referred to as a portfolio effect and is analogous to the effects of asset diversity on the stability of financial portfolios. In ecology, these arguments have focused on the effects of species diversity on ecosystem stability but have not considered the importance of biologically relevant diversity within individual species. Current rates of population extirpation are probably at least three orders of magnitude higher than species extinction rates, so there is a pressing need to clarify how population and life history diversity affect the performance of individual species in providing important ecosystem services. Here we use five decades of data from Oncorhynchus nerka (sockeye salmon) in Bristol Bay, Alaska, to provide the first quantification of portfolio effects that derive from population and life history diversity in an important and heavily exploited species. Variability in annual Bristol Bay salmon returns is 2.2 times lower than it would be if the system consisted of a single homogenous population rather than the several hundred discrete populations it currently consists of. Furthermore, if it were a single homogeneous population, such increased variability would lead to ten times more frequent fisheries closures. Portfolio effects are also evident in watershed food webs, where they stabilize and extend predator access to salmon resources. Our results demonstrate the critical importance of maintaining population diversity for stabilizing ecosystem services and securing the economies and livelihoods that depend on them. The reliability of ecosystem services will erode faster than indicated by species loss alone. [PUBLICATION ABSTRACT]","container-title":"Nature","DOI":"https://doi-org.prox.lib.ncsu.edu/10.1038/nature09060","ISSN":"00280836","issue":"7298","language":"English","license":"Copyright Nature Publishing Group Jun 3, 2010","note":"number-of-pages: 5\npublisher-place: London, United States","publisher":"Nature Publishing Group","section":"LETTERS","source":"ProQuest","title":"Population diversity and the portfolio effect in an exploited species","URL":"http://www.proquest.com/docview/375318240/abstract/317AC81E34EB4163PQ/1","volume":"465","author":[{"family":"Schindler","given":"Daniel E."},{"family":"Hilborn","given":"Ray"},{"family":"Chasco","given":"Brandon"},{"family":"Boatright","given":"Christopher P."},{"family":"Quinn","given":"Thomas P."},{"family":"Rogers","given":"Lauren A."},{"family":"Webster","given":"Michael S."}],"accessed":{"date-parts":[["2022",5,12]]},"issued":{"date-parts":[["2010",6,3]]}}}],"schema":"https://github.com/citation-style-language/schema/raw/master/csl-citation.json"} </w:instrText>
      </w:r>
      <w:r>
        <w:rPr>
          <w:rFonts w:ascii="Garamond" w:hAnsi="Garamond"/>
        </w:rPr>
        <w:fldChar w:fldCharType="separate"/>
      </w:r>
      <w:r>
        <w:rPr>
          <w:rFonts w:ascii="Garamond" w:hAnsi="Garamond"/>
          <w:noProof/>
        </w:rPr>
        <w:t>(Brennan et al., 2019; Schindler et al., 2010)</w:t>
      </w:r>
      <w:r>
        <w:rPr>
          <w:rFonts w:ascii="Garamond" w:hAnsi="Garamond"/>
        </w:rPr>
        <w:fldChar w:fldCharType="end"/>
      </w:r>
      <w:r>
        <w:rPr>
          <w:rFonts w:ascii="Garamond" w:hAnsi="Garamond"/>
        </w:rPr>
        <w:t xml:space="preserve">. However, variability in the efficacy of the front-end closure also likely reflects the interaction between run dynamics and management strategies that operate on a fixed calendar date. Because the closure is implemented on a fixed schedule, interannual variation in migration timing means that the proportion of the run occurring within the closure window depends on both </w:t>
      </w:r>
      <w:r>
        <w:rPr>
          <w:rFonts w:ascii="Garamond" w:hAnsi="Garamond"/>
        </w:rPr>
        <w:lastRenderedPageBreak/>
        <w:t xml:space="preserve">the timing (early vs. late) and duration (compressed vs. protracted) of the overall migration. Late return timing or extended run duration may result in less proportional contribution within the closure window as compared to earlier returning and less protracted run timing. As a result, both the amount and distribution of populations afforded protection depend on this interaction. When combined with natural variability in basin-wide production patterns, this may introduce substantial variability in the population-specific effect of the front-end closure. These results suggest a potential limitation of a fixed date closure and highlight the difficulty of managing for a dynamic ecosystem with fixed-duration management. A more dynamic closure which is responsive to predicted or observed run dynamics may provide more consistent protection to upstream populations. Improvement of run timing forecasts </w:t>
      </w:r>
      <w:r>
        <w:rPr>
          <w:rFonts w:ascii="Garamond" w:hAnsi="Garamond"/>
        </w:rPr>
        <w:fldChar w:fldCharType="begin"/>
      </w:r>
      <w:r>
        <w:rPr>
          <w:rFonts w:ascii="Garamond" w:hAnsi="Garamond"/>
        </w:rPr>
        <w:instrText xml:space="preserve"> ADDIN ZOTERO_ITEM CSL_CITATION {"citationID":"0VgE4Nmv","properties":{"formattedCitation":"(Mundy, 1982; Staton et al., 2017)","plainCitation":"(Mundy, 1982; Staton et al., 2017)","dontUpdate":true,"noteIndex":0},"citationItems":[{"id":5973,"uris":["http://zotero.org/users/8421274/items/T67UPK8M"],"itemData":{"id":5973,"type":"article-journal","abstract":"An objective definition of migratory timing is applied to commercial and test fishing catch data for chinook salmon (Oncorhynchus tshawytscha) from the Yukon delta, 1961-1980. On the average, 91% of all the commercial catch is taken before the end of June, with one-half of the catch being taken by June 21. The middle part of the migration (25-75%) usually is available for harvest only over a span of 11 days. However, the length of the central span has varied from 8 to 13 days, depending on timing. Mean dates of migration based on catch and CPUE data were nearly identical (about June 21), with range limits of June 12-30. Test fishing and commercial catch data for 1963-1978 showed no significant difference (α = 0.05) for the mean date of migration. The spread of the migration (variance) appears to be inversely proportional to the mean date of migration for early and late migrations. Timing of migration may be dependent on factors related to air temperature.","container-title":"North American Journal of Fisheries Management","DOI":"10.1577/1548-8659(1982)2&lt;359:COMTSF&gt;2.0.CO;2","ISSN":"0275-5947","issue":"4","note":"_eprint: https://doi.org/10.1577/1548-8659(1982)2&lt;359:COMTSF&gt;2.0.CO;2","page":"359-370","publisher":"AFS Website","source":"Taylor and Francis+NEJM","title":"Computation of Migratory Timing Statistics for Adult Chinook Salmon in the Yukon River, Alaska, and Their Relevance to Fisheries Management","volume":"2","author":[{"family":"Mundy","given":"P. R."}],"issued":{"date-parts":[["1982",10,1]]}}},{"id":2532,"uris":["http://zotero.org/users/8421274/items/SGCHNLTN"],"itemData":{"id":2532,"type":"article-journal","abstract":"Annual variation in adult salmon migration timing makes the interpretation of in-season assessment data difficult, leading to much in-season uncertainty in run size. We developed and evaluated a run timing forecast model for the Kuskokwim River Chinook salmon stock, located in western Alaska, intended to aid in reducing this source of uncertainty. An objective and adaptive approach (using model-averaging and a sliding window algorithm to select predictive time periods, both calibrated annually) was adopted to deal with multidimensional selection of four climatic variables and was based entirely on predictive performance. Forecast cross-validation was used to evaluate the performance of three forecasting approaches: the null (i.e., intercept only) model, the single model with the lowest mean absolute error, and a model-averaged forecast across 16 nested linear models. As of 2016, the null model had the lowest mean absolute error (2.64days), although the model-averaged forecast performed as well or better than the null model in the majority of retrospective years. The model-averaged forecast had a consistent mean absolute error regardless of the type of year (i.e., average or extreme early/late) the forecast was made for, which was not true of the null model. The availability of the run timing forecast was not found to increase overall accuracy of in-season run assessments in relation to the null model, but was found to substantially increase the precision of these assessments, particularly early in the season.","container-title":"Fisheries Research","DOI":"10.1016/j.fishres.2017.05.003","ISSN":"0165-7836","journalAbbreviation":"Fisheries Research","language":"en","page":"9-21","source":"ScienceDirect","title":"Development and evaluation of a migration timing forecast model for Kuskokwim River Chinook salmon","volume":"194","author":[{"family":"Staton","given":"Benjamin A."},{"family":"Catalano","given":"Matthew J."},{"family":"Farmer","given":"Troy M."},{"family":"Abebe","given":"Asheber"},{"family":"Dobson","given":"F. Stephen"}],"issued":{"date-parts":[["2017",10,1]]}}}],"schema":"https://github.com/citation-style-language/schema/raw/master/csl-citation.json"} </w:instrText>
      </w:r>
      <w:r>
        <w:rPr>
          <w:rFonts w:ascii="Garamond" w:hAnsi="Garamond"/>
        </w:rPr>
        <w:fldChar w:fldCharType="separate"/>
      </w:r>
      <w:r>
        <w:rPr>
          <w:rFonts w:ascii="Garamond" w:hAnsi="Garamond"/>
          <w:noProof/>
        </w:rPr>
        <w:t>(e.g. Mundy, 1982; Staton et al., 2017)</w:t>
      </w:r>
      <w:r>
        <w:rPr>
          <w:rFonts w:ascii="Garamond" w:hAnsi="Garamond"/>
        </w:rPr>
        <w:fldChar w:fldCharType="end"/>
      </w:r>
      <w:r>
        <w:rPr>
          <w:rFonts w:ascii="Garamond" w:hAnsi="Garamond"/>
        </w:rPr>
        <w:t xml:space="preserve"> might allow for variable front-end closure timing among years; however, until such reliable forecasting methods are developed for the Kuskokwim River, the static approach currently employed here appears to perform relatively well at protecting the upriver stocks that are the primary focus of conservation.</w:t>
      </w:r>
      <w:r>
        <w:t xml:space="preserve"> </w:t>
      </w:r>
    </w:p>
    <w:p w14:paraId="21594D6A" w14:textId="7324AE74" w:rsidR="009C3FA5" w:rsidRPr="00FC02BD" w:rsidRDefault="009C3FA5" w:rsidP="00C162F5">
      <w:pPr>
        <w:pStyle w:val="whitespace-normal"/>
        <w:spacing w:line="480" w:lineRule="auto"/>
        <w:ind w:firstLine="720"/>
        <w:rPr>
          <w:rFonts w:ascii="Garamond" w:hAnsi="Garamond"/>
        </w:rPr>
      </w:pPr>
      <w:r>
        <w:rPr>
          <w:rFonts w:ascii="Garamond" w:hAnsi="Garamond"/>
        </w:rPr>
        <w:t xml:space="preserve">Simulated changes to the front-end closure duration increased the average protection afforded to several regional groups, with a six-day extension from the current end date resulting in increased protection to regional groups one and two by 32.3% and 21.3%. However, increasing the duration of the closure did not result in high protection in all years. In both the three and six-day extension scenarios, several years of data displayed moderately low protection in years where the average run timing was relatively late, reiterating the challenge of estimating the population specific impacts even with a longer duration closure window. In addition, management decisions must consider the dual goals of maintaining both biodiversity and harvest opportunity. As currently implemented, the front-end closure on the Kuskokwim resulted in 12% of the total potential harvest falling within the closure window. Although the three-day and six-day extensions did improve both </w:t>
      </w:r>
      <w:r>
        <w:rPr>
          <w:rFonts w:ascii="Garamond" w:hAnsi="Garamond"/>
        </w:rPr>
        <w:lastRenderedPageBreak/>
        <w:t xml:space="preserve">the minimum and average protection afforded to upper watershed groups, they also resulted in an additional 6% and 14% of the potential harvest falling within the closure window. </w:t>
      </w:r>
    </w:p>
    <w:p w14:paraId="5003A478" w14:textId="593AF0CD" w:rsidR="003F1234" w:rsidRPr="00FC02BD" w:rsidRDefault="00C57048" w:rsidP="00F83731">
      <w:pPr>
        <w:pStyle w:val="NormalWeb"/>
        <w:spacing w:line="480" w:lineRule="auto"/>
        <w:ind w:firstLine="720"/>
        <w:rPr>
          <w:rFonts w:ascii="Garamond" w:hAnsi="Garamond"/>
        </w:rPr>
      </w:pPr>
      <w:r>
        <w:rPr>
          <w:rFonts w:ascii="Garamond" w:hAnsi="Garamond"/>
        </w:rPr>
        <w:t xml:space="preserve">Protecting upper Kuskokwim stocks through a front-end closure appears to be an effective strategy for maintaining biodiversity in the upper watershed while supporting basin-wide escapement goals and harvest opportunities. However, the overall effectiveness of this strategy in sustaining stock diversity and balancing conservation with harvest depends not only on the protection provided to upper-watershed stocks during the closure, but also on how the closure affects overall harvest opportunity and harvest behavior once the fishery reopens. For example, a closure which protects a large proportion of upstream stocks by prohibiting harvest on a significant portion of the run may concentrate fishing pressure on later returning stocks. As a result, this shift in the temporal distribution of fishing pressure may impact weak downstream stocks as compared to the same harvest pressure distributed across the full migration window, thereby degrading biodiversity. Further, the timing of the front-end closure coincides with the preferred and traditional timing of fishing for many communities in the lower Kuskokwim. An extended duration of this closure has the potential to further disrupt traditional fishing opportunities for these communities and cause further hardship to subsistence communities in the basin. The efficacy of management strategies such as front-end closures must therefore be evaluated in the context of ecosystem, fishery, and cultural dynamics to fully understand their role in maintaining basin-wide biodiversity. </w:t>
      </w:r>
    </w:p>
    <w:p w14:paraId="3B62F4AB" w14:textId="5DE9E9DE" w:rsidR="00D04B7C" w:rsidRDefault="00E46D9E" w:rsidP="007B1069">
      <w:pPr>
        <w:pStyle w:val="whitespace-normal"/>
        <w:spacing w:line="480" w:lineRule="auto"/>
        <w:ind w:firstLine="720"/>
        <w:rPr>
          <w:rFonts w:ascii="Garamond" w:hAnsi="Garamond"/>
        </w:rPr>
      </w:pPr>
      <w:r>
        <w:rPr>
          <w:rFonts w:ascii="Garamond" w:hAnsi="Garamond"/>
        </w:rPr>
        <w:t xml:space="preserve">The accuracy of otolith-based methods has not been explicitly validated in the Kuskokwim River basin; however, they have demonstrated high assignment accuracy for Pacific salmon in similar Alaska watersheds </w:t>
      </w:r>
      <w:r>
        <w:rPr>
          <w:rFonts w:ascii="Garamond" w:hAnsi="Garamond"/>
        </w:rPr>
        <w:fldChar w:fldCharType="begin"/>
      </w:r>
      <w:r>
        <w:rPr>
          <w:rFonts w:ascii="Garamond" w:hAnsi="Garamond"/>
        </w:rPr>
        <w:instrText xml:space="preserve"> ADDIN ZOTERO_ITEM CSL_CITATION {"citationID":"tvE9voRc","properties":{"formattedCitation":"(Brennan et al., 2015)","plainCitation":"(Brennan et al., 2015)","noteIndex":0},"citationItems":[{"id":"25Y35S3t/lIyU3UG4","uris":["http://zotero.org/users/8421274/items/IY3FLHLM"],"itemData":{"id":"qdfHghSJ/KSW9LWYv","type":"article-journal","abstract":"Strontium isotopes simultaneously delineate fine-scale natal habitats and migrations of Pacific salmon harvested during a coastal commercial fishery., Highly migratory organisms present major challenges to conservation efforts. This is especially true for exploited anadromous fish species, which exhibit long-range dispersals from natal sites, complex population structures, and extensive mixing of distinct populations during exploitation. By tracing the migratory histories of individual Chinook salmon caught in fisheries using strontium isotopes, we determined the relative production of natal habitats at fine spatial scales and different life histories. Although strontium isotopes have been widely used in provenance research, we present a new robust framework to simultaneously assess natal sources and migrations of individuals within fishery harvests through time. Our results pave the way for investigating how fine-scale habitat production and life histories of salmon respond to perturbations—providing crucial insights for conservation.","container-title":"Science Advances","DOI":"10.1126/sciadv.1400124","ISSN":"2375-2548","issue":"4","journalAbbreviation":"Sci Adv","note":"PMID: 26601173\nPMCID: PMC4640640","page":"e1400124","source":"PubMed Central","title":"Strontium isotopes delineate fine-scale natal origins and migration histories of Pacific salmon","volume":"1","author":[{"family":"Brennan","given":"Sean R."},{"family":"Zimmerman","given":"Christian E."},{"family":"Fernandez","given":"Diego P."},{"family":"Cerling","given":"Thure E."},{"family":"McPhee","given":"Megan V."},{"family":"Wooller","given":"Matthew J."}],"issued":{"date-parts":[["2015",5,15]]}}}],"schema":"https://github.com/citation-style-language/schema/raw/master/csl-citation.json"} </w:instrText>
      </w:r>
      <w:r>
        <w:rPr>
          <w:rFonts w:ascii="Garamond" w:hAnsi="Garamond"/>
        </w:rPr>
        <w:fldChar w:fldCharType="separate"/>
      </w:r>
      <w:r>
        <w:rPr>
          <w:rFonts w:ascii="Garamond" w:hAnsi="Garamond"/>
          <w:noProof/>
        </w:rPr>
        <w:t>(Brennan et al., 2015)</w:t>
      </w:r>
      <w:r>
        <w:rPr>
          <w:rFonts w:ascii="Garamond" w:hAnsi="Garamond"/>
        </w:rPr>
        <w:fldChar w:fldCharType="end"/>
      </w:r>
      <w:r>
        <w:rPr>
          <w:rFonts w:ascii="Garamond" w:hAnsi="Garamond"/>
        </w:rPr>
        <w:t xml:space="preserve">, and our results replicate ecological patterns which have been observed in other contexts in the basin. Although these methods present some limitations for in-season management (i.e. turnaround time), </w:t>
      </w:r>
      <w:r>
        <w:rPr>
          <w:rStyle w:val="Strong"/>
          <w:rFonts w:ascii="Garamond" w:eastAsiaTheme="majorEastAsia" w:hAnsi="Garamond"/>
          <w:b w:val="0"/>
          <w:bCs w:val="0"/>
        </w:rPr>
        <w:t xml:space="preserve">tools that enable reconstruction of population </w:t>
      </w:r>
      <w:r>
        <w:rPr>
          <w:rStyle w:val="Strong"/>
          <w:rFonts w:ascii="Garamond" w:eastAsiaTheme="majorEastAsia" w:hAnsi="Garamond"/>
          <w:b w:val="0"/>
          <w:bCs w:val="0"/>
        </w:rPr>
        <w:lastRenderedPageBreak/>
        <w:t xml:space="preserve">specific spatiotemporal patterns in remote ecosystems allow for an explicit consideration of existing intrapopulation variability into management and conservation. </w:t>
      </w:r>
      <w:r>
        <w:rPr>
          <w:rStyle w:val="Strong"/>
          <w:rFonts w:ascii="Garamond" w:eastAsiaTheme="majorEastAsia" w:hAnsi="Garamond"/>
        </w:rPr>
        <w:t xml:space="preserve"> </w:t>
      </w:r>
      <w:r>
        <w:rPr>
          <w:rFonts w:ascii="Garamond" w:hAnsi="Garamond"/>
        </w:rPr>
        <w:t xml:space="preserve">The data presented here demonstrate this application for population-specific run timing of salmon in the Kuskokwim River basin; however, this principle can be applied to </w:t>
      </w:r>
      <w:r>
        <w:rPr>
          <w:rStyle w:val="Strong"/>
          <w:rFonts w:ascii="Garamond" w:eastAsiaTheme="majorEastAsia" w:hAnsi="Garamond"/>
          <w:b w:val="0"/>
          <w:bCs w:val="0"/>
        </w:rPr>
        <w:t>multiple dimensions of inter- and intra-species variation which contribute to system-wide biodiversity.</w:t>
      </w:r>
      <w:r>
        <w:rPr>
          <w:rStyle w:val="Strong"/>
          <w:rFonts w:ascii="Garamond" w:eastAsiaTheme="majorEastAsia" w:hAnsi="Garamond"/>
        </w:rPr>
        <w:t xml:space="preserve"> </w:t>
      </w:r>
      <w:r>
        <w:rPr>
          <w:rStyle w:val="Strong"/>
          <w:rFonts w:ascii="Garamond" w:eastAsiaTheme="majorEastAsia" w:hAnsi="Garamond"/>
          <w:b w:val="0"/>
          <w:bCs w:val="0"/>
        </w:rPr>
        <w:t>D</w:t>
      </w:r>
      <w:r>
        <w:rPr>
          <w:rFonts w:ascii="Garamond" w:hAnsi="Garamond"/>
        </w:rPr>
        <w:t>eveloping methods that explicitly consider this diversity and deploying them to better understand tradeoffs between conservation and exploitation strategies is an important step toward designing management frameworks that provide ecosystem services while safeguarding their reliability and the communities they support.</w:t>
      </w:r>
    </w:p>
    <w:p w14:paraId="14DF7D46" w14:textId="77777777" w:rsidR="003525FA" w:rsidRPr="001A17C1" w:rsidRDefault="003525FA" w:rsidP="003525FA">
      <w:pPr>
        <w:rPr>
          <w:rFonts w:ascii="Garamond" w:hAnsi="Garamond" w:cs="Times New Roman"/>
          <w:b/>
          <w:bCs/>
        </w:rPr>
      </w:pPr>
      <w:r>
        <w:rPr>
          <w:rFonts w:ascii="Garamond" w:hAnsi="Garamond" w:cs="Times New Roman"/>
          <w:b/>
          <w:bCs/>
        </w:rPr>
        <w:t xml:space="preserve">Acknowledgments: </w:t>
      </w:r>
    </w:p>
    <w:p w14:paraId="5CD5A49E" w14:textId="77777777" w:rsidR="003525FA" w:rsidRPr="001A17C1" w:rsidRDefault="003525FA" w:rsidP="003525FA">
      <w:pPr>
        <w:ind w:firstLine="720"/>
        <w:rPr>
          <w:rFonts w:ascii="Garamond" w:hAnsi="Garamond" w:cs="Times New Roman"/>
        </w:rPr>
      </w:pPr>
      <w:r>
        <w:rPr>
          <w:rFonts w:ascii="Garamond" w:hAnsi="Garamond" w:cs="Times New Roman"/>
        </w:rPr>
        <w:t xml:space="preserve">We thank the Alaska Department of Fish &amp; Game, particularly Sean Larson and Zachary Liller for coordinating otolith sampling at the Bethel Test Fishery and for feedback on the study design and manuscript. Funding for this work was provided by the Arctic-Yukon-Kuskokwim Sustainable Salmon Initiative. Joseph Spaeder of the AYK-SSI also provided feedback on the study design. We also thank the local community members who supported otolith removal and collection as well as the ONC fisheries program staff members who helped support data collection and distributed sampled fish to elders, disabled, and widowed community members. This work was made possible by the efforts of Dr. Sean Brennan, who was instrumental in the collection of these datasets and was motivated to push forward on the boundaries of using isotope-based methods to explore ecological processes in Alaska salmon. </w:t>
      </w:r>
    </w:p>
    <w:p w14:paraId="524398E2" w14:textId="77777777" w:rsidR="00A844A4" w:rsidRDefault="00A844A4" w:rsidP="00A844A4">
      <w:pPr>
        <w:jc w:val="center"/>
        <w:rPr>
          <w:rFonts w:ascii="Garamond" w:hAnsi="Garamond" w:cs="Times New Roman"/>
          <w:b/>
          <w:bCs/>
        </w:rPr>
      </w:pPr>
    </w:p>
    <w:p w14:paraId="787BC2FF" w14:textId="31681551" w:rsidR="00A844A4" w:rsidRPr="001A17C1" w:rsidRDefault="00A844A4" w:rsidP="00A844A4">
      <w:pPr>
        <w:rPr>
          <w:rFonts w:ascii="Garamond" w:hAnsi="Garamond" w:cs="Times New Roman"/>
        </w:rPr>
      </w:pPr>
      <w:r>
        <w:rPr>
          <w:rFonts w:ascii="Garamond" w:hAnsi="Garamond" w:cs="Times New Roman"/>
          <w:b/>
          <w:bCs/>
        </w:rPr>
        <w:t>Author Contribution Statement:</w:t>
      </w:r>
      <w:r>
        <w:rPr>
          <w:rFonts w:ascii="Garamond" w:hAnsi="Garamond" w:cs="Times New Roman"/>
        </w:rPr>
        <w:t xml:space="preserve"> Ben Makhlouf performed data analysis and wrote the manuscript, Daniel E. Schindler directed the project and analysis, secured funding, and helped to develop the manuscript. Timothy J. Cline contributed to analysis and code development, Diego Fernandez performed laboratory microchemical analysis, Janessa Esquible directed otolith dataset collection, Avery Hoffman directed the field sampling program as part of the Bethel Test Fishery. All co-authors reviewed the final manuscript. </w:t>
      </w:r>
    </w:p>
    <w:p w14:paraId="438A18FD" w14:textId="77777777" w:rsidR="00C2778F" w:rsidRDefault="00C2778F" w:rsidP="00C2778F">
      <w:pPr>
        <w:jc w:val="center"/>
        <w:rPr>
          <w:rFonts w:ascii="Garamond" w:hAnsi="Garamond" w:cs="Times New Roman"/>
          <w:b/>
          <w:bCs/>
        </w:rPr>
      </w:pPr>
    </w:p>
    <w:p w14:paraId="3ADBB868" w14:textId="77EC6921" w:rsidR="00C2778F" w:rsidRPr="001A17C1" w:rsidRDefault="00C2778F" w:rsidP="00C2778F">
      <w:pPr>
        <w:rPr>
          <w:rFonts w:ascii="Garamond" w:hAnsi="Garamond" w:cs="Times New Roman"/>
        </w:rPr>
      </w:pPr>
      <w:r>
        <w:rPr>
          <w:rFonts w:ascii="Garamond" w:hAnsi="Garamond" w:cs="Times New Roman"/>
          <w:b/>
          <w:bCs/>
        </w:rPr>
        <w:t>Data Availability Statement:</w:t>
      </w:r>
      <w:r>
        <w:rPr>
          <w:rFonts w:ascii="Garamond" w:hAnsi="Garamond" w:cs="Times New Roman"/>
        </w:rPr>
        <w:t xml:space="preserve"> Data will be available in an open Dryad repository: http://datadryad.org/share/LINK_NOT_FOR_PUBLICATION/Sqv1RJ19OMW_MkxaOOWTsS7DT1q5Y4gE-pqzVPn5HJo</w:t>
      </w:r>
    </w:p>
    <w:p w14:paraId="29347CE7" w14:textId="77777777" w:rsidR="003525FA" w:rsidRPr="007B1069" w:rsidRDefault="003525FA" w:rsidP="003525FA">
      <w:pPr>
        <w:pStyle w:val="whitespace-normal"/>
        <w:spacing w:line="480" w:lineRule="auto"/>
        <w:rPr>
          <w:rFonts w:ascii="Garamond" w:eastAsiaTheme="majorEastAsia" w:hAnsi="Garamond"/>
          <w:b/>
          <w:bCs/>
        </w:rPr>
      </w:pPr>
    </w:p>
    <w:p w14:paraId="66FE2C7D" w14:textId="406C547B" w:rsidR="005D0EF1" w:rsidRPr="00BA542C" w:rsidRDefault="005D0EF1" w:rsidP="005D0EF1">
      <w:pPr>
        <w:pStyle w:val="whitespace-normal"/>
        <w:spacing w:line="480" w:lineRule="auto"/>
        <w:rPr>
          <w:b/>
          <w:bCs/>
        </w:rPr>
      </w:pPr>
      <w:r>
        <w:rPr>
          <w:b/>
          <w:bCs/>
        </w:rPr>
        <w:lastRenderedPageBreak/>
        <w:t xml:space="preserve">References </w:t>
      </w:r>
    </w:p>
    <w:p w14:paraId="6B50868A" w14:textId="77777777" w:rsidR="00983667" w:rsidRPr="00983667" w:rsidRDefault="00836381" w:rsidP="00983667">
      <w:pPr>
        <w:pStyle w:val="Bibliography"/>
        <w:rPr>
          <w:rFonts w:ascii="Garamond" w:hAnsi="Garamond"/>
        </w:rPr>
      </w:pPr>
      <w:r>
        <w:rPr>
          <w:rFonts w:ascii="Garamond" w:hAnsi="Garamond"/>
        </w:rPr>
        <w:fldChar w:fldCharType="begin"/>
      </w:r>
      <w:r>
        <w:rPr>
          <w:rFonts w:ascii="Garamond" w:hAnsi="Garamond"/>
        </w:rPr>
        <w:instrText xml:space="preserve"> ADDIN ZOTERO_BIBL {"uncited":[],"omitted":[],"custom":[]} CSL_BIBLIOGRAPHY </w:instrText>
      </w:r>
      <w:r>
        <w:rPr>
          <w:rFonts w:ascii="Garamond" w:hAnsi="Garamond"/>
        </w:rPr>
        <w:fldChar w:fldCharType="separate"/>
      </w:r>
      <w:r>
        <w:rPr>
          <w:rFonts w:ascii="Garamond" w:hAnsi="Garamond"/>
        </w:rPr>
        <w:t xml:space="preserve">ADFG. (2025). </w:t>
      </w:r>
      <w:r>
        <w:rPr>
          <w:rFonts w:ascii="Garamond" w:hAnsi="Garamond"/>
          <w:i/>
          <w:iCs/>
        </w:rPr>
        <w:t>Kuskokwim River Area: Subsistence Fishing</w:t>
      </w:r>
      <w:r>
        <w:rPr>
          <w:rFonts w:ascii="Garamond" w:hAnsi="Garamond"/>
        </w:rPr>
        <w:t>. https://www.adfg.alaska.gov/index.cfm?adfg=ByAreaSubsistenceKuskokwim.fishingInfo</w:t>
      </w:r>
    </w:p>
    <w:p w14:paraId="0B463E98" w14:textId="77777777" w:rsidR="00983667" w:rsidRPr="00983667" w:rsidRDefault="00983667" w:rsidP="00983667">
      <w:pPr>
        <w:pStyle w:val="Bibliography"/>
        <w:rPr>
          <w:rFonts w:ascii="Garamond" w:hAnsi="Garamond"/>
        </w:rPr>
      </w:pPr>
      <w:r>
        <w:rPr>
          <w:rFonts w:ascii="Garamond" w:hAnsi="Garamond"/>
        </w:rPr>
        <w:t xml:space="preserve">Bolnick, D. I., Amarasekare, P., Araújo, M. S., Bürger, R., Levine, J. M., Novak, M., Rudolf, V. H. W., Schreiber, S. J., Urban, M. C., &amp; Vasseur, D. A. (2011). Why intraspecific trait variation matters in community ecology. </w:t>
      </w:r>
      <w:r>
        <w:rPr>
          <w:rFonts w:ascii="Garamond" w:hAnsi="Garamond"/>
          <w:i/>
          <w:iCs/>
        </w:rPr>
        <w:t>Trends in Ecology &amp; Evolution</w:t>
      </w:r>
      <w:r>
        <w:rPr>
          <w:rFonts w:ascii="Garamond" w:hAnsi="Garamond"/>
        </w:rPr>
        <w:t xml:space="preserve">, </w:t>
      </w:r>
      <w:r>
        <w:rPr>
          <w:rFonts w:ascii="Garamond" w:hAnsi="Garamond"/>
          <w:i/>
          <w:iCs/>
        </w:rPr>
        <w:t>26</w:t>
      </w:r>
      <w:r>
        <w:rPr>
          <w:rFonts w:ascii="Garamond" w:hAnsi="Garamond"/>
        </w:rPr>
        <w:t>(4), 183–192. https://doi.org/10.1016/j.tree.2011.01.009</w:t>
      </w:r>
    </w:p>
    <w:p w14:paraId="20DBF442" w14:textId="77777777" w:rsidR="00983667" w:rsidRPr="00983667" w:rsidRDefault="00983667" w:rsidP="00983667">
      <w:pPr>
        <w:pStyle w:val="Bibliography"/>
        <w:rPr>
          <w:rFonts w:ascii="Garamond" w:hAnsi="Garamond"/>
        </w:rPr>
      </w:pPr>
      <w:r>
        <w:rPr>
          <w:rFonts w:ascii="Garamond" w:hAnsi="Garamond"/>
        </w:rPr>
        <w:t xml:space="preserve">Brennan, S. R., &amp; Schindler, D. E. (2017). Linking otolith microchemistry and dendritic isoscapes to map heterogeneous production of fish across river basins. </w:t>
      </w:r>
      <w:r>
        <w:rPr>
          <w:rFonts w:ascii="Garamond" w:hAnsi="Garamond"/>
          <w:i/>
          <w:iCs/>
        </w:rPr>
        <w:t>Ecological Applications</w:t>
      </w:r>
      <w:r>
        <w:rPr>
          <w:rFonts w:ascii="Garamond" w:hAnsi="Garamond"/>
        </w:rPr>
        <w:t xml:space="preserve">, </w:t>
      </w:r>
      <w:r>
        <w:rPr>
          <w:rFonts w:ascii="Garamond" w:hAnsi="Garamond"/>
          <w:i/>
          <w:iCs/>
        </w:rPr>
        <w:t>27</w:t>
      </w:r>
      <w:r>
        <w:rPr>
          <w:rFonts w:ascii="Garamond" w:hAnsi="Garamond"/>
        </w:rPr>
        <w:t>(2), 363–377. https://doi.org/10.1002/eap.1474</w:t>
      </w:r>
    </w:p>
    <w:p w14:paraId="313653CE" w14:textId="77777777" w:rsidR="00983667" w:rsidRPr="00983667" w:rsidRDefault="00983667" w:rsidP="00983667">
      <w:pPr>
        <w:pStyle w:val="Bibliography"/>
        <w:rPr>
          <w:rFonts w:ascii="Garamond" w:hAnsi="Garamond"/>
        </w:rPr>
      </w:pPr>
      <w:r>
        <w:rPr>
          <w:rFonts w:ascii="Garamond" w:hAnsi="Garamond"/>
        </w:rPr>
        <w:t xml:space="preserve">Brennan, S. R., Schindler, D. E., Cline, T. J., Walsworth, T. E., Buck, G., &amp; Fernandez, D. P. (2019). Shifting habitat mosaics and fish production across river basins. </w:t>
      </w:r>
      <w:r>
        <w:rPr>
          <w:rFonts w:ascii="Garamond" w:hAnsi="Garamond"/>
          <w:i/>
          <w:iCs/>
        </w:rPr>
        <w:t>Science</w:t>
      </w:r>
      <w:r>
        <w:rPr>
          <w:rFonts w:ascii="Garamond" w:hAnsi="Garamond"/>
        </w:rPr>
        <w:t xml:space="preserve">, </w:t>
      </w:r>
      <w:r>
        <w:rPr>
          <w:rFonts w:ascii="Garamond" w:hAnsi="Garamond"/>
          <w:i/>
          <w:iCs/>
        </w:rPr>
        <w:t>364</w:t>
      </w:r>
      <w:r>
        <w:rPr>
          <w:rFonts w:ascii="Garamond" w:hAnsi="Garamond"/>
        </w:rPr>
        <w:t>(6442), 783–786. https://doi.org/10.1126/science.aav4313</w:t>
      </w:r>
    </w:p>
    <w:p w14:paraId="0C39D8C9" w14:textId="77777777" w:rsidR="00983667" w:rsidRPr="00983667" w:rsidRDefault="00983667" w:rsidP="00983667">
      <w:pPr>
        <w:pStyle w:val="Bibliography"/>
        <w:rPr>
          <w:rFonts w:ascii="Garamond" w:hAnsi="Garamond"/>
        </w:rPr>
      </w:pPr>
      <w:r>
        <w:rPr>
          <w:rFonts w:ascii="Garamond" w:hAnsi="Garamond"/>
        </w:rPr>
        <w:t xml:space="preserve">Brennan, S. R., Torgersen, C. E., Hollenbeck, J. P., Fernandez, D. P., Jensen, C. K., &amp; Schindler, D. E. (2016). Dendritic network models: Improving isoscapes and quantifying influence of landscape and in-stream processes on strontium isotopes in rivers. </w:t>
      </w:r>
      <w:r>
        <w:rPr>
          <w:rFonts w:ascii="Garamond" w:hAnsi="Garamond"/>
          <w:i/>
          <w:iCs/>
        </w:rPr>
        <w:t>Geophysical Research Letters</w:t>
      </w:r>
      <w:r>
        <w:rPr>
          <w:rFonts w:ascii="Garamond" w:hAnsi="Garamond"/>
        </w:rPr>
        <w:t xml:space="preserve">, </w:t>
      </w:r>
      <w:r>
        <w:rPr>
          <w:rFonts w:ascii="Garamond" w:hAnsi="Garamond"/>
          <w:i/>
          <w:iCs/>
        </w:rPr>
        <w:t>43</w:t>
      </w:r>
      <w:r>
        <w:rPr>
          <w:rFonts w:ascii="Garamond" w:hAnsi="Garamond"/>
        </w:rPr>
        <w:t>(10), 5043–5051. https://doi.org/10.1002/2016GL068904</w:t>
      </w:r>
    </w:p>
    <w:p w14:paraId="223E4D6B" w14:textId="77777777" w:rsidR="00983667" w:rsidRPr="00983667" w:rsidRDefault="00983667" w:rsidP="00983667">
      <w:pPr>
        <w:pStyle w:val="Bibliography"/>
        <w:rPr>
          <w:rFonts w:ascii="Garamond" w:hAnsi="Garamond"/>
        </w:rPr>
      </w:pPr>
      <w:r>
        <w:rPr>
          <w:rFonts w:ascii="Garamond" w:hAnsi="Garamond"/>
        </w:rPr>
        <w:t xml:space="preserve">Brennan, S. R., Zimmerman, C. E., Fernandez, D. P., Cerling, T. E., McPhee, M. V., &amp; Wooller, M. J. (2015). Strontium isotopes delineate fine-scale natal origins and migration histories of Pacific salmon. </w:t>
      </w:r>
      <w:r>
        <w:rPr>
          <w:rFonts w:ascii="Garamond" w:hAnsi="Garamond"/>
          <w:i/>
          <w:iCs/>
        </w:rPr>
        <w:t>Science Advances</w:t>
      </w:r>
      <w:r>
        <w:rPr>
          <w:rFonts w:ascii="Garamond" w:hAnsi="Garamond"/>
        </w:rPr>
        <w:t xml:space="preserve">, </w:t>
      </w:r>
      <w:r>
        <w:rPr>
          <w:rFonts w:ascii="Garamond" w:hAnsi="Garamond"/>
          <w:i/>
          <w:iCs/>
        </w:rPr>
        <w:t>1</w:t>
      </w:r>
      <w:r>
        <w:rPr>
          <w:rFonts w:ascii="Garamond" w:hAnsi="Garamond"/>
        </w:rPr>
        <w:t>(4), e1400124. https://doi.org/10.1126/sciadv.1400124</w:t>
      </w:r>
    </w:p>
    <w:p w14:paraId="4B2CD6C4" w14:textId="77777777" w:rsidR="00983667" w:rsidRPr="00983667" w:rsidRDefault="00983667" w:rsidP="00983667">
      <w:pPr>
        <w:pStyle w:val="Bibliography"/>
        <w:rPr>
          <w:rFonts w:ascii="Garamond" w:hAnsi="Garamond"/>
        </w:rPr>
      </w:pPr>
      <w:r>
        <w:rPr>
          <w:rFonts w:ascii="Garamond" w:hAnsi="Garamond"/>
        </w:rPr>
        <w:t xml:space="preserve">Brown, C. L., &amp; Godduhn, A. (2015). </w:t>
      </w:r>
      <w:r>
        <w:rPr>
          <w:rFonts w:ascii="Garamond" w:hAnsi="Garamond"/>
          <w:i/>
          <w:iCs/>
        </w:rPr>
        <w:t>Socioeconomic effects of declining salmon runs on the Yukon River</w:t>
      </w:r>
      <w:r>
        <w:rPr>
          <w:rFonts w:ascii="Garamond" w:hAnsi="Garamond"/>
        </w:rPr>
        <w:t>.</w:t>
      </w:r>
    </w:p>
    <w:p w14:paraId="1237EF54" w14:textId="77777777" w:rsidR="00983667" w:rsidRPr="00983667" w:rsidRDefault="00983667" w:rsidP="00983667">
      <w:pPr>
        <w:pStyle w:val="Bibliography"/>
        <w:rPr>
          <w:rFonts w:ascii="Garamond" w:hAnsi="Garamond"/>
        </w:rPr>
      </w:pPr>
      <w:r>
        <w:rPr>
          <w:rFonts w:ascii="Garamond" w:hAnsi="Garamond"/>
        </w:rPr>
        <w:lastRenderedPageBreak/>
        <w:t xml:space="preserve">Campana, S. (1999). Chemistry and composition of fish otoliths:pathways, mechanisms and applications. </w:t>
      </w:r>
      <w:r>
        <w:rPr>
          <w:rFonts w:ascii="Garamond" w:hAnsi="Garamond"/>
          <w:i/>
          <w:iCs/>
        </w:rPr>
        <w:t>Marine Ecology Progress Series</w:t>
      </w:r>
      <w:r>
        <w:rPr>
          <w:rFonts w:ascii="Garamond" w:hAnsi="Garamond"/>
        </w:rPr>
        <w:t xml:space="preserve">, </w:t>
      </w:r>
      <w:r>
        <w:rPr>
          <w:rFonts w:ascii="Garamond" w:hAnsi="Garamond"/>
          <w:i/>
          <w:iCs/>
        </w:rPr>
        <w:t>188</w:t>
      </w:r>
      <w:r>
        <w:rPr>
          <w:rFonts w:ascii="Garamond" w:hAnsi="Garamond"/>
        </w:rPr>
        <w:t>, 263–297. https://doi.org/10.3354/meps188263</w:t>
      </w:r>
    </w:p>
    <w:p w14:paraId="06E51FFE" w14:textId="77777777" w:rsidR="00983667" w:rsidRPr="00983667" w:rsidRDefault="00983667" w:rsidP="00983667">
      <w:pPr>
        <w:pStyle w:val="Bibliography"/>
        <w:rPr>
          <w:rFonts w:ascii="Garamond" w:hAnsi="Garamond"/>
        </w:rPr>
      </w:pPr>
      <w:r>
        <w:rPr>
          <w:rFonts w:ascii="Garamond" w:hAnsi="Garamond"/>
        </w:rPr>
        <w:t xml:space="preserve">Capo, R. C., Stewart, B. W., &amp; Chadwick, O. A. (1998). Strontium isotopes as tracers of ecosystem processes: Theory and methods. </w:t>
      </w:r>
      <w:r>
        <w:rPr>
          <w:rFonts w:ascii="Garamond" w:hAnsi="Garamond"/>
          <w:i/>
          <w:iCs/>
        </w:rPr>
        <w:t>Geoderma</w:t>
      </w:r>
      <w:r>
        <w:rPr>
          <w:rFonts w:ascii="Garamond" w:hAnsi="Garamond"/>
        </w:rPr>
        <w:t xml:space="preserve">, </w:t>
      </w:r>
      <w:r>
        <w:rPr>
          <w:rFonts w:ascii="Garamond" w:hAnsi="Garamond"/>
          <w:i/>
          <w:iCs/>
        </w:rPr>
        <w:t>82</w:t>
      </w:r>
      <w:r>
        <w:rPr>
          <w:rFonts w:ascii="Garamond" w:hAnsi="Garamond"/>
        </w:rPr>
        <w:t>(1), 197–225. https://doi.org/10.1016/S0016-7061(97)00102-X</w:t>
      </w:r>
    </w:p>
    <w:p w14:paraId="1F0908C6" w14:textId="77777777" w:rsidR="00983667" w:rsidRPr="00983667" w:rsidRDefault="00983667" w:rsidP="00983667">
      <w:pPr>
        <w:pStyle w:val="Bibliography"/>
        <w:rPr>
          <w:rFonts w:ascii="Garamond" w:hAnsi="Garamond"/>
        </w:rPr>
      </w:pPr>
      <w:r>
        <w:rPr>
          <w:rFonts w:ascii="Garamond" w:hAnsi="Garamond"/>
        </w:rPr>
        <w:t xml:space="preserve">Chittaro, P., Hegg, J., Fuhrman, A., Robichaux, D., Doung, R., Beckman, B., Fisher, C., Vervoort, J., &amp; Kennedy, B. (2023). The incorporation of environmentally derived 87Sr/86Sr and Sr/Ca in early otolith formation of Chinook salmon. </w:t>
      </w:r>
      <w:r>
        <w:rPr>
          <w:rFonts w:ascii="Garamond" w:hAnsi="Garamond"/>
          <w:i/>
          <w:iCs/>
        </w:rPr>
        <w:t>Ecology of Freshwater Fish</w:t>
      </w:r>
      <w:r>
        <w:rPr>
          <w:rFonts w:ascii="Garamond" w:hAnsi="Garamond"/>
        </w:rPr>
        <w:t xml:space="preserve">, </w:t>
      </w:r>
      <w:r>
        <w:rPr>
          <w:rFonts w:ascii="Garamond" w:hAnsi="Garamond"/>
          <w:i/>
          <w:iCs/>
        </w:rPr>
        <w:t>32</w:t>
      </w:r>
      <w:r>
        <w:rPr>
          <w:rFonts w:ascii="Garamond" w:hAnsi="Garamond"/>
        </w:rPr>
        <w:t>(1), 107–119. https://doi.org/10.1111/eff.12673</w:t>
      </w:r>
    </w:p>
    <w:p w14:paraId="38A261EE" w14:textId="77777777" w:rsidR="00983667" w:rsidRPr="00983667" w:rsidRDefault="00983667" w:rsidP="00983667">
      <w:pPr>
        <w:pStyle w:val="Bibliography"/>
        <w:rPr>
          <w:rFonts w:ascii="Garamond" w:hAnsi="Garamond"/>
        </w:rPr>
      </w:pPr>
      <w:r>
        <w:rPr>
          <w:rFonts w:ascii="Garamond" w:hAnsi="Garamond"/>
        </w:rPr>
        <w:t xml:space="preserve">Clark, J. N., &amp; Smith, N. J. (2019). </w:t>
      </w:r>
      <w:r>
        <w:rPr>
          <w:rFonts w:ascii="Garamond" w:hAnsi="Garamond"/>
          <w:i/>
          <w:iCs/>
        </w:rPr>
        <w:t>Inriver Abundance of Kuskokwim River Chinook Salmon, 2017</w:t>
      </w:r>
      <w:r>
        <w:rPr>
          <w:rFonts w:ascii="Garamond" w:hAnsi="Garamond"/>
        </w:rPr>
        <w:t xml:space="preserve">. </w:t>
      </w:r>
      <w:r>
        <w:rPr>
          <w:rFonts w:ascii="Garamond" w:hAnsi="Garamond"/>
          <w:i/>
          <w:iCs/>
        </w:rPr>
        <w:t>Alaska Department of Fish and Game, Fishery Data Series No. 19-21, Anchorage.</w:t>
      </w:r>
    </w:p>
    <w:p w14:paraId="4893C4AC" w14:textId="77777777" w:rsidR="00983667" w:rsidRPr="00983667" w:rsidRDefault="00983667" w:rsidP="00983667">
      <w:pPr>
        <w:pStyle w:val="Bibliography"/>
        <w:rPr>
          <w:rFonts w:ascii="Garamond" w:hAnsi="Garamond"/>
        </w:rPr>
      </w:pPr>
      <w:r>
        <w:rPr>
          <w:rFonts w:ascii="Garamond" w:hAnsi="Garamond"/>
        </w:rPr>
        <w:t xml:space="preserve">Clark, S. C., Tanner, T. L., Sethi, S. A., Bentley, K. T., &amp; Schindler, D. E. (2015). Migration Timing of Adult Chinook Salmon into the Togiak River, Alaska, Watershed: Is There Evidence for Stock Structure? </w:t>
      </w:r>
      <w:r>
        <w:rPr>
          <w:rFonts w:ascii="Garamond" w:hAnsi="Garamond"/>
          <w:i/>
          <w:iCs/>
        </w:rPr>
        <w:t>Transactions of the American Fisheries Society</w:t>
      </w:r>
      <w:r>
        <w:rPr>
          <w:rFonts w:ascii="Garamond" w:hAnsi="Garamond"/>
        </w:rPr>
        <w:t xml:space="preserve">, </w:t>
      </w:r>
      <w:r>
        <w:rPr>
          <w:rFonts w:ascii="Garamond" w:hAnsi="Garamond"/>
          <w:i/>
          <w:iCs/>
        </w:rPr>
        <w:t>144</w:t>
      </w:r>
      <w:r>
        <w:rPr>
          <w:rFonts w:ascii="Garamond" w:hAnsi="Garamond"/>
        </w:rPr>
        <w:t>(4), 829–836. https://doi.org/10.1080/00028487.2015.1031281</w:t>
      </w:r>
    </w:p>
    <w:p w14:paraId="67ECD2D3" w14:textId="77777777" w:rsidR="00983667" w:rsidRPr="00983667" w:rsidRDefault="00983667" w:rsidP="00983667">
      <w:pPr>
        <w:pStyle w:val="Bibliography"/>
        <w:rPr>
          <w:rFonts w:ascii="Garamond" w:hAnsi="Garamond"/>
        </w:rPr>
      </w:pPr>
      <w:r>
        <w:rPr>
          <w:rFonts w:ascii="Garamond" w:hAnsi="Garamond"/>
        </w:rPr>
        <w:t xml:space="preserve">Cline, T. J., Schindler, D. E., &amp; Hilborn, R. (2017). Fisheries portfolio diversification and turnover buffer Alaskan fishing communities from abrupt resource and market changes. </w:t>
      </w:r>
      <w:r>
        <w:rPr>
          <w:rFonts w:ascii="Garamond" w:hAnsi="Garamond"/>
          <w:i/>
          <w:iCs/>
        </w:rPr>
        <w:t>Nature Communications</w:t>
      </w:r>
      <w:r>
        <w:rPr>
          <w:rFonts w:ascii="Garamond" w:hAnsi="Garamond"/>
        </w:rPr>
        <w:t xml:space="preserve">, </w:t>
      </w:r>
      <w:r>
        <w:rPr>
          <w:rFonts w:ascii="Garamond" w:hAnsi="Garamond"/>
          <w:i/>
          <w:iCs/>
        </w:rPr>
        <w:t>8</w:t>
      </w:r>
      <w:r>
        <w:rPr>
          <w:rFonts w:ascii="Garamond" w:hAnsi="Garamond"/>
        </w:rPr>
        <w:t>(1), Article 1. https://doi.org/10.1038/ncomms14042</w:t>
      </w:r>
    </w:p>
    <w:p w14:paraId="0360C86A" w14:textId="77777777" w:rsidR="00983667" w:rsidRPr="00983667" w:rsidRDefault="00983667" w:rsidP="00983667">
      <w:pPr>
        <w:pStyle w:val="Bibliography"/>
        <w:rPr>
          <w:rFonts w:ascii="Garamond" w:hAnsi="Garamond"/>
        </w:rPr>
      </w:pPr>
      <w:r>
        <w:rPr>
          <w:rFonts w:ascii="Garamond" w:hAnsi="Garamond"/>
        </w:rPr>
        <w:t xml:space="preserve">Connors, B. M., Staton, B., Coggins, L., Walters, C., Jones, M., Gwinn, D., Catalano, M., &amp; Fleischman, S. (2020). Incorporating harvest–population diversity trade-offs into harvest policy analyses of salmon management in large river basins. </w:t>
      </w:r>
      <w:r>
        <w:rPr>
          <w:rFonts w:ascii="Garamond" w:hAnsi="Garamond"/>
          <w:i/>
          <w:iCs/>
        </w:rPr>
        <w:t>Canadian Journal of Fisheries and Aquatic Sciences</w:t>
      </w:r>
      <w:r>
        <w:rPr>
          <w:rFonts w:ascii="Garamond" w:hAnsi="Garamond"/>
        </w:rPr>
        <w:t xml:space="preserve">, </w:t>
      </w:r>
      <w:r>
        <w:rPr>
          <w:rFonts w:ascii="Garamond" w:hAnsi="Garamond"/>
          <w:i/>
          <w:iCs/>
        </w:rPr>
        <w:t>77</w:t>
      </w:r>
      <w:r>
        <w:rPr>
          <w:rFonts w:ascii="Garamond" w:hAnsi="Garamond"/>
        </w:rPr>
        <w:t>(6), 1076–1089. https://doi.org/10.1139/cjfas-2019-0282</w:t>
      </w:r>
    </w:p>
    <w:p w14:paraId="32F5433B" w14:textId="77777777" w:rsidR="00983667" w:rsidRPr="00983667" w:rsidRDefault="00983667" w:rsidP="00983667">
      <w:pPr>
        <w:pStyle w:val="Bibliography"/>
        <w:rPr>
          <w:rFonts w:ascii="Garamond" w:hAnsi="Garamond"/>
        </w:rPr>
      </w:pPr>
      <w:r>
        <w:rPr>
          <w:rFonts w:ascii="Garamond" w:hAnsi="Garamond"/>
        </w:rPr>
        <w:lastRenderedPageBreak/>
        <w:t xml:space="preserve">Donohoe, C. J., &amp; Zimmerman, C. E. (2010). A method of mounting multiple otoliths for beam-based microchemical analyses. </w:t>
      </w:r>
      <w:r>
        <w:rPr>
          <w:rFonts w:ascii="Garamond" w:hAnsi="Garamond"/>
          <w:i/>
          <w:iCs/>
        </w:rPr>
        <w:t>Environmental Biology of Fishes</w:t>
      </w:r>
      <w:r>
        <w:rPr>
          <w:rFonts w:ascii="Garamond" w:hAnsi="Garamond"/>
        </w:rPr>
        <w:t xml:space="preserve">, </w:t>
      </w:r>
      <w:r>
        <w:rPr>
          <w:rFonts w:ascii="Garamond" w:hAnsi="Garamond"/>
          <w:i/>
          <w:iCs/>
        </w:rPr>
        <w:t>89</w:t>
      </w:r>
      <w:r>
        <w:rPr>
          <w:rFonts w:ascii="Garamond" w:hAnsi="Garamond"/>
        </w:rPr>
        <w:t>(3), 473–477. https://doi.org/10.1007/s10641-010-9680-3</w:t>
      </w:r>
    </w:p>
    <w:p w14:paraId="0620F52B" w14:textId="77777777" w:rsidR="00983667" w:rsidRPr="00983667" w:rsidRDefault="00983667" w:rsidP="00983667">
      <w:pPr>
        <w:pStyle w:val="Bibliography"/>
        <w:rPr>
          <w:rFonts w:ascii="Garamond" w:hAnsi="Garamond"/>
        </w:rPr>
      </w:pPr>
      <w:r>
        <w:rPr>
          <w:rFonts w:ascii="Garamond" w:hAnsi="Garamond"/>
        </w:rPr>
        <w:t xml:space="preserve">Falke, &amp; Paul. (2025). </w:t>
      </w:r>
      <w:r>
        <w:rPr>
          <w:rFonts w:ascii="Garamond" w:hAnsi="Garamond"/>
          <w:i/>
          <w:iCs/>
        </w:rPr>
        <w:t>Stream Attributes and Habitat Intrinsic Potential Model Results to examine Freshwater Habitat Potential for Chinook Salmon in the Yukon and Kuskokwim River Basins, Alaska</w:t>
      </w:r>
      <w:r>
        <w:rPr>
          <w:rFonts w:ascii="Garamond" w:hAnsi="Garamond"/>
        </w:rPr>
        <w:t xml:space="preserve"> [Csv,xml,shp]. U.S. Geological Survey. https://doi.org/10.5066/P95AV4JO</w:t>
      </w:r>
    </w:p>
    <w:p w14:paraId="396A3815" w14:textId="77777777" w:rsidR="00983667" w:rsidRPr="00983667" w:rsidRDefault="00983667" w:rsidP="00983667">
      <w:pPr>
        <w:pStyle w:val="Bibliography"/>
        <w:rPr>
          <w:rFonts w:ascii="Garamond" w:hAnsi="Garamond"/>
        </w:rPr>
      </w:pPr>
      <w:r>
        <w:rPr>
          <w:rFonts w:ascii="Garamond" w:hAnsi="Garamond"/>
        </w:rPr>
        <w:t xml:space="preserve">French, D. W., Schindler, D. E., Brennan, S. R., &amp; Whited, D. (2020). Headwater Catchments Govern Biogeochemistry in America’s Largest Free-Flowing River Network. </w:t>
      </w:r>
      <w:r>
        <w:rPr>
          <w:rFonts w:ascii="Garamond" w:hAnsi="Garamond"/>
          <w:i/>
          <w:iCs/>
        </w:rPr>
        <w:t>Journal of Geophysical Research: Biogeosciences</w:t>
      </w:r>
      <w:r>
        <w:rPr>
          <w:rFonts w:ascii="Garamond" w:hAnsi="Garamond"/>
        </w:rPr>
        <w:t xml:space="preserve">, </w:t>
      </w:r>
      <w:r>
        <w:rPr>
          <w:rFonts w:ascii="Garamond" w:hAnsi="Garamond"/>
          <w:i/>
          <w:iCs/>
        </w:rPr>
        <w:t>125</w:t>
      </w:r>
      <w:r>
        <w:rPr>
          <w:rFonts w:ascii="Garamond" w:hAnsi="Garamond"/>
        </w:rPr>
        <w:t>(12), e2020JG005851. https://doi.org/10.1029/2020JG005851</w:t>
      </w:r>
    </w:p>
    <w:p w14:paraId="3AF63FB7" w14:textId="77777777" w:rsidR="00983667" w:rsidRPr="00983667" w:rsidRDefault="00983667" w:rsidP="00983667">
      <w:pPr>
        <w:pStyle w:val="Bibliography"/>
        <w:rPr>
          <w:rFonts w:ascii="Garamond" w:hAnsi="Garamond"/>
        </w:rPr>
      </w:pPr>
      <w:r>
        <w:rPr>
          <w:rFonts w:ascii="Garamond" w:hAnsi="Garamond"/>
        </w:rPr>
        <w:t xml:space="preserve">Griffiths, J. R., Schindler, D. E., Armstrong, J. B., Scheuerell, M. D., Whited, D. C., Clark, R. A., Hilborn, R., Holt, C. A., Lindley, S. T., Stanford, J. A., &amp; Volk, E. C. (2014). Performance of salmon fishery portfolios across western North America. </w:t>
      </w:r>
      <w:r>
        <w:rPr>
          <w:rFonts w:ascii="Garamond" w:hAnsi="Garamond"/>
          <w:i/>
          <w:iCs/>
        </w:rPr>
        <w:t>Biological Conservation</w:t>
      </w:r>
      <w:r>
        <w:rPr>
          <w:rFonts w:ascii="Garamond" w:hAnsi="Garamond"/>
        </w:rPr>
        <w:t xml:space="preserve">, </w:t>
      </w:r>
      <w:r>
        <w:rPr>
          <w:rFonts w:ascii="Garamond" w:hAnsi="Garamond"/>
          <w:i/>
          <w:iCs/>
        </w:rPr>
        <w:t>51</w:t>
      </w:r>
      <w:r>
        <w:rPr>
          <w:rFonts w:ascii="Garamond" w:hAnsi="Garamond"/>
        </w:rPr>
        <w:t>(6), 1554–1563. https://doi.org/10.1111/1365-2664.12341</w:t>
      </w:r>
    </w:p>
    <w:p w14:paraId="13F73144" w14:textId="77777777" w:rsidR="00983667" w:rsidRPr="00983667" w:rsidRDefault="00983667" w:rsidP="00983667">
      <w:pPr>
        <w:pStyle w:val="Bibliography"/>
        <w:rPr>
          <w:rFonts w:ascii="Garamond" w:hAnsi="Garamond"/>
        </w:rPr>
      </w:pPr>
      <w:r>
        <w:rPr>
          <w:rFonts w:ascii="Garamond" w:hAnsi="Garamond"/>
        </w:rPr>
        <w:t xml:space="preserve">Hamazaki, T. (2008). “When people argue about fish, the fish disappear.” </w:t>
      </w:r>
      <w:r>
        <w:rPr>
          <w:rFonts w:ascii="Garamond" w:hAnsi="Garamond"/>
          <w:i/>
          <w:iCs/>
        </w:rPr>
        <w:t>Fisheries</w:t>
      </w:r>
      <w:r>
        <w:rPr>
          <w:rFonts w:ascii="Garamond" w:hAnsi="Garamond"/>
        </w:rPr>
        <w:t xml:space="preserve">, </w:t>
      </w:r>
      <w:r>
        <w:rPr>
          <w:rFonts w:ascii="Garamond" w:hAnsi="Garamond"/>
          <w:i/>
          <w:iCs/>
        </w:rPr>
        <w:t>33</w:t>
      </w:r>
      <w:r>
        <w:rPr>
          <w:rFonts w:ascii="Garamond" w:hAnsi="Garamond"/>
        </w:rPr>
        <w:t>(10), 495–501. https://doi.org/10.1577/1548-8446-33.10.495</w:t>
      </w:r>
    </w:p>
    <w:p w14:paraId="0D29B2C1" w14:textId="77777777" w:rsidR="00983667" w:rsidRPr="00983667" w:rsidRDefault="00983667" w:rsidP="00983667">
      <w:pPr>
        <w:pStyle w:val="Bibliography"/>
        <w:rPr>
          <w:rFonts w:ascii="Garamond" w:hAnsi="Garamond"/>
        </w:rPr>
      </w:pPr>
      <w:r>
        <w:rPr>
          <w:rFonts w:ascii="Garamond" w:hAnsi="Garamond"/>
        </w:rPr>
        <w:t xml:space="preserve">Head, J. M., Smith, N. J., &amp; Liller, Z. W. (2017). </w:t>
      </w:r>
      <w:r>
        <w:rPr>
          <w:rFonts w:ascii="Garamond" w:hAnsi="Garamond"/>
          <w:i/>
          <w:iCs/>
        </w:rPr>
        <w:t>Inriver abundance of Kuskokwim River Chinook salmon, 2014.</w:t>
      </w:r>
      <w:r>
        <w:rPr>
          <w:rFonts w:ascii="Garamond" w:hAnsi="Garamond"/>
        </w:rPr>
        <w:t xml:space="preserve"> (Alaska Department of Fish and Game, Fishery Data Series No. 17-23, Anchorage.).</w:t>
      </w:r>
    </w:p>
    <w:p w14:paraId="13BB60AC" w14:textId="77777777" w:rsidR="00983667" w:rsidRPr="00983667" w:rsidRDefault="00983667" w:rsidP="00983667">
      <w:pPr>
        <w:pStyle w:val="Bibliography"/>
        <w:rPr>
          <w:rFonts w:ascii="Garamond" w:hAnsi="Garamond"/>
        </w:rPr>
      </w:pPr>
      <w:r>
        <w:rPr>
          <w:rFonts w:ascii="Garamond" w:hAnsi="Garamond"/>
        </w:rPr>
        <w:t xml:space="preserve">Hilborn, R., Quinn, T. P., Schindler, D. E., &amp; Rogers, D. E. (2003). Biocomplexity and fisheries sustainability. </w:t>
      </w:r>
      <w:r>
        <w:rPr>
          <w:rFonts w:ascii="Garamond" w:hAnsi="Garamond"/>
          <w:i/>
          <w:iCs/>
        </w:rPr>
        <w:t>Proceedings of the National Academy of Sciences</w:t>
      </w:r>
      <w:r>
        <w:rPr>
          <w:rFonts w:ascii="Garamond" w:hAnsi="Garamond"/>
        </w:rPr>
        <w:t xml:space="preserve">, </w:t>
      </w:r>
      <w:r>
        <w:rPr>
          <w:rFonts w:ascii="Garamond" w:hAnsi="Garamond"/>
          <w:i/>
          <w:iCs/>
        </w:rPr>
        <w:t>100</w:t>
      </w:r>
      <w:r>
        <w:rPr>
          <w:rFonts w:ascii="Garamond" w:hAnsi="Garamond"/>
        </w:rPr>
        <w:t>(11), 6564–6568. https://doi.org/10.1073/pnas.1037274100</w:t>
      </w:r>
    </w:p>
    <w:p w14:paraId="16784FB3" w14:textId="77777777" w:rsidR="00983667" w:rsidRPr="00983667" w:rsidRDefault="00983667" w:rsidP="00983667">
      <w:pPr>
        <w:pStyle w:val="Bibliography"/>
        <w:rPr>
          <w:rFonts w:ascii="Garamond" w:hAnsi="Garamond"/>
        </w:rPr>
      </w:pPr>
      <w:r>
        <w:rPr>
          <w:rFonts w:ascii="Garamond" w:hAnsi="Garamond"/>
        </w:rPr>
        <w:t xml:space="preserve">KRITFC. (2024). </w:t>
      </w:r>
      <w:r>
        <w:rPr>
          <w:rFonts w:ascii="Garamond" w:hAnsi="Garamond"/>
          <w:i/>
          <w:iCs/>
        </w:rPr>
        <w:t>Kuskokwim River Salmon Situation Report</w:t>
      </w:r>
      <w:r>
        <w:rPr>
          <w:rFonts w:ascii="Garamond" w:hAnsi="Garamond"/>
        </w:rPr>
        <w:t>. https://static1.squarespace.com/static/5afdc3d5e74940913f78773d/t/66e4bb2dfcc5d24880434ff7/1726266166559/2023+Kusko+Situation+Report_4.19.24+final.pdf</w:t>
      </w:r>
    </w:p>
    <w:p w14:paraId="209635C2" w14:textId="77777777" w:rsidR="00983667" w:rsidRPr="00983667" w:rsidRDefault="00983667" w:rsidP="00983667">
      <w:pPr>
        <w:pStyle w:val="Bibliography"/>
        <w:rPr>
          <w:rFonts w:ascii="Garamond" w:hAnsi="Garamond"/>
        </w:rPr>
      </w:pPr>
      <w:r>
        <w:rPr>
          <w:rFonts w:ascii="Garamond" w:hAnsi="Garamond"/>
        </w:rPr>
        <w:lastRenderedPageBreak/>
        <w:t xml:space="preserve">Lamborn, C. C., Ohlberger, J., Walsworth, T. E., Westley, P. A. H., Cunningham, C. J., Wynsma, S., &amp; Smith, J. W. (2025a). A Synthesis of Factors Related to Trends in Abundance and Demography of Alaska Chinook Salmon (Oncorhynchus tshawytscha, Salmonidae): Implications for Research, Management, and Policy. </w:t>
      </w:r>
      <w:r>
        <w:rPr>
          <w:rFonts w:ascii="Garamond" w:hAnsi="Garamond"/>
          <w:i/>
          <w:iCs/>
        </w:rPr>
        <w:t>Fish and Fisheries</w:t>
      </w:r>
      <w:r>
        <w:rPr>
          <w:rFonts w:ascii="Garamond" w:hAnsi="Garamond"/>
        </w:rPr>
        <w:t xml:space="preserve">, </w:t>
      </w:r>
      <w:r>
        <w:rPr>
          <w:rFonts w:ascii="Garamond" w:hAnsi="Garamond"/>
          <w:i/>
          <w:iCs/>
        </w:rPr>
        <w:t>26</w:t>
      </w:r>
      <w:r>
        <w:rPr>
          <w:rFonts w:ascii="Garamond" w:hAnsi="Garamond"/>
        </w:rPr>
        <w:t>(4), 520–532. https://doi.org/10.1111/faf.12895</w:t>
      </w:r>
    </w:p>
    <w:p w14:paraId="36BA41A0" w14:textId="77777777" w:rsidR="00983667" w:rsidRPr="00983667" w:rsidRDefault="00983667" w:rsidP="00983667">
      <w:pPr>
        <w:pStyle w:val="Bibliography"/>
        <w:rPr>
          <w:rFonts w:ascii="Garamond" w:hAnsi="Garamond"/>
        </w:rPr>
      </w:pPr>
      <w:r>
        <w:rPr>
          <w:rFonts w:ascii="Garamond" w:hAnsi="Garamond"/>
        </w:rPr>
        <w:t xml:space="preserve">Lipka, C., &amp; Elison, T. (2015). </w:t>
      </w:r>
      <w:r>
        <w:rPr>
          <w:rFonts w:ascii="Garamond" w:hAnsi="Garamond"/>
          <w:i/>
          <w:iCs/>
        </w:rPr>
        <w:t>Characterization of the 2012 and 2013 salmon runs in the Kuskokwim River based on the test fishery at Bethel.</w:t>
      </w:r>
      <w:r>
        <w:rPr>
          <w:rFonts w:ascii="Garamond" w:hAnsi="Garamond"/>
        </w:rPr>
        <w:t xml:space="preserve"> (Fishery Data Series No. 16-06 Anchorage). Alaska Department of Fish and Game.</w:t>
      </w:r>
    </w:p>
    <w:p w14:paraId="227478FC" w14:textId="77777777" w:rsidR="00983667" w:rsidRPr="00983667" w:rsidRDefault="00983667" w:rsidP="00983667">
      <w:pPr>
        <w:pStyle w:val="Bibliography"/>
        <w:rPr>
          <w:rFonts w:ascii="Garamond" w:hAnsi="Garamond"/>
        </w:rPr>
      </w:pPr>
      <w:r>
        <w:rPr>
          <w:rFonts w:ascii="Garamond" w:hAnsi="Garamond"/>
        </w:rPr>
        <w:t xml:space="preserve">Luck, G., Daily, G., &amp; Ehrlich, P. (2003). Population diversity and ecosystem services. </w:t>
      </w:r>
      <w:r>
        <w:rPr>
          <w:rFonts w:ascii="Garamond" w:hAnsi="Garamond"/>
          <w:i/>
          <w:iCs/>
        </w:rPr>
        <w:t>Trends in Ecology &amp; Evolution</w:t>
      </w:r>
      <w:r>
        <w:rPr>
          <w:rFonts w:ascii="Garamond" w:hAnsi="Garamond"/>
        </w:rPr>
        <w:t xml:space="preserve">, </w:t>
      </w:r>
      <w:r>
        <w:rPr>
          <w:rFonts w:ascii="Garamond" w:hAnsi="Garamond"/>
          <w:i/>
          <w:iCs/>
        </w:rPr>
        <w:t>18</w:t>
      </w:r>
      <w:r>
        <w:rPr>
          <w:rFonts w:ascii="Garamond" w:hAnsi="Garamond"/>
        </w:rPr>
        <w:t>, 331–336. https://doi.org/10.1016/S0169-5347(03)00100-9</w:t>
      </w:r>
    </w:p>
    <w:p w14:paraId="69521790" w14:textId="77777777" w:rsidR="00983667" w:rsidRPr="00983667" w:rsidRDefault="00983667" w:rsidP="00983667">
      <w:pPr>
        <w:pStyle w:val="Bibliography"/>
        <w:rPr>
          <w:rFonts w:ascii="Garamond" w:hAnsi="Garamond"/>
        </w:rPr>
      </w:pPr>
      <w:r>
        <w:rPr>
          <w:rFonts w:ascii="Garamond" w:hAnsi="Garamond"/>
        </w:rPr>
        <w:t xml:space="preserve">Makhlouf, B., Cline, T. J., Fernandez, D., Seeb, L., Lee, E., Gilk-Baumer, S., Whited, D., Zimmerman, C. E., &amp; Schindler, D. E. (2025). Combining genetic and isotope frameworks improves reconstruction of fish provenance across riverscapes. </w:t>
      </w:r>
      <w:r>
        <w:rPr>
          <w:rFonts w:ascii="Garamond" w:hAnsi="Garamond"/>
          <w:i/>
          <w:iCs/>
        </w:rPr>
        <w:t>Limnology and Oceanography Letters</w:t>
      </w:r>
      <w:r>
        <w:rPr>
          <w:rFonts w:ascii="Garamond" w:hAnsi="Garamond"/>
        </w:rPr>
        <w:t xml:space="preserve">, </w:t>
      </w:r>
      <w:r>
        <w:rPr>
          <w:rFonts w:ascii="Garamond" w:hAnsi="Garamond"/>
          <w:i/>
          <w:iCs/>
        </w:rPr>
        <w:t>n/a</w:t>
      </w:r>
      <w:r>
        <w:rPr>
          <w:rFonts w:ascii="Garamond" w:hAnsi="Garamond"/>
        </w:rPr>
        <w:t>(n/a). https://doi.org/10.1002/lol2.70025</w:t>
      </w:r>
    </w:p>
    <w:p w14:paraId="0D5EDC1D" w14:textId="77777777" w:rsidR="00983667" w:rsidRPr="00983667" w:rsidRDefault="00983667" w:rsidP="00983667">
      <w:pPr>
        <w:pStyle w:val="Bibliography"/>
        <w:rPr>
          <w:rFonts w:ascii="Garamond" w:hAnsi="Garamond"/>
        </w:rPr>
      </w:pPr>
      <w:r>
        <w:rPr>
          <w:rFonts w:ascii="Garamond" w:hAnsi="Garamond"/>
        </w:rPr>
        <w:t xml:space="preserve">Moore, J. W., Connors, B. M., &amp; Hodgson, E. E. (2021). Conservation risks and portfolio effects in mixed-stock fisheries. </w:t>
      </w:r>
      <w:r>
        <w:rPr>
          <w:rFonts w:ascii="Garamond" w:hAnsi="Garamond"/>
          <w:i/>
          <w:iCs/>
        </w:rPr>
        <w:t>Fish and Fisheries</w:t>
      </w:r>
      <w:r>
        <w:rPr>
          <w:rFonts w:ascii="Garamond" w:hAnsi="Garamond"/>
        </w:rPr>
        <w:t xml:space="preserve">, </w:t>
      </w:r>
      <w:r>
        <w:rPr>
          <w:rFonts w:ascii="Garamond" w:hAnsi="Garamond"/>
          <w:i/>
          <w:iCs/>
        </w:rPr>
        <w:t>22</w:t>
      </w:r>
      <w:r>
        <w:rPr>
          <w:rFonts w:ascii="Garamond" w:hAnsi="Garamond"/>
        </w:rPr>
        <w:t>(5), 1024–1040. https://doi.org/10.1111/faf.12567</w:t>
      </w:r>
    </w:p>
    <w:p w14:paraId="0B2EEE20" w14:textId="77777777" w:rsidR="00983667" w:rsidRPr="00983667" w:rsidRDefault="00983667" w:rsidP="00983667">
      <w:pPr>
        <w:pStyle w:val="Bibliography"/>
        <w:rPr>
          <w:rFonts w:ascii="Garamond" w:hAnsi="Garamond"/>
        </w:rPr>
      </w:pPr>
      <w:r>
        <w:rPr>
          <w:rFonts w:ascii="Garamond" w:hAnsi="Garamond"/>
        </w:rPr>
        <w:t xml:space="preserve">Mundy, P. R. (1982). Computation of Migratory Timing Statistics for Adult Chinook Salmon in the Yukon River, Alaska, and Their Relevance to Fisheries Management. </w:t>
      </w:r>
      <w:r>
        <w:rPr>
          <w:rFonts w:ascii="Garamond" w:hAnsi="Garamond"/>
          <w:i/>
          <w:iCs/>
        </w:rPr>
        <w:t>North American Journal of Fisheries Management</w:t>
      </w:r>
      <w:r>
        <w:rPr>
          <w:rFonts w:ascii="Garamond" w:hAnsi="Garamond"/>
        </w:rPr>
        <w:t xml:space="preserve">, </w:t>
      </w:r>
      <w:r>
        <w:rPr>
          <w:rFonts w:ascii="Garamond" w:hAnsi="Garamond"/>
          <w:i/>
          <w:iCs/>
        </w:rPr>
        <w:t>2</w:t>
      </w:r>
      <w:r>
        <w:rPr>
          <w:rFonts w:ascii="Garamond" w:hAnsi="Garamond"/>
        </w:rPr>
        <w:t>(4), 359–370. https://doi.org/10.1577/1548-8659(1982)2%253C359:COMTSF%253E2.0.CO;2</w:t>
      </w:r>
    </w:p>
    <w:p w14:paraId="2271EDD6" w14:textId="77777777" w:rsidR="00983667" w:rsidRPr="00983667" w:rsidRDefault="00983667" w:rsidP="00983667">
      <w:pPr>
        <w:pStyle w:val="Bibliography"/>
        <w:rPr>
          <w:rFonts w:ascii="Garamond" w:hAnsi="Garamond"/>
        </w:rPr>
      </w:pPr>
      <w:r>
        <w:rPr>
          <w:rFonts w:ascii="Garamond" w:hAnsi="Garamond"/>
        </w:rPr>
        <w:t xml:space="preserve">Nesbitt, H. K., &amp; Moore, J. W. (2016). Species and population diversity in Pacific salmon fisheries underpin indigenous food security. </w:t>
      </w:r>
      <w:r>
        <w:rPr>
          <w:rFonts w:ascii="Garamond" w:hAnsi="Garamond"/>
          <w:i/>
          <w:iCs/>
        </w:rPr>
        <w:t>Journal of Applied Ecology</w:t>
      </w:r>
      <w:r>
        <w:rPr>
          <w:rFonts w:ascii="Garamond" w:hAnsi="Garamond"/>
        </w:rPr>
        <w:t xml:space="preserve">, </w:t>
      </w:r>
      <w:r>
        <w:rPr>
          <w:rFonts w:ascii="Garamond" w:hAnsi="Garamond"/>
          <w:i/>
          <w:iCs/>
        </w:rPr>
        <w:t>53</w:t>
      </w:r>
      <w:r>
        <w:rPr>
          <w:rFonts w:ascii="Garamond" w:hAnsi="Garamond"/>
        </w:rPr>
        <w:t>(5), 1489–1499. https://doi.org/10.1111/1365-2664.12717</w:t>
      </w:r>
    </w:p>
    <w:p w14:paraId="07BDE4AA" w14:textId="77777777" w:rsidR="00983667" w:rsidRPr="00983667" w:rsidRDefault="00983667" w:rsidP="00983667">
      <w:pPr>
        <w:pStyle w:val="Bibliography"/>
        <w:rPr>
          <w:rFonts w:ascii="Garamond" w:hAnsi="Garamond"/>
        </w:rPr>
      </w:pPr>
      <w:r>
        <w:rPr>
          <w:rFonts w:ascii="Garamond" w:hAnsi="Garamond"/>
        </w:rPr>
        <w:lastRenderedPageBreak/>
        <w:t xml:space="preserve">Ohlberger, J., Ward, E. J., Schindler, D. E., &amp; Lewis, B. (2018). Demographic changes in Chinook salmon across the Northeast Pacific Ocean. </w:t>
      </w:r>
      <w:r>
        <w:rPr>
          <w:rFonts w:ascii="Garamond" w:hAnsi="Garamond"/>
          <w:i/>
          <w:iCs/>
        </w:rPr>
        <w:t>Fish and Fisheries</w:t>
      </w:r>
      <w:r>
        <w:rPr>
          <w:rFonts w:ascii="Garamond" w:hAnsi="Garamond"/>
        </w:rPr>
        <w:t xml:space="preserve">, </w:t>
      </w:r>
      <w:r>
        <w:rPr>
          <w:rFonts w:ascii="Garamond" w:hAnsi="Garamond"/>
          <w:i/>
          <w:iCs/>
        </w:rPr>
        <w:t>19</w:t>
      </w:r>
      <w:r>
        <w:rPr>
          <w:rFonts w:ascii="Garamond" w:hAnsi="Garamond"/>
        </w:rPr>
        <w:t>(3), 533–546. https://doi.org/10.1111/faf.12272</w:t>
      </w:r>
    </w:p>
    <w:p w14:paraId="1AFA10E5" w14:textId="77777777" w:rsidR="00983667" w:rsidRPr="00983667" w:rsidRDefault="00983667" w:rsidP="00983667">
      <w:pPr>
        <w:pStyle w:val="Bibliography"/>
        <w:rPr>
          <w:rFonts w:ascii="Garamond" w:hAnsi="Garamond"/>
        </w:rPr>
      </w:pPr>
      <w:r>
        <w:rPr>
          <w:rFonts w:ascii="Garamond" w:hAnsi="Garamond"/>
        </w:rPr>
        <w:t xml:space="preserve">Quinn, T. P. (2018). </w:t>
      </w:r>
      <w:r>
        <w:rPr>
          <w:rFonts w:ascii="Garamond" w:hAnsi="Garamond"/>
          <w:i/>
          <w:iCs/>
        </w:rPr>
        <w:t>The Behavior and Ecology of Pacific Salmon and Trout</w:t>
      </w:r>
      <w:r>
        <w:rPr>
          <w:rFonts w:ascii="Garamond" w:hAnsi="Garamond"/>
        </w:rPr>
        <w:t>. American Fisheries Society, University of Washington Press.</w:t>
      </w:r>
    </w:p>
    <w:p w14:paraId="0666F172" w14:textId="77777777" w:rsidR="00983667" w:rsidRPr="00983667" w:rsidRDefault="00983667" w:rsidP="00983667">
      <w:pPr>
        <w:pStyle w:val="Bibliography"/>
        <w:rPr>
          <w:rFonts w:ascii="Garamond" w:hAnsi="Garamond"/>
        </w:rPr>
      </w:pPr>
      <w:r>
        <w:rPr>
          <w:rFonts w:ascii="Garamond" w:hAnsi="Garamond"/>
        </w:rPr>
        <w:t xml:space="preserve">Schindler, D. E., Armstrong, J. B., &amp; Reed, T. E. (2015). The portfolio concept in ecology and evolution. </w:t>
      </w:r>
      <w:r>
        <w:rPr>
          <w:rFonts w:ascii="Garamond" w:hAnsi="Garamond"/>
          <w:i/>
          <w:iCs/>
        </w:rPr>
        <w:t>Frontiers in Ecology and the Environment</w:t>
      </w:r>
      <w:r>
        <w:rPr>
          <w:rFonts w:ascii="Garamond" w:hAnsi="Garamond"/>
        </w:rPr>
        <w:t xml:space="preserve">, </w:t>
      </w:r>
      <w:r>
        <w:rPr>
          <w:rFonts w:ascii="Garamond" w:hAnsi="Garamond"/>
          <w:i/>
          <w:iCs/>
        </w:rPr>
        <w:t>13</w:t>
      </w:r>
      <w:r>
        <w:rPr>
          <w:rFonts w:ascii="Garamond" w:hAnsi="Garamond"/>
        </w:rPr>
        <w:t>(5), 257–263.</w:t>
      </w:r>
    </w:p>
    <w:p w14:paraId="36494422" w14:textId="77777777" w:rsidR="00983667" w:rsidRPr="005A4F22" w:rsidRDefault="00983667" w:rsidP="00983667">
      <w:pPr>
        <w:pStyle w:val="Bibliography"/>
        <w:rPr>
          <w:rFonts w:ascii="Garamond" w:hAnsi="Garamond"/>
          <w:lang w:val="fr-FR"/>
        </w:rPr>
      </w:pPr>
      <w:r>
        <w:rPr>
          <w:rFonts w:ascii="Garamond" w:hAnsi="Garamond"/>
        </w:rPr>
        <w:t xml:space="preserve">Schindler, D. E., Hilborn, R., Chasco, B., Boatright, C. P., Quinn, T. P., Rogers, L. A., &amp; Webster, M. S. (2010). Population diversity and the portfolio effect in an exploited species. </w:t>
      </w:r>
      <w:r w:rsidRPr="005A4F22">
        <w:rPr>
          <w:rFonts w:ascii="Garamond" w:hAnsi="Garamond"/>
          <w:i/>
          <w:iCs/>
          <w:lang w:val="fr-FR"/>
        </w:rPr>
        <w:t>Nature</w:t>
      </w:r>
      <w:r w:rsidRPr="005A4F22">
        <w:rPr>
          <w:rFonts w:ascii="Garamond" w:hAnsi="Garamond"/>
          <w:lang w:val="fr-FR"/>
        </w:rPr>
        <w:t xml:space="preserve">, </w:t>
      </w:r>
      <w:r w:rsidRPr="005A4F22">
        <w:rPr>
          <w:rFonts w:ascii="Garamond" w:hAnsi="Garamond"/>
          <w:i/>
          <w:iCs/>
          <w:lang w:val="fr-FR"/>
        </w:rPr>
        <w:t>465</w:t>
      </w:r>
      <w:r w:rsidRPr="005A4F22">
        <w:rPr>
          <w:rFonts w:ascii="Garamond" w:hAnsi="Garamond"/>
          <w:lang w:val="fr-FR"/>
        </w:rPr>
        <w:t>(7298). https://doi-org.prox.lib.ncsu.edu/10.1038/nature09060</w:t>
      </w:r>
    </w:p>
    <w:p w14:paraId="33C79C27" w14:textId="77777777" w:rsidR="00983667" w:rsidRPr="00983667" w:rsidRDefault="00983667" w:rsidP="00983667">
      <w:pPr>
        <w:pStyle w:val="Bibliography"/>
        <w:rPr>
          <w:rFonts w:ascii="Garamond" w:hAnsi="Garamond"/>
        </w:rPr>
      </w:pPr>
      <w:r w:rsidRPr="005A4F22">
        <w:rPr>
          <w:rFonts w:ascii="Garamond" w:hAnsi="Garamond"/>
          <w:lang w:val="fr-FR"/>
        </w:rPr>
        <w:t xml:space="preserve">Smith, N. J., &amp; Liller, Z. W. (2017a). </w:t>
      </w:r>
      <w:r>
        <w:rPr>
          <w:rFonts w:ascii="Garamond" w:hAnsi="Garamond"/>
          <w:i/>
          <w:iCs/>
        </w:rPr>
        <w:t>Inriver abundance and migration characteristics of Kuskokwim River Chinook salmon, 2015.</w:t>
      </w:r>
      <w:r>
        <w:rPr>
          <w:rFonts w:ascii="Garamond" w:hAnsi="Garamond"/>
        </w:rPr>
        <w:t xml:space="preserve"> (Alaska Department of Fish and Game, Fishery Data Series No. 17-22, Anchorage.).</w:t>
      </w:r>
    </w:p>
    <w:p w14:paraId="0BBE48CE" w14:textId="77777777" w:rsidR="00983667" w:rsidRPr="00983667" w:rsidRDefault="00983667" w:rsidP="00983667">
      <w:pPr>
        <w:pStyle w:val="Bibliography"/>
        <w:rPr>
          <w:rFonts w:ascii="Garamond" w:hAnsi="Garamond"/>
        </w:rPr>
      </w:pPr>
      <w:r>
        <w:rPr>
          <w:rFonts w:ascii="Garamond" w:hAnsi="Garamond"/>
        </w:rPr>
        <w:t xml:space="preserve">Smith, N. J., &amp; Liller, Z. W. (2017b). </w:t>
      </w:r>
      <w:r>
        <w:rPr>
          <w:rFonts w:ascii="Garamond" w:hAnsi="Garamond"/>
          <w:i/>
          <w:iCs/>
        </w:rPr>
        <w:t>Inriver abundance and migration characteristics of Kuskokwim River Chinook salmon, 2016.</w:t>
      </w:r>
      <w:r>
        <w:rPr>
          <w:rFonts w:ascii="Garamond" w:hAnsi="Garamond"/>
        </w:rPr>
        <w:t xml:space="preserve"> </w:t>
      </w:r>
      <w:r>
        <w:rPr>
          <w:rFonts w:ascii="Garamond" w:hAnsi="Garamond"/>
          <w:i/>
          <w:iCs/>
        </w:rPr>
        <w:t>Alaska Department of Fish and Game, Fishery Data Series No. 17-47, Anchorage.</w:t>
      </w:r>
    </w:p>
    <w:p w14:paraId="1DFBC900" w14:textId="77777777" w:rsidR="00983667" w:rsidRPr="00983667" w:rsidRDefault="00983667" w:rsidP="00983667">
      <w:pPr>
        <w:pStyle w:val="Bibliography"/>
        <w:rPr>
          <w:rFonts w:ascii="Garamond" w:hAnsi="Garamond"/>
        </w:rPr>
      </w:pPr>
      <w:r w:rsidRPr="005A4F22">
        <w:rPr>
          <w:rFonts w:ascii="Garamond" w:hAnsi="Garamond"/>
          <w:lang w:val="es-ES"/>
        </w:rPr>
        <w:t xml:space="preserve">Staton, B. A., Catalano, M. J., Farmer, T. M., Abebe, A., &amp; Dobson, F. S. (2017). </w:t>
      </w:r>
      <w:r>
        <w:rPr>
          <w:rFonts w:ascii="Garamond" w:hAnsi="Garamond"/>
        </w:rPr>
        <w:t xml:space="preserve">Development and evaluation of a migration timing forecast model for Kuskokwim River Chinook salmon. </w:t>
      </w:r>
      <w:r>
        <w:rPr>
          <w:rFonts w:ascii="Garamond" w:hAnsi="Garamond"/>
          <w:i/>
          <w:iCs/>
        </w:rPr>
        <w:t>Fisheries Research</w:t>
      </w:r>
      <w:r>
        <w:rPr>
          <w:rFonts w:ascii="Garamond" w:hAnsi="Garamond"/>
        </w:rPr>
        <w:t xml:space="preserve">, </w:t>
      </w:r>
      <w:r>
        <w:rPr>
          <w:rFonts w:ascii="Garamond" w:hAnsi="Garamond"/>
          <w:i/>
          <w:iCs/>
        </w:rPr>
        <w:t>194</w:t>
      </w:r>
      <w:r>
        <w:rPr>
          <w:rFonts w:ascii="Garamond" w:hAnsi="Garamond"/>
        </w:rPr>
        <w:t>, 9–21. https://doi.org/10.1016/j.fishres.2017.05.003</w:t>
      </w:r>
    </w:p>
    <w:p w14:paraId="5F5AC763" w14:textId="77777777" w:rsidR="00983667" w:rsidRPr="00983667" w:rsidRDefault="00983667" w:rsidP="00983667">
      <w:pPr>
        <w:pStyle w:val="Bibliography"/>
        <w:rPr>
          <w:rFonts w:ascii="Garamond" w:hAnsi="Garamond"/>
        </w:rPr>
      </w:pPr>
      <w:r>
        <w:rPr>
          <w:rFonts w:ascii="Garamond" w:hAnsi="Garamond"/>
        </w:rPr>
        <w:t xml:space="preserve">Tilman, D., Polasky, S., &amp; Lehman, C. (2005). Diversity, productivity and temporal stability in the economies of humans and nature. </w:t>
      </w:r>
      <w:r>
        <w:rPr>
          <w:rFonts w:ascii="Garamond" w:hAnsi="Garamond"/>
          <w:i/>
          <w:iCs/>
        </w:rPr>
        <w:t>Journal of Environmental Economics and Management</w:t>
      </w:r>
      <w:r>
        <w:rPr>
          <w:rFonts w:ascii="Garamond" w:hAnsi="Garamond"/>
        </w:rPr>
        <w:t xml:space="preserve">, </w:t>
      </w:r>
      <w:r>
        <w:rPr>
          <w:rFonts w:ascii="Garamond" w:hAnsi="Garamond"/>
          <w:i/>
          <w:iCs/>
        </w:rPr>
        <w:t>49</w:t>
      </w:r>
      <w:r>
        <w:rPr>
          <w:rFonts w:ascii="Garamond" w:hAnsi="Garamond"/>
        </w:rPr>
        <w:t>(3), 405–426. https://doi.org/10.1016/j.jeem.2004.03.008</w:t>
      </w:r>
    </w:p>
    <w:p w14:paraId="389FF842" w14:textId="77777777" w:rsidR="00983667" w:rsidRPr="00983667" w:rsidRDefault="00983667" w:rsidP="00983667">
      <w:pPr>
        <w:pStyle w:val="Bibliography"/>
        <w:rPr>
          <w:rFonts w:ascii="Garamond" w:hAnsi="Garamond"/>
        </w:rPr>
      </w:pPr>
      <w:r>
        <w:rPr>
          <w:rFonts w:ascii="Garamond" w:hAnsi="Garamond"/>
        </w:rPr>
        <w:t xml:space="preserve">Vander Zanden, H. B., Tucker, A. D., Hart, K. M., Lamont, M. M., Fujisaki, I., Addison, D. S., Mansfield, K. L., Phillips, K. F., Wunder, M. B., Bowen, G. J., Pajuelo, M., Bolten, A. B., &amp; </w:t>
      </w:r>
      <w:r>
        <w:rPr>
          <w:rFonts w:ascii="Garamond" w:hAnsi="Garamond"/>
        </w:rPr>
        <w:lastRenderedPageBreak/>
        <w:t xml:space="preserve">Bjorndal, K. A. (2015). Determining origin in a migratory marine vertebrate: A novel method to integrate stable isotopes and satellite tracking. </w:t>
      </w:r>
      <w:r>
        <w:rPr>
          <w:rFonts w:ascii="Garamond" w:hAnsi="Garamond"/>
          <w:i/>
          <w:iCs/>
        </w:rPr>
        <w:t>Ecological Applications</w:t>
      </w:r>
      <w:r>
        <w:rPr>
          <w:rFonts w:ascii="Garamond" w:hAnsi="Garamond"/>
        </w:rPr>
        <w:t xml:space="preserve">, </w:t>
      </w:r>
      <w:r>
        <w:rPr>
          <w:rFonts w:ascii="Garamond" w:hAnsi="Garamond"/>
          <w:i/>
          <w:iCs/>
        </w:rPr>
        <w:t>25</w:t>
      </w:r>
      <w:r>
        <w:rPr>
          <w:rFonts w:ascii="Garamond" w:hAnsi="Garamond"/>
        </w:rPr>
        <w:t>(2), 320–335. https://doi.org/10.1890/14-0581.1</w:t>
      </w:r>
    </w:p>
    <w:p w14:paraId="6C03C6E7" w14:textId="77777777" w:rsidR="00983667" w:rsidRPr="00983667" w:rsidRDefault="00983667" w:rsidP="00983667">
      <w:pPr>
        <w:pStyle w:val="Bibliography"/>
        <w:rPr>
          <w:rFonts w:ascii="Garamond" w:hAnsi="Garamond"/>
        </w:rPr>
      </w:pPr>
      <w:r>
        <w:rPr>
          <w:rFonts w:ascii="Garamond" w:hAnsi="Garamond"/>
        </w:rPr>
        <w:t xml:space="preserve">Ver Hoef, J. M., &amp; Peterson, E. E. (2010). A Moving Average Approach for Spatial Statistical Models of Stream Networks. </w:t>
      </w:r>
      <w:r>
        <w:rPr>
          <w:rFonts w:ascii="Garamond" w:hAnsi="Garamond"/>
          <w:i/>
          <w:iCs/>
        </w:rPr>
        <w:t>Journal of the American Statistical Association</w:t>
      </w:r>
      <w:r>
        <w:rPr>
          <w:rFonts w:ascii="Garamond" w:hAnsi="Garamond"/>
        </w:rPr>
        <w:t xml:space="preserve">, </w:t>
      </w:r>
      <w:r>
        <w:rPr>
          <w:rFonts w:ascii="Garamond" w:hAnsi="Garamond"/>
          <w:i/>
          <w:iCs/>
        </w:rPr>
        <w:t>105</w:t>
      </w:r>
      <w:r>
        <w:rPr>
          <w:rFonts w:ascii="Garamond" w:hAnsi="Garamond"/>
        </w:rPr>
        <w:t>(489), 6–18. https://doi.org/10.1198/jasa.2009.ap08248</w:t>
      </w:r>
    </w:p>
    <w:p w14:paraId="67F27E55" w14:textId="77777777" w:rsidR="00983667" w:rsidRPr="00983667" w:rsidRDefault="00983667" w:rsidP="00983667">
      <w:pPr>
        <w:pStyle w:val="Bibliography"/>
        <w:rPr>
          <w:rFonts w:ascii="Garamond" w:hAnsi="Garamond"/>
        </w:rPr>
      </w:pPr>
      <w:r>
        <w:rPr>
          <w:rFonts w:ascii="Garamond" w:hAnsi="Garamond"/>
        </w:rPr>
        <w:t xml:space="preserve">Wunder, M. B. (2010). Using Isoscapes to Model Probability Surfaces for Determining Geographic Origins. In J. B. West, G. J. Bowen, T. E. Dawson, &amp; K. P. Tu (Eds.), </w:t>
      </w:r>
      <w:r>
        <w:rPr>
          <w:rFonts w:ascii="Garamond" w:hAnsi="Garamond"/>
          <w:i/>
          <w:iCs/>
        </w:rPr>
        <w:t>Isoscapes</w:t>
      </w:r>
      <w:r>
        <w:rPr>
          <w:rFonts w:ascii="Garamond" w:hAnsi="Garamond"/>
        </w:rPr>
        <w:t xml:space="preserve"> (pp. 251–270). Springer Netherlands. https://doi.org/10.1007/978-90-481-3354-3_12</w:t>
      </w:r>
    </w:p>
    <w:p w14:paraId="5CE56ACE" w14:textId="77777777" w:rsidR="00983667" w:rsidRPr="00983667" w:rsidRDefault="00983667" w:rsidP="00983667">
      <w:pPr>
        <w:pStyle w:val="Bibliography"/>
        <w:rPr>
          <w:rFonts w:ascii="Garamond" w:hAnsi="Garamond"/>
        </w:rPr>
      </w:pPr>
      <w:r>
        <w:rPr>
          <w:rFonts w:ascii="Garamond" w:hAnsi="Garamond"/>
        </w:rPr>
        <w:t xml:space="preserve">Zimmerman, C. E., &amp; Reeves, G. H. (2002). Identification of Steelhead and Resident Rainbow Trout Progeny in the Deschutes River, Oregon, Revealed with Otolith Microchemistry. </w:t>
      </w:r>
      <w:r>
        <w:rPr>
          <w:rFonts w:ascii="Garamond" w:hAnsi="Garamond"/>
          <w:i/>
          <w:iCs/>
        </w:rPr>
        <w:t>Transactions of the American Fisheries Society</w:t>
      </w:r>
      <w:r>
        <w:rPr>
          <w:rFonts w:ascii="Garamond" w:hAnsi="Garamond"/>
        </w:rPr>
        <w:t xml:space="preserve">, </w:t>
      </w:r>
      <w:r>
        <w:rPr>
          <w:rFonts w:ascii="Garamond" w:hAnsi="Garamond"/>
          <w:i/>
          <w:iCs/>
        </w:rPr>
        <w:t>131</w:t>
      </w:r>
      <w:r>
        <w:rPr>
          <w:rFonts w:ascii="Garamond" w:hAnsi="Garamond"/>
        </w:rPr>
        <w:t>(5), 986–993. https://doi.org/10.1577/1548-8659(2002)131%253C0986:IOSARR%253E2.0.CO;2</w:t>
      </w:r>
    </w:p>
    <w:p w14:paraId="3EBAB241" w14:textId="013C2159" w:rsidR="00BF42AB" w:rsidRPr="00821884" w:rsidRDefault="00836381" w:rsidP="00821884">
      <w:pPr>
        <w:pStyle w:val="Bibliography"/>
        <w:ind w:left="0" w:firstLine="0"/>
        <w:rPr>
          <w:rFonts w:ascii="Garamond" w:hAnsi="Garamond"/>
        </w:rPr>
      </w:pPr>
      <w:r>
        <w:rPr>
          <w:rFonts w:ascii="Garamond" w:hAnsi="Garamond"/>
        </w:rPr>
        <w:fldChar w:fldCharType="end"/>
      </w:r>
    </w:p>
    <w:sectPr w:rsidR="00BF42AB" w:rsidRPr="00821884" w:rsidSect="004712C9">
      <w:headerReference w:type="default" r:id="rId13"/>
      <w:footerReference w:type="even" r:id="rId14"/>
      <w:footerReference w:type="default" r:id="rId1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Benjamin J. Makhlouf" w:date="2026-06-18T14:12:00Z" w:initials="BM">
    <w:p w14:paraId="5E58D307" w14:textId="77777777" w:rsidR="005A4F22" w:rsidRDefault="005A4F22" w:rsidP="005A4F22">
      <w:pPr>
        <w:pStyle w:val="CommentText"/>
      </w:pPr>
      <w:r>
        <w:rPr>
          <w:rStyle w:val="CommentReference"/>
        </w:rPr>
        <w:annotationRef/>
      </w:r>
      <w:r>
        <w:t xml:space="preserve">Add here description of the relative abundance of upper/middle/lower river spawning populations and the proportion of communities that rely on upper river populations exclusively.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58D3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4396B8" w16cex:dateUtc="2026-06-18T21: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58D307" w16cid:durableId="404396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9EF33" w14:textId="77777777" w:rsidR="00935B8C" w:rsidRDefault="00935B8C">
      <w:pPr>
        <w:spacing w:after="0" w:line="240" w:lineRule="auto"/>
      </w:pPr>
      <w:r>
        <w:separator/>
      </w:r>
    </w:p>
  </w:endnote>
  <w:endnote w:type="continuationSeparator" w:id="0">
    <w:p w14:paraId="144CD164" w14:textId="77777777" w:rsidR="00935B8C" w:rsidRDefault="00935B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41923762"/>
      <w:docPartObj>
        <w:docPartGallery w:val="Page Numbers (Bottom of Page)"/>
        <w:docPartUnique/>
      </w:docPartObj>
    </w:sdtPr>
    <w:sdtContent>
      <w:p w14:paraId="0C958265"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EB824FF" w14:textId="77777777" w:rsidR="007C2267" w:rsidRDefault="007C226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0426579"/>
      <w:docPartObj>
        <w:docPartGallery w:val="Page Numbers (Bottom of Page)"/>
        <w:docPartUnique/>
      </w:docPartObj>
    </w:sdtPr>
    <w:sdtContent>
      <w:p w14:paraId="3FD4FB3E" w14:textId="77777777" w:rsidR="007C2267" w:rsidRDefault="0065535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8B73CCF" w14:textId="77777777" w:rsidR="007C2267" w:rsidRDefault="007C226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9B3230" w14:textId="77777777" w:rsidR="00935B8C" w:rsidRDefault="00935B8C">
      <w:pPr>
        <w:spacing w:after="0" w:line="240" w:lineRule="auto"/>
      </w:pPr>
      <w:r>
        <w:separator/>
      </w:r>
    </w:p>
  </w:footnote>
  <w:footnote w:type="continuationSeparator" w:id="0">
    <w:p w14:paraId="3B8316E9" w14:textId="77777777" w:rsidR="00935B8C" w:rsidRDefault="00935B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B9B77" w14:textId="77777777" w:rsidR="001025C9" w:rsidRDefault="001025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904CD"/>
    <w:multiLevelType w:val="hybridMultilevel"/>
    <w:tmpl w:val="BC360582"/>
    <w:lvl w:ilvl="0" w:tplc="87E0FF16">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CC1321"/>
    <w:multiLevelType w:val="hybridMultilevel"/>
    <w:tmpl w:val="98EC45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F3132F"/>
    <w:multiLevelType w:val="hybridMultilevel"/>
    <w:tmpl w:val="96F00CA8"/>
    <w:lvl w:ilvl="0" w:tplc="9FEE0D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294DD3"/>
    <w:multiLevelType w:val="hybridMultilevel"/>
    <w:tmpl w:val="C694996A"/>
    <w:lvl w:ilvl="0" w:tplc="72709C6E">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B00263"/>
    <w:multiLevelType w:val="hybridMultilevel"/>
    <w:tmpl w:val="33AA7B10"/>
    <w:lvl w:ilvl="0" w:tplc="43127796">
      <w:numFmt w:val="bullet"/>
      <w:lvlText w:val="-"/>
      <w:lvlJc w:val="left"/>
      <w:pPr>
        <w:ind w:left="72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7A61CC"/>
    <w:multiLevelType w:val="hybridMultilevel"/>
    <w:tmpl w:val="A920D5FA"/>
    <w:lvl w:ilvl="0" w:tplc="77FC5AA4">
      <w:numFmt w:val="bullet"/>
      <w:lvlText w:val="-"/>
      <w:lvlJc w:val="left"/>
      <w:pPr>
        <w:ind w:left="720" w:hanging="36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7253A8"/>
    <w:multiLevelType w:val="hybridMultilevel"/>
    <w:tmpl w:val="E7E8395C"/>
    <w:lvl w:ilvl="0" w:tplc="87A66DA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BC65EB"/>
    <w:multiLevelType w:val="hybridMultilevel"/>
    <w:tmpl w:val="26B2BF6A"/>
    <w:lvl w:ilvl="0" w:tplc="6CDCC6A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4A19CD"/>
    <w:multiLevelType w:val="hybridMultilevel"/>
    <w:tmpl w:val="129C46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210B8A"/>
    <w:multiLevelType w:val="hybridMultilevel"/>
    <w:tmpl w:val="BC84A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320269"/>
    <w:multiLevelType w:val="hybridMultilevel"/>
    <w:tmpl w:val="CFBAA5E6"/>
    <w:lvl w:ilvl="0" w:tplc="14461D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333D4F"/>
    <w:multiLevelType w:val="hybridMultilevel"/>
    <w:tmpl w:val="234C80F4"/>
    <w:lvl w:ilvl="0" w:tplc="BF06EC8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5665541">
    <w:abstractNumId w:val="5"/>
  </w:num>
  <w:num w:numId="2" w16cid:durableId="1353727518">
    <w:abstractNumId w:val="3"/>
  </w:num>
  <w:num w:numId="3" w16cid:durableId="329413611">
    <w:abstractNumId w:val="11"/>
  </w:num>
  <w:num w:numId="4" w16cid:durableId="991065100">
    <w:abstractNumId w:val="6"/>
  </w:num>
  <w:num w:numId="5" w16cid:durableId="1019696258">
    <w:abstractNumId w:val="2"/>
  </w:num>
  <w:num w:numId="6" w16cid:durableId="1265116596">
    <w:abstractNumId w:val="7"/>
  </w:num>
  <w:num w:numId="7" w16cid:durableId="416367737">
    <w:abstractNumId w:val="4"/>
  </w:num>
  <w:num w:numId="8" w16cid:durableId="1863780797">
    <w:abstractNumId w:val="0"/>
  </w:num>
  <w:num w:numId="9" w16cid:durableId="227813615">
    <w:abstractNumId w:val="10"/>
  </w:num>
  <w:num w:numId="10" w16cid:durableId="1345399423">
    <w:abstractNumId w:val="8"/>
  </w:num>
  <w:num w:numId="11" w16cid:durableId="687874528">
    <w:abstractNumId w:val="1"/>
  </w:num>
  <w:num w:numId="12" w16cid:durableId="1595938579">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jamin J. Makhlouf">
    <w15:presenceInfo w15:providerId="AD" w15:userId="S::bmak29@uw.edu::e2d819b1-db99-41fc-888c-ad60b4d561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448"/>
    <w:rsid w:val="00001F4B"/>
    <w:rsid w:val="00006A7A"/>
    <w:rsid w:val="00011A0E"/>
    <w:rsid w:val="000259EB"/>
    <w:rsid w:val="00033E6D"/>
    <w:rsid w:val="00040237"/>
    <w:rsid w:val="0004196B"/>
    <w:rsid w:val="00044401"/>
    <w:rsid w:val="000566CD"/>
    <w:rsid w:val="00060FEB"/>
    <w:rsid w:val="00065DC6"/>
    <w:rsid w:val="00066D9D"/>
    <w:rsid w:val="00071218"/>
    <w:rsid w:val="00072056"/>
    <w:rsid w:val="00083A7A"/>
    <w:rsid w:val="00085380"/>
    <w:rsid w:val="000854BE"/>
    <w:rsid w:val="00093841"/>
    <w:rsid w:val="000941AF"/>
    <w:rsid w:val="000979CB"/>
    <w:rsid w:val="000A55A6"/>
    <w:rsid w:val="000B5639"/>
    <w:rsid w:val="000B7514"/>
    <w:rsid w:val="000C0406"/>
    <w:rsid w:val="000C2C96"/>
    <w:rsid w:val="000C384D"/>
    <w:rsid w:val="000C429D"/>
    <w:rsid w:val="000C6898"/>
    <w:rsid w:val="000D511B"/>
    <w:rsid w:val="000D6E8E"/>
    <w:rsid w:val="000E1B66"/>
    <w:rsid w:val="000E5E9C"/>
    <w:rsid w:val="000F083A"/>
    <w:rsid w:val="000F3B6C"/>
    <w:rsid w:val="001000CB"/>
    <w:rsid w:val="001008AF"/>
    <w:rsid w:val="001018D7"/>
    <w:rsid w:val="001025C9"/>
    <w:rsid w:val="001028F4"/>
    <w:rsid w:val="00103582"/>
    <w:rsid w:val="001058B8"/>
    <w:rsid w:val="00112ED8"/>
    <w:rsid w:val="00114DA5"/>
    <w:rsid w:val="00116F1B"/>
    <w:rsid w:val="00120202"/>
    <w:rsid w:val="00121BC7"/>
    <w:rsid w:val="00121EA9"/>
    <w:rsid w:val="0012203D"/>
    <w:rsid w:val="00123AD2"/>
    <w:rsid w:val="001255D3"/>
    <w:rsid w:val="001269D4"/>
    <w:rsid w:val="00127F9A"/>
    <w:rsid w:val="00130CEE"/>
    <w:rsid w:val="00131432"/>
    <w:rsid w:val="0013324E"/>
    <w:rsid w:val="00134D4C"/>
    <w:rsid w:val="00136FC3"/>
    <w:rsid w:val="001419E1"/>
    <w:rsid w:val="001430A9"/>
    <w:rsid w:val="00143768"/>
    <w:rsid w:val="00151C49"/>
    <w:rsid w:val="00152000"/>
    <w:rsid w:val="001538CD"/>
    <w:rsid w:val="0015783A"/>
    <w:rsid w:val="00162958"/>
    <w:rsid w:val="0016395C"/>
    <w:rsid w:val="00163D3A"/>
    <w:rsid w:val="001679D4"/>
    <w:rsid w:val="00171632"/>
    <w:rsid w:val="0017389D"/>
    <w:rsid w:val="001740E9"/>
    <w:rsid w:val="00176511"/>
    <w:rsid w:val="001844EB"/>
    <w:rsid w:val="00190B2C"/>
    <w:rsid w:val="0019169F"/>
    <w:rsid w:val="00197965"/>
    <w:rsid w:val="001A07DD"/>
    <w:rsid w:val="001B0AC6"/>
    <w:rsid w:val="001C3B8F"/>
    <w:rsid w:val="001C6B33"/>
    <w:rsid w:val="001D3E40"/>
    <w:rsid w:val="001D6D0B"/>
    <w:rsid w:val="001D71C8"/>
    <w:rsid w:val="001E0D88"/>
    <w:rsid w:val="001F2097"/>
    <w:rsid w:val="0020053D"/>
    <w:rsid w:val="002006A2"/>
    <w:rsid w:val="0020187E"/>
    <w:rsid w:val="00206F6C"/>
    <w:rsid w:val="00210C30"/>
    <w:rsid w:val="00213C2D"/>
    <w:rsid w:val="00216D27"/>
    <w:rsid w:val="002175BB"/>
    <w:rsid w:val="002256A0"/>
    <w:rsid w:val="002323C1"/>
    <w:rsid w:val="00233DAB"/>
    <w:rsid w:val="0023404E"/>
    <w:rsid w:val="00234875"/>
    <w:rsid w:val="00235BCC"/>
    <w:rsid w:val="0023706B"/>
    <w:rsid w:val="0024031C"/>
    <w:rsid w:val="00240367"/>
    <w:rsid w:val="00240DD3"/>
    <w:rsid w:val="00253057"/>
    <w:rsid w:val="002549E1"/>
    <w:rsid w:val="0025573D"/>
    <w:rsid w:val="002574F7"/>
    <w:rsid w:val="0026256C"/>
    <w:rsid w:val="00270862"/>
    <w:rsid w:val="002768BC"/>
    <w:rsid w:val="002769C2"/>
    <w:rsid w:val="00276AFF"/>
    <w:rsid w:val="002811E4"/>
    <w:rsid w:val="002948A2"/>
    <w:rsid w:val="002A3FE3"/>
    <w:rsid w:val="002B1F16"/>
    <w:rsid w:val="002B597E"/>
    <w:rsid w:val="002C1C99"/>
    <w:rsid w:val="002C21B7"/>
    <w:rsid w:val="002C2F48"/>
    <w:rsid w:val="002C3375"/>
    <w:rsid w:val="002C6F1E"/>
    <w:rsid w:val="002D12FE"/>
    <w:rsid w:val="002D2CBF"/>
    <w:rsid w:val="002E45E7"/>
    <w:rsid w:val="002E5716"/>
    <w:rsid w:val="002F0A2B"/>
    <w:rsid w:val="003031E8"/>
    <w:rsid w:val="00304260"/>
    <w:rsid w:val="00306D21"/>
    <w:rsid w:val="003071D2"/>
    <w:rsid w:val="00310A9F"/>
    <w:rsid w:val="00312FC9"/>
    <w:rsid w:val="00313CB8"/>
    <w:rsid w:val="003157C4"/>
    <w:rsid w:val="00320DDA"/>
    <w:rsid w:val="0033106A"/>
    <w:rsid w:val="0033540B"/>
    <w:rsid w:val="00343C0B"/>
    <w:rsid w:val="003442B4"/>
    <w:rsid w:val="003474F0"/>
    <w:rsid w:val="003505B6"/>
    <w:rsid w:val="003508BF"/>
    <w:rsid w:val="003525FA"/>
    <w:rsid w:val="00354EC0"/>
    <w:rsid w:val="00356F8B"/>
    <w:rsid w:val="0036019D"/>
    <w:rsid w:val="003610A6"/>
    <w:rsid w:val="00362078"/>
    <w:rsid w:val="003642FE"/>
    <w:rsid w:val="00367B6D"/>
    <w:rsid w:val="003717DB"/>
    <w:rsid w:val="00371AC6"/>
    <w:rsid w:val="00372BCA"/>
    <w:rsid w:val="00374558"/>
    <w:rsid w:val="003760FD"/>
    <w:rsid w:val="00383B9A"/>
    <w:rsid w:val="00385F28"/>
    <w:rsid w:val="0038700D"/>
    <w:rsid w:val="0039598A"/>
    <w:rsid w:val="0039711B"/>
    <w:rsid w:val="00397AF1"/>
    <w:rsid w:val="00397FF6"/>
    <w:rsid w:val="003A1EB0"/>
    <w:rsid w:val="003A53E2"/>
    <w:rsid w:val="003A58F7"/>
    <w:rsid w:val="003B0A46"/>
    <w:rsid w:val="003B38AA"/>
    <w:rsid w:val="003C2A7E"/>
    <w:rsid w:val="003C6E87"/>
    <w:rsid w:val="003D0402"/>
    <w:rsid w:val="003D30C7"/>
    <w:rsid w:val="003D7E04"/>
    <w:rsid w:val="003F0E0F"/>
    <w:rsid w:val="003F1234"/>
    <w:rsid w:val="003F6161"/>
    <w:rsid w:val="00400339"/>
    <w:rsid w:val="00400CBB"/>
    <w:rsid w:val="00401EE2"/>
    <w:rsid w:val="004025DD"/>
    <w:rsid w:val="004025ED"/>
    <w:rsid w:val="0040355B"/>
    <w:rsid w:val="00403B68"/>
    <w:rsid w:val="00416B2E"/>
    <w:rsid w:val="00417AE1"/>
    <w:rsid w:val="00424DB6"/>
    <w:rsid w:val="004261EE"/>
    <w:rsid w:val="00431422"/>
    <w:rsid w:val="00433B90"/>
    <w:rsid w:val="00437729"/>
    <w:rsid w:val="00441FFD"/>
    <w:rsid w:val="00442120"/>
    <w:rsid w:val="004504D1"/>
    <w:rsid w:val="00450591"/>
    <w:rsid w:val="00450ED3"/>
    <w:rsid w:val="00454FB2"/>
    <w:rsid w:val="00455535"/>
    <w:rsid w:val="00455561"/>
    <w:rsid w:val="00460AE8"/>
    <w:rsid w:val="00464971"/>
    <w:rsid w:val="0046614E"/>
    <w:rsid w:val="004665BB"/>
    <w:rsid w:val="00467885"/>
    <w:rsid w:val="00470C70"/>
    <w:rsid w:val="004712C9"/>
    <w:rsid w:val="0047513B"/>
    <w:rsid w:val="00477415"/>
    <w:rsid w:val="00481088"/>
    <w:rsid w:val="00491C12"/>
    <w:rsid w:val="004A0003"/>
    <w:rsid w:val="004A072A"/>
    <w:rsid w:val="004A6CF4"/>
    <w:rsid w:val="004B1488"/>
    <w:rsid w:val="004B1829"/>
    <w:rsid w:val="004B19B1"/>
    <w:rsid w:val="004B2F94"/>
    <w:rsid w:val="004B5E0E"/>
    <w:rsid w:val="004B7BC4"/>
    <w:rsid w:val="004C2230"/>
    <w:rsid w:val="004C3939"/>
    <w:rsid w:val="004C58FF"/>
    <w:rsid w:val="004C5CB5"/>
    <w:rsid w:val="004C6CE6"/>
    <w:rsid w:val="004D0AA2"/>
    <w:rsid w:val="004D6874"/>
    <w:rsid w:val="004D6C38"/>
    <w:rsid w:val="004E3592"/>
    <w:rsid w:val="004E7138"/>
    <w:rsid w:val="004E7B3B"/>
    <w:rsid w:val="004F0045"/>
    <w:rsid w:val="004F04C2"/>
    <w:rsid w:val="004F0E72"/>
    <w:rsid w:val="004F1ACA"/>
    <w:rsid w:val="004F324B"/>
    <w:rsid w:val="004F3972"/>
    <w:rsid w:val="004F4EF3"/>
    <w:rsid w:val="0050237A"/>
    <w:rsid w:val="00505979"/>
    <w:rsid w:val="00507803"/>
    <w:rsid w:val="005078D8"/>
    <w:rsid w:val="005104A5"/>
    <w:rsid w:val="00512EE1"/>
    <w:rsid w:val="005149FF"/>
    <w:rsid w:val="00514EB9"/>
    <w:rsid w:val="00516589"/>
    <w:rsid w:val="005171B6"/>
    <w:rsid w:val="00517577"/>
    <w:rsid w:val="00520187"/>
    <w:rsid w:val="005229F0"/>
    <w:rsid w:val="005302EF"/>
    <w:rsid w:val="00530411"/>
    <w:rsid w:val="005312E0"/>
    <w:rsid w:val="005323CA"/>
    <w:rsid w:val="00533C59"/>
    <w:rsid w:val="00536536"/>
    <w:rsid w:val="00537343"/>
    <w:rsid w:val="005416E6"/>
    <w:rsid w:val="005463B2"/>
    <w:rsid w:val="00551911"/>
    <w:rsid w:val="005554D7"/>
    <w:rsid w:val="00557194"/>
    <w:rsid w:val="00571049"/>
    <w:rsid w:val="00572EF0"/>
    <w:rsid w:val="0057720D"/>
    <w:rsid w:val="005805EB"/>
    <w:rsid w:val="005858F1"/>
    <w:rsid w:val="0058744A"/>
    <w:rsid w:val="0059082A"/>
    <w:rsid w:val="005956BD"/>
    <w:rsid w:val="005A052B"/>
    <w:rsid w:val="005A36C3"/>
    <w:rsid w:val="005A4F22"/>
    <w:rsid w:val="005A53C9"/>
    <w:rsid w:val="005B0F4E"/>
    <w:rsid w:val="005B3AB3"/>
    <w:rsid w:val="005B3E0C"/>
    <w:rsid w:val="005B7FCD"/>
    <w:rsid w:val="005C0D40"/>
    <w:rsid w:val="005C2215"/>
    <w:rsid w:val="005C36CF"/>
    <w:rsid w:val="005C58CB"/>
    <w:rsid w:val="005D0EF1"/>
    <w:rsid w:val="005D4C96"/>
    <w:rsid w:val="005E6A59"/>
    <w:rsid w:val="005F27E4"/>
    <w:rsid w:val="005F3448"/>
    <w:rsid w:val="00606787"/>
    <w:rsid w:val="006101C3"/>
    <w:rsid w:val="00612B95"/>
    <w:rsid w:val="00617B67"/>
    <w:rsid w:val="00617C63"/>
    <w:rsid w:val="00625357"/>
    <w:rsid w:val="006314EE"/>
    <w:rsid w:val="00631AAA"/>
    <w:rsid w:val="006357BB"/>
    <w:rsid w:val="0063598A"/>
    <w:rsid w:val="0063694A"/>
    <w:rsid w:val="00636B84"/>
    <w:rsid w:val="00636C9F"/>
    <w:rsid w:val="00642B65"/>
    <w:rsid w:val="00643AC4"/>
    <w:rsid w:val="00645EF1"/>
    <w:rsid w:val="00651133"/>
    <w:rsid w:val="00653AE8"/>
    <w:rsid w:val="00653AF7"/>
    <w:rsid w:val="006540BC"/>
    <w:rsid w:val="0065535A"/>
    <w:rsid w:val="00655F63"/>
    <w:rsid w:val="00656B48"/>
    <w:rsid w:val="006617C0"/>
    <w:rsid w:val="0066241A"/>
    <w:rsid w:val="00663FC6"/>
    <w:rsid w:val="00665BC1"/>
    <w:rsid w:val="00673B3C"/>
    <w:rsid w:val="006762C3"/>
    <w:rsid w:val="00676513"/>
    <w:rsid w:val="00682611"/>
    <w:rsid w:val="00687F38"/>
    <w:rsid w:val="00691BBC"/>
    <w:rsid w:val="00691F38"/>
    <w:rsid w:val="00693A39"/>
    <w:rsid w:val="006A2A72"/>
    <w:rsid w:val="006A4011"/>
    <w:rsid w:val="006A798F"/>
    <w:rsid w:val="006B1D97"/>
    <w:rsid w:val="006B418B"/>
    <w:rsid w:val="006B5AB0"/>
    <w:rsid w:val="006C531D"/>
    <w:rsid w:val="006C663B"/>
    <w:rsid w:val="006C6CB7"/>
    <w:rsid w:val="006D11D3"/>
    <w:rsid w:val="006D6AEE"/>
    <w:rsid w:val="006E1BBC"/>
    <w:rsid w:val="006E5473"/>
    <w:rsid w:val="0070135F"/>
    <w:rsid w:val="0070647C"/>
    <w:rsid w:val="007072E7"/>
    <w:rsid w:val="00711069"/>
    <w:rsid w:val="0071220D"/>
    <w:rsid w:val="0071320D"/>
    <w:rsid w:val="00715F4A"/>
    <w:rsid w:val="00717761"/>
    <w:rsid w:val="00717B12"/>
    <w:rsid w:val="00720B50"/>
    <w:rsid w:val="0072380C"/>
    <w:rsid w:val="00724D0B"/>
    <w:rsid w:val="007266BC"/>
    <w:rsid w:val="00730A88"/>
    <w:rsid w:val="00731FB9"/>
    <w:rsid w:val="00746351"/>
    <w:rsid w:val="00747075"/>
    <w:rsid w:val="007555A4"/>
    <w:rsid w:val="007561E4"/>
    <w:rsid w:val="0076034D"/>
    <w:rsid w:val="007603D4"/>
    <w:rsid w:val="007708F4"/>
    <w:rsid w:val="00772AC1"/>
    <w:rsid w:val="00780305"/>
    <w:rsid w:val="007878C0"/>
    <w:rsid w:val="00793B30"/>
    <w:rsid w:val="007A07BC"/>
    <w:rsid w:val="007A1D0A"/>
    <w:rsid w:val="007B1069"/>
    <w:rsid w:val="007B17D6"/>
    <w:rsid w:val="007B71BB"/>
    <w:rsid w:val="007C0A61"/>
    <w:rsid w:val="007C1050"/>
    <w:rsid w:val="007C2267"/>
    <w:rsid w:val="007C2373"/>
    <w:rsid w:val="007C6331"/>
    <w:rsid w:val="007C6D95"/>
    <w:rsid w:val="007D1726"/>
    <w:rsid w:val="007D2894"/>
    <w:rsid w:val="007D630A"/>
    <w:rsid w:val="007D7981"/>
    <w:rsid w:val="007E1736"/>
    <w:rsid w:val="007E3A31"/>
    <w:rsid w:val="007F098D"/>
    <w:rsid w:val="007F32DE"/>
    <w:rsid w:val="007F35F9"/>
    <w:rsid w:val="007F37AE"/>
    <w:rsid w:val="007F4A77"/>
    <w:rsid w:val="007F66C5"/>
    <w:rsid w:val="007F7231"/>
    <w:rsid w:val="007F747D"/>
    <w:rsid w:val="007F75D5"/>
    <w:rsid w:val="00800CBA"/>
    <w:rsid w:val="008050C3"/>
    <w:rsid w:val="00807290"/>
    <w:rsid w:val="00811477"/>
    <w:rsid w:val="00811B88"/>
    <w:rsid w:val="00814EE7"/>
    <w:rsid w:val="00816626"/>
    <w:rsid w:val="00820E08"/>
    <w:rsid w:val="00821884"/>
    <w:rsid w:val="0082206F"/>
    <w:rsid w:val="008277E3"/>
    <w:rsid w:val="00832815"/>
    <w:rsid w:val="00836381"/>
    <w:rsid w:val="00841435"/>
    <w:rsid w:val="00843258"/>
    <w:rsid w:val="0084410D"/>
    <w:rsid w:val="00845E76"/>
    <w:rsid w:val="00856168"/>
    <w:rsid w:val="008605CB"/>
    <w:rsid w:val="00863C27"/>
    <w:rsid w:val="008730BC"/>
    <w:rsid w:val="0087708A"/>
    <w:rsid w:val="00881286"/>
    <w:rsid w:val="0088327B"/>
    <w:rsid w:val="0088451D"/>
    <w:rsid w:val="00885296"/>
    <w:rsid w:val="0088664E"/>
    <w:rsid w:val="008872F5"/>
    <w:rsid w:val="00891B6F"/>
    <w:rsid w:val="00893125"/>
    <w:rsid w:val="008948AB"/>
    <w:rsid w:val="00895ED8"/>
    <w:rsid w:val="00895FC7"/>
    <w:rsid w:val="008970CF"/>
    <w:rsid w:val="008A7376"/>
    <w:rsid w:val="008B0A5A"/>
    <w:rsid w:val="008B3EA1"/>
    <w:rsid w:val="008B64EE"/>
    <w:rsid w:val="008B6684"/>
    <w:rsid w:val="008C03AF"/>
    <w:rsid w:val="008C378F"/>
    <w:rsid w:val="008C65D7"/>
    <w:rsid w:val="008D1422"/>
    <w:rsid w:val="008D1B8A"/>
    <w:rsid w:val="008E3428"/>
    <w:rsid w:val="008E4C82"/>
    <w:rsid w:val="008F2118"/>
    <w:rsid w:val="008F26BA"/>
    <w:rsid w:val="00900DF4"/>
    <w:rsid w:val="0090107F"/>
    <w:rsid w:val="00901ACE"/>
    <w:rsid w:val="00907410"/>
    <w:rsid w:val="009076B8"/>
    <w:rsid w:val="009110AF"/>
    <w:rsid w:val="0091492C"/>
    <w:rsid w:val="00915EEE"/>
    <w:rsid w:val="00916EE1"/>
    <w:rsid w:val="00917026"/>
    <w:rsid w:val="00922435"/>
    <w:rsid w:val="00925A21"/>
    <w:rsid w:val="009263B7"/>
    <w:rsid w:val="00932FBC"/>
    <w:rsid w:val="00933D52"/>
    <w:rsid w:val="00935B8C"/>
    <w:rsid w:val="009423AC"/>
    <w:rsid w:val="00944E55"/>
    <w:rsid w:val="00946A92"/>
    <w:rsid w:val="00951507"/>
    <w:rsid w:val="00955A42"/>
    <w:rsid w:val="00956F44"/>
    <w:rsid w:val="00961F08"/>
    <w:rsid w:val="00966E61"/>
    <w:rsid w:val="00967DC4"/>
    <w:rsid w:val="00971164"/>
    <w:rsid w:val="0097261B"/>
    <w:rsid w:val="00973C7E"/>
    <w:rsid w:val="0097448D"/>
    <w:rsid w:val="009833DB"/>
    <w:rsid w:val="00983667"/>
    <w:rsid w:val="00983880"/>
    <w:rsid w:val="00986BAC"/>
    <w:rsid w:val="009879FD"/>
    <w:rsid w:val="00990982"/>
    <w:rsid w:val="00990A53"/>
    <w:rsid w:val="009916A5"/>
    <w:rsid w:val="009A7B39"/>
    <w:rsid w:val="009B24AC"/>
    <w:rsid w:val="009B595F"/>
    <w:rsid w:val="009C079F"/>
    <w:rsid w:val="009C2F92"/>
    <w:rsid w:val="009C308C"/>
    <w:rsid w:val="009C3C93"/>
    <w:rsid w:val="009C3FA5"/>
    <w:rsid w:val="009C42BD"/>
    <w:rsid w:val="009D0427"/>
    <w:rsid w:val="009D3148"/>
    <w:rsid w:val="009D66DA"/>
    <w:rsid w:val="009E68C7"/>
    <w:rsid w:val="009F1309"/>
    <w:rsid w:val="009F1A92"/>
    <w:rsid w:val="009F3D19"/>
    <w:rsid w:val="009F3E36"/>
    <w:rsid w:val="009F51C3"/>
    <w:rsid w:val="009F56C0"/>
    <w:rsid w:val="009F5E0E"/>
    <w:rsid w:val="009F6624"/>
    <w:rsid w:val="009F7AF2"/>
    <w:rsid w:val="00A0052D"/>
    <w:rsid w:val="00A005B7"/>
    <w:rsid w:val="00A06CC6"/>
    <w:rsid w:val="00A10423"/>
    <w:rsid w:val="00A110EC"/>
    <w:rsid w:val="00A13C28"/>
    <w:rsid w:val="00A13EDE"/>
    <w:rsid w:val="00A14D37"/>
    <w:rsid w:val="00A16F99"/>
    <w:rsid w:val="00A22AAB"/>
    <w:rsid w:val="00A234BB"/>
    <w:rsid w:val="00A25870"/>
    <w:rsid w:val="00A26A50"/>
    <w:rsid w:val="00A3396F"/>
    <w:rsid w:val="00A3550B"/>
    <w:rsid w:val="00A36D27"/>
    <w:rsid w:val="00A44879"/>
    <w:rsid w:val="00A4712A"/>
    <w:rsid w:val="00A52BD6"/>
    <w:rsid w:val="00A54B4A"/>
    <w:rsid w:val="00A70ED6"/>
    <w:rsid w:val="00A72EBD"/>
    <w:rsid w:val="00A76A53"/>
    <w:rsid w:val="00A805B8"/>
    <w:rsid w:val="00A8429C"/>
    <w:rsid w:val="00A844A4"/>
    <w:rsid w:val="00A849F0"/>
    <w:rsid w:val="00A84E4B"/>
    <w:rsid w:val="00A94BC2"/>
    <w:rsid w:val="00AA1798"/>
    <w:rsid w:val="00AA26A1"/>
    <w:rsid w:val="00AA6EC2"/>
    <w:rsid w:val="00AB074C"/>
    <w:rsid w:val="00AB2317"/>
    <w:rsid w:val="00AB3DBB"/>
    <w:rsid w:val="00AB779D"/>
    <w:rsid w:val="00AC7C2D"/>
    <w:rsid w:val="00AD1910"/>
    <w:rsid w:val="00AD484F"/>
    <w:rsid w:val="00AD4BE1"/>
    <w:rsid w:val="00AD7B82"/>
    <w:rsid w:val="00AF0D4C"/>
    <w:rsid w:val="00AF7B74"/>
    <w:rsid w:val="00B00C18"/>
    <w:rsid w:val="00B01FE3"/>
    <w:rsid w:val="00B02A4D"/>
    <w:rsid w:val="00B07AE4"/>
    <w:rsid w:val="00B13E93"/>
    <w:rsid w:val="00B155C4"/>
    <w:rsid w:val="00B212BB"/>
    <w:rsid w:val="00B23B58"/>
    <w:rsid w:val="00B24171"/>
    <w:rsid w:val="00B26B57"/>
    <w:rsid w:val="00B27EC5"/>
    <w:rsid w:val="00B30111"/>
    <w:rsid w:val="00B35E5D"/>
    <w:rsid w:val="00B40601"/>
    <w:rsid w:val="00B429B6"/>
    <w:rsid w:val="00B4720E"/>
    <w:rsid w:val="00B50583"/>
    <w:rsid w:val="00B50CA4"/>
    <w:rsid w:val="00B53530"/>
    <w:rsid w:val="00B606F9"/>
    <w:rsid w:val="00B60D7F"/>
    <w:rsid w:val="00B62128"/>
    <w:rsid w:val="00B65D13"/>
    <w:rsid w:val="00B74D8D"/>
    <w:rsid w:val="00B74F35"/>
    <w:rsid w:val="00B76340"/>
    <w:rsid w:val="00B8483E"/>
    <w:rsid w:val="00B857E3"/>
    <w:rsid w:val="00B923D2"/>
    <w:rsid w:val="00B95589"/>
    <w:rsid w:val="00B97434"/>
    <w:rsid w:val="00BA0245"/>
    <w:rsid w:val="00BA369C"/>
    <w:rsid w:val="00BA542C"/>
    <w:rsid w:val="00BB27C2"/>
    <w:rsid w:val="00BB381E"/>
    <w:rsid w:val="00BB5897"/>
    <w:rsid w:val="00BC7C48"/>
    <w:rsid w:val="00BD0803"/>
    <w:rsid w:val="00BD2F8F"/>
    <w:rsid w:val="00BF0C62"/>
    <w:rsid w:val="00BF307A"/>
    <w:rsid w:val="00BF42AB"/>
    <w:rsid w:val="00C013DD"/>
    <w:rsid w:val="00C107EA"/>
    <w:rsid w:val="00C10AF2"/>
    <w:rsid w:val="00C162F5"/>
    <w:rsid w:val="00C1704A"/>
    <w:rsid w:val="00C26378"/>
    <w:rsid w:val="00C2778F"/>
    <w:rsid w:val="00C27BF0"/>
    <w:rsid w:val="00C31CB4"/>
    <w:rsid w:val="00C32D99"/>
    <w:rsid w:val="00C34090"/>
    <w:rsid w:val="00C40D88"/>
    <w:rsid w:val="00C41758"/>
    <w:rsid w:val="00C41C66"/>
    <w:rsid w:val="00C50220"/>
    <w:rsid w:val="00C50332"/>
    <w:rsid w:val="00C50733"/>
    <w:rsid w:val="00C57048"/>
    <w:rsid w:val="00C57FD7"/>
    <w:rsid w:val="00C6603A"/>
    <w:rsid w:val="00C67240"/>
    <w:rsid w:val="00C67BC1"/>
    <w:rsid w:val="00C7034D"/>
    <w:rsid w:val="00C83BD0"/>
    <w:rsid w:val="00C83BF2"/>
    <w:rsid w:val="00C92AB0"/>
    <w:rsid w:val="00C93DD5"/>
    <w:rsid w:val="00C95028"/>
    <w:rsid w:val="00C9741A"/>
    <w:rsid w:val="00C97C2C"/>
    <w:rsid w:val="00CA262D"/>
    <w:rsid w:val="00CA6AF1"/>
    <w:rsid w:val="00CA7EEC"/>
    <w:rsid w:val="00CB2EEB"/>
    <w:rsid w:val="00CB3C24"/>
    <w:rsid w:val="00CB4B76"/>
    <w:rsid w:val="00CC053E"/>
    <w:rsid w:val="00CC09EC"/>
    <w:rsid w:val="00CC472B"/>
    <w:rsid w:val="00CC7CEE"/>
    <w:rsid w:val="00CD3038"/>
    <w:rsid w:val="00CE02D5"/>
    <w:rsid w:val="00CE2EB6"/>
    <w:rsid w:val="00CE70A0"/>
    <w:rsid w:val="00CE7CAA"/>
    <w:rsid w:val="00CF00B2"/>
    <w:rsid w:val="00CF03CC"/>
    <w:rsid w:val="00CF21C5"/>
    <w:rsid w:val="00CF2DB5"/>
    <w:rsid w:val="00CF45A1"/>
    <w:rsid w:val="00CF474A"/>
    <w:rsid w:val="00CF6CDB"/>
    <w:rsid w:val="00D0176E"/>
    <w:rsid w:val="00D04B7C"/>
    <w:rsid w:val="00D0546A"/>
    <w:rsid w:val="00D05EAB"/>
    <w:rsid w:val="00D0678D"/>
    <w:rsid w:val="00D105F1"/>
    <w:rsid w:val="00D10F35"/>
    <w:rsid w:val="00D149EB"/>
    <w:rsid w:val="00D30A4B"/>
    <w:rsid w:val="00D3134F"/>
    <w:rsid w:val="00D36A10"/>
    <w:rsid w:val="00D409CC"/>
    <w:rsid w:val="00D43F43"/>
    <w:rsid w:val="00D47703"/>
    <w:rsid w:val="00D47FB2"/>
    <w:rsid w:val="00D516D1"/>
    <w:rsid w:val="00D53B0E"/>
    <w:rsid w:val="00D5400B"/>
    <w:rsid w:val="00D554ED"/>
    <w:rsid w:val="00D57D37"/>
    <w:rsid w:val="00D625F2"/>
    <w:rsid w:val="00D71360"/>
    <w:rsid w:val="00D80B0D"/>
    <w:rsid w:val="00D86CD4"/>
    <w:rsid w:val="00D90980"/>
    <w:rsid w:val="00D91D5D"/>
    <w:rsid w:val="00D96066"/>
    <w:rsid w:val="00DA0881"/>
    <w:rsid w:val="00DA289A"/>
    <w:rsid w:val="00DA7E79"/>
    <w:rsid w:val="00DB2B04"/>
    <w:rsid w:val="00DB58D6"/>
    <w:rsid w:val="00DC669C"/>
    <w:rsid w:val="00DC75BB"/>
    <w:rsid w:val="00DD0E6E"/>
    <w:rsid w:val="00DD2581"/>
    <w:rsid w:val="00DD2C4D"/>
    <w:rsid w:val="00DD585C"/>
    <w:rsid w:val="00DD7574"/>
    <w:rsid w:val="00DE09EB"/>
    <w:rsid w:val="00DE33E0"/>
    <w:rsid w:val="00DF1D5B"/>
    <w:rsid w:val="00DF28C6"/>
    <w:rsid w:val="00E10F4A"/>
    <w:rsid w:val="00E113E7"/>
    <w:rsid w:val="00E11585"/>
    <w:rsid w:val="00E1753F"/>
    <w:rsid w:val="00E20CE9"/>
    <w:rsid w:val="00E212FE"/>
    <w:rsid w:val="00E26D9D"/>
    <w:rsid w:val="00E347D9"/>
    <w:rsid w:val="00E35059"/>
    <w:rsid w:val="00E352BB"/>
    <w:rsid w:val="00E3555B"/>
    <w:rsid w:val="00E355B2"/>
    <w:rsid w:val="00E35FA9"/>
    <w:rsid w:val="00E454BB"/>
    <w:rsid w:val="00E45959"/>
    <w:rsid w:val="00E45D57"/>
    <w:rsid w:val="00E46D9E"/>
    <w:rsid w:val="00E46ECD"/>
    <w:rsid w:val="00E471DA"/>
    <w:rsid w:val="00E61436"/>
    <w:rsid w:val="00E6389A"/>
    <w:rsid w:val="00E66931"/>
    <w:rsid w:val="00E671EF"/>
    <w:rsid w:val="00E67672"/>
    <w:rsid w:val="00E71272"/>
    <w:rsid w:val="00E719E1"/>
    <w:rsid w:val="00E8171A"/>
    <w:rsid w:val="00E82540"/>
    <w:rsid w:val="00E82AC1"/>
    <w:rsid w:val="00E84029"/>
    <w:rsid w:val="00E85535"/>
    <w:rsid w:val="00E86789"/>
    <w:rsid w:val="00E90573"/>
    <w:rsid w:val="00E92DA4"/>
    <w:rsid w:val="00E94ABC"/>
    <w:rsid w:val="00E95A9F"/>
    <w:rsid w:val="00EA0134"/>
    <w:rsid w:val="00EA4FC4"/>
    <w:rsid w:val="00EB2149"/>
    <w:rsid w:val="00EB21A5"/>
    <w:rsid w:val="00EB2EDF"/>
    <w:rsid w:val="00EB713C"/>
    <w:rsid w:val="00EB7C81"/>
    <w:rsid w:val="00ED0A94"/>
    <w:rsid w:val="00ED2A48"/>
    <w:rsid w:val="00ED795A"/>
    <w:rsid w:val="00EE1A96"/>
    <w:rsid w:val="00EE2480"/>
    <w:rsid w:val="00EE25A4"/>
    <w:rsid w:val="00EE2B9C"/>
    <w:rsid w:val="00EE5153"/>
    <w:rsid w:val="00EE55A4"/>
    <w:rsid w:val="00EE5FAB"/>
    <w:rsid w:val="00EF1756"/>
    <w:rsid w:val="00EF1DED"/>
    <w:rsid w:val="00EF23E6"/>
    <w:rsid w:val="00EF5ED9"/>
    <w:rsid w:val="00EF6581"/>
    <w:rsid w:val="00EF730C"/>
    <w:rsid w:val="00F01811"/>
    <w:rsid w:val="00F02538"/>
    <w:rsid w:val="00F049B0"/>
    <w:rsid w:val="00F06D5A"/>
    <w:rsid w:val="00F10131"/>
    <w:rsid w:val="00F1425A"/>
    <w:rsid w:val="00F16708"/>
    <w:rsid w:val="00F2018F"/>
    <w:rsid w:val="00F20CE9"/>
    <w:rsid w:val="00F21C45"/>
    <w:rsid w:val="00F27D04"/>
    <w:rsid w:val="00F315A1"/>
    <w:rsid w:val="00F31BF9"/>
    <w:rsid w:val="00F335F2"/>
    <w:rsid w:val="00F3538C"/>
    <w:rsid w:val="00F36BD9"/>
    <w:rsid w:val="00F3736F"/>
    <w:rsid w:val="00F40CAD"/>
    <w:rsid w:val="00F41CBE"/>
    <w:rsid w:val="00F41FAF"/>
    <w:rsid w:val="00F432BD"/>
    <w:rsid w:val="00F44448"/>
    <w:rsid w:val="00F4698F"/>
    <w:rsid w:val="00F51DB9"/>
    <w:rsid w:val="00F552CD"/>
    <w:rsid w:val="00F55974"/>
    <w:rsid w:val="00F71234"/>
    <w:rsid w:val="00F73FEE"/>
    <w:rsid w:val="00F7515F"/>
    <w:rsid w:val="00F770FF"/>
    <w:rsid w:val="00F82735"/>
    <w:rsid w:val="00F83731"/>
    <w:rsid w:val="00F95B20"/>
    <w:rsid w:val="00FA2074"/>
    <w:rsid w:val="00FA31FC"/>
    <w:rsid w:val="00FA379B"/>
    <w:rsid w:val="00FA738D"/>
    <w:rsid w:val="00FA76AC"/>
    <w:rsid w:val="00FA7C12"/>
    <w:rsid w:val="00FB261B"/>
    <w:rsid w:val="00FB33D7"/>
    <w:rsid w:val="00FB3E37"/>
    <w:rsid w:val="00FC02BD"/>
    <w:rsid w:val="00FC42A0"/>
    <w:rsid w:val="00FC630E"/>
    <w:rsid w:val="00FD1F7F"/>
    <w:rsid w:val="00FD5572"/>
    <w:rsid w:val="00FD6CE5"/>
    <w:rsid w:val="00FE3CBB"/>
    <w:rsid w:val="00FE3D0B"/>
    <w:rsid w:val="00FE6042"/>
    <w:rsid w:val="00FF1407"/>
    <w:rsid w:val="00FF19B1"/>
    <w:rsid w:val="00FF3B07"/>
    <w:rsid w:val="00FF5EC9"/>
    <w:rsid w:val="00FF6246"/>
    <w:rsid w:val="00FF6C35"/>
    <w:rsid w:val="00FF6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67230"/>
  <w15:chartTrackingRefBased/>
  <w15:docId w15:val="{87598257-D11F-6048-B2EC-CCB0BE3AD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DA4"/>
  </w:style>
  <w:style w:type="paragraph" w:styleId="Heading1">
    <w:name w:val="heading 1"/>
    <w:basedOn w:val="Normal"/>
    <w:next w:val="Normal"/>
    <w:link w:val="Heading1Char"/>
    <w:uiPriority w:val="9"/>
    <w:qFormat/>
    <w:rsid w:val="005F3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448"/>
    <w:rPr>
      <w:rFonts w:eastAsiaTheme="majorEastAsia" w:cstheme="majorBidi"/>
      <w:color w:val="272727" w:themeColor="text1" w:themeTint="D8"/>
    </w:rPr>
  </w:style>
  <w:style w:type="paragraph" w:styleId="Title">
    <w:name w:val="Title"/>
    <w:basedOn w:val="Normal"/>
    <w:next w:val="Normal"/>
    <w:link w:val="TitleChar"/>
    <w:uiPriority w:val="10"/>
    <w:qFormat/>
    <w:rsid w:val="005F3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448"/>
    <w:pPr>
      <w:spacing w:before="160"/>
      <w:jc w:val="center"/>
    </w:pPr>
    <w:rPr>
      <w:i/>
      <w:iCs/>
      <w:color w:val="404040" w:themeColor="text1" w:themeTint="BF"/>
    </w:rPr>
  </w:style>
  <w:style w:type="character" w:customStyle="1" w:styleId="QuoteChar">
    <w:name w:val="Quote Char"/>
    <w:basedOn w:val="DefaultParagraphFont"/>
    <w:link w:val="Quote"/>
    <w:uiPriority w:val="29"/>
    <w:rsid w:val="005F3448"/>
    <w:rPr>
      <w:i/>
      <w:iCs/>
      <w:color w:val="404040" w:themeColor="text1" w:themeTint="BF"/>
    </w:rPr>
  </w:style>
  <w:style w:type="paragraph" w:styleId="ListParagraph">
    <w:name w:val="List Paragraph"/>
    <w:basedOn w:val="Normal"/>
    <w:uiPriority w:val="34"/>
    <w:qFormat/>
    <w:rsid w:val="005F3448"/>
    <w:pPr>
      <w:ind w:left="720"/>
      <w:contextualSpacing/>
    </w:pPr>
  </w:style>
  <w:style w:type="character" w:styleId="IntenseEmphasis">
    <w:name w:val="Intense Emphasis"/>
    <w:basedOn w:val="DefaultParagraphFont"/>
    <w:uiPriority w:val="21"/>
    <w:qFormat/>
    <w:rsid w:val="005F3448"/>
    <w:rPr>
      <w:i/>
      <w:iCs/>
      <w:color w:val="0F4761" w:themeColor="accent1" w:themeShade="BF"/>
    </w:rPr>
  </w:style>
  <w:style w:type="paragraph" w:styleId="IntenseQuote">
    <w:name w:val="Intense Quote"/>
    <w:basedOn w:val="Normal"/>
    <w:next w:val="Normal"/>
    <w:link w:val="IntenseQuoteChar"/>
    <w:uiPriority w:val="30"/>
    <w:qFormat/>
    <w:rsid w:val="005F3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448"/>
    <w:rPr>
      <w:i/>
      <w:iCs/>
      <w:color w:val="0F4761" w:themeColor="accent1" w:themeShade="BF"/>
    </w:rPr>
  </w:style>
  <w:style w:type="character" w:styleId="IntenseReference">
    <w:name w:val="Intense Reference"/>
    <w:basedOn w:val="DefaultParagraphFont"/>
    <w:uiPriority w:val="32"/>
    <w:qFormat/>
    <w:rsid w:val="005F3448"/>
    <w:rPr>
      <w:b/>
      <w:bCs/>
      <w:smallCaps/>
      <w:color w:val="0F4761" w:themeColor="accent1" w:themeShade="BF"/>
      <w:spacing w:val="5"/>
    </w:rPr>
  </w:style>
  <w:style w:type="character" w:styleId="HTMLCode">
    <w:name w:val="HTML Code"/>
    <w:basedOn w:val="DefaultParagraphFont"/>
    <w:uiPriority w:val="99"/>
    <w:semiHidden/>
    <w:unhideWhenUsed/>
    <w:rsid w:val="00986BAC"/>
    <w:rPr>
      <w:rFonts w:ascii="Courier New" w:eastAsia="Times New Roman" w:hAnsi="Courier New" w:cs="Courier New"/>
      <w:sz w:val="20"/>
      <w:szCs w:val="20"/>
    </w:rPr>
  </w:style>
  <w:style w:type="paragraph" w:styleId="NormalWeb">
    <w:name w:val="Normal (Web)"/>
    <w:basedOn w:val="Normal"/>
    <w:uiPriority w:val="99"/>
    <w:unhideWhenUsed/>
    <w:rsid w:val="00033E6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normal">
    <w:name w:val="whitespace-normal"/>
    <w:basedOn w:val="Normal"/>
    <w:rsid w:val="004712C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712C9"/>
    <w:rPr>
      <w:b/>
      <w:bCs/>
    </w:rPr>
  </w:style>
  <w:style w:type="character" w:customStyle="1" w:styleId="katex-mathml">
    <w:name w:val="katex-mathml"/>
    <w:basedOn w:val="DefaultParagraphFont"/>
    <w:rsid w:val="004712C9"/>
  </w:style>
  <w:style w:type="character" w:customStyle="1" w:styleId="mord">
    <w:name w:val="mord"/>
    <w:basedOn w:val="DefaultParagraphFont"/>
    <w:rsid w:val="004712C9"/>
  </w:style>
  <w:style w:type="paragraph" w:styleId="Bibliography">
    <w:name w:val="Bibliography"/>
    <w:basedOn w:val="Normal"/>
    <w:next w:val="Normal"/>
    <w:uiPriority w:val="37"/>
    <w:unhideWhenUsed/>
    <w:rsid w:val="004712C9"/>
    <w:pPr>
      <w:spacing w:after="0" w:line="480" w:lineRule="auto"/>
      <w:ind w:left="720" w:hanging="720"/>
    </w:pPr>
  </w:style>
  <w:style w:type="paragraph" w:styleId="Footer">
    <w:name w:val="footer"/>
    <w:basedOn w:val="Normal"/>
    <w:link w:val="FooterChar"/>
    <w:uiPriority w:val="99"/>
    <w:unhideWhenUsed/>
    <w:rsid w:val="004712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12C9"/>
  </w:style>
  <w:style w:type="character" w:styleId="PageNumber">
    <w:name w:val="page number"/>
    <w:basedOn w:val="DefaultParagraphFont"/>
    <w:uiPriority w:val="99"/>
    <w:semiHidden/>
    <w:unhideWhenUsed/>
    <w:rsid w:val="004712C9"/>
  </w:style>
  <w:style w:type="character" w:styleId="LineNumber">
    <w:name w:val="line number"/>
    <w:basedOn w:val="DefaultParagraphFont"/>
    <w:uiPriority w:val="99"/>
    <w:semiHidden/>
    <w:unhideWhenUsed/>
    <w:rsid w:val="004712C9"/>
  </w:style>
  <w:style w:type="character" w:styleId="CommentReference">
    <w:name w:val="annotation reference"/>
    <w:basedOn w:val="DefaultParagraphFont"/>
    <w:uiPriority w:val="99"/>
    <w:semiHidden/>
    <w:unhideWhenUsed/>
    <w:rsid w:val="002A3FE3"/>
    <w:rPr>
      <w:sz w:val="16"/>
      <w:szCs w:val="16"/>
    </w:rPr>
  </w:style>
  <w:style w:type="paragraph" w:styleId="CommentText">
    <w:name w:val="annotation text"/>
    <w:basedOn w:val="Normal"/>
    <w:link w:val="CommentTextChar"/>
    <w:uiPriority w:val="99"/>
    <w:unhideWhenUsed/>
    <w:rsid w:val="002A3FE3"/>
    <w:pPr>
      <w:spacing w:line="240" w:lineRule="auto"/>
    </w:pPr>
    <w:rPr>
      <w:sz w:val="20"/>
      <w:szCs w:val="20"/>
    </w:rPr>
  </w:style>
  <w:style w:type="character" w:customStyle="1" w:styleId="CommentTextChar">
    <w:name w:val="Comment Text Char"/>
    <w:basedOn w:val="DefaultParagraphFont"/>
    <w:link w:val="CommentText"/>
    <w:uiPriority w:val="99"/>
    <w:rsid w:val="002A3FE3"/>
    <w:rPr>
      <w:sz w:val="20"/>
      <w:szCs w:val="20"/>
    </w:rPr>
  </w:style>
  <w:style w:type="paragraph" w:styleId="CommentSubject">
    <w:name w:val="annotation subject"/>
    <w:basedOn w:val="CommentText"/>
    <w:next w:val="CommentText"/>
    <w:link w:val="CommentSubjectChar"/>
    <w:uiPriority w:val="99"/>
    <w:semiHidden/>
    <w:unhideWhenUsed/>
    <w:rsid w:val="002A3FE3"/>
    <w:rPr>
      <w:b/>
      <w:bCs/>
    </w:rPr>
  </w:style>
  <w:style w:type="character" w:customStyle="1" w:styleId="CommentSubjectChar">
    <w:name w:val="Comment Subject Char"/>
    <w:basedOn w:val="CommentTextChar"/>
    <w:link w:val="CommentSubject"/>
    <w:uiPriority w:val="99"/>
    <w:semiHidden/>
    <w:rsid w:val="002A3FE3"/>
    <w:rPr>
      <w:b/>
      <w:bCs/>
      <w:sz w:val="20"/>
      <w:szCs w:val="20"/>
    </w:rPr>
  </w:style>
  <w:style w:type="paragraph" w:styleId="Revision">
    <w:name w:val="Revision"/>
    <w:hidden/>
    <w:uiPriority w:val="99"/>
    <w:semiHidden/>
    <w:rsid w:val="00F552CD"/>
    <w:pPr>
      <w:spacing w:after="0" w:line="240" w:lineRule="auto"/>
    </w:pPr>
  </w:style>
  <w:style w:type="character" w:customStyle="1" w:styleId="inline-flex">
    <w:name w:val="inline-flex"/>
    <w:basedOn w:val="DefaultParagraphFont"/>
    <w:rsid w:val="00DC75BB"/>
  </w:style>
  <w:style w:type="character" w:customStyle="1" w:styleId="text-nowrap">
    <w:name w:val="text-nowrap"/>
    <w:basedOn w:val="DefaultParagraphFont"/>
    <w:rsid w:val="00DC75BB"/>
  </w:style>
  <w:style w:type="paragraph" w:styleId="Header">
    <w:name w:val="header"/>
    <w:basedOn w:val="Normal"/>
    <w:link w:val="HeaderChar"/>
    <w:uiPriority w:val="99"/>
    <w:unhideWhenUsed/>
    <w:rsid w:val="00932F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FBC"/>
  </w:style>
  <w:style w:type="character" w:styleId="Hyperlink">
    <w:name w:val="Hyperlink"/>
    <w:basedOn w:val="DefaultParagraphFont"/>
    <w:uiPriority w:val="99"/>
    <w:unhideWhenUsed/>
    <w:rsid w:val="005858F1"/>
    <w:rPr>
      <w:color w:val="467886" w:themeColor="hyperlink"/>
      <w:u w:val="single"/>
    </w:rPr>
  </w:style>
  <w:style w:type="character" w:styleId="UnresolvedMention">
    <w:name w:val="Unresolved Mention"/>
    <w:basedOn w:val="DefaultParagraphFont"/>
    <w:uiPriority w:val="99"/>
    <w:semiHidden/>
    <w:unhideWhenUsed/>
    <w:rsid w:val="005858F1"/>
    <w:rPr>
      <w:color w:val="605E5C"/>
      <w:shd w:val="clear" w:color="auto" w:fill="E1DFDD"/>
    </w:rPr>
  </w:style>
  <w:style w:type="character" w:styleId="Emphasis">
    <w:name w:val="Emphasis"/>
    <w:basedOn w:val="DefaultParagraphFont"/>
    <w:uiPriority w:val="20"/>
    <w:qFormat/>
    <w:rsid w:val="00F27D04"/>
    <w:rPr>
      <w:i/>
      <w:iCs/>
    </w:rPr>
  </w:style>
  <w:style w:type="paragraph" w:customStyle="1" w:styleId="font-claude-response-body">
    <w:name w:val="font-claude-response-body"/>
    <w:basedOn w:val="Normal"/>
    <w:rsid w:val="00653A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92391">
      <w:bodyDiv w:val="1"/>
      <w:marLeft w:val="0"/>
      <w:marRight w:val="0"/>
      <w:marTop w:val="0"/>
      <w:marBottom w:val="0"/>
      <w:divBdr>
        <w:top w:val="none" w:sz="0" w:space="0" w:color="auto"/>
        <w:left w:val="none" w:sz="0" w:space="0" w:color="auto"/>
        <w:bottom w:val="none" w:sz="0" w:space="0" w:color="auto"/>
        <w:right w:val="none" w:sz="0" w:space="0" w:color="auto"/>
      </w:divBdr>
    </w:div>
    <w:div w:id="169411185">
      <w:bodyDiv w:val="1"/>
      <w:marLeft w:val="0"/>
      <w:marRight w:val="0"/>
      <w:marTop w:val="0"/>
      <w:marBottom w:val="0"/>
      <w:divBdr>
        <w:top w:val="none" w:sz="0" w:space="0" w:color="auto"/>
        <w:left w:val="none" w:sz="0" w:space="0" w:color="auto"/>
        <w:bottom w:val="none" w:sz="0" w:space="0" w:color="auto"/>
        <w:right w:val="none" w:sz="0" w:space="0" w:color="auto"/>
      </w:divBdr>
      <w:divsChild>
        <w:div w:id="396903172">
          <w:marLeft w:val="0"/>
          <w:marRight w:val="0"/>
          <w:marTop w:val="0"/>
          <w:marBottom w:val="0"/>
          <w:divBdr>
            <w:top w:val="none" w:sz="0" w:space="0" w:color="auto"/>
            <w:left w:val="none" w:sz="0" w:space="0" w:color="auto"/>
            <w:bottom w:val="none" w:sz="0" w:space="0" w:color="auto"/>
            <w:right w:val="none" w:sz="0" w:space="0" w:color="auto"/>
          </w:divBdr>
          <w:divsChild>
            <w:div w:id="863981730">
              <w:marLeft w:val="0"/>
              <w:marRight w:val="0"/>
              <w:marTop w:val="0"/>
              <w:marBottom w:val="0"/>
              <w:divBdr>
                <w:top w:val="none" w:sz="0" w:space="0" w:color="auto"/>
                <w:left w:val="none" w:sz="0" w:space="0" w:color="auto"/>
                <w:bottom w:val="none" w:sz="0" w:space="0" w:color="auto"/>
                <w:right w:val="none" w:sz="0" w:space="0" w:color="auto"/>
              </w:divBdr>
              <w:divsChild>
                <w:div w:id="145821068">
                  <w:marLeft w:val="0"/>
                  <w:marRight w:val="0"/>
                  <w:marTop w:val="0"/>
                  <w:marBottom w:val="0"/>
                  <w:divBdr>
                    <w:top w:val="none" w:sz="0" w:space="0" w:color="auto"/>
                    <w:left w:val="none" w:sz="0" w:space="0" w:color="auto"/>
                    <w:bottom w:val="none" w:sz="0" w:space="0" w:color="auto"/>
                    <w:right w:val="none" w:sz="0" w:space="0" w:color="auto"/>
                  </w:divBdr>
                  <w:divsChild>
                    <w:div w:id="270672772">
                      <w:marLeft w:val="0"/>
                      <w:marRight w:val="0"/>
                      <w:marTop w:val="0"/>
                      <w:marBottom w:val="0"/>
                      <w:divBdr>
                        <w:top w:val="none" w:sz="0" w:space="0" w:color="auto"/>
                        <w:left w:val="none" w:sz="0" w:space="0" w:color="auto"/>
                        <w:bottom w:val="none" w:sz="0" w:space="0" w:color="auto"/>
                        <w:right w:val="none" w:sz="0" w:space="0" w:color="auto"/>
                      </w:divBdr>
                      <w:divsChild>
                        <w:div w:id="907881641">
                          <w:marLeft w:val="0"/>
                          <w:marRight w:val="0"/>
                          <w:marTop w:val="0"/>
                          <w:marBottom w:val="0"/>
                          <w:divBdr>
                            <w:top w:val="none" w:sz="0" w:space="0" w:color="auto"/>
                            <w:left w:val="none" w:sz="0" w:space="0" w:color="auto"/>
                            <w:bottom w:val="none" w:sz="0" w:space="0" w:color="auto"/>
                            <w:right w:val="none" w:sz="0" w:space="0" w:color="auto"/>
                          </w:divBdr>
                          <w:divsChild>
                            <w:div w:id="1816218057">
                              <w:marLeft w:val="0"/>
                              <w:marRight w:val="0"/>
                              <w:marTop w:val="0"/>
                              <w:marBottom w:val="0"/>
                              <w:divBdr>
                                <w:top w:val="none" w:sz="0" w:space="0" w:color="auto"/>
                                <w:left w:val="none" w:sz="0" w:space="0" w:color="auto"/>
                                <w:bottom w:val="none" w:sz="0" w:space="0" w:color="auto"/>
                                <w:right w:val="none" w:sz="0" w:space="0" w:color="auto"/>
                              </w:divBdr>
                              <w:divsChild>
                                <w:div w:id="135457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401">
                          <w:marLeft w:val="0"/>
                          <w:marRight w:val="0"/>
                          <w:marTop w:val="0"/>
                          <w:marBottom w:val="0"/>
                          <w:divBdr>
                            <w:top w:val="none" w:sz="0" w:space="0" w:color="auto"/>
                            <w:left w:val="none" w:sz="0" w:space="0" w:color="auto"/>
                            <w:bottom w:val="none" w:sz="0" w:space="0" w:color="auto"/>
                            <w:right w:val="none" w:sz="0" w:space="0" w:color="auto"/>
                          </w:divBdr>
                          <w:divsChild>
                            <w:div w:id="615065491">
                              <w:marLeft w:val="0"/>
                              <w:marRight w:val="0"/>
                              <w:marTop w:val="0"/>
                              <w:marBottom w:val="0"/>
                              <w:divBdr>
                                <w:top w:val="none" w:sz="0" w:space="0" w:color="auto"/>
                                <w:left w:val="none" w:sz="0" w:space="0" w:color="auto"/>
                                <w:bottom w:val="none" w:sz="0" w:space="0" w:color="auto"/>
                                <w:right w:val="none" w:sz="0" w:space="0" w:color="auto"/>
                              </w:divBdr>
                              <w:divsChild>
                                <w:div w:id="1963072451">
                                  <w:marLeft w:val="0"/>
                                  <w:marRight w:val="0"/>
                                  <w:marTop w:val="0"/>
                                  <w:marBottom w:val="0"/>
                                  <w:divBdr>
                                    <w:top w:val="none" w:sz="0" w:space="0" w:color="auto"/>
                                    <w:left w:val="none" w:sz="0" w:space="0" w:color="auto"/>
                                    <w:bottom w:val="none" w:sz="0" w:space="0" w:color="auto"/>
                                    <w:right w:val="none" w:sz="0" w:space="0" w:color="auto"/>
                                  </w:divBdr>
                                  <w:divsChild>
                                    <w:div w:id="185148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0294701">
              <w:marLeft w:val="0"/>
              <w:marRight w:val="0"/>
              <w:marTop w:val="0"/>
              <w:marBottom w:val="0"/>
              <w:divBdr>
                <w:top w:val="none" w:sz="0" w:space="0" w:color="auto"/>
                <w:left w:val="none" w:sz="0" w:space="0" w:color="auto"/>
                <w:bottom w:val="none" w:sz="0" w:space="0" w:color="auto"/>
                <w:right w:val="none" w:sz="0" w:space="0" w:color="auto"/>
              </w:divBdr>
              <w:divsChild>
                <w:div w:id="1697384131">
                  <w:marLeft w:val="0"/>
                  <w:marRight w:val="0"/>
                  <w:marTop w:val="0"/>
                  <w:marBottom w:val="0"/>
                  <w:divBdr>
                    <w:top w:val="none" w:sz="0" w:space="0" w:color="auto"/>
                    <w:left w:val="none" w:sz="0" w:space="0" w:color="auto"/>
                    <w:bottom w:val="none" w:sz="0" w:space="0" w:color="auto"/>
                    <w:right w:val="none" w:sz="0" w:space="0" w:color="auto"/>
                  </w:divBdr>
                  <w:divsChild>
                    <w:div w:id="185834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2854164">
      <w:bodyDiv w:val="1"/>
      <w:marLeft w:val="0"/>
      <w:marRight w:val="0"/>
      <w:marTop w:val="0"/>
      <w:marBottom w:val="0"/>
      <w:divBdr>
        <w:top w:val="none" w:sz="0" w:space="0" w:color="auto"/>
        <w:left w:val="none" w:sz="0" w:space="0" w:color="auto"/>
        <w:bottom w:val="none" w:sz="0" w:space="0" w:color="auto"/>
        <w:right w:val="none" w:sz="0" w:space="0" w:color="auto"/>
      </w:divBdr>
    </w:div>
    <w:div w:id="437679908">
      <w:bodyDiv w:val="1"/>
      <w:marLeft w:val="0"/>
      <w:marRight w:val="0"/>
      <w:marTop w:val="0"/>
      <w:marBottom w:val="0"/>
      <w:divBdr>
        <w:top w:val="none" w:sz="0" w:space="0" w:color="auto"/>
        <w:left w:val="none" w:sz="0" w:space="0" w:color="auto"/>
        <w:bottom w:val="none" w:sz="0" w:space="0" w:color="auto"/>
        <w:right w:val="none" w:sz="0" w:space="0" w:color="auto"/>
      </w:divBdr>
    </w:div>
    <w:div w:id="529995183">
      <w:bodyDiv w:val="1"/>
      <w:marLeft w:val="0"/>
      <w:marRight w:val="0"/>
      <w:marTop w:val="0"/>
      <w:marBottom w:val="0"/>
      <w:divBdr>
        <w:top w:val="none" w:sz="0" w:space="0" w:color="auto"/>
        <w:left w:val="none" w:sz="0" w:space="0" w:color="auto"/>
        <w:bottom w:val="none" w:sz="0" w:space="0" w:color="auto"/>
        <w:right w:val="none" w:sz="0" w:space="0" w:color="auto"/>
      </w:divBdr>
    </w:div>
    <w:div w:id="624502903">
      <w:bodyDiv w:val="1"/>
      <w:marLeft w:val="0"/>
      <w:marRight w:val="0"/>
      <w:marTop w:val="0"/>
      <w:marBottom w:val="0"/>
      <w:divBdr>
        <w:top w:val="none" w:sz="0" w:space="0" w:color="auto"/>
        <w:left w:val="none" w:sz="0" w:space="0" w:color="auto"/>
        <w:bottom w:val="none" w:sz="0" w:space="0" w:color="auto"/>
        <w:right w:val="none" w:sz="0" w:space="0" w:color="auto"/>
      </w:divBdr>
    </w:div>
    <w:div w:id="977417581">
      <w:bodyDiv w:val="1"/>
      <w:marLeft w:val="0"/>
      <w:marRight w:val="0"/>
      <w:marTop w:val="0"/>
      <w:marBottom w:val="0"/>
      <w:divBdr>
        <w:top w:val="none" w:sz="0" w:space="0" w:color="auto"/>
        <w:left w:val="none" w:sz="0" w:space="0" w:color="auto"/>
        <w:bottom w:val="none" w:sz="0" w:space="0" w:color="auto"/>
        <w:right w:val="none" w:sz="0" w:space="0" w:color="auto"/>
      </w:divBdr>
      <w:divsChild>
        <w:div w:id="822698402">
          <w:marLeft w:val="0"/>
          <w:marRight w:val="0"/>
          <w:marTop w:val="0"/>
          <w:marBottom w:val="0"/>
          <w:divBdr>
            <w:top w:val="single" w:sz="2" w:space="0" w:color="auto"/>
            <w:left w:val="single" w:sz="2" w:space="0" w:color="auto"/>
            <w:bottom w:val="single" w:sz="2" w:space="0" w:color="auto"/>
            <w:right w:val="single" w:sz="2" w:space="0" w:color="auto"/>
          </w:divBdr>
          <w:divsChild>
            <w:div w:id="292952091">
              <w:marLeft w:val="0"/>
              <w:marRight w:val="0"/>
              <w:marTop w:val="0"/>
              <w:marBottom w:val="0"/>
              <w:divBdr>
                <w:top w:val="single" w:sz="2" w:space="0" w:color="auto"/>
                <w:left w:val="single" w:sz="2" w:space="0" w:color="auto"/>
                <w:bottom w:val="single" w:sz="2" w:space="0" w:color="auto"/>
                <w:right w:val="single" w:sz="2" w:space="0" w:color="auto"/>
              </w:divBdr>
              <w:divsChild>
                <w:div w:id="21639512">
                  <w:marLeft w:val="0"/>
                  <w:marRight w:val="0"/>
                  <w:marTop w:val="0"/>
                  <w:marBottom w:val="0"/>
                  <w:divBdr>
                    <w:top w:val="single" w:sz="2" w:space="0" w:color="auto"/>
                    <w:left w:val="single" w:sz="2" w:space="0" w:color="auto"/>
                    <w:bottom w:val="single" w:sz="2" w:space="0" w:color="auto"/>
                    <w:right w:val="single" w:sz="2" w:space="0" w:color="auto"/>
                  </w:divBdr>
                  <w:divsChild>
                    <w:div w:id="1069621397">
                      <w:marLeft w:val="0"/>
                      <w:marRight w:val="0"/>
                      <w:marTop w:val="0"/>
                      <w:marBottom w:val="0"/>
                      <w:divBdr>
                        <w:top w:val="single" w:sz="2" w:space="0" w:color="auto"/>
                        <w:left w:val="single" w:sz="2" w:space="0" w:color="auto"/>
                        <w:bottom w:val="single" w:sz="2" w:space="0" w:color="auto"/>
                        <w:right w:val="single" w:sz="2" w:space="0" w:color="auto"/>
                      </w:divBdr>
                      <w:divsChild>
                        <w:div w:id="732774256">
                          <w:marLeft w:val="0"/>
                          <w:marRight w:val="0"/>
                          <w:marTop w:val="0"/>
                          <w:marBottom w:val="0"/>
                          <w:divBdr>
                            <w:top w:val="single" w:sz="2" w:space="0" w:color="auto"/>
                            <w:left w:val="single" w:sz="2" w:space="0" w:color="auto"/>
                            <w:bottom w:val="single" w:sz="2" w:space="0" w:color="auto"/>
                            <w:right w:val="single" w:sz="2" w:space="0" w:color="auto"/>
                          </w:divBdr>
                          <w:divsChild>
                            <w:div w:id="1007363139">
                              <w:marLeft w:val="0"/>
                              <w:marRight w:val="0"/>
                              <w:marTop w:val="0"/>
                              <w:marBottom w:val="0"/>
                              <w:divBdr>
                                <w:top w:val="single" w:sz="2" w:space="0" w:color="auto"/>
                                <w:left w:val="single" w:sz="2" w:space="0" w:color="auto"/>
                                <w:bottom w:val="single" w:sz="2" w:space="0" w:color="auto"/>
                                <w:right w:val="single" w:sz="2" w:space="0" w:color="auto"/>
                              </w:divBdr>
                              <w:divsChild>
                                <w:div w:id="167464367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27215028">
                          <w:marLeft w:val="0"/>
                          <w:marRight w:val="0"/>
                          <w:marTop w:val="0"/>
                          <w:marBottom w:val="0"/>
                          <w:divBdr>
                            <w:top w:val="single" w:sz="2" w:space="0" w:color="auto"/>
                            <w:left w:val="single" w:sz="2" w:space="0" w:color="auto"/>
                            <w:bottom w:val="single" w:sz="2" w:space="0" w:color="auto"/>
                            <w:right w:val="single" w:sz="2" w:space="0" w:color="auto"/>
                          </w:divBdr>
                          <w:divsChild>
                            <w:div w:id="621224957">
                              <w:marLeft w:val="0"/>
                              <w:marRight w:val="0"/>
                              <w:marTop w:val="0"/>
                              <w:marBottom w:val="0"/>
                              <w:divBdr>
                                <w:top w:val="single" w:sz="2" w:space="0" w:color="auto"/>
                                <w:left w:val="single" w:sz="2" w:space="0" w:color="auto"/>
                                <w:bottom w:val="single" w:sz="2" w:space="0" w:color="auto"/>
                                <w:right w:val="single" w:sz="2" w:space="0" w:color="auto"/>
                              </w:divBdr>
                              <w:divsChild>
                                <w:div w:id="294331796">
                                  <w:marLeft w:val="0"/>
                                  <w:marRight w:val="0"/>
                                  <w:marTop w:val="0"/>
                                  <w:marBottom w:val="0"/>
                                  <w:divBdr>
                                    <w:top w:val="single" w:sz="2" w:space="0" w:color="auto"/>
                                    <w:left w:val="single" w:sz="2" w:space="0" w:color="auto"/>
                                    <w:bottom w:val="single" w:sz="2" w:space="0" w:color="auto"/>
                                    <w:right w:val="single" w:sz="2" w:space="0" w:color="auto"/>
                                  </w:divBdr>
                                  <w:divsChild>
                                    <w:div w:id="125324721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618074158">
              <w:marLeft w:val="0"/>
              <w:marRight w:val="0"/>
              <w:marTop w:val="0"/>
              <w:marBottom w:val="0"/>
              <w:divBdr>
                <w:top w:val="single" w:sz="2" w:space="0" w:color="auto"/>
                <w:left w:val="single" w:sz="2" w:space="0" w:color="auto"/>
                <w:bottom w:val="single" w:sz="2" w:space="0" w:color="auto"/>
                <w:right w:val="single" w:sz="2" w:space="0" w:color="auto"/>
              </w:divBdr>
              <w:divsChild>
                <w:div w:id="754671754">
                  <w:marLeft w:val="0"/>
                  <w:marRight w:val="0"/>
                  <w:marTop w:val="0"/>
                  <w:marBottom w:val="0"/>
                  <w:divBdr>
                    <w:top w:val="single" w:sz="2" w:space="0" w:color="auto"/>
                    <w:left w:val="single" w:sz="2" w:space="0" w:color="auto"/>
                    <w:bottom w:val="single" w:sz="2" w:space="0" w:color="auto"/>
                    <w:right w:val="single" w:sz="2" w:space="0" w:color="auto"/>
                  </w:divBdr>
                  <w:divsChild>
                    <w:div w:id="15823258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009874544">
      <w:bodyDiv w:val="1"/>
      <w:marLeft w:val="0"/>
      <w:marRight w:val="0"/>
      <w:marTop w:val="0"/>
      <w:marBottom w:val="0"/>
      <w:divBdr>
        <w:top w:val="none" w:sz="0" w:space="0" w:color="auto"/>
        <w:left w:val="none" w:sz="0" w:space="0" w:color="auto"/>
        <w:bottom w:val="none" w:sz="0" w:space="0" w:color="auto"/>
        <w:right w:val="none" w:sz="0" w:space="0" w:color="auto"/>
      </w:divBdr>
      <w:divsChild>
        <w:div w:id="580868954">
          <w:marLeft w:val="0"/>
          <w:marRight w:val="0"/>
          <w:marTop w:val="0"/>
          <w:marBottom w:val="0"/>
          <w:divBdr>
            <w:top w:val="none" w:sz="0" w:space="0" w:color="auto"/>
            <w:left w:val="none" w:sz="0" w:space="0" w:color="auto"/>
            <w:bottom w:val="none" w:sz="0" w:space="0" w:color="auto"/>
            <w:right w:val="none" w:sz="0" w:space="0" w:color="auto"/>
          </w:divBdr>
          <w:divsChild>
            <w:div w:id="496120616">
              <w:marLeft w:val="0"/>
              <w:marRight w:val="0"/>
              <w:marTop w:val="0"/>
              <w:marBottom w:val="0"/>
              <w:divBdr>
                <w:top w:val="none" w:sz="0" w:space="0" w:color="auto"/>
                <w:left w:val="none" w:sz="0" w:space="0" w:color="auto"/>
                <w:bottom w:val="none" w:sz="0" w:space="0" w:color="auto"/>
                <w:right w:val="none" w:sz="0" w:space="0" w:color="auto"/>
              </w:divBdr>
              <w:divsChild>
                <w:div w:id="1343899006">
                  <w:marLeft w:val="0"/>
                  <w:marRight w:val="0"/>
                  <w:marTop w:val="0"/>
                  <w:marBottom w:val="0"/>
                  <w:divBdr>
                    <w:top w:val="none" w:sz="0" w:space="0" w:color="auto"/>
                    <w:left w:val="none" w:sz="0" w:space="0" w:color="auto"/>
                    <w:bottom w:val="none" w:sz="0" w:space="0" w:color="auto"/>
                    <w:right w:val="none" w:sz="0" w:space="0" w:color="auto"/>
                  </w:divBdr>
                  <w:divsChild>
                    <w:div w:id="1233006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375059">
              <w:marLeft w:val="0"/>
              <w:marRight w:val="0"/>
              <w:marTop w:val="0"/>
              <w:marBottom w:val="0"/>
              <w:divBdr>
                <w:top w:val="none" w:sz="0" w:space="0" w:color="auto"/>
                <w:left w:val="none" w:sz="0" w:space="0" w:color="auto"/>
                <w:bottom w:val="none" w:sz="0" w:space="0" w:color="auto"/>
                <w:right w:val="none" w:sz="0" w:space="0" w:color="auto"/>
              </w:divBdr>
              <w:divsChild>
                <w:div w:id="1831364144">
                  <w:marLeft w:val="0"/>
                  <w:marRight w:val="0"/>
                  <w:marTop w:val="0"/>
                  <w:marBottom w:val="0"/>
                  <w:divBdr>
                    <w:top w:val="none" w:sz="0" w:space="0" w:color="auto"/>
                    <w:left w:val="none" w:sz="0" w:space="0" w:color="auto"/>
                    <w:bottom w:val="none" w:sz="0" w:space="0" w:color="auto"/>
                    <w:right w:val="none" w:sz="0" w:space="0" w:color="auto"/>
                  </w:divBdr>
                  <w:divsChild>
                    <w:div w:id="623775608">
                      <w:marLeft w:val="0"/>
                      <w:marRight w:val="0"/>
                      <w:marTop w:val="0"/>
                      <w:marBottom w:val="0"/>
                      <w:divBdr>
                        <w:top w:val="none" w:sz="0" w:space="0" w:color="auto"/>
                        <w:left w:val="none" w:sz="0" w:space="0" w:color="auto"/>
                        <w:bottom w:val="none" w:sz="0" w:space="0" w:color="auto"/>
                        <w:right w:val="none" w:sz="0" w:space="0" w:color="auto"/>
                      </w:divBdr>
                      <w:divsChild>
                        <w:div w:id="1173497768">
                          <w:marLeft w:val="0"/>
                          <w:marRight w:val="0"/>
                          <w:marTop w:val="0"/>
                          <w:marBottom w:val="0"/>
                          <w:divBdr>
                            <w:top w:val="none" w:sz="0" w:space="0" w:color="auto"/>
                            <w:left w:val="none" w:sz="0" w:space="0" w:color="auto"/>
                            <w:bottom w:val="none" w:sz="0" w:space="0" w:color="auto"/>
                            <w:right w:val="none" w:sz="0" w:space="0" w:color="auto"/>
                          </w:divBdr>
                          <w:divsChild>
                            <w:div w:id="14037124">
                              <w:marLeft w:val="0"/>
                              <w:marRight w:val="0"/>
                              <w:marTop w:val="0"/>
                              <w:marBottom w:val="0"/>
                              <w:divBdr>
                                <w:top w:val="none" w:sz="0" w:space="0" w:color="auto"/>
                                <w:left w:val="none" w:sz="0" w:space="0" w:color="auto"/>
                                <w:bottom w:val="none" w:sz="0" w:space="0" w:color="auto"/>
                                <w:right w:val="none" w:sz="0" w:space="0" w:color="auto"/>
                              </w:divBdr>
                              <w:divsChild>
                                <w:div w:id="1934387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83318">
                          <w:marLeft w:val="0"/>
                          <w:marRight w:val="0"/>
                          <w:marTop w:val="0"/>
                          <w:marBottom w:val="0"/>
                          <w:divBdr>
                            <w:top w:val="none" w:sz="0" w:space="0" w:color="auto"/>
                            <w:left w:val="none" w:sz="0" w:space="0" w:color="auto"/>
                            <w:bottom w:val="none" w:sz="0" w:space="0" w:color="auto"/>
                            <w:right w:val="none" w:sz="0" w:space="0" w:color="auto"/>
                          </w:divBdr>
                          <w:divsChild>
                            <w:div w:id="1393579817">
                              <w:marLeft w:val="0"/>
                              <w:marRight w:val="0"/>
                              <w:marTop w:val="0"/>
                              <w:marBottom w:val="0"/>
                              <w:divBdr>
                                <w:top w:val="none" w:sz="0" w:space="0" w:color="auto"/>
                                <w:left w:val="none" w:sz="0" w:space="0" w:color="auto"/>
                                <w:bottom w:val="none" w:sz="0" w:space="0" w:color="auto"/>
                                <w:right w:val="none" w:sz="0" w:space="0" w:color="auto"/>
                              </w:divBdr>
                              <w:divsChild>
                                <w:div w:id="253587596">
                                  <w:marLeft w:val="0"/>
                                  <w:marRight w:val="0"/>
                                  <w:marTop w:val="0"/>
                                  <w:marBottom w:val="0"/>
                                  <w:divBdr>
                                    <w:top w:val="none" w:sz="0" w:space="0" w:color="auto"/>
                                    <w:left w:val="none" w:sz="0" w:space="0" w:color="auto"/>
                                    <w:bottom w:val="none" w:sz="0" w:space="0" w:color="auto"/>
                                    <w:right w:val="none" w:sz="0" w:space="0" w:color="auto"/>
                                  </w:divBdr>
                                  <w:divsChild>
                                    <w:div w:id="154752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9399575">
      <w:bodyDiv w:val="1"/>
      <w:marLeft w:val="0"/>
      <w:marRight w:val="0"/>
      <w:marTop w:val="0"/>
      <w:marBottom w:val="0"/>
      <w:divBdr>
        <w:top w:val="none" w:sz="0" w:space="0" w:color="auto"/>
        <w:left w:val="none" w:sz="0" w:space="0" w:color="auto"/>
        <w:bottom w:val="none" w:sz="0" w:space="0" w:color="auto"/>
        <w:right w:val="none" w:sz="0" w:space="0" w:color="auto"/>
      </w:divBdr>
    </w:div>
    <w:div w:id="1442216401">
      <w:bodyDiv w:val="1"/>
      <w:marLeft w:val="0"/>
      <w:marRight w:val="0"/>
      <w:marTop w:val="0"/>
      <w:marBottom w:val="0"/>
      <w:divBdr>
        <w:top w:val="none" w:sz="0" w:space="0" w:color="auto"/>
        <w:left w:val="none" w:sz="0" w:space="0" w:color="auto"/>
        <w:bottom w:val="none" w:sz="0" w:space="0" w:color="auto"/>
        <w:right w:val="none" w:sz="0" w:space="0" w:color="auto"/>
      </w:divBdr>
    </w:div>
    <w:div w:id="1551380494">
      <w:bodyDiv w:val="1"/>
      <w:marLeft w:val="0"/>
      <w:marRight w:val="0"/>
      <w:marTop w:val="0"/>
      <w:marBottom w:val="0"/>
      <w:divBdr>
        <w:top w:val="none" w:sz="0" w:space="0" w:color="auto"/>
        <w:left w:val="none" w:sz="0" w:space="0" w:color="auto"/>
        <w:bottom w:val="none" w:sz="0" w:space="0" w:color="auto"/>
        <w:right w:val="none" w:sz="0" w:space="0" w:color="auto"/>
      </w:divBdr>
      <w:divsChild>
        <w:div w:id="458037849">
          <w:marLeft w:val="0"/>
          <w:marRight w:val="0"/>
          <w:marTop w:val="0"/>
          <w:marBottom w:val="0"/>
          <w:divBdr>
            <w:top w:val="single" w:sz="2" w:space="0" w:color="auto"/>
            <w:left w:val="single" w:sz="2" w:space="0" w:color="auto"/>
            <w:bottom w:val="single" w:sz="2" w:space="0" w:color="auto"/>
            <w:right w:val="single" w:sz="2" w:space="0" w:color="auto"/>
          </w:divBdr>
          <w:divsChild>
            <w:div w:id="309672785">
              <w:marLeft w:val="0"/>
              <w:marRight w:val="0"/>
              <w:marTop w:val="0"/>
              <w:marBottom w:val="0"/>
              <w:divBdr>
                <w:top w:val="single" w:sz="2" w:space="0" w:color="auto"/>
                <w:left w:val="single" w:sz="2" w:space="0" w:color="auto"/>
                <w:bottom w:val="single" w:sz="2" w:space="0" w:color="auto"/>
                <w:right w:val="single" w:sz="2" w:space="0" w:color="auto"/>
              </w:divBdr>
              <w:divsChild>
                <w:div w:id="551160560">
                  <w:marLeft w:val="0"/>
                  <w:marRight w:val="0"/>
                  <w:marTop w:val="0"/>
                  <w:marBottom w:val="0"/>
                  <w:divBdr>
                    <w:top w:val="single" w:sz="2" w:space="0" w:color="auto"/>
                    <w:left w:val="single" w:sz="2" w:space="0" w:color="auto"/>
                    <w:bottom w:val="single" w:sz="2" w:space="0" w:color="auto"/>
                    <w:right w:val="single" w:sz="2" w:space="0" w:color="auto"/>
                  </w:divBdr>
                  <w:divsChild>
                    <w:div w:id="1085421689">
                      <w:marLeft w:val="0"/>
                      <w:marRight w:val="0"/>
                      <w:marTop w:val="0"/>
                      <w:marBottom w:val="0"/>
                      <w:divBdr>
                        <w:top w:val="single" w:sz="2" w:space="0" w:color="auto"/>
                        <w:left w:val="single" w:sz="2" w:space="0" w:color="auto"/>
                        <w:bottom w:val="single" w:sz="2" w:space="0" w:color="auto"/>
                        <w:right w:val="single" w:sz="2" w:space="0" w:color="auto"/>
                      </w:divBdr>
                      <w:divsChild>
                        <w:div w:id="2286600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495754166">
          <w:marLeft w:val="0"/>
          <w:marRight w:val="0"/>
          <w:marTop w:val="0"/>
          <w:marBottom w:val="0"/>
          <w:divBdr>
            <w:top w:val="single" w:sz="2" w:space="0" w:color="auto"/>
            <w:left w:val="single" w:sz="2" w:space="0" w:color="auto"/>
            <w:bottom w:val="single" w:sz="2" w:space="0" w:color="auto"/>
            <w:right w:val="single" w:sz="2" w:space="0" w:color="auto"/>
          </w:divBdr>
          <w:divsChild>
            <w:div w:id="1176337260">
              <w:marLeft w:val="0"/>
              <w:marRight w:val="0"/>
              <w:marTop w:val="0"/>
              <w:marBottom w:val="0"/>
              <w:divBdr>
                <w:top w:val="single" w:sz="2" w:space="0" w:color="auto"/>
                <w:left w:val="single" w:sz="2" w:space="0" w:color="auto"/>
                <w:bottom w:val="single" w:sz="2" w:space="0" w:color="auto"/>
                <w:right w:val="single" w:sz="2" w:space="0" w:color="auto"/>
              </w:divBdr>
              <w:divsChild>
                <w:div w:id="1793670273">
                  <w:marLeft w:val="0"/>
                  <w:marRight w:val="0"/>
                  <w:marTop w:val="0"/>
                  <w:marBottom w:val="0"/>
                  <w:divBdr>
                    <w:top w:val="single" w:sz="2" w:space="0" w:color="auto"/>
                    <w:left w:val="single" w:sz="2" w:space="0" w:color="auto"/>
                    <w:bottom w:val="single" w:sz="2" w:space="0" w:color="auto"/>
                    <w:right w:val="single" w:sz="2" w:space="0" w:color="auto"/>
                  </w:divBdr>
                  <w:divsChild>
                    <w:div w:id="1652901439">
                      <w:marLeft w:val="0"/>
                      <w:marRight w:val="0"/>
                      <w:marTop w:val="0"/>
                      <w:marBottom w:val="0"/>
                      <w:divBdr>
                        <w:top w:val="single" w:sz="2" w:space="0" w:color="auto"/>
                        <w:left w:val="single" w:sz="2" w:space="0" w:color="auto"/>
                        <w:bottom w:val="single" w:sz="2" w:space="0" w:color="auto"/>
                        <w:right w:val="single" w:sz="2" w:space="0" w:color="auto"/>
                      </w:divBdr>
                      <w:divsChild>
                        <w:div w:id="1032421163">
                          <w:marLeft w:val="0"/>
                          <w:marRight w:val="0"/>
                          <w:marTop w:val="0"/>
                          <w:marBottom w:val="0"/>
                          <w:divBdr>
                            <w:top w:val="single" w:sz="2" w:space="0" w:color="auto"/>
                            <w:left w:val="single" w:sz="2" w:space="0" w:color="auto"/>
                            <w:bottom w:val="single" w:sz="2" w:space="0" w:color="auto"/>
                            <w:right w:val="single" w:sz="2" w:space="0" w:color="auto"/>
                          </w:divBdr>
                          <w:divsChild>
                            <w:div w:id="1724014750">
                              <w:marLeft w:val="0"/>
                              <w:marRight w:val="0"/>
                              <w:marTop w:val="0"/>
                              <w:marBottom w:val="0"/>
                              <w:divBdr>
                                <w:top w:val="single" w:sz="2" w:space="0" w:color="auto"/>
                                <w:left w:val="single" w:sz="2" w:space="0" w:color="auto"/>
                                <w:bottom w:val="single" w:sz="2" w:space="0" w:color="auto"/>
                                <w:right w:val="single" w:sz="2" w:space="0" w:color="auto"/>
                              </w:divBdr>
                              <w:divsChild>
                                <w:div w:id="67164271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342244243">
                          <w:marLeft w:val="0"/>
                          <w:marRight w:val="0"/>
                          <w:marTop w:val="0"/>
                          <w:marBottom w:val="0"/>
                          <w:divBdr>
                            <w:top w:val="single" w:sz="2" w:space="0" w:color="auto"/>
                            <w:left w:val="single" w:sz="2" w:space="0" w:color="auto"/>
                            <w:bottom w:val="single" w:sz="2" w:space="0" w:color="auto"/>
                            <w:right w:val="single" w:sz="2" w:space="0" w:color="auto"/>
                          </w:divBdr>
                          <w:divsChild>
                            <w:div w:id="893390784">
                              <w:marLeft w:val="0"/>
                              <w:marRight w:val="0"/>
                              <w:marTop w:val="0"/>
                              <w:marBottom w:val="0"/>
                              <w:divBdr>
                                <w:top w:val="single" w:sz="2" w:space="0" w:color="auto"/>
                                <w:left w:val="single" w:sz="2" w:space="0" w:color="auto"/>
                                <w:bottom w:val="single" w:sz="2" w:space="0" w:color="auto"/>
                                <w:right w:val="single" w:sz="2" w:space="0" w:color="auto"/>
                              </w:divBdr>
                              <w:divsChild>
                                <w:div w:id="951940102">
                                  <w:marLeft w:val="0"/>
                                  <w:marRight w:val="0"/>
                                  <w:marTop w:val="0"/>
                                  <w:marBottom w:val="0"/>
                                  <w:divBdr>
                                    <w:top w:val="single" w:sz="2" w:space="0" w:color="auto"/>
                                    <w:left w:val="single" w:sz="2" w:space="0" w:color="auto"/>
                                    <w:bottom w:val="single" w:sz="2" w:space="0" w:color="auto"/>
                                    <w:right w:val="single" w:sz="2" w:space="0" w:color="auto"/>
                                  </w:divBdr>
                                  <w:divsChild>
                                    <w:div w:id="8029680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435512737">
              <w:marLeft w:val="0"/>
              <w:marRight w:val="0"/>
              <w:marTop w:val="0"/>
              <w:marBottom w:val="0"/>
              <w:divBdr>
                <w:top w:val="single" w:sz="2" w:space="0" w:color="auto"/>
                <w:left w:val="single" w:sz="2" w:space="0" w:color="auto"/>
                <w:bottom w:val="single" w:sz="2" w:space="0" w:color="auto"/>
                <w:right w:val="single" w:sz="2" w:space="0" w:color="auto"/>
              </w:divBdr>
              <w:divsChild>
                <w:div w:id="1304191729">
                  <w:marLeft w:val="0"/>
                  <w:marRight w:val="0"/>
                  <w:marTop w:val="0"/>
                  <w:marBottom w:val="0"/>
                  <w:divBdr>
                    <w:top w:val="single" w:sz="2" w:space="0" w:color="auto"/>
                    <w:left w:val="single" w:sz="2" w:space="0" w:color="auto"/>
                    <w:bottom w:val="single" w:sz="2" w:space="0" w:color="auto"/>
                    <w:right w:val="single" w:sz="2" w:space="0" w:color="auto"/>
                  </w:divBdr>
                  <w:divsChild>
                    <w:div w:id="29066825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555116365">
      <w:bodyDiv w:val="1"/>
      <w:marLeft w:val="0"/>
      <w:marRight w:val="0"/>
      <w:marTop w:val="0"/>
      <w:marBottom w:val="0"/>
      <w:divBdr>
        <w:top w:val="none" w:sz="0" w:space="0" w:color="auto"/>
        <w:left w:val="none" w:sz="0" w:space="0" w:color="auto"/>
        <w:bottom w:val="none" w:sz="0" w:space="0" w:color="auto"/>
        <w:right w:val="none" w:sz="0" w:space="0" w:color="auto"/>
      </w:divBdr>
    </w:div>
    <w:div w:id="1613247321">
      <w:bodyDiv w:val="1"/>
      <w:marLeft w:val="0"/>
      <w:marRight w:val="0"/>
      <w:marTop w:val="0"/>
      <w:marBottom w:val="0"/>
      <w:divBdr>
        <w:top w:val="none" w:sz="0" w:space="0" w:color="auto"/>
        <w:left w:val="none" w:sz="0" w:space="0" w:color="auto"/>
        <w:bottom w:val="none" w:sz="0" w:space="0" w:color="auto"/>
        <w:right w:val="none" w:sz="0" w:space="0" w:color="auto"/>
      </w:divBdr>
    </w:div>
    <w:div w:id="1641378611">
      <w:bodyDiv w:val="1"/>
      <w:marLeft w:val="0"/>
      <w:marRight w:val="0"/>
      <w:marTop w:val="0"/>
      <w:marBottom w:val="0"/>
      <w:divBdr>
        <w:top w:val="none" w:sz="0" w:space="0" w:color="auto"/>
        <w:left w:val="none" w:sz="0" w:space="0" w:color="auto"/>
        <w:bottom w:val="none" w:sz="0" w:space="0" w:color="auto"/>
        <w:right w:val="none" w:sz="0" w:space="0" w:color="auto"/>
      </w:divBdr>
    </w:div>
    <w:div w:id="1670282130">
      <w:bodyDiv w:val="1"/>
      <w:marLeft w:val="0"/>
      <w:marRight w:val="0"/>
      <w:marTop w:val="0"/>
      <w:marBottom w:val="0"/>
      <w:divBdr>
        <w:top w:val="none" w:sz="0" w:space="0" w:color="auto"/>
        <w:left w:val="none" w:sz="0" w:space="0" w:color="auto"/>
        <w:bottom w:val="none" w:sz="0" w:space="0" w:color="auto"/>
        <w:right w:val="none" w:sz="0" w:space="0" w:color="auto"/>
      </w:divBdr>
      <w:divsChild>
        <w:div w:id="606238414">
          <w:marLeft w:val="0"/>
          <w:marRight w:val="0"/>
          <w:marTop w:val="0"/>
          <w:marBottom w:val="0"/>
          <w:divBdr>
            <w:top w:val="single" w:sz="2" w:space="0" w:color="auto"/>
            <w:left w:val="single" w:sz="2" w:space="0" w:color="auto"/>
            <w:bottom w:val="single" w:sz="2" w:space="0" w:color="auto"/>
            <w:right w:val="single" w:sz="2" w:space="0" w:color="auto"/>
          </w:divBdr>
          <w:divsChild>
            <w:div w:id="436025729">
              <w:marLeft w:val="0"/>
              <w:marRight w:val="0"/>
              <w:marTop w:val="0"/>
              <w:marBottom w:val="0"/>
              <w:divBdr>
                <w:top w:val="single" w:sz="2" w:space="0" w:color="auto"/>
                <w:left w:val="single" w:sz="2" w:space="0" w:color="auto"/>
                <w:bottom w:val="single" w:sz="2" w:space="0" w:color="auto"/>
                <w:right w:val="single" w:sz="2" w:space="0" w:color="auto"/>
              </w:divBdr>
              <w:divsChild>
                <w:div w:id="872571985">
                  <w:marLeft w:val="0"/>
                  <w:marRight w:val="0"/>
                  <w:marTop w:val="0"/>
                  <w:marBottom w:val="0"/>
                  <w:divBdr>
                    <w:top w:val="single" w:sz="2" w:space="0" w:color="auto"/>
                    <w:left w:val="single" w:sz="2" w:space="0" w:color="auto"/>
                    <w:bottom w:val="single" w:sz="2" w:space="0" w:color="auto"/>
                    <w:right w:val="single" w:sz="2" w:space="0" w:color="auto"/>
                  </w:divBdr>
                  <w:divsChild>
                    <w:div w:id="58893270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519009412">
              <w:marLeft w:val="0"/>
              <w:marRight w:val="0"/>
              <w:marTop w:val="0"/>
              <w:marBottom w:val="0"/>
              <w:divBdr>
                <w:top w:val="single" w:sz="2" w:space="0" w:color="auto"/>
                <w:left w:val="single" w:sz="2" w:space="0" w:color="auto"/>
                <w:bottom w:val="single" w:sz="2" w:space="0" w:color="auto"/>
                <w:right w:val="single" w:sz="2" w:space="0" w:color="auto"/>
              </w:divBdr>
              <w:divsChild>
                <w:div w:id="884218229">
                  <w:marLeft w:val="0"/>
                  <w:marRight w:val="0"/>
                  <w:marTop w:val="0"/>
                  <w:marBottom w:val="0"/>
                  <w:divBdr>
                    <w:top w:val="single" w:sz="2" w:space="0" w:color="auto"/>
                    <w:left w:val="single" w:sz="2" w:space="0" w:color="auto"/>
                    <w:bottom w:val="single" w:sz="2" w:space="0" w:color="auto"/>
                    <w:right w:val="single" w:sz="2" w:space="0" w:color="auto"/>
                  </w:divBdr>
                  <w:divsChild>
                    <w:div w:id="1147893449">
                      <w:marLeft w:val="0"/>
                      <w:marRight w:val="0"/>
                      <w:marTop w:val="0"/>
                      <w:marBottom w:val="0"/>
                      <w:divBdr>
                        <w:top w:val="single" w:sz="2" w:space="0" w:color="auto"/>
                        <w:left w:val="single" w:sz="2" w:space="0" w:color="auto"/>
                        <w:bottom w:val="single" w:sz="2" w:space="0" w:color="auto"/>
                        <w:right w:val="single" w:sz="2" w:space="0" w:color="auto"/>
                      </w:divBdr>
                      <w:divsChild>
                        <w:div w:id="1570117415">
                          <w:marLeft w:val="0"/>
                          <w:marRight w:val="0"/>
                          <w:marTop w:val="0"/>
                          <w:marBottom w:val="0"/>
                          <w:divBdr>
                            <w:top w:val="single" w:sz="2" w:space="0" w:color="auto"/>
                            <w:left w:val="single" w:sz="2" w:space="0" w:color="auto"/>
                            <w:bottom w:val="single" w:sz="2" w:space="0" w:color="auto"/>
                            <w:right w:val="single" w:sz="2" w:space="0" w:color="auto"/>
                          </w:divBdr>
                          <w:divsChild>
                            <w:div w:id="55397881">
                              <w:marLeft w:val="0"/>
                              <w:marRight w:val="0"/>
                              <w:marTop w:val="0"/>
                              <w:marBottom w:val="0"/>
                              <w:divBdr>
                                <w:top w:val="single" w:sz="2" w:space="0" w:color="auto"/>
                                <w:left w:val="single" w:sz="2" w:space="0" w:color="auto"/>
                                <w:bottom w:val="single" w:sz="2" w:space="0" w:color="auto"/>
                                <w:right w:val="single" w:sz="2" w:space="0" w:color="auto"/>
                              </w:divBdr>
                              <w:divsChild>
                                <w:div w:id="419374196">
                                  <w:marLeft w:val="0"/>
                                  <w:marRight w:val="0"/>
                                  <w:marTop w:val="0"/>
                                  <w:marBottom w:val="0"/>
                                  <w:divBdr>
                                    <w:top w:val="single" w:sz="2" w:space="0" w:color="auto"/>
                                    <w:left w:val="single" w:sz="2" w:space="0" w:color="auto"/>
                                    <w:bottom w:val="single" w:sz="2" w:space="0" w:color="auto"/>
                                    <w:right w:val="single" w:sz="2" w:space="0" w:color="auto"/>
                                  </w:divBdr>
                                  <w:divsChild>
                                    <w:div w:id="16311283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78700955">
                          <w:marLeft w:val="0"/>
                          <w:marRight w:val="0"/>
                          <w:marTop w:val="0"/>
                          <w:marBottom w:val="0"/>
                          <w:divBdr>
                            <w:top w:val="single" w:sz="2" w:space="0" w:color="auto"/>
                            <w:left w:val="single" w:sz="2" w:space="0" w:color="auto"/>
                            <w:bottom w:val="single" w:sz="2" w:space="0" w:color="auto"/>
                            <w:right w:val="single" w:sz="2" w:space="0" w:color="auto"/>
                          </w:divBdr>
                          <w:divsChild>
                            <w:div w:id="1843200954">
                              <w:marLeft w:val="0"/>
                              <w:marRight w:val="0"/>
                              <w:marTop w:val="0"/>
                              <w:marBottom w:val="0"/>
                              <w:divBdr>
                                <w:top w:val="single" w:sz="2" w:space="0" w:color="auto"/>
                                <w:left w:val="single" w:sz="2" w:space="0" w:color="auto"/>
                                <w:bottom w:val="single" w:sz="2" w:space="0" w:color="auto"/>
                                <w:right w:val="single" w:sz="2" w:space="0" w:color="auto"/>
                              </w:divBdr>
                              <w:divsChild>
                                <w:div w:id="66941089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766803142">
      <w:bodyDiv w:val="1"/>
      <w:marLeft w:val="0"/>
      <w:marRight w:val="0"/>
      <w:marTop w:val="0"/>
      <w:marBottom w:val="0"/>
      <w:divBdr>
        <w:top w:val="none" w:sz="0" w:space="0" w:color="auto"/>
        <w:left w:val="none" w:sz="0" w:space="0" w:color="auto"/>
        <w:bottom w:val="none" w:sz="0" w:space="0" w:color="auto"/>
        <w:right w:val="none" w:sz="0" w:space="0" w:color="auto"/>
      </w:divBdr>
    </w:div>
    <w:div w:id="1790658107">
      <w:bodyDiv w:val="1"/>
      <w:marLeft w:val="0"/>
      <w:marRight w:val="0"/>
      <w:marTop w:val="0"/>
      <w:marBottom w:val="0"/>
      <w:divBdr>
        <w:top w:val="none" w:sz="0" w:space="0" w:color="auto"/>
        <w:left w:val="none" w:sz="0" w:space="0" w:color="auto"/>
        <w:bottom w:val="none" w:sz="0" w:space="0" w:color="auto"/>
        <w:right w:val="none" w:sz="0" w:space="0" w:color="auto"/>
      </w:divBdr>
    </w:div>
    <w:div w:id="2057191641">
      <w:bodyDiv w:val="1"/>
      <w:marLeft w:val="0"/>
      <w:marRight w:val="0"/>
      <w:marTop w:val="0"/>
      <w:marBottom w:val="0"/>
      <w:divBdr>
        <w:top w:val="none" w:sz="0" w:space="0" w:color="auto"/>
        <w:left w:val="none" w:sz="0" w:space="0" w:color="auto"/>
        <w:bottom w:val="none" w:sz="0" w:space="0" w:color="auto"/>
        <w:right w:val="none" w:sz="0" w:space="0" w:color="auto"/>
      </w:divBdr>
    </w:div>
    <w:div w:id="2113744674">
      <w:bodyDiv w:val="1"/>
      <w:marLeft w:val="0"/>
      <w:marRight w:val="0"/>
      <w:marTop w:val="0"/>
      <w:marBottom w:val="0"/>
      <w:divBdr>
        <w:top w:val="none" w:sz="0" w:space="0" w:color="auto"/>
        <w:left w:val="none" w:sz="0" w:space="0" w:color="auto"/>
        <w:bottom w:val="none" w:sz="0" w:space="0" w:color="auto"/>
        <w:right w:val="none" w:sz="0" w:space="0" w:color="auto"/>
      </w:divBdr>
      <w:divsChild>
        <w:div w:id="146289980">
          <w:marLeft w:val="0"/>
          <w:marRight w:val="0"/>
          <w:marTop w:val="0"/>
          <w:marBottom w:val="0"/>
          <w:divBdr>
            <w:top w:val="single" w:sz="2" w:space="0" w:color="auto"/>
            <w:left w:val="single" w:sz="2" w:space="0" w:color="auto"/>
            <w:bottom w:val="single" w:sz="2" w:space="0" w:color="auto"/>
            <w:right w:val="single" w:sz="2" w:space="0" w:color="auto"/>
          </w:divBdr>
          <w:divsChild>
            <w:div w:id="1564414487">
              <w:marLeft w:val="0"/>
              <w:marRight w:val="0"/>
              <w:marTop w:val="0"/>
              <w:marBottom w:val="0"/>
              <w:divBdr>
                <w:top w:val="single" w:sz="2" w:space="0" w:color="auto"/>
                <w:left w:val="single" w:sz="2" w:space="0" w:color="auto"/>
                <w:bottom w:val="single" w:sz="2" w:space="0" w:color="auto"/>
                <w:right w:val="single" w:sz="2" w:space="0" w:color="auto"/>
              </w:divBdr>
              <w:divsChild>
                <w:div w:id="446856850">
                  <w:marLeft w:val="0"/>
                  <w:marRight w:val="0"/>
                  <w:marTop w:val="0"/>
                  <w:marBottom w:val="0"/>
                  <w:divBdr>
                    <w:top w:val="single" w:sz="2" w:space="0" w:color="auto"/>
                    <w:left w:val="single" w:sz="2" w:space="0" w:color="auto"/>
                    <w:bottom w:val="single" w:sz="2" w:space="0" w:color="auto"/>
                    <w:right w:val="single" w:sz="2" w:space="0" w:color="auto"/>
                  </w:divBdr>
                  <w:divsChild>
                    <w:div w:id="25848790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790200090">
              <w:marLeft w:val="0"/>
              <w:marRight w:val="0"/>
              <w:marTop w:val="0"/>
              <w:marBottom w:val="0"/>
              <w:divBdr>
                <w:top w:val="single" w:sz="2" w:space="0" w:color="auto"/>
                <w:left w:val="single" w:sz="2" w:space="0" w:color="auto"/>
                <w:bottom w:val="single" w:sz="2" w:space="0" w:color="auto"/>
                <w:right w:val="single" w:sz="2" w:space="0" w:color="auto"/>
              </w:divBdr>
              <w:divsChild>
                <w:div w:id="73554816">
                  <w:marLeft w:val="0"/>
                  <w:marRight w:val="0"/>
                  <w:marTop w:val="0"/>
                  <w:marBottom w:val="0"/>
                  <w:divBdr>
                    <w:top w:val="single" w:sz="2" w:space="0" w:color="auto"/>
                    <w:left w:val="single" w:sz="2" w:space="0" w:color="auto"/>
                    <w:bottom w:val="single" w:sz="2" w:space="0" w:color="auto"/>
                    <w:right w:val="single" w:sz="2" w:space="0" w:color="auto"/>
                  </w:divBdr>
                  <w:divsChild>
                    <w:div w:id="1360273504">
                      <w:marLeft w:val="0"/>
                      <w:marRight w:val="0"/>
                      <w:marTop w:val="0"/>
                      <w:marBottom w:val="0"/>
                      <w:divBdr>
                        <w:top w:val="single" w:sz="2" w:space="0" w:color="auto"/>
                        <w:left w:val="single" w:sz="2" w:space="0" w:color="auto"/>
                        <w:bottom w:val="single" w:sz="2" w:space="0" w:color="auto"/>
                        <w:right w:val="single" w:sz="2" w:space="0" w:color="auto"/>
                      </w:divBdr>
                      <w:divsChild>
                        <w:div w:id="78989089">
                          <w:marLeft w:val="0"/>
                          <w:marRight w:val="0"/>
                          <w:marTop w:val="0"/>
                          <w:marBottom w:val="0"/>
                          <w:divBdr>
                            <w:top w:val="single" w:sz="2" w:space="0" w:color="auto"/>
                            <w:left w:val="single" w:sz="2" w:space="0" w:color="auto"/>
                            <w:bottom w:val="single" w:sz="2" w:space="0" w:color="auto"/>
                            <w:right w:val="single" w:sz="2" w:space="0" w:color="auto"/>
                          </w:divBdr>
                          <w:divsChild>
                            <w:div w:id="452360721">
                              <w:marLeft w:val="0"/>
                              <w:marRight w:val="0"/>
                              <w:marTop w:val="0"/>
                              <w:marBottom w:val="0"/>
                              <w:divBdr>
                                <w:top w:val="single" w:sz="2" w:space="0" w:color="auto"/>
                                <w:left w:val="single" w:sz="2" w:space="0" w:color="auto"/>
                                <w:bottom w:val="single" w:sz="2" w:space="0" w:color="auto"/>
                                <w:right w:val="single" w:sz="2" w:space="0" w:color="auto"/>
                              </w:divBdr>
                              <w:divsChild>
                                <w:div w:id="1629824150">
                                  <w:marLeft w:val="0"/>
                                  <w:marRight w:val="0"/>
                                  <w:marTop w:val="0"/>
                                  <w:marBottom w:val="0"/>
                                  <w:divBdr>
                                    <w:top w:val="single" w:sz="2" w:space="0" w:color="auto"/>
                                    <w:left w:val="single" w:sz="2" w:space="0" w:color="auto"/>
                                    <w:bottom w:val="single" w:sz="2" w:space="0" w:color="auto"/>
                                    <w:right w:val="single" w:sz="2" w:space="0" w:color="auto"/>
                                  </w:divBdr>
                                  <w:divsChild>
                                    <w:div w:id="199302207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033337401">
                          <w:marLeft w:val="0"/>
                          <w:marRight w:val="0"/>
                          <w:marTop w:val="0"/>
                          <w:marBottom w:val="0"/>
                          <w:divBdr>
                            <w:top w:val="single" w:sz="2" w:space="0" w:color="auto"/>
                            <w:left w:val="single" w:sz="2" w:space="0" w:color="auto"/>
                            <w:bottom w:val="single" w:sz="2" w:space="0" w:color="auto"/>
                            <w:right w:val="single" w:sz="2" w:space="0" w:color="auto"/>
                          </w:divBdr>
                          <w:divsChild>
                            <w:div w:id="846604069">
                              <w:marLeft w:val="0"/>
                              <w:marRight w:val="0"/>
                              <w:marTop w:val="0"/>
                              <w:marBottom w:val="0"/>
                              <w:divBdr>
                                <w:top w:val="single" w:sz="2" w:space="0" w:color="auto"/>
                                <w:left w:val="single" w:sz="2" w:space="0" w:color="auto"/>
                                <w:bottom w:val="single" w:sz="2" w:space="0" w:color="auto"/>
                                <w:right w:val="single" w:sz="2" w:space="0" w:color="auto"/>
                              </w:divBdr>
                              <w:divsChild>
                                <w:div w:id="12606041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168596441">
          <w:marLeft w:val="0"/>
          <w:marRight w:val="0"/>
          <w:marTop w:val="0"/>
          <w:marBottom w:val="0"/>
          <w:divBdr>
            <w:top w:val="single" w:sz="2" w:space="0" w:color="auto"/>
            <w:left w:val="single" w:sz="2" w:space="0" w:color="auto"/>
            <w:bottom w:val="single" w:sz="2" w:space="0" w:color="auto"/>
            <w:right w:val="single" w:sz="2" w:space="0" w:color="auto"/>
          </w:divBdr>
          <w:divsChild>
            <w:div w:id="573009482">
              <w:marLeft w:val="0"/>
              <w:marRight w:val="0"/>
              <w:marTop w:val="0"/>
              <w:marBottom w:val="0"/>
              <w:divBdr>
                <w:top w:val="single" w:sz="2" w:space="0" w:color="auto"/>
                <w:left w:val="single" w:sz="2" w:space="0" w:color="auto"/>
                <w:bottom w:val="single" w:sz="2" w:space="0" w:color="auto"/>
                <w:right w:val="single" w:sz="2" w:space="0" w:color="auto"/>
              </w:divBdr>
              <w:divsChild>
                <w:div w:id="1988972283">
                  <w:marLeft w:val="0"/>
                  <w:marRight w:val="0"/>
                  <w:marTop w:val="0"/>
                  <w:marBottom w:val="0"/>
                  <w:divBdr>
                    <w:top w:val="single" w:sz="2" w:space="0" w:color="auto"/>
                    <w:left w:val="single" w:sz="2" w:space="0" w:color="auto"/>
                    <w:bottom w:val="single" w:sz="2" w:space="0" w:color="auto"/>
                    <w:right w:val="single" w:sz="2" w:space="0" w:color="auto"/>
                  </w:divBdr>
                  <w:divsChild>
                    <w:div w:id="588126336">
                      <w:marLeft w:val="0"/>
                      <w:marRight w:val="0"/>
                      <w:marTop w:val="0"/>
                      <w:marBottom w:val="0"/>
                      <w:divBdr>
                        <w:top w:val="single" w:sz="2" w:space="0" w:color="auto"/>
                        <w:left w:val="single" w:sz="2" w:space="0" w:color="auto"/>
                        <w:bottom w:val="single" w:sz="2" w:space="0" w:color="auto"/>
                        <w:right w:val="single" w:sz="2" w:space="0" w:color="auto"/>
                      </w:divBdr>
                      <w:divsChild>
                        <w:div w:id="123077449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143692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mak29@uw.edu"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3B3C1-115B-7142-B763-9A89294F7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298</TotalTime>
  <Pages>24</Pages>
  <Words>23850</Words>
  <Characters>135946</Characters>
  <Application>Microsoft Office Word</Application>
  <DocSecurity>0</DocSecurity>
  <Lines>1132</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J. Makhlouf</dc:creator>
  <cp:keywords/>
  <dc:description/>
  <cp:lastModifiedBy>Benjamin J. Makhlouf</cp:lastModifiedBy>
  <cp:revision>17</cp:revision>
  <cp:lastPrinted>2026-03-10T22:36:00Z</cp:lastPrinted>
  <dcterms:created xsi:type="dcterms:W3CDTF">2026-03-10T22:36:00Z</dcterms:created>
  <dcterms:modified xsi:type="dcterms:W3CDTF">2026-06-19T01:48:00Z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id="25Y35S3t"/&gt;&lt;style id="http://www.zotero.org/styles/journal-of-applied-ecology" hasBibliography="1" bibliographyStyleHasBeenSet="1"/&gt;&lt;prefs&gt;&lt;pref name="fieldType" value="Field"/&gt;&lt;/prefs&gt;&lt;/data&gt;</vt:lpwstr>
  </property>
</Properties>
</file>