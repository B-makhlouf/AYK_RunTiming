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E5130" w14:textId="77777777" w:rsidR="003525FA" w:rsidRPr="001A17C1" w:rsidRDefault="003525FA" w:rsidP="003525FA">
      <w:pPr>
        <w:suppressLineNumbers/>
        <w:jc w:val="center"/>
        <w:rPr>
          <w:rFonts w:ascii="Garamond" w:hAnsi="Garamond" w:cs="Times New Roman"/>
          <w:b/>
          <w:bCs/>
          <w:sz w:val="36"/>
          <w:szCs w:val="36"/>
        </w:rPr>
      </w:pPr>
      <w:r>
        <w:rPr>
          <w:rFonts w:ascii="Garamond" w:hAnsi="Garamond" w:cs="Times New Roman"/>
          <w:b/>
          <w:bCs/>
          <w:sz w:val="36"/>
          <w:szCs w:val="36"/>
        </w:rPr>
        <w:t>Strategic fisheries closure balances harvest opportunity and stock diversity in a large Alaska river basin.</w:t>
      </w:r>
    </w:p>
    <w:p w14:paraId="5ACD91D3" w14:textId="77777777" w:rsidR="003525FA" w:rsidRPr="001A17C1" w:rsidRDefault="003525FA" w:rsidP="003525FA">
      <w:pPr>
        <w:rPr>
          <w:rFonts w:ascii="Garamond" w:hAnsi="Garamond" w:cs="Times New Roman"/>
          <w:sz w:val="28"/>
          <w:szCs w:val="28"/>
        </w:rPr>
      </w:pPr>
    </w:p>
    <w:p w14:paraId="1B60415E" w14:textId="03E87CCE" w:rsidR="003525FA" w:rsidRPr="001A17C1" w:rsidRDefault="003525FA" w:rsidP="003525FA">
      <w:pPr>
        <w:jc w:val="center"/>
        <w:rPr>
          <w:rFonts w:ascii="Garamond" w:hAnsi="Garamond" w:cs="Times New Roman"/>
          <w:sz w:val="28"/>
          <w:szCs w:val="28"/>
        </w:rPr>
      </w:pPr>
      <w:r>
        <w:rPr>
          <w:rFonts w:ascii="Garamond" w:hAnsi="Garamond" w:cs="Times New Roman"/>
          <w:sz w:val="28"/>
          <w:szCs w:val="28"/>
          <w:vertAlign w:val="superscript"/>
        </w:rPr>
        <w:t>1</w:t>
      </w:r>
      <w:r>
        <w:rPr>
          <w:rFonts w:ascii="Garamond" w:hAnsi="Garamond" w:cs="Times New Roman"/>
          <w:sz w:val="28"/>
          <w:szCs w:val="28"/>
        </w:rPr>
        <w:t xml:space="preserve">Ben Makhlouf, </w:t>
      </w:r>
      <w:r>
        <w:rPr>
          <w:rFonts w:ascii="Garamond" w:hAnsi="Garamond" w:cs="Times New Roman"/>
          <w:sz w:val="28"/>
          <w:szCs w:val="28"/>
          <w:vertAlign w:val="superscript"/>
        </w:rPr>
        <w:t>1</w:t>
      </w:r>
      <w:r>
        <w:rPr>
          <w:rFonts w:ascii="Garamond" w:hAnsi="Garamond" w:cs="Times New Roman"/>
          <w:sz w:val="28"/>
          <w:szCs w:val="28"/>
        </w:rPr>
        <w:t xml:space="preserve">Daniel E. Schindler, </w:t>
      </w:r>
      <w:r>
        <w:rPr>
          <w:rFonts w:ascii="Garamond" w:hAnsi="Garamond" w:cs="Times New Roman"/>
          <w:sz w:val="28"/>
          <w:szCs w:val="28"/>
          <w:vertAlign w:val="superscript"/>
        </w:rPr>
        <w:t>2</w:t>
      </w:r>
      <w:r>
        <w:rPr>
          <w:rFonts w:ascii="Garamond" w:hAnsi="Garamond" w:cs="Times New Roman"/>
          <w:sz w:val="28"/>
          <w:szCs w:val="28"/>
        </w:rPr>
        <w:t xml:space="preserve">Timothy J. Cline, </w:t>
      </w:r>
      <w:r>
        <w:rPr>
          <w:rFonts w:ascii="Garamond" w:hAnsi="Garamond" w:cs="Times New Roman"/>
          <w:sz w:val="28"/>
          <w:szCs w:val="28"/>
          <w:vertAlign w:val="superscript"/>
        </w:rPr>
        <w:t>3</w:t>
      </w:r>
      <w:r>
        <w:rPr>
          <w:rFonts w:ascii="Garamond" w:hAnsi="Garamond" w:cs="Times New Roman"/>
          <w:sz w:val="28"/>
          <w:szCs w:val="28"/>
        </w:rPr>
        <w:t>Diego Fernandez,</w:t>
      </w:r>
      <w:r>
        <w:rPr>
          <w:rFonts w:ascii="Garamond" w:hAnsi="Garamond" w:cs="Times New Roman"/>
          <w:sz w:val="28"/>
          <w:szCs w:val="28"/>
          <w:vertAlign w:val="superscript"/>
        </w:rPr>
        <w:t>4</w:t>
      </w:r>
      <w:ins w:id="0" w:author="Daniel Schindler" w:date="2026-07-15T22:43:00Z" w16du:dateUtc="2026-07-16T06:43:00Z">
        <w:r w:rsidR="003B674A">
          <w:rPr>
            <w:rFonts w:ascii="Garamond" w:hAnsi="Garamond" w:cs="Times New Roman"/>
            <w:sz w:val="28"/>
            <w:szCs w:val="28"/>
            <w:vertAlign w:val="superscript"/>
          </w:rPr>
          <w:t>,5</w:t>
        </w:r>
      </w:ins>
      <w:r>
        <w:rPr>
          <w:rFonts w:ascii="Garamond" w:hAnsi="Garamond" w:cs="Times New Roman"/>
          <w:sz w:val="28"/>
          <w:szCs w:val="28"/>
        </w:rPr>
        <w:t xml:space="preserve">Janessa Esquible, </w:t>
      </w:r>
      <w:r>
        <w:rPr>
          <w:rFonts w:ascii="Garamond" w:hAnsi="Garamond" w:cs="Times New Roman"/>
          <w:sz w:val="28"/>
          <w:szCs w:val="28"/>
          <w:vertAlign w:val="superscript"/>
        </w:rPr>
        <w:t>5</w:t>
      </w:r>
      <w:r>
        <w:rPr>
          <w:rFonts w:ascii="Garamond" w:hAnsi="Garamond" w:cs="Times New Roman"/>
          <w:sz w:val="28"/>
          <w:szCs w:val="28"/>
        </w:rPr>
        <w:t xml:space="preserve">Avery Hoffman </w:t>
      </w:r>
    </w:p>
    <w:p w14:paraId="56B87456" w14:textId="77777777" w:rsidR="003525FA" w:rsidRPr="001A17C1" w:rsidRDefault="003525FA" w:rsidP="003525FA">
      <w:pPr>
        <w:jc w:val="center"/>
        <w:rPr>
          <w:rFonts w:ascii="Garamond" w:hAnsi="Garamond"/>
        </w:rPr>
      </w:pPr>
    </w:p>
    <w:p w14:paraId="7D53E220" w14:textId="77777777" w:rsidR="003525FA" w:rsidRPr="001A17C1" w:rsidRDefault="003525FA" w:rsidP="003525FA">
      <w:pPr>
        <w:jc w:val="center"/>
        <w:rPr>
          <w:rFonts w:ascii="Garamond" w:hAnsi="Garamond" w:cs="Times New Roman"/>
          <w:i/>
          <w:iCs/>
        </w:rPr>
      </w:pPr>
      <w:r>
        <w:rPr>
          <w:rFonts w:ascii="Garamond" w:hAnsi="Garamond" w:cs="Times New Roman"/>
          <w:i/>
          <w:iCs/>
          <w:vertAlign w:val="superscript"/>
        </w:rPr>
        <w:t>1</w:t>
      </w:r>
      <w:r>
        <w:rPr>
          <w:rFonts w:ascii="Garamond" w:hAnsi="Garamond" w:cs="Times New Roman"/>
          <w:i/>
          <w:iCs/>
        </w:rPr>
        <w:t xml:space="preserve">University of Washington School of Aquatic and Fisheries Sciences, </w:t>
      </w:r>
      <w:r>
        <w:rPr>
          <w:rFonts w:ascii="Garamond" w:hAnsi="Garamond" w:cs="Times New Roman"/>
          <w:i/>
          <w:iCs/>
          <w:vertAlign w:val="superscript"/>
        </w:rPr>
        <w:t>2</w:t>
      </w:r>
      <w:r>
        <w:rPr>
          <w:rFonts w:ascii="Garamond" w:hAnsi="Garamond" w:cs="Times New Roman"/>
          <w:i/>
          <w:iCs/>
        </w:rPr>
        <w:t>Montana State University Department of Ecology,</w:t>
      </w:r>
      <w:r>
        <w:rPr>
          <w:rFonts w:ascii="Garamond" w:hAnsi="Garamond" w:cs="Times New Roman"/>
          <w:i/>
          <w:iCs/>
          <w:vertAlign w:val="superscript"/>
        </w:rPr>
        <w:t>3</w:t>
      </w:r>
      <w:r>
        <w:rPr>
          <w:rFonts w:ascii="Garamond" w:hAnsi="Garamond" w:cs="Times New Roman"/>
          <w:i/>
          <w:iCs/>
        </w:rPr>
        <w:t xml:space="preserve">University of Utah Department of Geology, </w:t>
      </w:r>
      <w:r>
        <w:rPr>
          <w:rFonts w:ascii="Garamond" w:hAnsi="Garamond" w:cs="Times New Roman"/>
          <w:i/>
          <w:iCs/>
          <w:vertAlign w:val="superscript"/>
        </w:rPr>
        <w:t>4</w:t>
      </w:r>
      <w:r>
        <w:rPr>
          <w:rFonts w:ascii="Garamond" w:hAnsi="Garamond" w:cs="Times New Roman"/>
          <w:i/>
          <w:iCs/>
        </w:rPr>
        <w:t>Great Lakes Fishery Commission,</w:t>
      </w:r>
      <w:r>
        <w:rPr>
          <w:rFonts w:ascii="Garamond" w:hAnsi="Garamond" w:cs="Times New Roman"/>
          <w:i/>
          <w:iCs/>
          <w:vertAlign w:val="superscript"/>
        </w:rPr>
        <w:t>5</w:t>
      </w:r>
      <w:r>
        <w:rPr>
          <w:rFonts w:ascii="Garamond" w:hAnsi="Garamond" w:cs="Times New Roman"/>
          <w:i/>
          <w:iCs/>
        </w:rPr>
        <w:t>Orutsararmiut Native Council, Natural Resources Department</w:t>
      </w:r>
    </w:p>
    <w:p w14:paraId="1616F27E" w14:textId="77777777" w:rsidR="003525FA" w:rsidRPr="001A17C1" w:rsidRDefault="003525FA" w:rsidP="003525FA">
      <w:pPr>
        <w:rPr>
          <w:rFonts w:ascii="Garamond" w:hAnsi="Garamond" w:cs="Times New Roman"/>
        </w:rPr>
      </w:pPr>
    </w:p>
    <w:p w14:paraId="71D345F0" w14:textId="00177B00" w:rsidR="005323CA" w:rsidRDefault="003525FA" w:rsidP="005323CA">
      <w:pPr>
        <w:jc w:val="center"/>
        <w:rPr>
          <w:rFonts w:ascii="Garamond" w:hAnsi="Garamond" w:cs="Times New Roman"/>
        </w:rPr>
      </w:pPr>
      <w:r>
        <w:rPr>
          <w:rFonts w:ascii="Garamond" w:hAnsi="Garamond" w:cs="Times New Roman"/>
          <w:b/>
          <w:bCs/>
        </w:rPr>
        <w:t>Corresponding Author:</w:t>
      </w:r>
      <w:r>
        <w:rPr>
          <w:rFonts w:ascii="Garamond" w:hAnsi="Garamond" w:cs="Times New Roman"/>
        </w:rPr>
        <w:t xml:space="preserve"> Ben Makhlouf, </w:t>
      </w:r>
      <w:hyperlink r:id="rId8" w:history="1">
        <w:r w:rsidR="005323CA" w:rsidRPr="006F0069">
          <w:rPr>
            <w:rStyle w:val="Hyperlink"/>
            <w:rFonts w:ascii="Garamond" w:hAnsi="Garamond" w:cs="Times New Roman"/>
          </w:rPr>
          <w:t>bmak29@uw.edu</w:t>
        </w:r>
      </w:hyperlink>
    </w:p>
    <w:p w14:paraId="50920FF1" w14:textId="68B6B223" w:rsidR="005323CA" w:rsidRPr="001A17C1" w:rsidRDefault="005323CA" w:rsidP="00A844A4">
      <w:pPr>
        <w:jc w:val="center"/>
        <w:rPr>
          <w:rFonts w:ascii="Garamond" w:hAnsi="Garamond" w:cs="Times New Roman"/>
        </w:rPr>
      </w:pPr>
      <w:r w:rsidRPr="005323CA">
        <w:rPr>
          <w:rFonts w:ascii="Garamond" w:hAnsi="Garamond" w:cs="Times New Roman"/>
          <w:b/>
          <w:bCs/>
        </w:rPr>
        <w:t>Conflict of interest statement:</w:t>
      </w:r>
      <w:r>
        <w:rPr>
          <w:rFonts w:ascii="Garamond" w:hAnsi="Garamond" w:cs="Times New Roman"/>
        </w:rPr>
        <w:t xml:space="preserve"> The authors declare there is no conflict of interest </w:t>
      </w:r>
    </w:p>
    <w:p w14:paraId="2DE0C705" w14:textId="77777777" w:rsidR="003525FA" w:rsidRDefault="003525FA" w:rsidP="0017389D">
      <w:pPr>
        <w:suppressLineNumbers/>
        <w:jc w:val="center"/>
        <w:rPr>
          <w:rFonts w:ascii="Garamond" w:hAnsi="Garamond" w:cs="Times New Roman"/>
          <w:b/>
          <w:bCs/>
          <w:sz w:val="40"/>
          <w:szCs w:val="40"/>
        </w:rPr>
      </w:pPr>
    </w:p>
    <w:p w14:paraId="276639A8" w14:textId="77777777" w:rsidR="003525FA" w:rsidRDefault="003525FA" w:rsidP="0017389D">
      <w:pPr>
        <w:suppressLineNumbers/>
        <w:jc w:val="center"/>
        <w:rPr>
          <w:rFonts w:ascii="Garamond" w:hAnsi="Garamond" w:cs="Times New Roman"/>
          <w:b/>
          <w:bCs/>
          <w:sz w:val="40"/>
          <w:szCs w:val="40"/>
        </w:rPr>
      </w:pPr>
    </w:p>
    <w:p w14:paraId="46651501" w14:textId="77777777" w:rsidR="003525FA" w:rsidRDefault="003525FA" w:rsidP="0017389D">
      <w:pPr>
        <w:suppressLineNumbers/>
        <w:jc w:val="center"/>
        <w:rPr>
          <w:rFonts w:ascii="Garamond" w:hAnsi="Garamond" w:cs="Times New Roman"/>
          <w:b/>
          <w:bCs/>
          <w:sz w:val="40"/>
          <w:szCs w:val="40"/>
        </w:rPr>
      </w:pPr>
    </w:p>
    <w:p w14:paraId="4CF20524" w14:textId="77777777" w:rsidR="003525FA" w:rsidRDefault="003525FA" w:rsidP="0017389D">
      <w:pPr>
        <w:suppressLineNumbers/>
        <w:jc w:val="center"/>
        <w:rPr>
          <w:rFonts w:ascii="Garamond" w:hAnsi="Garamond" w:cs="Times New Roman"/>
          <w:b/>
          <w:bCs/>
          <w:sz w:val="40"/>
          <w:szCs w:val="40"/>
        </w:rPr>
      </w:pPr>
    </w:p>
    <w:p w14:paraId="658EE6B9" w14:textId="77777777" w:rsidR="003525FA" w:rsidRDefault="003525FA" w:rsidP="0017389D">
      <w:pPr>
        <w:suppressLineNumbers/>
        <w:jc w:val="center"/>
        <w:rPr>
          <w:rFonts w:ascii="Garamond" w:hAnsi="Garamond" w:cs="Times New Roman"/>
          <w:b/>
          <w:bCs/>
          <w:sz w:val="40"/>
          <w:szCs w:val="40"/>
        </w:rPr>
      </w:pPr>
    </w:p>
    <w:p w14:paraId="0B5F49C9" w14:textId="77777777" w:rsidR="003525FA" w:rsidRDefault="003525FA" w:rsidP="0017389D">
      <w:pPr>
        <w:suppressLineNumbers/>
        <w:jc w:val="center"/>
        <w:rPr>
          <w:rFonts w:ascii="Garamond" w:hAnsi="Garamond" w:cs="Times New Roman"/>
          <w:b/>
          <w:bCs/>
          <w:sz w:val="40"/>
          <w:szCs w:val="40"/>
        </w:rPr>
      </w:pPr>
    </w:p>
    <w:p w14:paraId="3DFE12E9" w14:textId="77777777" w:rsidR="003525FA" w:rsidRDefault="003525FA" w:rsidP="0017389D">
      <w:pPr>
        <w:suppressLineNumbers/>
        <w:jc w:val="center"/>
        <w:rPr>
          <w:rFonts w:ascii="Garamond" w:hAnsi="Garamond" w:cs="Times New Roman"/>
          <w:b/>
          <w:bCs/>
          <w:sz w:val="40"/>
          <w:szCs w:val="40"/>
        </w:rPr>
      </w:pPr>
    </w:p>
    <w:p w14:paraId="398E1809" w14:textId="787A2D25" w:rsidR="009A7B39" w:rsidRPr="0016395C" w:rsidRDefault="009A7B39" w:rsidP="006A2A72">
      <w:pPr>
        <w:suppressLineNumbers/>
        <w:rPr>
          <w:rFonts w:ascii="Garamond" w:hAnsi="Garamond"/>
          <w:b/>
          <w:bCs/>
          <w:sz w:val="20"/>
          <w:szCs w:val="20"/>
        </w:rPr>
      </w:pPr>
    </w:p>
    <w:p w14:paraId="57B09708" w14:textId="77777777" w:rsidR="003525FA" w:rsidRDefault="003525FA" w:rsidP="004712C9">
      <w:pPr>
        <w:suppressLineNumbers/>
        <w:rPr>
          <w:rFonts w:ascii="Garamond" w:hAnsi="Garamond" w:cs="Times New Roman"/>
          <w:b/>
          <w:bCs/>
          <w:u w:val="single"/>
        </w:rPr>
      </w:pPr>
    </w:p>
    <w:p w14:paraId="6A12FAB1" w14:textId="77777777" w:rsidR="003525FA" w:rsidRDefault="003525FA" w:rsidP="004712C9">
      <w:pPr>
        <w:suppressLineNumbers/>
        <w:rPr>
          <w:rFonts w:ascii="Garamond" w:hAnsi="Garamond" w:cs="Times New Roman"/>
          <w:b/>
          <w:bCs/>
          <w:u w:val="single"/>
        </w:rPr>
      </w:pPr>
    </w:p>
    <w:p w14:paraId="1E04B217" w14:textId="77777777" w:rsidR="003525FA" w:rsidRDefault="003525FA" w:rsidP="004712C9">
      <w:pPr>
        <w:suppressLineNumbers/>
        <w:rPr>
          <w:rFonts w:ascii="Garamond" w:hAnsi="Garamond" w:cs="Times New Roman"/>
          <w:b/>
          <w:bCs/>
          <w:u w:val="single"/>
        </w:rPr>
      </w:pPr>
    </w:p>
    <w:p w14:paraId="11C4E2DB" w14:textId="77777777" w:rsidR="00B26B57" w:rsidRDefault="00B26B57" w:rsidP="004712C9">
      <w:pPr>
        <w:suppressLineNumbers/>
        <w:rPr>
          <w:rFonts w:ascii="Garamond" w:hAnsi="Garamond" w:cs="Times New Roman"/>
          <w:b/>
          <w:bCs/>
          <w:u w:val="single"/>
        </w:rPr>
      </w:pPr>
    </w:p>
    <w:p w14:paraId="2F3E3570" w14:textId="77777777" w:rsidR="00B26B57" w:rsidRDefault="00B26B57" w:rsidP="004712C9">
      <w:pPr>
        <w:suppressLineNumbers/>
        <w:rPr>
          <w:rFonts w:ascii="Garamond" w:hAnsi="Garamond" w:cs="Times New Roman"/>
          <w:b/>
          <w:bCs/>
          <w:u w:val="single"/>
        </w:rPr>
      </w:pPr>
    </w:p>
    <w:p w14:paraId="1DB5BB82" w14:textId="77777777" w:rsidR="00B26B57" w:rsidRDefault="00B26B57" w:rsidP="004712C9">
      <w:pPr>
        <w:suppressLineNumbers/>
        <w:rPr>
          <w:rFonts w:ascii="Garamond" w:hAnsi="Garamond" w:cs="Times New Roman"/>
          <w:b/>
          <w:bCs/>
          <w:u w:val="single"/>
        </w:rPr>
      </w:pPr>
    </w:p>
    <w:p w14:paraId="75F3761F" w14:textId="39AC2FE2" w:rsidR="003717DB" w:rsidRPr="00665BC1" w:rsidRDefault="00E61436" w:rsidP="004712C9">
      <w:pPr>
        <w:suppressLineNumbers/>
        <w:rPr>
          <w:rFonts w:ascii="Garamond" w:hAnsi="Garamond" w:cs="Times New Roman"/>
          <w:b/>
          <w:bCs/>
          <w:u w:val="single"/>
        </w:rPr>
      </w:pPr>
      <w:r>
        <w:rPr>
          <w:rFonts w:ascii="Garamond" w:hAnsi="Garamond" w:cs="Times New Roman"/>
          <w:b/>
          <w:bCs/>
          <w:u w:val="single"/>
        </w:rPr>
        <w:t>Abstract:</w:t>
      </w:r>
    </w:p>
    <w:p w14:paraId="0123CEA6" w14:textId="6E5E64BB" w:rsidR="006B75B5" w:rsidRDefault="00571049" w:rsidP="00571049">
      <w:pPr>
        <w:spacing w:line="480" w:lineRule="auto"/>
        <w:rPr>
          <w:ins w:id="1" w:author="Benjamin J. Makhlouf" w:date="2026-06-18T19:20:00Z" w16du:dateUtc="2026-06-19T02:20:00Z"/>
          <w:rFonts w:ascii="Garamond" w:hAnsi="Garamond"/>
          <w:sz w:val="22"/>
          <w:szCs w:val="22"/>
        </w:rPr>
      </w:pPr>
      <w:r w:rsidRPr="00571049">
        <w:rPr>
          <w:rFonts w:ascii="Garamond" w:hAnsi="Garamond"/>
          <w:sz w:val="22"/>
          <w:szCs w:val="22"/>
        </w:rPr>
        <w:t>Effective conservation of exploited species requires balancing harvest opportunities with the protection of biodiversity. In Pacific salmon, biodiversity among populations contributes to basin-wide resilience, yet spatiotemporal dynamics of adult migrating Chinook salmon remain poorly understood</w:t>
      </w:r>
      <w:ins w:id="2" w:author="Benjamin J. Makhlouf" w:date="2026-06-19T15:06:00Z" w16du:dateUtc="2026-06-19T22:06:00Z">
        <w:r w:rsidR="00171E1A">
          <w:rPr>
            <w:rFonts w:ascii="Garamond" w:hAnsi="Garamond"/>
            <w:sz w:val="22"/>
            <w:szCs w:val="22"/>
          </w:rPr>
          <w:t xml:space="preserve"> in many large salmon producing watersheds</w:t>
        </w:r>
      </w:ins>
      <w:r w:rsidRPr="00571049">
        <w:rPr>
          <w:rFonts w:ascii="Garamond" w:hAnsi="Garamond"/>
          <w:sz w:val="22"/>
          <w:szCs w:val="22"/>
        </w:rPr>
        <w:t>, creating uncertainty about management impacts. Declining abundance in western Alaska watersheds has led to restrictions in subsistence harvest and challenges for upstream communities.</w:t>
      </w:r>
      <w:ins w:id="3" w:author="Benjamin J. Makhlouf" w:date="2026-06-18T19:26:00Z" w16du:dateUtc="2026-06-19T02:26:00Z">
        <w:r w:rsidR="0035364D">
          <w:rPr>
            <w:rFonts w:ascii="Garamond" w:hAnsi="Garamond"/>
            <w:sz w:val="22"/>
            <w:szCs w:val="22"/>
          </w:rPr>
          <w:t xml:space="preserve"> In the Kuskokwim River, a large salmon producing river in </w:t>
        </w:r>
      </w:ins>
      <w:ins w:id="4" w:author="Benjamin J. Makhlouf" w:date="2026-06-18T19:28:00Z" w16du:dateUtc="2026-06-19T02:28:00Z">
        <w:r w:rsidR="0035364D">
          <w:rPr>
            <w:rFonts w:ascii="Garamond" w:hAnsi="Garamond"/>
            <w:sz w:val="22"/>
            <w:szCs w:val="22"/>
          </w:rPr>
          <w:t>w</w:t>
        </w:r>
      </w:ins>
      <w:ins w:id="5" w:author="Benjamin J. Makhlouf" w:date="2026-06-18T19:26:00Z" w16du:dateUtc="2026-06-19T02:26:00Z">
        <w:r w:rsidR="0035364D">
          <w:rPr>
            <w:rFonts w:ascii="Garamond" w:hAnsi="Garamond"/>
            <w:sz w:val="22"/>
            <w:szCs w:val="22"/>
          </w:rPr>
          <w:t>estern Alaska</w:t>
        </w:r>
      </w:ins>
      <w:del w:id="6" w:author="Benjamin J. Makhlouf" w:date="2026-06-18T19:26:00Z" w16du:dateUtc="2026-06-19T02:26:00Z">
        <w:r w:rsidRPr="00571049" w:rsidDel="0035364D">
          <w:rPr>
            <w:rFonts w:ascii="Garamond" w:hAnsi="Garamond"/>
            <w:sz w:val="22"/>
            <w:szCs w:val="22"/>
          </w:rPr>
          <w:delText xml:space="preserve"> To balance stock protection with harvest opportunity</w:delText>
        </w:r>
      </w:del>
      <w:r w:rsidRPr="00571049">
        <w:rPr>
          <w:rFonts w:ascii="Garamond" w:hAnsi="Garamond"/>
          <w:sz w:val="22"/>
          <w:szCs w:val="22"/>
        </w:rPr>
        <w:t xml:space="preserve">, a front-end closure limits fishing early in the run to reduce exploitation of fish migrating to the upper watershed. To quantify stock-specific </w:t>
      </w:r>
      <w:del w:id="7" w:author="Daniel Schindler" w:date="2026-07-16T08:16:00Z" w16du:dateUtc="2026-07-16T16:16:00Z">
        <w:r w:rsidRPr="00571049" w:rsidDel="00611D91">
          <w:rPr>
            <w:rFonts w:ascii="Garamond" w:hAnsi="Garamond"/>
            <w:sz w:val="22"/>
            <w:szCs w:val="22"/>
          </w:rPr>
          <w:delText xml:space="preserve">impacts </w:delText>
        </w:r>
      </w:del>
      <w:ins w:id="8" w:author="Daniel Schindler" w:date="2026-07-16T08:16:00Z" w16du:dateUtc="2026-07-16T16:16:00Z">
        <w:r w:rsidR="00611D91">
          <w:rPr>
            <w:rFonts w:ascii="Garamond" w:hAnsi="Garamond"/>
            <w:sz w:val="22"/>
            <w:szCs w:val="22"/>
          </w:rPr>
          <w:t>effects</w:t>
        </w:r>
        <w:r w:rsidR="00611D91" w:rsidRPr="00571049">
          <w:rPr>
            <w:rFonts w:ascii="Garamond" w:hAnsi="Garamond"/>
            <w:sz w:val="22"/>
            <w:szCs w:val="22"/>
          </w:rPr>
          <w:t xml:space="preserve"> </w:t>
        </w:r>
      </w:ins>
      <w:r w:rsidRPr="00571049">
        <w:rPr>
          <w:rFonts w:ascii="Garamond" w:hAnsi="Garamond"/>
          <w:sz w:val="22"/>
          <w:szCs w:val="22"/>
        </w:rPr>
        <w:t xml:space="preserve">of this strategy, we reconstruct spatiotemporal dynamics of return migration timing for Chinook salmon to the Kuskokwim River across six years using otolith isotope signatures. We demonstrate a consistent relationship between seasonal run timing and watershed origin, with earlier migrants contributing disproportionately to upper watershed regions. </w:t>
      </w:r>
      <w:ins w:id="9" w:author="Benjamin J. Makhlouf" w:date="2026-06-18T19:18:00Z" w16du:dateUtc="2026-06-19T02:18:00Z">
        <w:r w:rsidR="006B75B5">
          <w:rPr>
            <w:rFonts w:ascii="Garamond" w:hAnsi="Garamond"/>
            <w:sz w:val="22"/>
            <w:szCs w:val="22"/>
          </w:rPr>
          <w:t xml:space="preserve">A longer simulated closure </w:t>
        </w:r>
      </w:ins>
      <w:ins w:id="10" w:author="Benjamin J. Makhlouf" w:date="2026-07-12T20:40:00Z" w16du:dateUtc="2026-07-13T03:40:00Z">
        <w:r w:rsidR="00BC21CC">
          <w:rPr>
            <w:rFonts w:ascii="Garamond" w:hAnsi="Garamond"/>
            <w:sz w:val="22"/>
            <w:szCs w:val="22"/>
          </w:rPr>
          <w:t>duration</w:t>
        </w:r>
      </w:ins>
      <w:ins w:id="11" w:author="Benjamin J. Makhlouf" w:date="2026-07-12T20:41:00Z" w16du:dateUtc="2026-07-13T03:41:00Z">
        <w:r w:rsidR="00BC21CC">
          <w:rPr>
            <w:rFonts w:ascii="Garamond" w:hAnsi="Garamond"/>
            <w:sz w:val="22"/>
            <w:szCs w:val="22"/>
          </w:rPr>
          <w:t xml:space="preserve"> </w:t>
        </w:r>
      </w:ins>
      <w:del w:id="12" w:author="Benjamin J. Makhlouf" w:date="2026-06-18T19:18:00Z" w16du:dateUtc="2026-06-19T02:18:00Z">
        <w:r w:rsidR="006B75B5" w:rsidRPr="00571049" w:rsidDel="006B75B5">
          <w:rPr>
            <w:rFonts w:ascii="Garamond" w:hAnsi="Garamond"/>
            <w:sz w:val="22"/>
            <w:szCs w:val="22"/>
          </w:rPr>
          <w:delText xml:space="preserve">Simulated closure end dates </w:delText>
        </w:r>
      </w:del>
      <w:r w:rsidR="006B75B5" w:rsidRPr="00571049">
        <w:rPr>
          <w:rFonts w:ascii="Garamond" w:hAnsi="Garamond"/>
          <w:sz w:val="22"/>
          <w:szCs w:val="22"/>
        </w:rPr>
        <w:t>provided greater protection for upper watershed stock</w:t>
      </w:r>
      <w:ins w:id="13" w:author="Benjamin J. Makhlouf" w:date="2026-06-18T19:19:00Z" w16du:dateUtc="2026-06-19T02:19:00Z">
        <w:r w:rsidR="006B75B5">
          <w:rPr>
            <w:rFonts w:ascii="Garamond" w:hAnsi="Garamond"/>
            <w:sz w:val="22"/>
            <w:szCs w:val="22"/>
          </w:rPr>
          <w:t>s but with a</w:t>
        </w:r>
      </w:ins>
      <w:ins w:id="14" w:author="Benjamin J. Makhlouf" w:date="2026-06-18T19:20:00Z" w16du:dateUtc="2026-06-19T02:20:00Z">
        <w:r w:rsidR="006B75B5">
          <w:rPr>
            <w:rFonts w:ascii="Garamond" w:hAnsi="Garamond"/>
            <w:sz w:val="22"/>
            <w:szCs w:val="22"/>
          </w:rPr>
          <w:t xml:space="preserve">n associated tradeoff of lost harvest opportunity. </w:t>
        </w:r>
      </w:ins>
      <w:ins w:id="15" w:author="Benjamin J. Makhlouf" w:date="2026-06-18T19:21:00Z" w16du:dateUtc="2026-06-19T02:21:00Z">
        <w:r w:rsidR="006B75B5">
          <w:rPr>
            <w:rFonts w:ascii="Garamond" w:hAnsi="Garamond"/>
            <w:sz w:val="22"/>
            <w:szCs w:val="22"/>
          </w:rPr>
          <w:t>The</w:t>
        </w:r>
      </w:ins>
      <w:ins w:id="16" w:author="Benjamin J. Makhlouf" w:date="2026-06-18T19:20:00Z" w16du:dateUtc="2026-06-19T02:20:00Z">
        <w:r w:rsidR="006B75B5">
          <w:rPr>
            <w:rFonts w:ascii="Garamond" w:hAnsi="Garamond"/>
            <w:sz w:val="22"/>
            <w:szCs w:val="22"/>
          </w:rPr>
          <w:t xml:space="preserve"> protection afforded to upper</w:t>
        </w:r>
      </w:ins>
      <w:del w:id="17" w:author="Benjamin J. Makhlouf" w:date="2026-06-18T19:19:00Z" w16du:dateUtc="2026-06-19T02:19:00Z">
        <w:r w:rsidR="006B75B5" w:rsidRPr="00571049" w:rsidDel="006B75B5">
          <w:rPr>
            <w:rFonts w:ascii="Garamond" w:hAnsi="Garamond"/>
            <w:sz w:val="22"/>
            <w:szCs w:val="22"/>
          </w:rPr>
          <w:delText xml:space="preserve">s, though </w:delText>
        </w:r>
      </w:del>
      <w:del w:id="18" w:author="Benjamin J. Makhlouf" w:date="2026-06-18T19:18:00Z" w16du:dateUtc="2026-06-19T02:18:00Z">
        <w:r w:rsidR="006B75B5" w:rsidRPr="00571049" w:rsidDel="006B75B5">
          <w:rPr>
            <w:rFonts w:ascii="Garamond" w:hAnsi="Garamond"/>
            <w:sz w:val="22"/>
            <w:szCs w:val="22"/>
          </w:rPr>
          <w:delText>conservation–harvest tradeoffs varied.</w:delText>
        </w:r>
      </w:del>
      <w:ins w:id="19" w:author="Benjamin J. Makhlouf" w:date="2026-06-18T19:20:00Z" w16du:dateUtc="2026-06-19T02:20:00Z">
        <w:r w:rsidR="006B75B5">
          <w:rPr>
            <w:rFonts w:ascii="Garamond" w:hAnsi="Garamond"/>
            <w:sz w:val="22"/>
            <w:szCs w:val="22"/>
          </w:rPr>
          <w:t xml:space="preserve"> </w:t>
        </w:r>
      </w:ins>
      <w:ins w:id="20" w:author="Benjamin J. Makhlouf" w:date="2026-06-18T19:16:00Z" w16du:dateUtc="2026-06-19T02:16:00Z">
        <w:r w:rsidR="006B75B5">
          <w:rPr>
            <w:rFonts w:ascii="Garamond" w:hAnsi="Garamond"/>
            <w:sz w:val="22"/>
            <w:szCs w:val="22"/>
          </w:rPr>
          <w:t>watershed stocks</w:t>
        </w:r>
      </w:ins>
      <w:ins w:id="21" w:author="Benjamin J. Makhlouf" w:date="2026-06-18T19:20:00Z" w16du:dateUtc="2026-06-19T02:20:00Z">
        <w:r w:rsidR="006B75B5">
          <w:rPr>
            <w:rFonts w:ascii="Garamond" w:hAnsi="Garamond"/>
            <w:sz w:val="22"/>
            <w:szCs w:val="22"/>
          </w:rPr>
          <w:t xml:space="preserve"> </w:t>
        </w:r>
      </w:ins>
      <w:ins w:id="22" w:author="Benjamin J. Makhlouf" w:date="2026-06-18T19:21:00Z" w16du:dateUtc="2026-06-19T02:21:00Z">
        <w:r w:rsidR="006B75B5">
          <w:rPr>
            <w:rFonts w:ascii="Garamond" w:hAnsi="Garamond"/>
            <w:sz w:val="22"/>
            <w:szCs w:val="22"/>
          </w:rPr>
          <w:t xml:space="preserve">varied substantially among years </w:t>
        </w:r>
        <w:r w:rsidR="0035364D">
          <w:rPr>
            <w:rFonts w:ascii="Garamond" w:hAnsi="Garamond"/>
            <w:sz w:val="22"/>
            <w:szCs w:val="22"/>
          </w:rPr>
          <w:t xml:space="preserve">due to variable </w:t>
        </w:r>
        <w:del w:id="23" w:author="Daniel Schindler" w:date="2026-07-16T08:17:00Z" w16du:dateUtc="2026-07-16T16:17:00Z">
          <w:r w:rsidR="0035364D" w:rsidDel="00611D91">
            <w:rPr>
              <w:rFonts w:ascii="Garamond" w:hAnsi="Garamond"/>
              <w:sz w:val="22"/>
              <w:szCs w:val="22"/>
            </w:rPr>
            <w:delText>ov</w:delText>
          </w:r>
        </w:del>
      </w:ins>
      <w:ins w:id="24" w:author="Benjamin J. Makhlouf" w:date="2026-06-18T19:22:00Z" w16du:dateUtc="2026-06-19T02:22:00Z">
        <w:del w:id="25" w:author="Daniel Schindler" w:date="2026-07-16T08:17:00Z" w16du:dateUtc="2026-07-16T16:17:00Z">
          <w:r w:rsidR="0035364D" w:rsidDel="00611D91">
            <w:rPr>
              <w:rFonts w:ascii="Garamond" w:hAnsi="Garamond"/>
              <w:sz w:val="22"/>
              <w:szCs w:val="22"/>
            </w:rPr>
            <w:delText>erall return</w:delText>
          </w:r>
        </w:del>
        <w:r w:rsidR="0035364D">
          <w:rPr>
            <w:rFonts w:ascii="Garamond" w:hAnsi="Garamond"/>
            <w:sz w:val="22"/>
            <w:szCs w:val="22"/>
          </w:rPr>
          <w:t xml:space="preserve"> migration timing, highlighting the interaction between a fixed closure strategy and dynamic ecological processes that impact it’s overall efficacy. </w:t>
        </w:r>
      </w:ins>
    </w:p>
    <w:p w14:paraId="6CDB9F82" w14:textId="56B6E58B" w:rsidR="00571049" w:rsidRPr="00571049" w:rsidDel="0035364D" w:rsidRDefault="00571049" w:rsidP="00571049">
      <w:pPr>
        <w:spacing w:line="480" w:lineRule="auto"/>
        <w:rPr>
          <w:del w:id="26" w:author="Benjamin J. Makhlouf" w:date="2026-06-18T19:22:00Z" w16du:dateUtc="2026-06-19T02:22:00Z"/>
          <w:rFonts w:ascii="Garamond" w:hAnsi="Garamond"/>
          <w:sz w:val="22"/>
          <w:szCs w:val="22"/>
        </w:rPr>
      </w:pPr>
      <w:del w:id="27" w:author="Benjamin J. Makhlouf" w:date="2026-06-18T19:17:00Z" w16du:dateUtc="2026-06-19T02:17:00Z">
        <w:r w:rsidRPr="00571049" w:rsidDel="006B75B5">
          <w:rPr>
            <w:rFonts w:ascii="Garamond" w:hAnsi="Garamond"/>
            <w:sz w:val="22"/>
            <w:szCs w:val="22"/>
          </w:rPr>
          <w:delText>This pattern was consistent across years</w:delText>
        </w:r>
      </w:del>
      <w:del w:id="28" w:author="Benjamin J. Makhlouf" w:date="2026-06-18T19:13:00Z" w16du:dateUtc="2026-06-19T02:13:00Z">
        <w:r w:rsidRPr="00571049" w:rsidDel="006B75B5">
          <w:rPr>
            <w:rFonts w:ascii="Garamond" w:hAnsi="Garamond"/>
            <w:sz w:val="22"/>
            <w:szCs w:val="22"/>
          </w:rPr>
          <w:delText>,</w:delText>
        </w:r>
      </w:del>
      <w:del w:id="29" w:author="Benjamin J. Makhlouf" w:date="2026-06-18T19:17:00Z" w16du:dateUtc="2026-06-19T02:17:00Z">
        <w:r w:rsidRPr="00571049" w:rsidDel="006B75B5">
          <w:rPr>
            <w:rFonts w:ascii="Garamond" w:hAnsi="Garamond"/>
            <w:sz w:val="22"/>
            <w:szCs w:val="22"/>
          </w:rPr>
          <w:delText xml:space="preserve"> </w:delText>
        </w:r>
      </w:del>
      <w:del w:id="30" w:author="Benjamin J. Makhlouf" w:date="2026-06-18T19:07:00Z" w16du:dateUtc="2026-06-19T02:07:00Z">
        <w:r w:rsidRPr="00571049" w:rsidDel="004D7CC1">
          <w:rPr>
            <w:rFonts w:ascii="Garamond" w:hAnsi="Garamond"/>
            <w:sz w:val="22"/>
            <w:szCs w:val="22"/>
          </w:rPr>
          <w:delText xml:space="preserve">though </w:delText>
        </w:r>
      </w:del>
      <w:del w:id="31" w:author="Benjamin J. Makhlouf" w:date="2026-06-18T19:08:00Z" w16du:dateUtc="2026-06-19T02:08:00Z">
        <w:r w:rsidRPr="00571049" w:rsidDel="004D7CC1">
          <w:rPr>
            <w:rFonts w:ascii="Garamond" w:hAnsi="Garamond"/>
            <w:sz w:val="22"/>
            <w:szCs w:val="22"/>
          </w:rPr>
          <w:delText>magnitude of contribution and run timing varied</w:delText>
        </w:r>
      </w:del>
      <w:del w:id="32" w:author="Benjamin J. Makhlouf" w:date="2026-06-18T19:14:00Z" w16du:dateUtc="2026-06-19T02:14:00Z">
        <w:r w:rsidRPr="00571049" w:rsidDel="006B75B5">
          <w:rPr>
            <w:rFonts w:ascii="Garamond" w:hAnsi="Garamond"/>
            <w:sz w:val="22"/>
            <w:szCs w:val="22"/>
          </w:rPr>
          <w:delText xml:space="preserve">, </w:delText>
        </w:r>
      </w:del>
      <w:del w:id="33" w:author="Benjamin J. Makhlouf" w:date="2026-06-18T19:22:00Z" w16du:dateUtc="2026-06-19T02:22:00Z">
        <w:r w:rsidRPr="00571049" w:rsidDel="0035364D">
          <w:rPr>
            <w:rFonts w:ascii="Garamond" w:hAnsi="Garamond"/>
            <w:sz w:val="22"/>
            <w:szCs w:val="22"/>
          </w:rPr>
          <w:delText xml:space="preserve">highlighting interactions between the closure and ecological </w:delText>
        </w:r>
      </w:del>
      <w:del w:id="34" w:author="Benjamin J. Makhlouf" w:date="2026-06-18T19:11:00Z" w16du:dateUtc="2026-06-19T02:11:00Z">
        <w:r w:rsidRPr="00571049" w:rsidDel="004D7CC1">
          <w:rPr>
            <w:rFonts w:ascii="Garamond" w:hAnsi="Garamond"/>
            <w:sz w:val="22"/>
            <w:szCs w:val="22"/>
          </w:rPr>
          <w:delText>processes</w:delText>
        </w:r>
      </w:del>
      <w:del w:id="35" w:author="Benjamin J. Makhlouf" w:date="2026-06-18T19:09:00Z" w16du:dateUtc="2026-06-19T02:09:00Z">
        <w:r w:rsidRPr="00571049" w:rsidDel="004D7CC1">
          <w:rPr>
            <w:rFonts w:ascii="Garamond" w:hAnsi="Garamond"/>
            <w:sz w:val="22"/>
            <w:szCs w:val="22"/>
          </w:rPr>
          <w:delText xml:space="preserve"> influencing efficacy</w:delText>
        </w:r>
      </w:del>
      <w:del w:id="36" w:author="Benjamin J. Makhlouf" w:date="2026-06-18T19:14:00Z" w16du:dateUtc="2026-06-19T02:14:00Z">
        <w:r w:rsidRPr="00571049" w:rsidDel="006B75B5">
          <w:rPr>
            <w:rFonts w:ascii="Garamond" w:hAnsi="Garamond"/>
            <w:sz w:val="22"/>
            <w:szCs w:val="22"/>
          </w:rPr>
          <w:delText>.</w:delText>
        </w:r>
      </w:del>
      <w:del w:id="37" w:author="Benjamin J. Makhlouf" w:date="2026-06-18T19:22:00Z" w16du:dateUtc="2026-06-19T02:22:00Z">
        <w:r w:rsidRPr="00571049" w:rsidDel="0035364D">
          <w:rPr>
            <w:rFonts w:ascii="Garamond" w:hAnsi="Garamond"/>
            <w:sz w:val="22"/>
            <w:szCs w:val="22"/>
          </w:rPr>
          <w:delText xml:space="preserve"> </w:delText>
        </w:r>
      </w:del>
    </w:p>
    <w:p w14:paraId="47893FEA" w14:textId="77777777" w:rsidR="00571049" w:rsidRDefault="00571049" w:rsidP="003525FA"/>
    <w:p w14:paraId="3E93BEF4" w14:textId="2CBF721B" w:rsidR="003525FA" w:rsidRPr="001A17C1" w:rsidRDefault="003525FA" w:rsidP="003525FA">
      <w:pPr>
        <w:rPr>
          <w:rFonts w:ascii="Garamond" w:hAnsi="Garamond" w:cs="Times New Roman"/>
        </w:rPr>
      </w:pPr>
      <w:r>
        <w:rPr>
          <w:rFonts w:ascii="Garamond" w:hAnsi="Garamond" w:cs="Times New Roman"/>
          <w:b/>
          <w:bCs/>
        </w:rPr>
        <w:t>Keywords</w:t>
      </w:r>
      <w:r>
        <w:rPr>
          <w:rFonts w:ascii="Garamond" w:hAnsi="Garamond" w:cs="Times New Roman"/>
        </w:rPr>
        <w:t>: Alaska, Biodiversity, Fisheries, Otolith, Salmon, Strontium, tradeoff</w:t>
      </w:r>
    </w:p>
    <w:p w14:paraId="3FD6F3F7" w14:textId="77777777" w:rsidR="007E3A31" w:rsidRDefault="007E3A31" w:rsidP="00BF42AB">
      <w:pPr>
        <w:suppressLineNumbers/>
        <w:spacing w:line="480" w:lineRule="auto"/>
        <w:rPr>
          <w:rFonts w:ascii="Garamond" w:hAnsi="Garamond" w:cs="Times New Roman"/>
        </w:rPr>
      </w:pPr>
    </w:p>
    <w:p w14:paraId="5566A155" w14:textId="77777777" w:rsidR="00571049" w:rsidRDefault="00571049" w:rsidP="00BF42AB">
      <w:pPr>
        <w:suppressLineNumbers/>
        <w:spacing w:line="480" w:lineRule="auto"/>
        <w:rPr>
          <w:rFonts w:ascii="Garamond" w:hAnsi="Garamond" w:cs="Times New Roman"/>
        </w:rPr>
      </w:pPr>
    </w:p>
    <w:p w14:paraId="6FC98385" w14:textId="77777777" w:rsidR="00571049" w:rsidRDefault="00571049" w:rsidP="00BF42AB">
      <w:pPr>
        <w:suppressLineNumbers/>
        <w:spacing w:line="480" w:lineRule="auto"/>
        <w:rPr>
          <w:rFonts w:ascii="Garamond" w:hAnsi="Garamond" w:cs="Times New Roman"/>
        </w:rPr>
      </w:pPr>
    </w:p>
    <w:p w14:paraId="0CB59415" w14:textId="77777777" w:rsidR="00571049" w:rsidRDefault="00571049" w:rsidP="00BF42AB">
      <w:pPr>
        <w:suppressLineNumbers/>
        <w:spacing w:line="480" w:lineRule="auto"/>
        <w:rPr>
          <w:rFonts w:ascii="Garamond" w:hAnsi="Garamond" w:cs="Times New Roman"/>
        </w:rPr>
      </w:pPr>
    </w:p>
    <w:p w14:paraId="52FE68BC" w14:textId="77777777" w:rsidR="00571049" w:rsidDel="007F1A07" w:rsidRDefault="00571049" w:rsidP="00BF42AB">
      <w:pPr>
        <w:suppressLineNumbers/>
        <w:spacing w:line="480" w:lineRule="auto"/>
        <w:rPr>
          <w:del w:id="38" w:author="Benjamin J. Makhlouf" w:date="2026-07-15T14:31:00Z" w16du:dateUtc="2026-07-15T21:31:00Z"/>
          <w:rFonts w:ascii="Garamond" w:hAnsi="Garamond" w:cs="Times New Roman"/>
        </w:rPr>
      </w:pPr>
    </w:p>
    <w:p w14:paraId="6FFB8AB4" w14:textId="77777777" w:rsidR="00571049" w:rsidDel="007F1A07" w:rsidRDefault="00571049" w:rsidP="00BF42AB">
      <w:pPr>
        <w:suppressLineNumbers/>
        <w:spacing w:line="480" w:lineRule="auto"/>
        <w:rPr>
          <w:del w:id="39" w:author="Benjamin J. Makhlouf" w:date="2026-07-15T14:31:00Z" w16du:dateUtc="2026-07-15T21:31:00Z"/>
          <w:rFonts w:ascii="Garamond" w:hAnsi="Garamond" w:cs="Times New Roman"/>
        </w:rPr>
      </w:pPr>
    </w:p>
    <w:p w14:paraId="09D9F601" w14:textId="77777777" w:rsidR="00571049" w:rsidRDefault="00571049" w:rsidP="00BF42AB">
      <w:pPr>
        <w:suppressLineNumbers/>
        <w:spacing w:line="480" w:lineRule="auto"/>
        <w:rPr>
          <w:rFonts w:ascii="Garamond" w:hAnsi="Garamond" w:cs="Times New Roman"/>
        </w:rPr>
      </w:pPr>
    </w:p>
    <w:p w14:paraId="58C68C67" w14:textId="4AAD3718" w:rsidR="00F552CD" w:rsidRPr="007C6331" w:rsidRDefault="00F552CD" w:rsidP="007C6331">
      <w:pPr>
        <w:pStyle w:val="ListParagraph"/>
        <w:numPr>
          <w:ilvl w:val="0"/>
          <w:numId w:val="12"/>
        </w:numPr>
        <w:spacing w:line="480" w:lineRule="auto"/>
        <w:rPr>
          <w:rFonts w:ascii="Garamond" w:hAnsi="Garamond" w:cs="Times New Roman"/>
          <w:b/>
          <w:bCs/>
          <w:sz w:val="28"/>
          <w:szCs w:val="28"/>
          <w:u w:val="single"/>
        </w:rPr>
      </w:pPr>
      <w:r>
        <w:rPr>
          <w:rFonts w:ascii="Garamond" w:hAnsi="Garamond" w:cs="Times New Roman"/>
          <w:b/>
          <w:bCs/>
          <w:sz w:val="28"/>
          <w:szCs w:val="28"/>
          <w:u w:val="single"/>
        </w:rPr>
        <w:lastRenderedPageBreak/>
        <w:t xml:space="preserve">Introduction: </w:t>
      </w:r>
      <w:r>
        <w:rPr>
          <w:rFonts w:ascii="Garamond" w:hAnsi="Garamond" w:cs="Times New Roman"/>
          <w:sz w:val="28"/>
          <w:szCs w:val="28"/>
        </w:rPr>
        <w:t xml:space="preserve"> </w:t>
      </w:r>
    </w:p>
    <w:p w14:paraId="6DA4DC8E" w14:textId="554563C0" w:rsidR="00D86CD4" w:rsidRDefault="00507803" w:rsidP="00DB58D6">
      <w:pPr>
        <w:spacing w:line="480" w:lineRule="auto"/>
        <w:ind w:firstLine="720"/>
        <w:rPr>
          <w:rFonts w:ascii="Garamond" w:hAnsi="Garamond" w:cs="Times New Roman"/>
        </w:rPr>
      </w:pPr>
      <w:r>
        <w:rPr>
          <w:rFonts w:ascii="Garamond" w:hAnsi="Garamond"/>
        </w:rPr>
        <w:t xml:space="preserve">A key challenge in the management of harvested species is balancing the dual goals of providing adequate harvest opportunities while preserving biodiversity. </w:t>
      </w:r>
      <w:del w:id="40" w:author="Benjamin J. Makhlouf" w:date="2026-07-15T14:31:00Z" w16du:dateUtc="2026-07-15T21:31:00Z">
        <w:r w:rsidDel="007F1A07">
          <w:rPr>
            <w:rFonts w:ascii="Garamond" w:hAnsi="Garamond" w:cs="Times New Roman"/>
          </w:rPr>
          <w:delText xml:space="preserve"> </w:delText>
        </w:r>
      </w:del>
      <w:r>
        <w:rPr>
          <w:rFonts w:ascii="Garamond" w:hAnsi="Garamond" w:cs="Times New Roman"/>
        </w:rPr>
        <w:t xml:space="preserve">In this context, biodiversity can be defined both by the number of species within an ecosystem and intrapopulation diversity among metapopulations of a single species </w:t>
      </w:r>
      <w:r>
        <w:rPr>
          <w:rFonts w:ascii="Garamond" w:hAnsi="Garamond" w:cs="Times New Roman"/>
        </w:rPr>
        <w:fldChar w:fldCharType="begin"/>
      </w:r>
      <w:r>
        <w:rPr>
          <w:rFonts w:ascii="Garamond" w:hAnsi="Garamond" w:cs="Times New Roman"/>
        </w:rPr>
        <w:instrText xml:space="preserve"> ADDIN ZOTERO_ITEM CSL_CITATION {"citationID":"O8GNuS7R","properties":{"formattedCitation":"(Bolnick et al., 2011; Luck et al., 2003; Schindler et al., 2010)","plainCitation":"(Bolnick et al., 2011; Luck et al., 2003; Schindler et al., 2010)","noteIndex":0},"citationItems":[{"id":5318,"uris":["http://zotero.org/users/8421274/items/R2ZYTKMR"],"itemData":{"id":5318,"type":"article-journal","container-title":"Trends in Ecology &amp; Evolution","DOI":"10.1016/j.tree.2011.01.009","ISSN":"0169-5347","issue":"4","journalAbbreviation":"Trends in Ecology &amp; Evolution","language":"English","page":"183-192","PMID":"21367482","publisher":"Elsevier","source":"www.cell.com","title":"Why intraspecific trait variation matters in community ecology","volume":"26","author":[{"family":"Bolnick","given":"Daniel I."},{"family":"Amarasekare","given":"Priyanga"},{"family":"Araújo","given":"Márcio S."},{"family":"Bürger","given":"Reinhard"},{"family":"Levine","given":"Jonathan M."},{"family":"Novak","given":"Mark"},{"family":"Rudolf","given":"Volker H. W."},{"family":"Schreiber","given":"Sebastian J."},{"family":"Urban","given":"Mark C."},{"family":"Vasseur","given":"David A."}],"issued":{"date-parts":[["2011",4,1]]}}},{"id":5557,"uris":["http://zotero.org/users/8421274/items/VSKUKCRX"],"itemData":{"id":5557,"type":"article-journal","abstract":"The current rate of biodiversity loss threatens to disrupt greatly the functioning of ecosystems, with potentially significant consequences for humanity. The magnitude of the loss is generally measured with the use of species extinction rates, an approach that understates the severity of the problem and masks some of its most important consequences. Here, we propose a major expansion of this focus to include population diversity: considering changes in the size, number, distribution and genetic composition of populations and the implications of those changes for the functioning of ecosystems and the provision of ecosystem services. We also outline the key components of population diversity and describe a new approach to delineating a population unit that explicitly links it to the services that it provides","container-title":"Trends in Ecology &amp; Evolution","DOI":"10.1016/S0169-5347(03)00100-9","journalAbbreviation":"Trends in Ecology &amp; Evolution","page":"331-336","source":"ResearchGate","title":"Population diversity and ecosystem services","volume":"18","author":[{"family":"Luck","given":"Gary"},{"family":"Daily","given":"Gretchen"},{"family":"Ehrlich","given":"Paul"}],"issued":{"date-parts":[["2003",7,1]]}}},{"id":272,"uris":["http://zotero.org/users/8421274/items/24NDGS7V"],"itemData":{"id":272,"type":"article-journal","abstract":"One of the most pervasive themes in ecology is that biological diversity stabilizes ecosystem processes and the services they provide to society, a concept that has become a common argument for biodiversity conservation. Species-rich communities are thought to produce more temporally stable ecosystem services because of the complementary or independent dynamics among species that perform similar ecosystem functions. Such variance dampening within communities is referred to as a portfolio effect and is analogous to the effects of asset diversity on the stability of financial portfolios. In ecology, these arguments have focused on the effects of species diversity on ecosystem stability but have not considered the importance of biologically relevant diversity within individual species. Current rates of population extirpation are probably at least three orders of magnitude higher than species extinction rates, so there is a pressing need to clarify how population and life history diversity affect the performance of individual species in providing important ecosystem services. Here we use five decades of data from Oncorhynchus nerka (sockeye salmon) in Bristol Bay, Alaska, to provide the first quantification of portfolio effects that derive from population and life history diversity in an important and heavily exploited species. Variability in annual Bristol Bay salmon returns is 2.2 times lower than it would be if the system consisted of a single homogenous population rather than the several hundred discrete populations it currently consists of. Furthermore, if it were a single homogeneous population, such increased variability would lead to ten times more frequent fisheries closures. Portfolio effects are also evident in watershed food webs, where they stabilize and extend predator access to salmon resources. Our results demonstrate the critical importance of maintaining population diversity for stabilizing ecosystem services and securing the economies and livelihoods that depend on them. The reliability of ecosystem services will erode faster than indicated by species loss alone. [PUBLICATION ABSTRACT]","container-title":"Nature","DOI":"https://doi-org.prox.lib.ncsu.edu/10.1038/nature09060","ISSN":"00280836","issue":"7298","language":"English","license":"Copyright Nature Publishing Group Jun 3, 2010","note":"number-of-pages: 5\npublisher-place: London, United States","publisher":"Nature Publishing Group","section":"LETTERS","source":"ProQuest","title":"Population diversity and the portfolio effect in an exploited species","URL":"http://www.proquest.com/docview/375318240/abstract/317AC81E34EB4163PQ/1","volume":"465","author":[{"family":"Schindler","given":"Daniel E."},{"family":"Hilborn","given":"Ray"},{"family":"Chasco","given":"Brandon"},{"family":"Boatright","given":"Christopher P."},{"family":"Quinn","given":"Thomas P."},{"family":"Rogers","given":"Lauren A."},{"family":"Webster","given":"Michael S."}],"accessed":{"date-parts":[["2022",5,12]]},"issued":{"date-parts":[["2010",6,3]]}}}],"schema":"https://github.com/citation-style-language/schema/raw/master/csl-citation.json"} </w:instrText>
      </w:r>
      <w:r>
        <w:rPr>
          <w:rFonts w:ascii="Garamond" w:hAnsi="Garamond" w:cs="Times New Roman"/>
        </w:rPr>
        <w:fldChar w:fldCharType="separate"/>
      </w:r>
      <w:r>
        <w:rPr>
          <w:rFonts w:ascii="Garamond" w:hAnsi="Garamond" w:cs="Times New Roman"/>
          <w:noProof/>
        </w:rPr>
        <w:t>(Bolnick et al., 2011; Luck et al., 2003; Schindler et al., 2010)</w:t>
      </w:r>
      <w:r>
        <w:rPr>
          <w:rFonts w:ascii="Garamond" w:hAnsi="Garamond" w:cs="Times New Roman"/>
        </w:rPr>
        <w:fldChar w:fldCharType="end"/>
      </w:r>
      <w:r>
        <w:rPr>
          <w:rFonts w:ascii="Garamond" w:hAnsi="Garamond" w:cs="Times New Roman"/>
        </w:rPr>
        <w:t xml:space="preserve">. In either case, biodiversity stabilizes ecosystem level processes, bolsters resilience to environmental change, and increases the reliability of ecosystem services </w:t>
      </w:r>
      <w:r>
        <w:rPr>
          <w:rFonts w:ascii="Garamond" w:hAnsi="Garamond" w:cs="Times New Roman"/>
        </w:rPr>
        <w:fldChar w:fldCharType="begin"/>
      </w:r>
      <w:r w:rsidR="00417AEA">
        <w:rPr>
          <w:rFonts w:ascii="Garamond" w:hAnsi="Garamond" w:cs="Times New Roman"/>
        </w:rPr>
        <w:instrText xml:space="preserve"> ADDIN ZOTERO_ITEM CSL_CITATION {"citationID":"jvEzPS6S","properties":{"formattedCitation":"(Cline et al., 2017; Schindler et al., 2015; Tilman et al., 2005)","plainCitation":"(Cline et al., 2017; Schindler et al., 2015; Tilman et al., 2005)","dontUpdate":true,"noteIndex":0},"citationItems":[{"id":1181,"uris":["http://zotero.org/users/8421274/items/B23FV4AJ"],"itemData":{"id":1181,"type":"article-journal","abstract":"Abrupt shifts in natural resources and their markets are a ubiquitous challenge to human communities. Building resilient social-ecological systems requires approaches that are robust to uncertainty and to regime shifts. Harvesting diverse portfolios of natural resources and adapting portfolios in response to change could stabilize economies reliant on natural resources and their markets, both of which are prone to unpredictable shifts. Here we use fisheries catch and revenue data from Alaskan fishing communities over 34 years to test whether diversification and turnover in the composition of fishing opportunities increased economic stability during major ocean and market regime shifts in 1989. More than 85% of communities show reduced fishing revenues following these regime shifts. However, communities with the highest portfolio diversity and those that could opportunistically shift the composition of resources they harvest, experienced negligible or even positive changes in revenue. Maintaining diversity in economic opportunities and enabling turnover facilitates sustainability of communities reliant on renewable resources facing uncertain futures.","container-title":"Nature Communications","DOI":"10.1038/ncomms14042","ISSN":"2041-1723","issue":"1","journalAbbreviation":"Nat Commun","language":"en","license":"2017 The Author(s)","note":"number: 1","page":"14042","publisher":"Nature Publishing Group","source":"www-nature-com.offcampus.lib.washington.edu","title":"Fisheries portfolio diversification and turnover buffer Alaskan fishing communities from abrupt resource and market changes","volume":"8","author":[{"family":"Cline","given":"Timothy J."},{"family":"Schindler","given":"Daniel E."},{"family":"Hilborn","given":"Ray"}],"issued":{"date-parts":[["2017",1,16]]}}},{"id":68,"uris":["http://zotero.org/users/8421274/items/DIRY8NHC"],"itemData":{"id":68,"type":"article-journal","container-title":"Frontiers in Ecology and the Environment","issue":"5","page":"257–263","publisher":"Wiley Online Library","source":"Google Scholar","title":"The portfolio concept in ecology and evolution","volume":"13","author":[{"family":"Schindler","given":"Daniel E."},{"family":"Armstrong","given":"Jonathan B."},{"family":"Reed","given":"Thomas E."}],"issued":{"date-parts":[["2015"]]}}},{"id":5940,"uris":["http://zotero.org/users/8421274/items/TKB7YW3B"],"itemData":{"id":5940,"type":"article-journal","abstract":"Recent advances in ecology are of great potential relevance to economists. Here we present two ecological models of mechanisms of competition and coexistence, and use these to derive how the primary productivity of ecosystems, the amount of carbon dioxide removed from the atmosphere and stored by plants, the efficiency of resource use, and the spatial and temporal variability of productivity and resource use should depend on diversity. We then discuss the relevance of these results to (1) ecosystem services and the economic value of diversity and (2) the functioning of any competitive system, including the economy.","container-title":"Journal of Environmental Economics and Management","DOI":"10.1016/j.jeem.2004.03.008","ISSN":"0095-0696","issue":"3","journalAbbreviation":"Journal of Environmental Economics and Management","page":"405-426","source":"ScienceDirect","title":"Diversity, productivity and temporal stability in the economies of humans and nature","volume":"49","author":[{"family":"Tilman","given":"David"},{"family":"Polasky","given":"Stephen"},{"family":"Lehman","given":"Clarence"}],"issued":{"date-parts":[["2005",5,1]]}}}],"schema":"https://github.com/citation-style-language/schema/raw/master/csl-citation.json"} </w:instrText>
      </w:r>
      <w:r>
        <w:rPr>
          <w:rFonts w:ascii="Garamond" w:hAnsi="Garamond" w:cs="Times New Roman"/>
        </w:rPr>
        <w:fldChar w:fldCharType="separate"/>
      </w:r>
      <w:r>
        <w:rPr>
          <w:rFonts w:ascii="Garamond" w:hAnsi="Garamond" w:cs="Times New Roman"/>
          <w:noProof/>
        </w:rPr>
        <w:t>( Schindler et al., 2015; Tilman et al., 2005)</w:t>
      </w:r>
      <w:r>
        <w:rPr>
          <w:rFonts w:ascii="Garamond" w:hAnsi="Garamond" w:cs="Times New Roman"/>
        </w:rPr>
        <w:fldChar w:fldCharType="end"/>
      </w:r>
      <w:r>
        <w:rPr>
          <w:rFonts w:ascii="Garamond" w:hAnsi="Garamond" w:cs="Times New Roman"/>
        </w:rPr>
        <w:t xml:space="preserve">. Designing strategies that explicitly protect biodiversity, however, requires </w:t>
      </w:r>
      <w:del w:id="41" w:author="Daniel Schindler" w:date="2026-07-16T08:18:00Z" w16du:dateUtc="2026-07-16T16:18:00Z">
        <w:r w:rsidDel="00611D91">
          <w:rPr>
            <w:rFonts w:ascii="Garamond" w:hAnsi="Garamond" w:cs="Times New Roman"/>
          </w:rPr>
          <w:delText>a</w:delText>
        </w:r>
      </w:del>
      <w:r>
        <w:rPr>
          <w:rFonts w:ascii="Garamond" w:hAnsi="Garamond" w:cs="Times New Roman"/>
        </w:rPr>
        <w:t xml:space="preserve"> </w:t>
      </w:r>
      <w:del w:id="42" w:author="Daniel Schindler" w:date="2026-07-16T08:18:00Z" w16du:dateUtc="2026-07-16T16:18:00Z">
        <w:r w:rsidDel="00611D91">
          <w:rPr>
            <w:rFonts w:ascii="Garamond" w:hAnsi="Garamond" w:cs="Times New Roman"/>
          </w:rPr>
          <w:delText xml:space="preserve">thorough </w:delText>
        </w:r>
      </w:del>
      <w:r>
        <w:rPr>
          <w:rFonts w:ascii="Garamond" w:hAnsi="Garamond" w:cs="Times New Roman"/>
        </w:rPr>
        <w:t xml:space="preserve">understanding </w:t>
      </w:r>
      <w:del w:id="43" w:author="Daniel Schindler" w:date="2026-07-16T08:18:00Z" w16du:dateUtc="2026-07-16T16:18:00Z">
        <w:r w:rsidDel="00611D91">
          <w:rPr>
            <w:rFonts w:ascii="Garamond" w:hAnsi="Garamond" w:cs="Times New Roman"/>
          </w:rPr>
          <w:delText xml:space="preserve">of </w:delText>
        </w:r>
      </w:del>
      <w:r>
        <w:rPr>
          <w:rFonts w:ascii="Garamond" w:hAnsi="Garamond" w:cs="Times New Roman"/>
        </w:rPr>
        <w:t xml:space="preserve">the potential consequences of different strategies on both harvest and ecological processes as well as the tradeoffs between them. In many cases, such as in large and remote ecosystems, understanding these patterns at sufficient spatial or temporal scales remains a challenge, resulting in conservation and resource management strategies with uncertain outcomes. </w:t>
      </w:r>
    </w:p>
    <w:p w14:paraId="3FC0951D" w14:textId="06ACD387" w:rsidR="007F1A07" w:rsidRDefault="00FA76AC" w:rsidP="00931F9A">
      <w:pPr>
        <w:spacing w:line="480" w:lineRule="auto"/>
        <w:ind w:firstLine="720"/>
        <w:rPr>
          <w:ins w:id="44" w:author="Benjamin J. Makhlouf" w:date="2026-07-15T14:33:00Z" w16du:dateUtc="2026-07-15T21:33:00Z"/>
          <w:rFonts w:ascii="Garamond" w:hAnsi="Garamond" w:cs="Times New Roman"/>
        </w:rPr>
      </w:pPr>
      <w:r>
        <w:rPr>
          <w:rFonts w:ascii="Garamond" w:hAnsi="Garamond" w:cs="Times New Roman"/>
        </w:rPr>
        <w:t>Pacific salmon (</w:t>
      </w:r>
      <w:r>
        <w:rPr>
          <w:rFonts w:ascii="Garamond" w:hAnsi="Garamond" w:cs="Times New Roman"/>
          <w:i/>
          <w:iCs/>
        </w:rPr>
        <w:t>Oncorhynchus spp.)</w:t>
      </w:r>
      <w:r>
        <w:rPr>
          <w:rFonts w:ascii="Garamond" w:hAnsi="Garamond" w:cs="Times New Roman"/>
        </w:rPr>
        <w:t xml:space="preserve"> returning to their natal watersheds often exhibit significant diversity in run timing and spatial distribution across large and complex river systems </w:t>
      </w:r>
      <w:r>
        <w:rPr>
          <w:rFonts w:ascii="Garamond" w:hAnsi="Garamond" w:cs="Times New Roman"/>
        </w:rPr>
        <w:fldChar w:fldCharType="begin"/>
      </w:r>
      <w:r>
        <w:rPr>
          <w:rFonts w:ascii="Garamond" w:hAnsi="Garamond" w:cs="Times New Roman"/>
        </w:rPr>
        <w:instrText xml:space="preserve"> ADDIN ZOTERO_ITEM CSL_CITATION {"citationID":"74xWzV2z","properties":{"formattedCitation":"(Griffiths et al., 2014; Nesbitt &amp; Moore, 2016; Schindler et al., 2010)","plainCitation":"(Griffiths et al., 2014; Nesbitt &amp; Moore, 2016; Schindler et al., 2010)","noteIndex":0},"citationItems":[{"id":4217,"uris":["http://zotero.org/users/8421274/items/8XTQF7BZ"],"itemData":{"id":4217,"type":"article-journal","abstract":"&lt;list list-type=\"1\" id=\"jpe12341-list-0001\"&gt; Quantifying the variability in the delivery of ecosystem services across the landscape can be used to set appropriate management targets, evaluate resilience and target conservation efforts. Ecosystem functions and services may exhibit portfolio-type dynamics, whereby diversity within lower levels promotes stability at more aggregated levels. Portfolio theory provides a framework to characterize the relative performance among ecosystems and the processes that drive differences in performance. We assessed Pacific salmon Oncorhynchus spp. portfolio performance across their native latitudinal range focusing on the reliability of salmon returns as a metric with which to assess the function of salmon ecosystems and their services to humans. We used the Sharpe ratio (e.g. the size of the total salmon return to the portfolio relative to its variability (risk)) to evaluate the performance of Chinook and sockeye salmon portfolios across the west coast of North America. We evaluated the effects on portfolio performance from the variance of and covariance among salmon returns within each portfolio, and the association between portfolio performance and watershed attributes. We found a positive latitudinal trend in the risk-adjusted performance of Chinook and sockeye salmon portfolios that also correlated negatively with anthropogenic impact on watersheds (e.g. dams and land-use change). High-latitude Chinook salmon portfolios were on average 25 times more reliable, and their portfolio risk was mainly due to low variance in the individual assets. Sockeye salmon portfolios were also more reliable at higher latitudes, but sources of risk varied among the highest performing portfolios.Synthesis and applications. Portfolio theory provides a straightforward method for characterizing the resilience of salmon ecosystems and their services. Natural variability in portfolio performance among undeveloped watersheds provides a benchmark for restoration efforts. Locally and regionally, assessing the sources of portfolio risk can guide actions to maintain existing resilience (protect habitat and disturbance regimes that maintain response diversity; employ harvest strategies sensitive to different portfolio components) or improve restoration activities. Improving our understanding of portfolio reliability may allow for management of natural resources that is robust to ongoing environmental change. Portfolio theory provides a straightforward method for characterizing the resilience of salmon ecosystems and their services. Natural variability in portfolio performance among undeveloped watersheds provides a benchmark for restoration efforts. Locally and regionally, assessing the sources of portfolio risk can guide actions to maintain existing resilience (protect habitat and disturbance regimes that maintain response diversity; employ harvest strategies sensitive to different portfolio components) or improve restoration activities. Improving our understanding of portfolio reliability may allow for management of natural resources that is robust to ongoing environmental change.","container-title":"JOURNAL OF APPLIED ECOLOGY","DOI":"10.1111/1365-2664.12341","ISSN":"0021-8901, 1365-2664","issue":"6","journalAbbreviation":"J. Appl. Ecol.","language":"English","note":"number-of-pages: 10\npublisher-place: Hoboken\nWeb of Science ID: WOS:000345706100010","page":"1554-1563","publisher":"Wiley-Blackwell","source":"Clarivate Analytics Web of Science","title":"Performance of salmon fishery portfolios across western North America","volume":"51","author":[{"family":"Griffiths","given":"Jennifer R."},{"family":"Schindler","given":"Daniel E."},{"family":"Armstrong","given":"Jonathan B."},{"family":"Scheuerell","given":"Mark D."},{"family":"Whited","given":"Diane C."},{"family":"Clark","given":"Robert A."},{"family":"Hilborn","given":"Ray"},{"family":"Holt","given":"Carrie A."},{"family":"Lindley","given":"Steven T."},{"family":"Stanford","given":"Jack A."},{"family":"Volk","given":"Eric C."}],"issued":{"date-parts":[["2014",12]]}}},{"id":3361,"uris":["http://zotero.org/users/8421274/items/U6M4JZTI"],"itemData":{"id":3361,"type":"article-journal","abstract":"Indigenous people are considered to be among the most vulnerable to food insecurity and biodiversity loss. Biodiversity is cited as a key component of indigenous food security; however, quantitative examples of this linkage are limited. We examined how species and population diversity influence the food security of indigenous fisheries for Pacific salmon (Oncorhynchus species). We compared two dimensions of food security – catch stability (interannual variability) and access (season length) – across a salmon diversity gradient for 21 fisheries on the Fraser River, Canada, over 30 years, using linear regression models. We used population diversity proxies derived from a range of existing measures because population-specific data were unavailable. While both population and species diversity were generally associated with higher catch stability and temporal access, population diversity had a stronger signal. Fisheries with access to high species diversity had up to 1·4 times more stable catch than predicted by the portfolio effect and up to 1·2 times longer fishing seasons than fisheries with access to fewer species. Fisheries with access to high population diversity had up to 3·8 times more stable catch and three times longer seasons than fisheries with access to fewer populations. Catch stability of Chinook Oncorhynchus tshawytscha and sockeye Oncorhynchus nerka fisheries was best explained by the number of populations and conservation units, respectively, that migrate past a fishery en route to spawning grounds. Similar population diversity metrics were important explanatory variables for season length of sockeye, pink Oncorhynchus gorbuscha, coho Oncorhynchus kisutch and chum Oncorhynchus keta fisheries. Synthesis and applications. We show an empirical example of how multiple scales of biodiversity support food security across a large watershed and suggest that protecting fine-scale salmon diversity will help promote food security for indigenous people. The scales of environmental assessments need to match the scales of the socio-ecological processes that will be affected by development. We illustrate that upstream projects that damage salmon habitat could degrade the food security of downstream indigenous fisheries, with implications to Canadian indigenous people and to watersheds around the world where migratory fishes support local fisheries.","container-title":"Journal of Applied Ecology","DOI":"10.1111/1365-2664.12717","ISSN":"1365-2664","issue":"5","language":"en","note":"_eprint: https://onlinelibrary.wiley.com/doi/pdf/10.1111/1365-2664.12717","page":"1489-1499","source":"Wiley Online Library","title":"Species and population diversity in Pacific salmon fisheries underpin indigenous food security","volume":"53","author":[{"family":"Nesbitt","given":"Holly K."},{"family":"Moore","given":"Jonathan W."}],"issued":{"date-parts":[["2016"]]}}},{"id":272,"uris":["http://zotero.org/users/8421274/items/24NDGS7V"],"itemData":{"id":272,"type":"article-journal","abstract":"One of the most pervasive themes in ecology is that biological diversity stabilizes ecosystem processes and the services they provide to society, a concept that has become a common argument for biodiversity conservation. Species-rich communities are thought to produce more temporally stable ecosystem services because of the complementary or independent dynamics among species that perform similar ecosystem functions. Such variance dampening within communities is referred to as a portfolio effect and is analogous to the effects of asset diversity on the stability of financial portfolios. In ecology, these arguments have focused on the effects of species diversity on ecosystem stability but have not considered the importance of biologically relevant diversity within individual species. Current rates of population extirpation are probably at least three orders of magnitude higher than species extinction rates, so there is a pressing need to clarify how population and life history diversity affect the performance of individual species in providing important ecosystem services. Here we use five decades of data from Oncorhynchus nerka (sockeye salmon) in Bristol Bay, Alaska, to provide the first quantification of portfolio effects that derive from population and life history diversity in an important and heavily exploited species. Variability in annual Bristol Bay salmon returns is 2.2 times lower than it would be if the system consisted of a single homogenous population rather than the several hundred discrete populations it currently consists of. Furthermore, if it were a single homogeneous population, such increased variability would lead to ten times more frequent fisheries closures. Portfolio effects are also evident in watershed food webs, where they stabilize and extend predator access to salmon resources. Our results demonstrate the critical importance of maintaining population diversity for stabilizing ecosystem services and securing the economies and livelihoods that depend on them. The reliability of ecosystem services will erode faster than indicated by species loss alone. [PUBLICATION ABSTRACT]","container-title":"Nature","DOI":"https://doi-org.prox.lib.ncsu.edu/10.1038/nature09060","ISSN":"00280836","issue":"7298","language":"English","license":"Copyright Nature Publishing Group Jun 3, 2010","note":"number-of-pages: 5\npublisher-place: London, United States","publisher":"Nature Publishing Group","section":"LETTERS","source":"ProQuest","title":"Population diversity and the portfolio effect in an exploited species","URL":"http://www.proquest.com/docview/375318240/abstract/317AC81E34EB4163PQ/1","volume":"465","author":[{"family":"Schindler","given":"Daniel E."},{"family":"Hilborn","given":"Ray"},{"family":"Chasco","given":"Brandon"},{"family":"Boatright","given":"Christopher P."},{"family":"Quinn","given":"Thomas P."},{"family":"Rogers","given":"Lauren A."},{"family":"Webster","given":"Michael S."}],"accessed":{"date-parts":[["2022",5,12]]},"issued":{"date-parts":[["2010",6,3]]}}}],"schema":"https://github.com/citation-style-language/schema/raw/master/csl-citation.json"} </w:instrText>
      </w:r>
      <w:r>
        <w:rPr>
          <w:rFonts w:ascii="Garamond" w:hAnsi="Garamond" w:cs="Times New Roman"/>
        </w:rPr>
        <w:fldChar w:fldCharType="separate"/>
      </w:r>
      <w:r>
        <w:rPr>
          <w:rFonts w:ascii="Garamond" w:hAnsi="Garamond" w:cs="Times New Roman"/>
          <w:noProof/>
        </w:rPr>
        <w:t>(Griffiths et al., 2014; Nesbitt &amp; Moore, 2016; Schindler et al., 2010)</w:t>
      </w:r>
      <w:r>
        <w:rPr>
          <w:rFonts w:ascii="Garamond" w:hAnsi="Garamond" w:cs="Times New Roman"/>
        </w:rPr>
        <w:fldChar w:fldCharType="end"/>
      </w:r>
      <w:r>
        <w:rPr>
          <w:rFonts w:ascii="Garamond" w:hAnsi="Garamond" w:cs="Times New Roman"/>
        </w:rPr>
        <w:t xml:space="preserve">. Populations of adult salmon migrating upstream within large river basins are </w:t>
      </w:r>
      <w:del w:id="45" w:author="Daniel Schindler" w:date="2026-07-16T08:19:00Z" w16du:dateUtc="2026-07-16T16:19:00Z">
        <w:r w:rsidDel="00611D91">
          <w:rPr>
            <w:rFonts w:ascii="Garamond" w:hAnsi="Garamond" w:cs="Times New Roman"/>
          </w:rPr>
          <w:delText xml:space="preserve">often </w:delText>
        </w:r>
      </w:del>
      <w:ins w:id="46" w:author="Daniel Schindler" w:date="2026-07-16T08:19:00Z" w16du:dateUtc="2026-07-16T16:19:00Z">
        <w:r w:rsidR="00611D91">
          <w:rPr>
            <w:rFonts w:ascii="Garamond" w:hAnsi="Garamond" w:cs="Times New Roman"/>
          </w:rPr>
          <w:t xml:space="preserve">typically </w:t>
        </w:r>
      </w:ins>
      <w:r>
        <w:rPr>
          <w:rFonts w:ascii="Garamond" w:hAnsi="Garamond" w:cs="Times New Roman"/>
        </w:rPr>
        <w:t>comprised of multiple distinct sub-stocks (or populations) which vary in their relative abundance</w:t>
      </w:r>
      <w:ins w:id="47" w:author="Daniel Schindler" w:date="2026-07-16T08:19:00Z" w16du:dateUtc="2026-07-16T16:19:00Z">
        <w:r w:rsidR="00611D91">
          <w:rPr>
            <w:rFonts w:ascii="Garamond" w:hAnsi="Garamond" w:cs="Times New Roman"/>
          </w:rPr>
          <w:t>, productivity,</w:t>
        </w:r>
      </w:ins>
      <w:r>
        <w:rPr>
          <w:rFonts w:ascii="Garamond" w:hAnsi="Garamond" w:cs="Times New Roman"/>
        </w:rPr>
        <w:t xml:space="preserve"> and life-history, but which co-migrate within overlapping temporal windows. Downstream fisheries that harvest migrating individuals therefore risk overexploitation of vulnerable populations which commingle with more robust ones </w:t>
      </w:r>
      <w:r>
        <w:rPr>
          <w:rFonts w:ascii="Garamond" w:hAnsi="Garamond" w:cs="Times New Roman"/>
        </w:rPr>
        <w:fldChar w:fldCharType="begin"/>
      </w:r>
      <w:r>
        <w:rPr>
          <w:rFonts w:ascii="Garamond" w:hAnsi="Garamond" w:cs="Times New Roman"/>
        </w:rPr>
        <w:instrText xml:space="preserve"> ADDIN ZOTERO_ITEM CSL_CITATION {"citationID":"Xy2B32bc","properties":{"formattedCitation":"(Connors et al., 2020; Moore et al., 2021)","plainCitation":"(Connors et al., 2020; Moore et al., 2021)","noteIndex":0},"citationItems":[{"id":4416,"uris":["http://zotero.org/users/8421274/items/STEMPPV7"],"itemData":{"id":4416,"type":"article-journal","abstract":"Accounting for population diversity can be critical to the sustainable management of mixed-stock fisheries because harvest rates that can be sustained by productive populations may come at the cost of overfishing less productive ones. While these harvest–diversity trade-offs are well-recognized, their consequences for harvest policy performance are not often explicitly evaluated in contemporary fisheries management. We use closed-loop simulations to evaluate the ability of alternative harvest policies to meet population diversity and fishery objectives for one of the largest subsistence Chinook salmon (Oncorhynchus tshawytscha) fisheries in the world (Kuskokwim River Basin in western Alaska). We found clear evidence of population diversity that resulted in asymmetric trade-offs among fishery and conservation objectives whereby policies that forgo relatively small amounts of harvest result in relatively large increases in equitable access to Chinook and elimination of risk of weak stock extirpation. The performance of alternative harvest policies, and the magnitude of trade-offs, were sensitive to regime shifts and uncertainty in the drivers of recruitment variation. However, we found that harvest policies that prioritized meeting minimum subsistence needs were unlikely to jeopardize long-term sustainability.","container-title":"Canadian Journal of Fisheries and Aquatic Sciences","DOI":"10.1139/cjfas-2019-0282","ISSN":"0706-652X","issue":"6","journalAbbreviation":"Can. J. Fish. Aquat. Sci.","page":"1076-1089","publisher":"NRC Research Press","source":"cdnsciencepub-com.offcampus.lib.washington.edu (Atypon)","title":"Incorporating harvest–population diversity trade-offs into harvest policy analyses of salmon management in large river basins","volume":"77","author":[{"family":"Connors","given":"Brendan M."},{"family":"Staton","given":"Benjamin"},{"family":"Coggins","given":"Lewis"},{"family":"Walters","given":"Carl"},{"family":"Jones","given":"Mike"},{"family":"Gwinn","given":"Daniel"},{"family":"Catalano","given":"Matt"},{"family":"Fleischman","given":"Steve"}],"issued":{"date-parts":[["2020",6]]}}},{"id":2083,"uris":["http://zotero.org/users/8421274/items/4M6WQVDS"],"itemData":{"id":2083,"type":"article-journal","abstract":"Fish biodiversity sustains the resilience and productivity of fisheries, yet this biodiversity can be threatened by overharvest and depletion in mixed-stock fisheries. Thus, the biodiversity that provides benefits may also make sustainable resource extraction more difficult, a key challenge in fisheries management. We simulated a mixed-stock fishery to explore relationships between different dimensions of biodiversity and fishery performance relative to conservation and fishery objectives. Different dimensions of biodiversity (number of stocks, evenness, asynchrony among stocks, heterogeneity in stock productivity) exacerbated trade-offs between fishery and conservation objectives. For example, fisheries targeting stock-complexes with greater asynchrony, and to a lesser extent richness, had greater stability in harvest through time but also greater risks of overfishing weak stocks and reduced yield compared to less biodiverse stock-complexes. These trade-offs were ameliorated by increasing management control—the capacity of fishery managers to harvest specific stocks. To explore these trade-offs in real-world fisheries, we contrasted the fishing and population status of individual stocks within three major mixed-stock sockeye salmon (Oncorhynchus nerka, Salmonidae) fisheries—Bristol Bay, Fraser River, and Skeena River. In general, the fisheries with lower management control had individual stocks that were more often being over- or under-fished, compared with those with higher management control, though variation among regions in biodiversity, scale of management, and magnitude of habitat alteration likely also contribute to these relationships. Collectively, our findings emphasize that there is a need to extract less or regulate better in order to conserve and benefit from biodiversity in fisheries and other natural resource management systems.","container-title":"Fish and Fisheries","DOI":"10.1111/faf.12567","ISSN":"1467-2979","issue":"5","language":"en","note":"_eprint: https://onlinelibrary.wiley.com/doi/pdf/10.1111/faf.12567","page":"1024-1040","source":"Wiley Online Library","title":"Conservation risks and portfolio effects in mixed-stock fisheries","volume":"22","author":[{"family":"Moore","given":"Jonathan W."},{"family":"Connors","given":"Brendan M."},{"family":"Hodgson","given":"Emma E."}],"issued":{"date-parts":[["2021"]]}}}],"schema":"https://github.com/citation-style-language/schema/raw/master/csl-citation.json"} </w:instrText>
      </w:r>
      <w:r>
        <w:rPr>
          <w:rFonts w:ascii="Garamond" w:hAnsi="Garamond" w:cs="Times New Roman"/>
        </w:rPr>
        <w:fldChar w:fldCharType="separate"/>
      </w:r>
      <w:r>
        <w:rPr>
          <w:rFonts w:ascii="Garamond" w:hAnsi="Garamond" w:cs="Times New Roman"/>
          <w:noProof/>
        </w:rPr>
        <w:t>(Connors et al., 2020; Moore et al., 2021)</w:t>
      </w:r>
      <w:r>
        <w:rPr>
          <w:rFonts w:ascii="Garamond" w:hAnsi="Garamond" w:cs="Times New Roman"/>
        </w:rPr>
        <w:fldChar w:fldCharType="end"/>
      </w:r>
      <w:r>
        <w:rPr>
          <w:rFonts w:ascii="Garamond" w:hAnsi="Garamond" w:cs="Times New Roman"/>
        </w:rPr>
        <w:t>. Populations returning to the furthest upstream portions of the watershed face particular risk of overharvest</w:t>
      </w:r>
      <w:r w:rsidR="000F27F0">
        <w:rPr>
          <w:rFonts w:ascii="Garamond" w:hAnsi="Garamond" w:cs="Times New Roman"/>
        </w:rPr>
        <w:t xml:space="preserve"> given the extended </w:t>
      </w:r>
      <w:ins w:id="48" w:author="Benjamin J. Makhlouf" w:date="2026-06-22T09:51:00Z" w16du:dateUtc="2026-06-22T16:51:00Z">
        <w:r w:rsidR="003E5F1E">
          <w:rPr>
            <w:rFonts w:ascii="Garamond" w:hAnsi="Garamond" w:cs="Times New Roman"/>
          </w:rPr>
          <w:t>fishing pressure</w:t>
        </w:r>
      </w:ins>
      <w:ins w:id="49" w:author="Benjamin J. Makhlouf" w:date="2026-06-22T09:53:00Z" w16du:dateUtc="2026-06-22T16:53:00Z">
        <w:r w:rsidR="003E5F1E">
          <w:rPr>
            <w:rFonts w:ascii="Garamond" w:hAnsi="Garamond" w:cs="Times New Roman"/>
          </w:rPr>
          <w:t xml:space="preserve"> and environmental stressors throughout their return migration</w:t>
        </w:r>
      </w:ins>
      <w:ins w:id="50" w:author="Benjamin J. Makhlouf" w:date="2026-07-08T15:39:00Z" w16du:dateUtc="2026-07-08T22:39:00Z">
        <w:r w:rsidR="00931F9A">
          <w:rPr>
            <w:rFonts w:ascii="Garamond" w:hAnsi="Garamond" w:cs="Times New Roman"/>
          </w:rPr>
          <w:t xml:space="preserve">. As such, </w:t>
        </w:r>
      </w:ins>
      <w:ins w:id="51" w:author="Benjamin J. Makhlouf" w:date="2026-07-08T15:40:00Z" w16du:dateUtc="2026-07-08T22:40:00Z">
        <w:r w:rsidR="00931F9A">
          <w:rPr>
            <w:rFonts w:ascii="Garamond" w:hAnsi="Garamond" w:cs="Times New Roman"/>
          </w:rPr>
          <w:t xml:space="preserve">salmon </w:t>
        </w:r>
      </w:ins>
      <w:ins w:id="52" w:author="Benjamin J. Makhlouf" w:date="2026-07-08T15:39:00Z" w16du:dateUtc="2026-07-08T22:39:00Z">
        <w:r w:rsidR="00931F9A">
          <w:rPr>
            <w:rFonts w:ascii="Garamond" w:hAnsi="Garamond" w:cs="Times New Roman"/>
          </w:rPr>
          <w:lastRenderedPageBreak/>
          <w:t>populations with extended migr</w:t>
        </w:r>
      </w:ins>
      <w:ins w:id="53" w:author="Benjamin J. Makhlouf" w:date="2026-07-08T15:40:00Z" w16du:dateUtc="2026-07-08T22:40:00Z">
        <w:r w:rsidR="00931F9A">
          <w:rPr>
            <w:rFonts w:ascii="Garamond" w:hAnsi="Garamond" w:cs="Times New Roman"/>
          </w:rPr>
          <w:t>ation durations have been associated with heightened conservation risk in several large river systems</w:t>
        </w:r>
      </w:ins>
      <w:ins w:id="54" w:author="Benjamin J. Makhlouf" w:date="2026-06-22T09:54:00Z" w16du:dateUtc="2026-06-22T16:54:00Z">
        <w:r w:rsidR="003E5F1E">
          <w:rPr>
            <w:rFonts w:ascii="Garamond" w:hAnsi="Garamond" w:cs="Times New Roman"/>
          </w:rPr>
          <w:t xml:space="preserve"> </w:t>
        </w:r>
      </w:ins>
      <w:r w:rsidR="00417AEA">
        <w:rPr>
          <w:rFonts w:ascii="Garamond" w:hAnsi="Garamond" w:cs="Times New Roman"/>
        </w:rPr>
        <w:fldChar w:fldCharType="begin"/>
      </w:r>
      <w:r w:rsidR="00417AEA">
        <w:rPr>
          <w:rFonts w:ascii="Garamond" w:hAnsi="Garamond" w:cs="Times New Roman"/>
        </w:rPr>
        <w:instrText xml:space="preserve"> ADDIN ZOTERO_ITEM CSL_CITATION {"citationID":"Pt3fZW7C","properties":{"unsorted":false,"formattedCitation":"(Atlas et al., 2023)","plainCitation":"(Atlas et al., 2023)","noteIndex":0},"citationItems":[{"id":5384,"uris":["http://zotero.org/users/8421274/items/YYBUBGXV"],"itemData":{"id":5384,"type":"article-journal","abstract":"Chinook salmon (Oncorhynchus tshawytscha, Salmonidae) are foundational to social-ecological systems of the Northeast Pacific Rim and exhibit a rich diversity of life histories including in their adult migration timing, age at critical life-history transitions and marine feeding distributions. In recent decades Chinook have experienced declines across much of their native range; however, changes in productivity and abundance have rarely been evaluated in relation to life-history variation. To understand trends in Chinook salmon production, and how they are related to life history, we compiled time series data from the Fraser River to the Sacramento River on total run size (pre-fishery abundance) and escapement (post-fishery spawner abundance) and fit time series models to estimate trends across this bioregion. Our analysis revealed that most Chinook populations are declining, with negative trends in escapement (57 of 79) and total run (16 of 23) size. Trends were most acutely negative for interior spring Chinook in the Fraser, Columbia and Snake Rivers and most populations in California. Summer and fall Chinook had mixed trends, with several summer and fall upriver bright populations in the interior Columbia and Fraser exhibiting increases in abundance from the 1990s to 2019. Our research reveals widespread declines of this important species, but local complexity in trends that are mediated by population-level life history, migratory behaviours and watershed-scale restoration actions. Understanding linkages between life histories and resilience should inform rebuilding efforts for Chinook salmon and highlight the need to conserve intraspecific biodiversity.","container-title":"Fish and Fisheries","DOI":"10.1111/faf.12750","ISSN":"1467-2979","issue":"4","language":"en","license":"© 2023 The Authors. Fish and Fisheries published by John Wiley &amp; Sons Ltd.","note":"_eprint: https://onlinelibrary.wiley.com/doi/pdf/10.1111/faf.12750","page":"595-617","source":"Wiley Online Library","title":"Trends in Chinook salmon spawner abundance and total run size highlight linkages between life history, geography and decline","volume":"24","author":[{"family":"Atlas","given":"William I."},{"family":"Sloat","given":"Matthew R."},{"family":"Satterthwaite","given":"William H."},{"family":"Buehrens","given":"Thomas W."},{"family":"Parken","given":"Charles K."},{"family":"Moore","given":"Jonathan W."},{"family":"Mantua","given":"Nathan J."},{"family":"Hart","given":"Jon"},{"family":"Potapova","given":"Anna"}],"issued":{"date-parts":[["2023"]]}}}],"schema":"https://github.com/citation-style-language/schema/raw/master/csl-citation.json"} </w:instrText>
      </w:r>
      <w:r w:rsidR="00417AEA">
        <w:rPr>
          <w:rFonts w:ascii="Garamond" w:hAnsi="Garamond" w:cs="Times New Roman"/>
        </w:rPr>
        <w:fldChar w:fldCharType="separate"/>
      </w:r>
      <w:r w:rsidR="00417AEA">
        <w:rPr>
          <w:rFonts w:ascii="Garamond" w:hAnsi="Garamond" w:cs="Times New Roman"/>
          <w:noProof/>
        </w:rPr>
        <w:t>(Atlas et al., 2023)</w:t>
      </w:r>
      <w:r w:rsidR="00417AEA">
        <w:rPr>
          <w:rFonts w:ascii="Garamond" w:hAnsi="Garamond" w:cs="Times New Roman"/>
        </w:rPr>
        <w:fldChar w:fldCharType="end"/>
      </w:r>
      <w:r w:rsidR="000F27F0">
        <w:rPr>
          <w:rFonts w:ascii="Garamond" w:hAnsi="Garamond" w:cs="Times New Roman"/>
        </w:rPr>
        <w:t>.</w:t>
      </w:r>
      <w:del w:id="55" w:author="Benjamin J. Makhlouf" w:date="2026-06-22T09:50:00Z" w16du:dateUtc="2026-06-22T16:50:00Z">
        <w:r w:rsidRPr="003E5F1E" w:rsidDel="003E5F1E">
          <w:rPr>
            <w:rFonts w:ascii="Garamond" w:hAnsi="Garamond" w:cs="Times New Roman"/>
            <w:highlight w:val="yellow"/>
            <w:rPrChange w:id="56" w:author="Benjamin J. Makhlouf" w:date="2026-06-22T09:56:00Z" w16du:dateUtc="2026-06-22T16:56:00Z">
              <w:rPr>
                <w:rFonts w:ascii="Garamond" w:hAnsi="Garamond" w:cs="Times New Roman"/>
              </w:rPr>
            </w:rPrChange>
          </w:rPr>
          <w:delText xml:space="preserve"> </w:delText>
        </w:r>
        <w:r w:rsidRPr="003E5F1E" w:rsidDel="003E5F1E">
          <w:rPr>
            <w:rFonts w:ascii="Garamond" w:hAnsi="Garamond"/>
            <w:highlight w:val="yellow"/>
            <w:rPrChange w:id="57" w:author="Benjamin J. Makhlouf" w:date="2026-06-22T09:56:00Z" w16du:dateUtc="2026-06-22T16:56:00Z">
              <w:rPr>
                <w:rFonts w:ascii="Garamond" w:hAnsi="Garamond"/>
              </w:rPr>
            </w:rPrChange>
          </w:rPr>
          <w:delText xml:space="preserve">and sequential nature of large river salmon fisheries </w:delText>
        </w:r>
      </w:del>
      <w:del w:id="58" w:author="Benjamin J. Makhlouf" w:date="2026-07-15T09:51:00Z" w16du:dateUtc="2026-07-15T16:51:00Z">
        <w:r w:rsidRPr="003E5F1E" w:rsidDel="00417AEA">
          <w:rPr>
            <w:rFonts w:ascii="Garamond" w:hAnsi="Garamond" w:cs="Times New Roman"/>
            <w:highlight w:val="yellow"/>
            <w:rPrChange w:id="59" w:author="Benjamin J. Makhlouf" w:date="2026-06-22T09:56:00Z" w16du:dateUtc="2026-06-22T16:56:00Z">
              <w:rPr>
                <w:rFonts w:ascii="Garamond" w:hAnsi="Garamond" w:cs="Times New Roman"/>
              </w:rPr>
            </w:rPrChange>
          </w:rPr>
          <w:fldChar w:fldCharType="begin"/>
        </w:r>
        <w:r w:rsidRPr="003E5F1E" w:rsidDel="00417AEA">
          <w:rPr>
            <w:rFonts w:ascii="Garamond" w:hAnsi="Garamond" w:cs="Times New Roman"/>
            <w:highlight w:val="yellow"/>
            <w:rPrChange w:id="60" w:author="Benjamin J. Makhlouf" w:date="2026-06-22T09:56:00Z" w16du:dateUtc="2026-06-22T16:56:00Z">
              <w:rPr>
                <w:rFonts w:ascii="Garamond" w:hAnsi="Garamond" w:cs="Times New Roman"/>
              </w:rPr>
            </w:rPrChange>
          </w:rPr>
          <w:delInstrText xml:space="preserve"> ADDIN ZOTERO_ITEM CSL_CITATION {"citationID":"48p09nPT","properties":{"formattedCitation":"(Hamazaki, 2008)","plainCitation":"(Hamazaki, 2008)","dontUpdate":true,"noteIndex":0},"citationItems":[{"id":6021,"uris":["http://zotero.org/users/8421274/items/G45XBM9M"],"itemData":{"id":6021,"type":"article-journal","abstract":"This study examined the effectiveness of subsistence fishery closure “windows” scheduling as a management tool for conservation of Chinook salmon (Oncorhynchus tshawytscha) in the Kuskokwim River, Alaska. The windows, which reduced subsistence fishing from seven days to four days a week, were implemented in 2001 to conserve early migrant/upperriver Chinook salmon stock and to provide subsistence harvest opportunities for upper</w:delInstrText>
        </w:r>
        <w:r w:rsidRPr="003E5F1E" w:rsidDel="00417AEA">
          <w:rPr>
            <w:rFonts w:ascii="Cambria Math" w:hAnsi="Cambria Math" w:cs="Cambria Math"/>
            <w:highlight w:val="yellow"/>
            <w:rPrChange w:id="61" w:author="Benjamin J. Makhlouf" w:date="2026-06-22T09:56:00Z" w16du:dateUtc="2026-06-22T16:56:00Z">
              <w:rPr>
                <w:rFonts w:ascii="Cambria Math" w:hAnsi="Cambria Math" w:cs="Cambria Math"/>
              </w:rPr>
            </w:rPrChange>
          </w:rPr>
          <w:delInstrText>‐</w:delInstrText>
        </w:r>
        <w:r w:rsidRPr="003E5F1E" w:rsidDel="00417AEA">
          <w:rPr>
            <w:rFonts w:ascii="Garamond" w:hAnsi="Garamond" w:cs="Times New Roman"/>
            <w:highlight w:val="yellow"/>
            <w:rPrChange w:id="62" w:author="Benjamin J. Makhlouf" w:date="2026-06-22T09:56:00Z" w16du:dateUtc="2026-06-22T16:56:00Z">
              <w:rPr>
                <w:rFonts w:ascii="Garamond" w:hAnsi="Garamond" w:cs="Times New Roman"/>
              </w:rPr>
            </w:rPrChange>
          </w:rPr>
          <w:delInstrText xml:space="preserve">river communities. The windows were expected to (1) reduce the proportion of Chinook salmon harvests in the early season, (2) delay the harvest timing, and (3) extend the total fishing days. To examine its effectiveness, subsistence salmon harvest calendars (1989–2006) were collected and examined for changes in harvest timing before and after the windows were implemented. The results showed that the windows did not reduce harvests early in the season, delay the harvest timing, or extend the total fishing days. This suggests that the windows were not effective. Potential reasons for this failure are discussed.","container-title":"Fisheries","DOI":"10.1577/1548-8446-33.10.495","ISSN":"0363-2415","issue":"10","page":"495-501","source":"Silverchair","title":"“When people argue about fish, the fish disappear.”","volume":"33","author":[{"family":"Hamazaki","given":"Toshihide"}],"issued":{"date-parts":[["2008",10,1]]}}}],"schema":"https://github.com/citation-style-language/schema/raw/master/csl-citation.json"} </w:delInstrText>
        </w:r>
        <w:r w:rsidRPr="003E5F1E" w:rsidDel="00417AEA">
          <w:rPr>
            <w:rFonts w:ascii="Garamond" w:hAnsi="Garamond" w:cs="Times New Roman"/>
            <w:highlight w:val="yellow"/>
            <w:rPrChange w:id="63" w:author="Benjamin J. Makhlouf" w:date="2026-06-22T09:56:00Z" w16du:dateUtc="2026-06-22T16:56:00Z">
              <w:rPr>
                <w:rFonts w:ascii="Garamond" w:hAnsi="Garamond" w:cs="Times New Roman"/>
              </w:rPr>
            </w:rPrChange>
          </w:rPr>
          <w:fldChar w:fldCharType="separate"/>
        </w:r>
        <w:r w:rsidRPr="003E5F1E" w:rsidDel="00417AEA">
          <w:rPr>
            <w:rFonts w:ascii="Garamond" w:hAnsi="Garamond" w:cs="Times New Roman"/>
            <w:noProof/>
            <w:highlight w:val="yellow"/>
            <w:rPrChange w:id="64" w:author="Benjamin J. Makhlouf" w:date="2026-06-22T09:56:00Z" w16du:dateUtc="2026-06-22T16:56:00Z">
              <w:rPr>
                <w:rFonts w:ascii="Garamond" w:hAnsi="Garamond" w:cs="Times New Roman"/>
                <w:noProof/>
              </w:rPr>
            </w:rPrChange>
          </w:rPr>
          <w:delText>(e.g. Hamazaki, 2008)</w:delText>
        </w:r>
        <w:r w:rsidRPr="003E5F1E" w:rsidDel="00417AEA">
          <w:rPr>
            <w:rFonts w:ascii="Garamond" w:hAnsi="Garamond" w:cs="Times New Roman"/>
            <w:highlight w:val="yellow"/>
            <w:rPrChange w:id="65" w:author="Benjamin J. Makhlouf" w:date="2026-06-22T09:56:00Z" w16du:dateUtc="2026-06-22T16:56:00Z">
              <w:rPr>
                <w:rFonts w:ascii="Garamond" w:hAnsi="Garamond" w:cs="Times New Roman"/>
              </w:rPr>
            </w:rPrChange>
          </w:rPr>
          <w:fldChar w:fldCharType="end"/>
        </w:r>
        <w:r w:rsidDel="00417AEA">
          <w:rPr>
            <w:rFonts w:ascii="Garamond" w:hAnsi="Garamond" w:cs="Times New Roman"/>
          </w:rPr>
          <w:delText>.</w:delText>
        </w:r>
      </w:del>
      <w:r>
        <w:rPr>
          <w:rFonts w:ascii="Garamond" w:hAnsi="Garamond" w:cs="Times New Roman"/>
        </w:rPr>
        <w:t xml:space="preserve"> </w:t>
      </w:r>
    </w:p>
    <w:p w14:paraId="655019F9" w14:textId="0FF35830" w:rsidR="00FA76AC" w:rsidRPr="008605CB" w:rsidRDefault="007F1A07" w:rsidP="007F1A07">
      <w:pPr>
        <w:spacing w:line="480" w:lineRule="auto"/>
        <w:ind w:firstLine="720"/>
        <w:rPr>
          <w:rFonts w:ascii="Garamond" w:hAnsi="Garamond" w:cs="Times New Roman"/>
        </w:rPr>
      </w:pPr>
      <w:ins w:id="66" w:author="Benjamin J. Makhlouf" w:date="2026-07-15T14:33:00Z" w16du:dateUtc="2026-07-15T21:33:00Z">
        <w:r>
          <w:rPr>
            <w:rFonts w:ascii="Garamond" w:hAnsi="Garamond" w:cs="Times New Roman"/>
          </w:rPr>
          <w:t xml:space="preserve">The </w:t>
        </w:r>
      </w:ins>
      <w:ins w:id="67" w:author="Benjamin J. Makhlouf" w:date="2026-06-19T15:17:00Z">
        <w:r w:rsidR="00171E1A" w:rsidRPr="00171E1A">
          <w:rPr>
            <w:rFonts w:ascii="Garamond" w:hAnsi="Garamond" w:cs="Times New Roman"/>
          </w:rPr>
          <w:t>timing, yield, and duration of downstream fisheries are shaped by the combined dynamics of upstream</w:t>
        </w:r>
      </w:ins>
      <w:ins w:id="68" w:author="Benjamin J. Makhlouf" w:date="2026-07-15T14:33:00Z" w16du:dateUtc="2026-07-15T21:33:00Z">
        <w:r>
          <w:rPr>
            <w:rFonts w:ascii="Garamond" w:hAnsi="Garamond" w:cs="Times New Roman"/>
          </w:rPr>
          <w:t xml:space="preserve"> components</w:t>
        </w:r>
      </w:ins>
      <w:ins w:id="69" w:author="Benjamin J. Makhlouf" w:date="2026-06-19T15:17:00Z" w16du:dateUtc="2026-06-19T22:17:00Z">
        <w:r w:rsidR="00171E1A">
          <w:rPr>
            <w:rFonts w:ascii="Garamond" w:hAnsi="Garamond" w:cs="Times New Roman"/>
          </w:rPr>
          <w:t xml:space="preserve">. </w:t>
        </w:r>
      </w:ins>
      <w:del w:id="70" w:author="Benjamin J. Makhlouf" w:date="2026-06-19T15:17:00Z" w16du:dateUtc="2026-06-19T22:17:00Z">
        <w:r w:rsidR="00FA76AC" w:rsidDel="00171E1A">
          <w:rPr>
            <w:rFonts w:ascii="Garamond" w:hAnsi="Garamond" w:cs="Times New Roman"/>
          </w:rPr>
          <w:delText xml:space="preserve">However, the timing, yield, and duration of downstream fisheries are the result of the aggregate dynamics of these upstream components </w:delText>
        </w:r>
      </w:del>
      <w:del w:id="71" w:author="Benjamin J. Makhlouf" w:date="2026-07-15T09:52:00Z" w16du:dateUtc="2026-07-15T16:52:00Z">
        <w:r w:rsidR="00FA76AC" w:rsidDel="00417AEA">
          <w:rPr>
            <w:rFonts w:ascii="Garamond" w:hAnsi="Garamond" w:cs="Times New Roman"/>
          </w:rPr>
          <w:fldChar w:fldCharType="begin"/>
        </w:r>
        <w:r w:rsidR="00FA76AC" w:rsidDel="00417AEA">
          <w:rPr>
            <w:rFonts w:ascii="Garamond" w:hAnsi="Garamond" w:cs="Times New Roman"/>
          </w:rPr>
          <w:delInstrText xml:space="preserve"> ADDIN ZOTERO_ITEM CSL_CITATION {"citationID":"8jsHSzDF","properties":{"formattedCitation":"(Nesbitt &amp; Moore, 2016)","plainCitation":"(Nesbitt &amp; Moore, 2016)","noteIndex":0},"citationItems":[{"id":3361,"uris":["http://zotero.org/users/8421274/items/U6M4JZTI"],"itemData":{"id":3361,"type":"article-journal","abstract":"Indigenous people are considered to be among the most vulnerable to food insecurity and biodiversity loss. Biodiversity is cited as a key component of indigenous food security; however, quantitative examples of this linkage are limited. We examined how species and population diversity influence the food security of indigenous fisheries for Pacific salmon (Oncorhynchus species). We compared two dimensions of food security – catch stability (interannual variability) and access (season length) – across a salmon diversity gradient for 21 fisheries on the Fraser River, Canada, over 30 years, using linear regression models. We used population diversity proxies derived from a range of existing measures because population-specific data were unavailable. While both population and species diversity were generally associated with higher catch stability and temporal access, population diversity had a stronger signal. Fisheries with access to high species diversity had up to 1·4 times more stable catch than predicted by the portfolio effect and up to 1·2 times longer fishing seasons than fisheries with access to fewer species. Fisheries with access to high population diversity had up to 3·8 times more stable catch and three times longer seasons than fisheries with access to fewer populations. Catch stability of Chinook Oncorhynchus tshawytscha and sockeye Oncorhynchus nerka fisheries was best explained by the number of populations and conservation units, respectively, that migrate past a fishery en route to spawning grounds. Similar population diversity metrics were important explanatory variables for season length of sockeye, pink Oncorhynchus gorbuscha, coho Oncorhynchus kisutch and chum Oncorhynchus keta fisheries. Synthesis and applications. We show an empirical example of how multiple scales of biodiversity support food security across a large watershed and suggest that protecting fine-scale salmon diversity will help promote food security for indigenous people. The scales of environmental assessments need to match the scales of the socio-ecological processes that will be affected by development. We illustrate that upstream projects that damage salmon habitat could degrade the food security of downstream indigenous fisheries, with implications to Canadian indigenous people and to watersheds around the world where migratory fishes support local fisheries.","container-title":"Journal of Applied Ecology","DOI":"10.1111/1365-2664.12717","ISSN":"1365-2664","issue":"5","language":"en","note":"_eprint: https://onlinelibrary.wiley.com/doi/pdf/10.1111/1365-2664.12717","page":"1489-1499","source":"Wiley Online Library","title":"Species and population diversity in Pacific salmon fisheries underpin indigenous food security","volume":"53","author":[{"family":"Nesbitt","given":"Holly K."},{"family":"Moore","given":"Jonathan W."}],"issued":{"date-parts":[["2016"]]}}}],"schema":"https://github.com/citation-style-language/schema/raw/master/csl-citation.json"} </w:delInstrText>
        </w:r>
        <w:r w:rsidR="00FA76AC" w:rsidDel="00417AEA">
          <w:rPr>
            <w:rFonts w:ascii="Garamond" w:hAnsi="Garamond" w:cs="Times New Roman"/>
          </w:rPr>
          <w:fldChar w:fldCharType="separate"/>
        </w:r>
        <w:r w:rsidR="00FA76AC" w:rsidDel="00417AEA">
          <w:rPr>
            <w:rFonts w:ascii="Garamond" w:hAnsi="Garamond" w:cs="Times New Roman"/>
            <w:noProof/>
          </w:rPr>
          <w:delText>(Nesbitt &amp; Moore, 2016)</w:delText>
        </w:r>
        <w:r w:rsidR="00FA76AC" w:rsidDel="00417AEA">
          <w:rPr>
            <w:rFonts w:ascii="Garamond" w:hAnsi="Garamond" w:cs="Times New Roman"/>
          </w:rPr>
          <w:fldChar w:fldCharType="end"/>
        </w:r>
        <w:r w:rsidR="00FA76AC" w:rsidDel="00417AEA">
          <w:rPr>
            <w:rFonts w:ascii="Garamond" w:hAnsi="Garamond" w:cs="Times New Roman"/>
          </w:rPr>
          <w:delText>.</w:delText>
        </w:r>
      </w:del>
      <w:ins w:id="72" w:author="Benjamin J. Makhlouf" w:date="2026-07-15T14:34:00Z" w16du:dateUtc="2026-07-15T21:34:00Z">
        <w:r w:rsidRPr="007F1A07">
          <w:t xml:space="preserve"> </w:t>
        </w:r>
        <w:r w:rsidRPr="007F1A07">
          <w:rPr>
            <w:rFonts w:ascii="Garamond" w:hAnsi="Garamond"/>
            <w:rPrChange w:id="73" w:author="Benjamin J. Makhlouf" w:date="2026-07-15T14:34:00Z" w16du:dateUtc="2026-07-15T21:34:00Z">
              <w:rPr/>
            </w:rPrChange>
          </w:rPr>
          <w:t xml:space="preserve">For example, diversity in return timing among upstream populations may extend the duration of downstream fishing opportunities by spreading harvest opportunities across a longer period </w:t>
        </w:r>
      </w:ins>
      <w:ins w:id="74" w:author="Benjamin J. Makhlouf" w:date="2026-07-15T09:52:00Z" w16du:dateUtc="2026-07-15T16:52:00Z">
        <w:r w:rsidR="00417AEA" w:rsidRPr="007F1A07">
          <w:rPr>
            <w:rFonts w:ascii="Garamond" w:hAnsi="Garamond" w:cs="Times New Roman"/>
          </w:rPr>
          <w:fldChar w:fldCharType="begin"/>
        </w:r>
        <w:r w:rsidR="00417AEA" w:rsidRPr="007F1A07">
          <w:rPr>
            <w:rFonts w:ascii="Garamond" w:hAnsi="Garamond" w:cs="Times New Roman"/>
          </w:rPr>
          <w:instrText xml:space="preserve"> ADDIN ZOTERO_ITEM CSL_CITATION {"citationID":"8jsHSzDF","properties":{"formattedCitation":"(Nesbitt &amp; Moore, 2016)","plainCitation":"(Nesbitt &amp; Moore, 2016)","noteIndex":0},"citationItems":[{"id":3361,"uris":["http://zotero.org/users/8421274/items/U6M4JZTI"],"itemData":{"id":3361,"type":"article-journal","abstract":"Indigenous people are considered to be among the most vulnerable to food insecurity and biodiversity loss. Biodiversity is cited as a key component of indigenous food security; however, quantitative examples of this linkage are limited. We examined how species and population diversity influence the food security of indigenous fisheries for Pacific salmon (Oncorhynchus species). We compared two dimensions of food security – catch stability (interannual variability) and access (season length) – across a salmon diversity gradient for 21 fisheries on the Fraser River, Canada, over 30 years, using linear regression models. We used population diversity proxies derived from a range of existing measures because population-specific data were unavailable. While both population and species diversity were generally associated with higher catch stability and temporal access, population diversity had a stronger signal. Fisheries with access to high species diversity had up to 1·4 times more stable catch than predicted by the portfolio effect and up to 1·2 times longer fishing seasons than fisheries with access to fewer species. Fisheries with access to high population diversity had up to 3·8 times more stable catch and three times longer seasons than fisheries with access to fewer populations. Catch stability of Chinook Oncorhynchus tshawytscha and sockeye Oncorhynchus nerka fisheries was best explained by the number of populations and conservation units, respectively, that migrate past a fishery en route to spawning grounds. Similar population diversity metrics were important explanatory variables for season length of sockeye, pink Oncorhynchus gorbuscha, coho Oncorhynchus kisutch and chum Oncorhynchus keta fisheries. Synthesis and applications. We show an empirical example of how multiple scales of biodiversity support food security across a large watershed and suggest that protecting fine-scale salmon diversity will help promote food security for indigenous people. The scales of environmental assessments need to match the scales of the socio-ecological processes that will be affected by development. We illustrate that upstream projects that damage salmon habitat could degrade the food security of downstream indigenous fisheries, with implications to Canadian indigenous people and to watersheds around the world where migratory fishes support local fisheries.","container-title":"Journal of Applied Ecology","DOI":"10.1111/1365-2664.12717","ISSN":"1365-2664","issue":"5","language":"en","note":"_eprint: https://onlinelibrary.wiley.com/doi/pdf/10.1111/1365-2664.12717","page":"1489-1499","source":"Wiley Online Library","title":"Species and population diversity in Pacific salmon fisheries underpin indigenous food security","volume":"53","author":[{"family":"Nesbitt","given":"Holly K."},{"family":"Moore","given":"Jonathan W."}],"issued":{"date-parts":[["2016"]]}}}],"schema":"https://github.com/citation-style-language/schema/raw/master/csl-citation.json"} </w:instrText>
        </w:r>
        <w:r w:rsidR="00417AEA" w:rsidRPr="007F1A07">
          <w:rPr>
            <w:rFonts w:ascii="Garamond" w:hAnsi="Garamond" w:cs="Times New Roman"/>
          </w:rPr>
          <w:fldChar w:fldCharType="separate"/>
        </w:r>
        <w:r w:rsidR="00417AEA" w:rsidRPr="007F1A07">
          <w:rPr>
            <w:rFonts w:ascii="Garamond" w:hAnsi="Garamond" w:cs="Times New Roman"/>
          </w:rPr>
          <w:t>(Nesbitt &amp; Moore, 2016)</w:t>
        </w:r>
        <w:r w:rsidR="00417AEA" w:rsidRPr="007F1A07">
          <w:rPr>
            <w:rFonts w:ascii="Garamond" w:hAnsi="Garamond" w:cs="Times New Roman"/>
          </w:rPr>
          <w:fldChar w:fldCharType="end"/>
        </w:r>
        <w:r w:rsidR="00417AEA" w:rsidRPr="007F1A07">
          <w:rPr>
            <w:rFonts w:ascii="Garamond" w:hAnsi="Garamond" w:cs="Times New Roman"/>
          </w:rPr>
          <w:t>.</w:t>
        </w:r>
      </w:ins>
      <w:ins w:id="75" w:author="Benjamin J. Makhlouf" w:date="2026-07-15T14:35:00Z" w16du:dateUtc="2026-07-15T21:35:00Z">
        <w:r>
          <w:rPr>
            <w:rFonts w:ascii="Garamond" w:hAnsi="Garamond" w:cs="Times New Roman"/>
          </w:rPr>
          <w:t xml:space="preserve"> L</w:t>
        </w:r>
      </w:ins>
      <w:ins w:id="76" w:author="Benjamin J. Makhlouf" w:date="2026-06-19T15:21:00Z">
        <w:r w:rsidR="00171E1A" w:rsidRPr="00171E1A">
          <w:rPr>
            <w:rFonts w:ascii="Garamond" w:hAnsi="Garamond" w:cs="Times New Roman"/>
          </w:rPr>
          <w:t>ife-history diversity across the full stock complex enhances ecosystem resilience by spreading risk across space and time</w:t>
        </w:r>
      </w:ins>
      <w:ins w:id="77" w:author="Benjamin J. Makhlouf" w:date="2026-07-08T15:43:00Z" w16du:dateUtc="2026-07-08T22:43:00Z">
        <w:r w:rsidR="00931F9A">
          <w:rPr>
            <w:rFonts w:ascii="Garamond" w:hAnsi="Garamond" w:cs="Times New Roman"/>
          </w:rPr>
          <w:t xml:space="preserve">, </w:t>
        </w:r>
      </w:ins>
      <w:ins w:id="78" w:author="Benjamin J. Makhlouf" w:date="2026-06-19T15:21:00Z">
        <w:r w:rsidR="00171E1A" w:rsidRPr="00171E1A">
          <w:rPr>
            <w:rFonts w:ascii="Garamond" w:hAnsi="Garamond" w:cs="Times New Roman"/>
          </w:rPr>
          <w:t>result</w:t>
        </w:r>
      </w:ins>
      <w:ins w:id="79" w:author="Benjamin J. Makhlouf" w:date="2026-07-08T15:43:00Z" w16du:dateUtc="2026-07-08T22:43:00Z">
        <w:r w:rsidR="00931F9A">
          <w:rPr>
            <w:rFonts w:ascii="Garamond" w:hAnsi="Garamond" w:cs="Times New Roman"/>
          </w:rPr>
          <w:t>ing</w:t>
        </w:r>
      </w:ins>
      <w:ins w:id="80" w:author="Benjamin J. Makhlouf" w:date="2026-06-19T15:21:00Z">
        <w:r w:rsidR="00171E1A" w:rsidRPr="00171E1A">
          <w:rPr>
            <w:rFonts w:ascii="Garamond" w:hAnsi="Garamond" w:cs="Times New Roman"/>
          </w:rPr>
          <w:t xml:space="preserve"> in more reliable delivery of ecosystem services</w:t>
        </w:r>
      </w:ins>
      <w:r w:rsidR="000F27F0">
        <w:rPr>
          <w:rFonts w:ascii="Garamond" w:hAnsi="Garamond" w:cs="Times New Roman"/>
        </w:rPr>
        <w:t xml:space="preserve"> </w:t>
      </w:r>
      <w:ins w:id="81" w:author="Benjamin J. Makhlouf" w:date="2026-07-15T14:36:00Z" w16du:dateUtc="2026-07-15T21:36:00Z">
        <w:r>
          <w:rPr>
            <w:rFonts w:ascii="Garamond" w:hAnsi="Garamond" w:cs="Times New Roman"/>
          </w:rPr>
          <w:t xml:space="preserve">(i.e. abundance of returning fish) </w:t>
        </w:r>
      </w:ins>
      <w:ins w:id="82" w:author="Benjamin J. Makhlouf" w:date="2026-06-19T15:21:00Z">
        <w:r w:rsidR="00171E1A" w:rsidRPr="00171E1A">
          <w:rPr>
            <w:rFonts w:ascii="Garamond" w:hAnsi="Garamond" w:cs="Times New Roman"/>
          </w:rPr>
          <w:t>at the watershed scale</w:t>
        </w:r>
      </w:ins>
      <w:ins w:id="83" w:author="Benjamin J. Makhlouf" w:date="2026-06-19T15:21:00Z" w16du:dateUtc="2026-06-19T22:21:00Z">
        <w:r w:rsidR="00171E1A">
          <w:rPr>
            <w:rFonts w:ascii="Garamond" w:hAnsi="Garamond" w:cs="Times New Roman"/>
          </w:rPr>
          <w:t xml:space="preserve"> </w:t>
        </w:r>
      </w:ins>
      <w:r w:rsidR="00FA76AC">
        <w:rPr>
          <w:rFonts w:ascii="Garamond" w:hAnsi="Garamond" w:cs="Times New Roman"/>
        </w:rPr>
        <w:fldChar w:fldCharType="begin"/>
      </w:r>
      <w:r w:rsidR="00FA76AC">
        <w:rPr>
          <w:rFonts w:ascii="Garamond" w:hAnsi="Garamond" w:cs="Times New Roman"/>
        </w:rPr>
        <w:instrText xml:space="preserve"> ADDIN ZOTERO_ITEM CSL_CITATION {"citationID":"5lxSSTQb","properties":{"formattedCitation":"(Schindler et al., 2010)","plainCitation":"(Schindler et al., 2010)","noteIndex":0},"citationItems":[{"id":272,"uris":["http://zotero.org/users/8421274/items/24NDGS7V"],"itemData":{"id":272,"type":"article-journal","abstract":"One of the most pervasive themes in ecology is that biological diversity stabilizes ecosystem processes and the services they provide to society, a concept that has become a common argument for biodiversity conservation. Species-rich communities are thought to produce more temporally stable ecosystem services because of the complementary or independent dynamics among species that perform similar ecosystem functions. Such variance dampening within communities is referred to as a portfolio effect and is analogous to the effects of asset diversity on the stability of financial portfolios. In ecology, these arguments have focused on the effects of species diversity on ecosystem stability but have not considered the importance of biologically relevant diversity within individual species. Current rates of population extirpation are probably at least three orders of magnitude higher than species extinction rates, so there is a pressing need to clarify how population and life history diversity affect the performance of individual species in providing important ecosystem services. Here we use five decades of data from Oncorhynchus nerka (sockeye salmon) in Bristol Bay, Alaska, to provide the first quantification of portfolio effects that derive from population and life history diversity in an important and heavily exploited species. Variability in annual Bristol Bay salmon returns is 2.2 times lower than it would be if the system consisted of a single homogenous population rather than the several hundred discrete populations it currently consists of. Furthermore, if it were a single homogeneous population, such increased variability would lead to ten times more frequent fisheries closures. Portfolio effects are also evident in watershed food webs, where they stabilize and extend predator access to salmon resources. Our results demonstrate the critical importance of maintaining population diversity for stabilizing ecosystem services and securing the economies and livelihoods that depend on them. The reliability of ecosystem services will erode faster than indicated by species loss alone. [PUBLICATION ABSTRACT]","container-title":"Nature","DOI":"https://doi-org.prox.lib.ncsu.edu/10.1038/nature09060","ISSN":"00280836","issue":"7298","language":"English","license":"Copyright Nature Publishing Group Jun 3, 2010","note":"number-of-pages: 5\npublisher-place: London, United States","publisher":"Nature Publishing Group","section":"LETTERS","source":"ProQuest","title":"Population diversity and the portfolio effect in an exploited species","URL":"http://www.proquest.com/docview/375318240/abstract/317AC81E34EB4163PQ/1","volume":"465","author":[{"family":"Schindler","given":"Daniel E."},{"family":"Hilborn","given":"Ray"},{"family":"Chasco","given":"Brandon"},{"family":"Boatright","given":"Christopher P."},{"family":"Quinn","given":"Thomas P."},{"family":"Rogers","given":"Lauren A."},{"family":"Webster","given":"Michael S."}],"accessed":{"date-parts":[["2022",5,12]]},"issued":{"date-parts":[["2010",6,3]]}}}],"schema":"https://github.com/citation-style-language/schema/raw/master/csl-citation.json"} </w:instrText>
      </w:r>
      <w:r w:rsidR="00FA76AC">
        <w:rPr>
          <w:rFonts w:ascii="Garamond" w:hAnsi="Garamond" w:cs="Times New Roman"/>
        </w:rPr>
        <w:fldChar w:fldCharType="separate"/>
      </w:r>
      <w:r w:rsidR="00FA76AC">
        <w:rPr>
          <w:rFonts w:ascii="Garamond" w:hAnsi="Garamond" w:cs="Times New Roman"/>
          <w:noProof/>
        </w:rPr>
        <w:t>(Schindler et al., 2010)</w:t>
      </w:r>
      <w:r w:rsidR="00FA76AC">
        <w:rPr>
          <w:rFonts w:ascii="Garamond" w:hAnsi="Garamond" w:cs="Times New Roman"/>
        </w:rPr>
        <w:fldChar w:fldCharType="end"/>
      </w:r>
      <w:r w:rsidR="00FA76AC">
        <w:rPr>
          <w:rFonts w:ascii="Garamond" w:hAnsi="Garamond" w:cs="Times New Roman"/>
        </w:rPr>
        <w:t>. Designing strategies which explicitly consider and protect this biodiversity, including vulnerable upstream populations, therefore contributes to stabilizing downstream fishery resources</w:t>
      </w:r>
      <w:ins w:id="84" w:author="Benjamin J. Makhlouf" w:date="2026-06-19T15:31:00Z" w16du:dateUtc="2026-06-19T22:31:00Z">
        <w:r w:rsidR="00425BAB">
          <w:rPr>
            <w:rFonts w:ascii="Garamond" w:hAnsi="Garamond" w:cs="Times New Roman"/>
          </w:rPr>
          <w:t xml:space="preserve"> both within and among years</w:t>
        </w:r>
      </w:ins>
      <w:r w:rsidR="00FA76AC">
        <w:rPr>
          <w:rFonts w:ascii="Garamond" w:hAnsi="Garamond" w:cs="Times New Roman"/>
        </w:rPr>
        <w:t xml:space="preserve">. </w:t>
      </w:r>
    </w:p>
    <w:p w14:paraId="53256603" w14:textId="0EC9F946" w:rsidR="00507803" w:rsidRPr="008605CB" w:rsidRDefault="00720B50" w:rsidP="00FA76AC">
      <w:pPr>
        <w:spacing w:line="480" w:lineRule="auto"/>
        <w:ind w:firstLine="720"/>
        <w:rPr>
          <w:rFonts w:ascii="Garamond" w:hAnsi="Garamond" w:cs="Times New Roman"/>
        </w:rPr>
      </w:pPr>
      <w:ins w:id="85" w:author="Benjamin J. Makhlouf" w:date="2026-06-18T14:25:00Z" w16du:dateUtc="2026-06-18T21:25:00Z">
        <w:r>
          <w:rPr>
            <w:rFonts w:ascii="Garamond" w:hAnsi="Garamond" w:cs="Times New Roman"/>
          </w:rPr>
          <w:t>W</w:t>
        </w:r>
      </w:ins>
      <w:del w:id="86" w:author="Benjamin J. Makhlouf" w:date="2026-06-18T14:25:00Z" w16du:dateUtc="2026-06-18T21:25:00Z">
        <w:r w:rsidR="00507803" w:rsidDel="00720B50">
          <w:rPr>
            <w:rFonts w:ascii="Garamond" w:hAnsi="Garamond" w:cs="Times New Roman"/>
          </w:rPr>
          <w:delText>w</w:delText>
        </w:r>
      </w:del>
      <w:r w:rsidR="00507803">
        <w:rPr>
          <w:rFonts w:ascii="Garamond" w:hAnsi="Garamond" w:cs="Times New Roman"/>
        </w:rPr>
        <w:t xml:space="preserve">estern Alaska watersheds contain some of the last remaining pristine salmon habitat and have historically supported large returns of Pacific salmon. </w:t>
      </w:r>
      <w:r w:rsidR="00507803">
        <w:rPr>
          <w:rFonts w:ascii="Garamond" w:hAnsi="Garamond"/>
        </w:rPr>
        <w:t>The region’s three major river basins, the Yukon, Kuskokwim, and Nushagak, collectively produce approximately 80% of the world’s wild Chinook salmon</w:t>
      </w:r>
      <w:ins w:id="87" w:author="Benjamin J. Makhlouf" w:date="2026-07-15T14:37:00Z" w16du:dateUtc="2026-07-15T21:37:00Z">
        <w:r w:rsidR="007F1A07">
          <w:rPr>
            <w:rFonts w:ascii="Garamond" w:hAnsi="Garamond"/>
          </w:rPr>
          <w:t xml:space="preserve"> </w:t>
        </w:r>
        <w:r w:rsidR="007F1A07">
          <w:rPr>
            <w:rFonts w:ascii="Garamond" w:hAnsi="Garamond" w:cs="Times New Roman"/>
          </w:rPr>
          <w:t>(</w:t>
        </w:r>
        <w:r w:rsidR="007F1A07">
          <w:rPr>
            <w:rFonts w:ascii="Garamond" w:hAnsi="Garamond" w:cs="Times New Roman"/>
            <w:i/>
            <w:iCs/>
            <w:color w:val="000000" w:themeColor="text1"/>
          </w:rPr>
          <w:t>Oncorhynchus tshawytscha</w:t>
        </w:r>
        <w:r w:rsidR="007F1A07">
          <w:rPr>
            <w:rFonts w:ascii="Garamond" w:hAnsi="Garamond" w:cs="Times New Roman"/>
            <w:color w:val="000000" w:themeColor="text1"/>
          </w:rPr>
          <w:t>)</w:t>
        </w:r>
      </w:ins>
      <w:r w:rsidR="00507803">
        <w:rPr>
          <w:rFonts w:ascii="Garamond" w:hAnsi="Garamond"/>
        </w:rPr>
        <w:t>, making western Alaska one of the most important remaining strongholds for the species globally</w:t>
      </w:r>
      <w:ins w:id="88" w:author="Benjamin J. Makhlouf" w:date="2026-07-15T14:37:00Z" w16du:dateUtc="2026-07-15T21:37:00Z">
        <w:r w:rsidR="007F1A07">
          <w:rPr>
            <w:rFonts w:ascii="Garamond" w:hAnsi="Garamond"/>
          </w:rPr>
          <w:t>.</w:t>
        </w:r>
      </w:ins>
      <w:r w:rsidR="00507803">
        <w:rPr>
          <w:rFonts w:ascii="Garamond" w:hAnsi="Garamond"/>
        </w:rPr>
        <w:t xml:space="preserve"> </w:t>
      </w:r>
      <w:del w:id="89" w:author="Benjamin J. Makhlouf" w:date="2026-07-15T14:37:00Z" w16du:dateUtc="2026-07-15T21:37:00Z">
        <w:r w:rsidR="00507803" w:rsidDel="007F1A07">
          <w:rPr>
            <w:rFonts w:ascii="Garamond" w:hAnsi="Garamond" w:cs="Times New Roman"/>
          </w:rPr>
          <w:delText>(</w:delText>
        </w:r>
        <w:r w:rsidR="00507803" w:rsidDel="007F1A07">
          <w:rPr>
            <w:rFonts w:ascii="Garamond" w:hAnsi="Garamond" w:cs="Times New Roman"/>
            <w:i/>
            <w:iCs/>
            <w:color w:val="000000" w:themeColor="text1"/>
          </w:rPr>
          <w:delText>Oncorhynchus tshawytscha</w:delText>
        </w:r>
        <w:r w:rsidR="00507803" w:rsidDel="007F1A07">
          <w:rPr>
            <w:rFonts w:ascii="Garamond" w:hAnsi="Garamond" w:cs="Times New Roman"/>
            <w:color w:val="000000" w:themeColor="text1"/>
          </w:rPr>
          <w:delText xml:space="preserve">). </w:delText>
        </w:r>
      </w:del>
      <w:r w:rsidR="00507803">
        <w:rPr>
          <w:rFonts w:ascii="Garamond" w:hAnsi="Garamond" w:cs="Times New Roman"/>
        </w:rPr>
        <w:t xml:space="preserve">However, several species of Pacific salmon, including Chinook salmon, have declined precipitously in recent years throughout western Alaska watersheds </w:t>
      </w:r>
      <w:r w:rsidR="00507803">
        <w:rPr>
          <w:rFonts w:ascii="Garamond" w:hAnsi="Garamond" w:cs="Times New Roman"/>
        </w:rPr>
        <w:fldChar w:fldCharType="begin"/>
      </w:r>
      <w:r w:rsidR="00507803">
        <w:rPr>
          <w:rFonts w:ascii="Garamond" w:hAnsi="Garamond" w:cs="Times New Roman"/>
        </w:rPr>
        <w:instrText xml:space="preserve"> ADDIN ZOTERO_ITEM CSL_CITATION {"citationID":"iRZI1YuK","properties":{"formattedCitation":"(KRITFC, 2024; Lamborn et al., 2025a; Ohlberger et al., 2018)","plainCitation":"(KRITFC, 2024; Lamborn et al., 2025a; Ohlberger et al., 2018)","noteIndex":0},"citationItems":[{"id":6026,"uris":["http://zotero.org/users/8421274/items/DS4UXWQI"],"itemData":{"id":6026,"type":"report","title":"Kuskokwim River Salmon Situation Report","URL":"https://static1.squarespace.com/static/5afdc3d5e74940913f78773d/t/66e4bb2dfcc5d24880434ff7/1726266166559/2023+Kusko+Situation+Report_4.19.24+final.pdf","author":[{"family":"KRITFC","given":""}],"accessed":{"date-parts":[["2025",12,31]]},"issued":{"date-parts":[["2024"]]}}},{"id":5644,"uris":["http://zotero.org/users/8421274/items/68HTP6NW"],"itemData":{"id":5644,"type":"article-journal","abstract":"Across Alaska, there have been synchronous declines in the abundance, mean age, and size of Chinook salmon (Oncorhynchus tshawytscha, Salmonidae), a species with immense social and ecological importance. The decline of Chinook salmon, and regulations addressing declines, have drastically impacted people who rely on Alaska's fisheries. Despite their importance, the drivers causing Chinook salmon declines are still not well understood. Therefore, to improve our understanding of the likely drivers of these large-scale synchronous declines, we synthesised the peer-reviewed Chinook salmon literature published between 2010 and 2024 using a weight-of-evidence approach. We identified 94 variables used to explain the trends in abundance and demographics of Chinook salmon. Each variable's association with trends in Chinook salmon was individually assessed and integrated using a standardised method. Results of this synthesis suggest the drivers for large-scale synchronous declines have occurred in the North Pacific Ocean. Specifically, we found marine predation, size selective harvest, and pink salmon (Oncorhynchus gorbuscha) abundance are the factors most strongly associated with reduced size and age. Results also suggest ocean productivity–specifically winter sea surface temperature and the North Pacific Gyre Oscillation–are the most frequently identified predictors of regional Chinook salmon abundance. In addition to addressing freshwater factors like adult heat stress and juvenile predation, we suggest research, policy, and management focus on how to better understand and address the interactions between ocean productivity, marine predation, size selective harvest, and pink salmon abundance to improve the condition of Chinook salmon, and the people and ecosystems benefiting from them.","container-title":"Fish and Fisheries","DOI":"10.1111/faf.12895","ISSN":"1467-2979","issue":"4","language":"en","license":"© 2025 The Author(s). Fish and Fisheries published by John Wiley &amp; Sons Ltd.","note":"_eprint: https://onlinelibrary.wiley.com/doi/pdf/10.1111/faf.12895","page":"520-532","source":"Wiley Online Library","title":"A Synthesis of Factors Related to Trends in Abundance and Demography of Alaska Chinook Salmon (Oncorhynchus tshawytscha, Salmonidae): Implications for Research, Management, and Policy","title-short":"A Synthesis of Factors Related to Trends in Abundance and Demography of Alaska Chinook Salmon (Oncorhynchus tshawytscha, Salmonidae)","volume":"26","author":[{"family":"Lamborn","given":"Chase C."},{"family":"Ohlberger","given":"Jan"},{"family":"Walsworth","given":"Timothy E."},{"family":"Westley","given":"Peter A. H."},{"family":"Cunningham","given":"Curry J."},{"family":"Wynsma","given":"Sam"},{"family":"Smith","given":"Jordan W."}],"issued":{"date-parts":[["2025"]]}}},{"id":4421,"uris":["http://zotero.org/users/8421274/items/PUA9GF7A"],"itemData":{"id":4421,"type":"article-journal","abstract":"The demographic structure of populations is affected by life history strategies and how these interact with natural and anthropogenic factors such as exploitation, climate change, and biotic interactions. Previous work suggests that the mean size and age of some North American populations of Chinook salmon (Oncorhynchus tshawytscha, Salmonidae) are declining. These trends are of concern because Chinook salmon are highly valued commercially for their exceptional size and because the loss of the largest and oldest individuals may lead to reduced population productivity. Using long-term data from wild and hatchery populations, we quantified changes in the demographic structure of Chinook salmon populations over the past four decades across the Northeast Pacific Ocean, from California through western Alaska. Our results show that wild and hatchery fish are becoming smaller and younger throughout most of the Pacific coast. Proportions of older age classes have decreased over time in most regions. Simultaneously, the length-at-age of older fish has declined while the length-at-age of younger fish has typically increased. However, negative size trends of older ages were weak or non-existent at the southern end of the range. While it remains to be explored whether these trends are caused by changes in climate, fishing practices or species interactions such as predation, our qualitative review of the potential causes of demographic change suggests that selective removal of large fish has likely contributed to the apparent widespread declines in average body sizes.","container-title":"Fish and Fisheries","DOI":"10.1111/faf.12272","ISSN":"1467-2979","issue":"3","language":"en","license":"© 2018 The Authors. Fish and Fisheries published by John Wiley &amp; Sons Ltd.","note":"_eprint: https://onlinelibrary.wiley.com/doi/pdf/10.1111/faf.12272","page":"533-546","source":"Wiley Online Library","title":"Demographic changes in Chinook salmon across the Northeast Pacific Ocean","volume":"19","author":[{"family":"Ohlberger","given":"Jan"},{"family":"Ward","given":"Eric J"},{"family":"Schindler","given":"Daniel E"},{"family":"Lewis","given":"Bert"}],"issued":{"date-parts":[["2018"]]}}}],"schema":"https://github.com/citation-style-language/schema/raw/master/csl-citation.json"} </w:instrText>
      </w:r>
      <w:r w:rsidR="00507803">
        <w:rPr>
          <w:rFonts w:ascii="Garamond" w:hAnsi="Garamond" w:cs="Times New Roman"/>
        </w:rPr>
        <w:fldChar w:fldCharType="separate"/>
      </w:r>
      <w:r w:rsidR="00507803">
        <w:rPr>
          <w:rFonts w:ascii="Garamond" w:hAnsi="Garamond" w:cs="Times New Roman"/>
          <w:noProof/>
        </w:rPr>
        <w:t>(KRITFC, 2024; Lamborn et al., 2025a; Ohlberger et al., 2018)</w:t>
      </w:r>
      <w:r w:rsidR="00507803">
        <w:rPr>
          <w:rFonts w:ascii="Garamond" w:hAnsi="Garamond" w:cs="Times New Roman"/>
        </w:rPr>
        <w:fldChar w:fldCharType="end"/>
      </w:r>
      <w:r w:rsidR="00507803">
        <w:rPr>
          <w:rFonts w:ascii="Garamond" w:hAnsi="Garamond" w:cs="Times New Roman"/>
        </w:rPr>
        <w:t xml:space="preserve">, triggering a conservation crisis and leading to heavy restrictions on subsistence harvest </w:t>
      </w:r>
      <w:r w:rsidR="00507803">
        <w:rPr>
          <w:rFonts w:ascii="Garamond" w:hAnsi="Garamond" w:cs="Times New Roman"/>
        </w:rPr>
        <w:fldChar w:fldCharType="begin"/>
      </w:r>
      <w:r w:rsidR="00507803">
        <w:rPr>
          <w:rFonts w:ascii="Garamond" w:hAnsi="Garamond" w:cs="Times New Roman"/>
        </w:rPr>
        <w:instrText xml:space="preserve"> ADDIN ZOTERO_ITEM CSL_CITATION {"citationID":"0TbEctqr","properties":{"formattedCitation":"(Brown &amp; Godduhn, 2015; Lamborn et al., 2025b; Ohlberger et al., 2018)","plainCitation":"(Brown &amp; Godduhn, 2015; Lamborn et al., 2025b; Ohlberger et al., 2018)","noteIndex":0},"citationItems":[{"id":4428,"uris":["http://zotero.org/users/8421274/items/2WA8NCRM"],"itemData":{"id":4428,"type":"article-journal","language":"en","source":"Zotero","title":"Socioeconomic effects of declining salmon runs on the Yukon River","author":[{"family":"Brown","given":"Caroline L"},{"family":"Godduhn","given":"Anna"}],"issued":{"date-parts":[["2015"]]}}},{"id":5379,"uris":["http://zotero.org/users/8421274/items/6TRPLVW4"],"itemData":{"id":5379,"type":"article-journal","abstract":"Across Alaska, there have been synchronous declines in the abundance, mean age, and size of Chinook salmon (Oncorhynchus tshawytscha, Salmonidae), a species with immense social and ecological importance. The decline of Chinook salmon, and regulations addressing declines, have drastically impacted people who rely on Alaska's fisheries. Despite their importance, the drivers causing Chinook salmon declines are still not well understood. Therefore, to improve our understanding of the likely drivers of these large-scale synchronous declines, we synthesised the peer-reviewed Chinook salmon literature published between 2010 and 2024 using a weight-of-evidence approach. We identified 94 variables used to explain the trends in abundance and demographics of Chinook salmon. Each variable's association with trends in Chinook salmon was individually assessed and integrated using a standardised method. Results of this synthesis suggest the drivers for large-scale synchronous declines have occurred in the North Pacific Ocean. Specifically, we found marine predation, size selective harvest, and pink salmon (Oncorhynchus gorbuscha) abundance are the factors most strongly associated with reduced size and age. Results also suggest ocean productivity–specifically winter sea surface temperature and the North Pacific Gyre Oscillation–are the most frequently identified predictors of regional Chinook salmon abundance. In addition to addressing freshwater factors like adult heat stress and juvenile predation, we suggest research, policy, and management focus on how to better understand and address the interactions between ocean productivity, marine predation, size selective harvest, and pink salmon abundance to improve the condition of Chinook salmon, and the people and ecosystems benefiting from them.","container-title":"Fish and Fisheries","DOI":"10.1111/faf.12895","ISSN":"1467-2979","issue":"n/a","language":"en","license":"© 2025 The Author(s). Fish and Fisheries published by John Wiley &amp; Sons Ltd.","note":"_eprint: https://onlinelibrary.wiley.com/doi/pdf/10.1111/faf.12895","source":"Wiley Online Library","title":"A Synthesis of Factors Related to Trends in Abundance and Demography of Alaska Chinook Salmon (Oncorhynchus tshawytscha, Salmonidae): Implications for Research, Management, and Policy","title-short":"A Synthesis of Factors Related to Trends in Abundance and Demography of Alaska Chinook Salmon (Oncorhynchus tshawytscha, Salmonidae)","URL":"https://onlinelibrary.wiley.com/doi/abs/10.1111/faf.12895","volume":"n/a","author":[{"family":"Lamborn","given":"Chase C."},{"family":"Ohlberger","given":"Jan"},{"family":"Walsworth","given":"Timothy E."},{"family":"Westley","given":"Peter A. H."},{"family":"Cunningham","given":"Curry J."},{"family":"Wynsma","given":"Sam"},{"family":"Smith","given":"Jordan W."}],"accessed":{"date-parts":[["2025",6,4]]},"issued":{"date-parts":[["2025"]]}}},{"id":4421,"uris":["http://zotero.org/users/8421274/items/PUA9GF7A"],"itemData":{"id":4421,"type":"article-journal","abstract":"The demographic structure of populations is affected by life history strategies and how these interact with natural and anthropogenic factors such as exploitation, climate change, and biotic interactions. Previous work suggests that the mean size and age of some North American populations of Chinook salmon (Oncorhynchus tshawytscha, Salmonidae) are declining. These trends are of concern because Chinook salmon are highly valued commercially for their exceptional size and because the loss of the largest and oldest individuals may lead to reduced population productivity. Using long-term data from wild and hatchery populations, we quantified changes in the demographic structure of Chinook salmon populations over the past four decades across the Northeast Pacific Ocean, from California through western Alaska. Our results show that wild and hatchery fish are becoming smaller and younger throughout most of the Pacific coast. Proportions of older age classes have decreased over time in most regions. Simultaneously, the length-at-age of older fish has declined while the length-at-age of younger fish has typically increased. However, negative size trends of older ages were weak or non-existent at the southern end of the range. While it remains to be explored whether these trends are caused by changes in climate, fishing practices or species interactions such as predation, our qualitative review of the potential causes of demographic change suggests that selective removal of large fish has likely contributed to the apparent widespread declines in average body sizes.","container-title":"Fish and Fisheries","DOI":"10.1111/faf.12272","ISSN":"1467-2979","issue":"3","language":"en","license":"© 2018 The Authors. Fish and Fisheries published by John Wiley &amp; Sons Ltd.","note":"_eprint: https://onlinelibrary.wiley.com/doi/pdf/10.1111/faf.12272","page":"533-546","source":"Wiley Online Library","title":"Demographic changes in Chinook salmon across the Northeast Pacific Ocean","volume":"19","author":[{"family":"Ohlberger","given":"Jan"},{"family":"Ward","given":"Eric J"},{"family":"Schindler","given":"Daniel E"},{"family":"Lewis","given":"Bert"}],"issued":{"date-parts":[["2018"]]}}}],"schema":"https://github.com/citation-style-language/schema/raw/master/csl-citation.json"} </w:instrText>
      </w:r>
      <w:r w:rsidR="00507803">
        <w:rPr>
          <w:rFonts w:ascii="Garamond" w:hAnsi="Garamond" w:cs="Times New Roman"/>
        </w:rPr>
        <w:fldChar w:fldCharType="separate"/>
      </w:r>
      <w:r w:rsidR="00507803">
        <w:rPr>
          <w:rFonts w:ascii="Garamond" w:hAnsi="Garamond" w:cs="Times New Roman"/>
          <w:noProof/>
        </w:rPr>
        <w:t>(Brown &amp; Godduhn, 2015; Lamborn et al., 2025b; Ohlberger et al., 2018)</w:t>
      </w:r>
      <w:r w:rsidR="00507803">
        <w:rPr>
          <w:rFonts w:ascii="Garamond" w:hAnsi="Garamond" w:cs="Times New Roman"/>
        </w:rPr>
        <w:fldChar w:fldCharType="end"/>
      </w:r>
      <w:r w:rsidR="00507803">
        <w:rPr>
          <w:rFonts w:ascii="Garamond" w:hAnsi="Garamond" w:cs="Times New Roman"/>
        </w:rPr>
        <w:t>. In the Kuskokwim River basin, a large (127,000 km</w:t>
      </w:r>
      <w:r w:rsidR="00507803">
        <w:rPr>
          <w:rFonts w:ascii="Garamond" w:hAnsi="Garamond" w:cs="Times New Roman"/>
          <w:vertAlign w:val="superscript"/>
        </w:rPr>
        <w:t>2</w:t>
      </w:r>
      <w:r w:rsidR="00507803">
        <w:rPr>
          <w:rFonts w:ascii="Garamond" w:hAnsi="Garamond" w:cs="Times New Roman"/>
        </w:rPr>
        <w:t xml:space="preserve">) free-flowing watershed in western Alaska, Chinook salmon populations support subsistence fishing opportunities for dozens of rural communities, comprised by a majority of Alaska Natives </w:t>
      </w:r>
      <w:r w:rsidR="00507803">
        <w:rPr>
          <w:rFonts w:ascii="Garamond" w:hAnsi="Garamond" w:cs="Times New Roman"/>
        </w:rPr>
        <w:fldChar w:fldCharType="begin"/>
      </w:r>
      <w:r w:rsidR="00507803">
        <w:rPr>
          <w:rFonts w:ascii="Garamond" w:hAnsi="Garamond" w:cs="Times New Roman"/>
        </w:rPr>
        <w:instrText xml:space="preserve"> ADDIN ZOTERO_ITEM CSL_CITATION {"citationID":"QkmkPdUy","properties":{"formattedCitation":"(ADFG, 2025)","plainCitation":"(ADFG, 2025)","noteIndex":0},"citationItems":[{"id":6067,"uris":["http://zotero.org/users/8421274/items/8A49P58R"],"itemData":{"id":6067,"type":"webpage","abstract":"Fishing info for subsistence fishing for Kuskokwim - Alaska Department of Fish and Game","language":"en","title":"Kuskokwim River Area: Subsistance Fishing","URL":"https://www.adfg.alaska.gov/index.cfm?adfg=ByAreaSubsistenceKuskokwim.fishingInfo","author":[{"family":"ADFG","given":""}],"accessed":{"date-parts":[["2026",1,14]]},"issued":{"date-parts":[["2025"]]}}}],"schema":"https://github.com/citation-style-language/schema/raw/master/csl-citation.json"} </w:instrText>
      </w:r>
      <w:r w:rsidR="00507803">
        <w:rPr>
          <w:rFonts w:ascii="Garamond" w:hAnsi="Garamond" w:cs="Times New Roman"/>
        </w:rPr>
        <w:fldChar w:fldCharType="separate"/>
      </w:r>
      <w:r w:rsidR="00507803">
        <w:rPr>
          <w:rFonts w:ascii="Garamond" w:hAnsi="Garamond" w:cs="Times New Roman"/>
          <w:noProof/>
        </w:rPr>
        <w:t>(ADFG, 2025)</w:t>
      </w:r>
      <w:r w:rsidR="00507803">
        <w:rPr>
          <w:rFonts w:ascii="Garamond" w:hAnsi="Garamond" w:cs="Times New Roman"/>
        </w:rPr>
        <w:fldChar w:fldCharType="end"/>
      </w:r>
      <w:r w:rsidR="00507803">
        <w:rPr>
          <w:rFonts w:ascii="Garamond" w:hAnsi="Garamond" w:cs="Times New Roman"/>
        </w:rPr>
        <w:t xml:space="preserve">. Subsistence fisheries are the primary form of harvest in the watershed, and nearly every household </w:t>
      </w:r>
      <w:r w:rsidR="00507803">
        <w:rPr>
          <w:rFonts w:ascii="Garamond" w:hAnsi="Garamond" w:cs="Times New Roman"/>
        </w:rPr>
        <w:lastRenderedPageBreak/>
        <w:t xml:space="preserve">participates in the fishery in some way. As a result, fishery restrictions have led to significant hardship in the basin, including food insecurity and cultural loss </w:t>
      </w:r>
      <w:r w:rsidR="00507803">
        <w:rPr>
          <w:rFonts w:ascii="Garamond" w:hAnsi="Garamond" w:cs="Times New Roman"/>
        </w:rPr>
        <w:fldChar w:fldCharType="begin"/>
      </w:r>
      <w:r w:rsidR="00507803">
        <w:rPr>
          <w:rFonts w:ascii="Garamond" w:hAnsi="Garamond" w:cs="Times New Roman"/>
        </w:rPr>
        <w:instrText xml:space="preserve"> ADDIN ZOTERO_ITEM CSL_CITATION {"citationID":"GpuhDn3V","properties":{"formattedCitation":"(Brown &amp; Godduhn, 2015)","plainCitation":"(Brown &amp; Godduhn, 2015)","noteIndex":0},"citationItems":[{"id":4428,"uris":["http://zotero.org/users/8421274/items/2WA8NCRM"],"itemData":{"id":4428,"type":"article-journal","language":"en","source":"Zotero","title":"Socioeconomic effects of declining salmon runs on the Yukon River","author":[{"family":"Brown","given":"Caroline L"},{"family":"Godduhn","given":"Anna"}],"issued":{"date-parts":[["2015"]]}}}],"schema":"https://github.com/citation-style-language/schema/raw/master/csl-citation.json"} </w:instrText>
      </w:r>
      <w:r w:rsidR="00507803">
        <w:rPr>
          <w:rFonts w:ascii="Garamond" w:hAnsi="Garamond" w:cs="Times New Roman"/>
        </w:rPr>
        <w:fldChar w:fldCharType="separate"/>
      </w:r>
      <w:r w:rsidR="00507803">
        <w:rPr>
          <w:rFonts w:ascii="Garamond" w:hAnsi="Garamond" w:cs="Times New Roman"/>
          <w:noProof/>
        </w:rPr>
        <w:t>(Brown &amp; Godduhn, 2015)</w:t>
      </w:r>
      <w:r w:rsidR="00507803">
        <w:rPr>
          <w:rFonts w:ascii="Garamond" w:hAnsi="Garamond" w:cs="Times New Roman"/>
        </w:rPr>
        <w:fldChar w:fldCharType="end"/>
      </w:r>
      <w:r w:rsidR="00507803">
        <w:rPr>
          <w:rFonts w:ascii="Garamond" w:hAnsi="Garamond" w:cs="Times New Roman"/>
        </w:rPr>
        <w:t xml:space="preserve">. Resource managers are therefore tasked with designing management strategies that allow for harvest opportunities while simultaneously rebuilding basin-wide abundance and maintaining population biodiversity across the watershed. </w:t>
      </w:r>
    </w:p>
    <w:p w14:paraId="33D471AB" w14:textId="6BEA4AF2" w:rsidR="00066384" w:rsidRDefault="00507803" w:rsidP="00066384">
      <w:pPr>
        <w:spacing w:line="480" w:lineRule="auto"/>
        <w:ind w:firstLine="720"/>
        <w:rPr>
          <w:ins w:id="90" w:author="Benjamin J. Makhlouf" w:date="2026-07-13T16:18:00Z" w16du:dateUtc="2026-07-13T23:18:00Z"/>
          <w:rFonts w:ascii="Garamond" w:hAnsi="Garamond" w:cs="Times New Roman"/>
        </w:rPr>
      </w:pPr>
      <w:r>
        <w:rPr>
          <w:rStyle w:val="Strong"/>
          <w:rFonts w:ascii="Garamond" w:hAnsi="Garamond" w:cs="Times New Roman"/>
          <w:b w:val="0"/>
          <w:bCs w:val="0"/>
        </w:rPr>
        <w:t>A current management approach implemented in the Kuskokwim River basin has been a front-end closure which prohibits fishing during a fixed temporal window from June 1</w:t>
      </w:r>
      <w:r>
        <w:rPr>
          <w:rStyle w:val="Strong"/>
          <w:rFonts w:ascii="Garamond" w:hAnsi="Garamond" w:cs="Times New Roman"/>
          <w:b w:val="0"/>
          <w:bCs w:val="0"/>
          <w:vertAlign w:val="superscript"/>
        </w:rPr>
        <w:t>st</w:t>
      </w:r>
      <w:r>
        <w:rPr>
          <w:rStyle w:val="Strong"/>
          <w:rFonts w:ascii="Garamond" w:hAnsi="Garamond" w:cs="Times New Roman"/>
          <w:b w:val="0"/>
          <w:bCs w:val="0"/>
        </w:rPr>
        <w:t xml:space="preserve"> to June 11</w:t>
      </w:r>
      <w:r>
        <w:rPr>
          <w:rStyle w:val="Strong"/>
          <w:rFonts w:ascii="Garamond" w:hAnsi="Garamond" w:cs="Times New Roman"/>
          <w:b w:val="0"/>
          <w:bCs w:val="0"/>
          <w:vertAlign w:val="superscript"/>
        </w:rPr>
        <w:t>th</w:t>
      </w:r>
      <w:r>
        <w:rPr>
          <w:rStyle w:val="Strong"/>
          <w:rFonts w:ascii="Garamond" w:hAnsi="Garamond" w:cs="Times New Roman"/>
          <w:b w:val="0"/>
          <w:bCs w:val="0"/>
        </w:rPr>
        <w:t xml:space="preserve">. </w:t>
      </w:r>
      <w:r>
        <w:rPr>
          <w:rFonts w:ascii="Garamond" w:hAnsi="Garamond" w:cs="Times New Roman"/>
        </w:rPr>
        <w:t xml:space="preserve">This strategy is designed to protect early migrating fish which are assumed to </w:t>
      </w:r>
      <w:del w:id="91" w:author="Daniel Schindler" w:date="2026-07-16T08:22:00Z" w16du:dateUtc="2026-07-16T16:22:00Z">
        <w:r w:rsidDel="00611D91">
          <w:rPr>
            <w:rFonts w:ascii="Garamond" w:hAnsi="Garamond" w:cs="Times New Roman"/>
          </w:rPr>
          <w:delText xml:space="preserve">be returning to </w:delText>
        </w:r>
      </w:del>
      <w:r>
        <w:rPr>
          <w:rFonts w:ascii="Garamond" w:hAnsi="Garamond" w:cs="Times New Roman"/>
        </w:rPr>
        <w:t>spawn in the furthest upstream regions of the Kuskokwim River</w:t>
      </w:r>
      <w:ins w:id="92" w:author="Benjamin J. Makhlouf" w:date="2026-07-08T16:13:00Z" w16du:dateUtc="2026-07-08T23:13:00Z">
        <w:r w:rsidR="00636BF3">
          <w:rPr>
            <w:rFonts w:ascii="Garamond" w:hAnsi="Garamond" w:cs="Times New Roman"/>
          </w:rPr>
          <w:t xml:space="preserve"> </w:t>
        </w:r>
      </w:ins>
      <w:del w:id="93" w:author="Benjamin J. Makhlouf" w:date="2026-07-08T16:13:00Z" w16du:dateUtc="2026-07-08T23:13:00Z">
        <w:r w:rsidDel="00636BF3">
          <w:rPr>
            <w:rFonts w:ascii="Garamond" w:hAnsi="Garamond" w:cs="Times New Roman"/>
          </w:rPr>
          <w:delText>.</w:delText>
        </w:r>
      </w:del>
      <w:ins w:id="94" w:author="Benjamin J. Makhlouf" w:date="2026-07-08T15:59:00Z" w16du:dateUtc="2026-07-08T22:59:00Z">
        <w:r w:rsidR="001B609C">
          <w:rPr>
            <w:rFonts w:ascii="Garamond" w:hAnsi="Garamond" w:cs="Times New Roman"/>
          </w:rPr>
          <w:t xml:space="preserve">based on patterns observed in other systems </w:t>
        </w:r>
        <w:r w:rsidR="001B609C">
          <w:rPr>
            <w:rFonts w:ascii="Garamond" w:hAnsi="Garamond" w:cs="Times New Roman"/>
          </w:rPr>
          <w:fldChar w:fldCharType="begin"/>
        </w:r>
        <w:r w:rsidR="001B609C">
          <w:rPr>
            <w:rFonts w:ascii="Garamond" w:hAnsi="Garamond" w:cs="Times New Roman"/>
          </w:rPr>
          <w:instrText xml:space="preserve"> ADDIN ZOTERO_ITEM CSL_CITATION {"citationID":"DfGnnmMb","properties":{"formattedCitation":"(S. C. Clark et al., 2015)","plainCitation":"(S. C. Clark et al., 2015)","noteIndex":0},"citationItems":[{"id":5370,"uris":["http://zotero.org/users/8421274/items/CSEI4Y28"],"itemData":{"id":5370,"type":"article-journal","abstract":"Variation in the timing of migration to freshwaters to spawn is one important dimension of the life history variation within individual salmon stocks. That variable has important implications for developing sustainable fisheries that simultaneously exploit multiple populations within the same geographic area. We examined the variation in migration timing of adult Chinook Salmon Oncorhynchus tshawytscha within the Togiak River system of southwest Alaska to determine whether fish that spawned in different habitats migrated into freshwater from the ocean at different times. In particular, we evaluated whether there were watershed</w:instrText>
        </w:r>
        <w:r w:rsidR="001B609C">
          <w:rPr>
            <w:rFonts w:ascii="Cambria Math" w:hAnsi="Cambria Math" w:cs="Cambria Math"/>
          </w:rPr>
          <w:instrText>‐</w:instrText>
        </w:r>
        <w:r w:rsidR="001B609C">
          <w:rPr>
            <w:rFonts w:ascii="Garamond" w:hAnsi="Garamond" w:cs="Times New Roman"/>
          </w:rPr>
          <w:instrText>wide effects of body size, sex, spawning location, and year on the timing of spawning</w:instrText>
        </w:r>
        <w:r w:rsidR="001B609C">
          <w:rPr>
            <w:rFonts w:ascii="Cambria Math" w:hAnsi="Cambria Math" w:cs="Cambria Math"/>
          </w:rPr>
          <w:instrText>‐</w:instrText>
        </w:r>
        <w:r w:rsidR="001B609C">
          <w:rPr>
            <w:rFonts w:ascii="Garamond" w:hAnsi="Garamond" w:cs="Times New Roman"/>
          </w:rPr>
          <w:instrText>run migration into the Togiak River. Migration data and spawning fate were collected using radiotelemetry and analyzed with mixed effects models to account for among</w:instrText>
        </w:r>
        <w:r w:rsidR="001B609C">
          <w:rPr>
            <w:rFonts w:ascii="Cambria Math" w:hAnsi="Cambria Math" w:cs="Cambria Math"/>
          </w:rPr>
          <w:instrText>‐</w:instrText>
        </w:r>
        <w:r w:rsidR="001B609C">
          <w:rPr>
            <w:rFonts w:ascii="Garamond" w:hAnsi="Garamond" w:cs="Times New Roman"/>
          </w:rPr>
          <w:instrText xml:space="preserve">year variation in migration timing across the 4 years of the study. We found that migration timing of Chinook Salmon in the Togiak watershed is segregated by spawning location and sex and is consistent across body sizes and years. Fish that spawned higher in the watershed had a tendency to enter freshwater earlier than fish that spawned lower in the watershed and in the main stem of the river. Our results indicate clear stock structure in the migration of spawning Chinook Salmon to the Togiak River watershed, suggesting that it is important to distribute harvest over the entire distribution of Chinook Salmon run timing to minimize the risk of overexploiting certain components of the stock complex.","container-title":"Transactions of the American Fisheries Society","DOI":"10.1080/00028487.2015.1031281","ISSN":"0002-8487","issue":"4","journalAbbreviation":"Transactions of the American Fisheries Society","page":"829-836","source":"Silverchair","title":"Migration Timing of Adult Chinook Salmon into the Togiak River, Alaska, Watershed: Is There Evidence for Stock Structure?","title-short":"Migration Timing of Adult Chinook Salmon into the Togiak River, Alaska, Watershed","volume":"144","author":[{"family":"Clark","given":"Sydney C."},{"family":"Tanner","given":"Theresa L."},{"family":"Sethi","given":"Suresh A."},{"family":"Bentley","given":"Kale T."},{"family":"Schindler","given":"Daniel E."}],"issued":{"date-parts":[["2015",7,1]]}}}],"schema":"https://github.com/citation-style-language/schema/raw/master/csl-citation.json"} </w:instrText>
        </w:r>
        <w:r w:rsidR="001B609C">
          <w:rPr>
            <w:rFonts w:ascii="Garamond" w:hAnsi="Garamond" w:cs="Times New Roman"/>
          </w:rPr>
          <w:fldChar w:fldCharType="separate"/>
        </w:r>
        <w:r w:rsidR="001B609C">
          <w:rPr>
            <w:rFonts w:ascii="Garamond" w:hAnsi="Garamond" w:cs="Times New Roman"/>
            <w:noProof/>
          </w:rPr>
          <w:t>(S. C. Clark et al., 2015)</w:t>
        </w:r>
        <w:r w:rsidR="001B609C">
          <w:rPr>
            <w:rFonts w:ascii="Garamond" w:hAnsi="Garamond" w:cs="Times New Roman"/>
          </w:rPr>
          <w:fldChar w:fldCharType="end"/>
        </w:r>
        <w:r w:rsidR="001B609C">
          <w:rPr>
            <w:rFonts w:ascii="Garamond" w:hAnsi="Garamond" w:cs="Times New Roman"/>
          </w:rPr>
          <w:t xml:space="preserve">, telemetry data in the Kuskokwim </w:t>
        </w:r>
        <w:r w:rsidR="001B609C">
          <w:rPr>
            <w:rFonts w:ascii="Garamond" w:hAnsi="Garamond" w:cs="Times New Roman"/>
          </w:rPr>
          <w:fldChar w:fldCharType="begin"/>
        </w:r>
        <w:r w:rsidR="001B609C">
          <w:rPr>
            <w:rFonts w:ascii="Garamond" w:hAnsi="Garamond" w:cs="Times New Roman"/>
          </w:rPr>
          <w:instrText xml:space="preserve"> ADDIN ZOTERO_ITEM CSL_CITATION {"citationID":"63CDq9nT","properties":{"formattedCitation":"(J. N. Clark &amp; Smith, 2019; Head et al., 2017; Smith &amp; Liller, 2017a, 2017b)","plainCitation":"(J. N. Clark &amp; Smith, 2019; Head et al., 2017; Smith &amp; Liller, 2017a, 2017b)","noteIndex":0},"citationItems":[{"id":5951,"uris":["http://zotero.org/users/8421274/items/CIAC53WC"],"itemData":{"id":5951,"type":"article-journal","collection-title":"Alaska Department of Fish and Game, Fishery Data Series No. 19-21, Anchorage.","language":"en","source":"Zotero","title":"Inriver Abundance of Kuskokwim River Chinook Salmon, 2017","author":[{"family":"Clark","given":"Joshua N"},{"family":"Smith","given":"Nicholas J"}],"issued":{"date-parts":[["2019"]]}}},{"id":5945,"uris":["http://zotero.org/users/8421274/items/SEG4LZ34"],"itemData":{"id":5945,"type":"report","collection-title":"Alaska Department of Fish and Game, Fishery Data Series No. 17-23, Anchorage.","language":"en","source":"Zotero","title":"Inriver abundance of Kuskokwim River Chinook salmon, 2014.","author":[{"family":"Head","given":"Jordan M"},{"family":"Smith","given":"Nicholas J"},{"family":"Liller","given":"Zachary W"}],"issued":{"date-parts":[["2017"]]}}},{"id":5947,"uris":["http://zotero.org/users/8421274/items/Q33MW6W6"],"itemData":{"id":5947,"type":"report","collection-title":"Alaska Department of Fish and Game, Fishery Data Series No. 17-22, Anchorage.","language":"en","source":"Zotero","title":"Inriver abundance and migration characteristics of Kuskokwim River Chinook salmon, 2015.","author":[{"family":"Smith","given":"Nicholas J."},{"family":"Liller","given":"Zachary W."}],"issued":{"date-parts":[["2017"]]}}},{"id":5949,"uris":["http://zotero.org/users/8421274/items/LBRV3BM5"],"itemData":{"id":5949,"type":"article-journal","collection-title":"Alaska Department of Fish and Game, Fishery Data Series No. 17-47, Anchorage.","language":"en","source":"Zotero","title":"Inriver abundance and migration characteristics of Kuskokwim River Chinook salmon, 2016.","author":[{"family":"Smith","given":"Nicholas J."},{"family":"Liller","given":"Zachary W."}],"issued":{"date-parts":[["2017"]]}}}],"schema":"https://github.com/citation-style-language/schema/raw/master/csl-citation.json"} </w:instrText>
        </w:r>
        <w:r w:rsidR="001B609C">
          <w:rPr>
            <w:rFonts w:ascii="Garamond" w:hAnsi="Garamond" w:cs="Times New Roman"/>
          </w:rPr>
          <w:fldChar w:fldCharType="separate"/>
        </w:r>
        <w:r w:rsidR="001B609C">
          <w:rPr>
            <w:rFonts w:ascii="Garamond" w:hAnsi="Garamond" w:cs="Times New Roman"/>
            <w:noProof/>
          </w:rPr>
          <w:t>(J. N. Clark &amp; Smith, 2019; Head et al., 2017; Smith &amp; Liller, 2017a, 2017b)</w:t>
        </w:r>
        <w:r w:rsidR="001B609C">
          <w:rPr>
            <w:rFonts w:ascii="Garamond" w:hAnsi="Garamond" w:cs="Times New Roman"/>
          </w:rPr>
          <w:fldChar w:fldCharType="end"/>
        </w:r>
        <w:r w:rsidR="001B609C">
          <w:rPr>
            <w:rFonts w:ascii="Garamond" w:hAnsi="Garamond" w:cs="Times New Roman"/>
          </w:rPr>
          <w:t xml:space="preserve">, and traditional and local knowledge held by Tribal citizens and </w:t>
        </w:r>
        <w:r w:rsidR="001B609C" w:rsidRPr="00D6070D">
          <w:rPr>
            <w:rFonts w:ascii="Garamond" w:hAnsi="Garamond" w:cs="Times New Roman"/>
          </w:rPr>
          <w:t>stakeholders</w:t>
        </w:r>
      </w:ins>
      <w:ins w:id="95" w:author="Benjamin J. Makhlouf" w:date="2026-07-08T16:20:00Z" w16du:dateUtc="2026-07-08T23:20:00Z">
        <w:r w:rsidR="00636BF3" w:rsidRPr="00D6070D">
          <w:rPr>
            <w:rFonts w:ascii="Garamond" w:hAnsi="Garamond" w:cs="Times New Roman"/>
          </w:rPr>
          <w:t xml:space="preserve"> </w:t>
        </w:r>
      </w:ins>
      <w:r w:rsidR="00417AEA">
        <w:rPr>
          <w:rFonts w:ascii="Garamond" w:hAnsi="Garamond" w:cs="Times New Roman"/>
        </w:rPr>
        <w:fldChar w:fldCharType="begin"/>
      </w:r>
      <w:r w:rsidR="00417AEA">
        <w:rPr>
          <w:rFonts w:ascii="Garamond" w:hAnsi="Garamond" w:cs="Times New Roman"/>
        </w:rPr>
        <w:instrText xml:space="preserve"> ADDIN ZOTERO_ITEM CSL_CITATION {"citationID":"qCpl0x1l","properties":{"unsorted":false,"formattedCitation":"(Mikow et al., 2019)","plainCitation":"(Mikow et al., 2019)","noteIndex":0},"citationItems":[{"id":6793,"uris":["http://zotero.org/users/8421274/items/NJS6FX4P"],"itemData":{"id":6793,"type":"report","title":"Local traditional knowledge of salmon freshwater ecology in the middle and upper Kuskokwim River, Alaska Department of Fish and Game: Division of Subsistance, Anchorage Alaska TP-450","author":[{"family":"Mikow","given":"E.H."},{"family":"Retherford","given":"B."},{"family":"Runfola","given":"D.M."},{"family":"Gonazalez","given":"D."}],"issued":{"date-parts":[["2019"]]}}}],"schema":"https://github.com/citation-style-language/schema/raw/master/csl-citation.json"} </w:instrText>
      </w:r>
      <w:r w:rsidR="00417AEA">
        <w:rPr>
          <w:rFonts w:ascii="Garamond" w:hAnsi="Garamond" w:cs="Times New Roman"/>
        </w:rPr>
        <w:fldChar w:fldCharType="separate"/>
      </w:r>
      <w:r w:rsidR="00417AEA">
        <w:rPr>
          <w:rFonts w:ascii="Garamond" w:hAnsi="Garamond" w:cs="Times New Roman"/>
          <w:noProof/>
        </w:rPr>
        <w:t>(Mikow et al., 2019)</w:t>
      </w:r>
      <w:r w:rsidR="00417AEA">
        <w:rPr>
          <w:rFonts w:ascii="Garamond" w:hAnsi="Garamond" w:cs="Times New Roman"/>
        </w:rPr>
        <w:fldChar w:fldCharType="end"/>
      </w:r>
      <w:ins w:id="96" w:author="Benjamin J. Makhlouf" w:date="2026-07-15T09:57:00Z" w16du:dateUtc="2026-07-15T16:57:00Z">
        <w:r w:rsidR="00417AEA">
          <w:rPr>
            <w:rFonts w:ascii="Garamond" w:hAnsi="Garamond" w:cs="Times New Roman"/>
          </w:rPr>
          <w:t>.</w:t>
        </w:r>
      </w:ins>
      <w:ins w:id="97" w:author="Benjamin J. Makhlouf" w:date="2026-07-08T16:00:00Z" w16du:dateUtc="2026-07-08T23:00:00Z">
        <w:r w:rsidR="001B609C">
          <w:rPr>
            <w:rFonts w:ascii="Garamond" w:hAnsi="Garamond" w:cs="Times New Roman"/>
          </w:rPr>
          <w:t xml:space="preserve"> </w:t>
        </w:r>
      </w:ins>
      <w:ins w:id="98" w:author="Benjamin J. Makhlouf" w:date="2026-07-08T16:12:00Z">
        <w:r w:rsidR="00636BF3" w:rsidRPr="00636BF3">
          <w:rPr>
            <w:rFonts w:ascii="Garamond" w:hAnsi="Garamond" w:cs="Times New Roman"/>
          </w:rPr>
          <w:t>Telemetry studies conducted over several years have provided variable estimates of the relative contribution of upper watershed Chinook salmon</w:t>
        </w:r>
      </w:ins>
      <w:ins w:id="99" w:author="Benjamin J. Makhlouf" w:date="2026-07-12T16:58:00Z" w16du:dateUtc="2026-07-12T23:58:00Z">
        <w:r w:rsidR="009C7F14">
          <w:rPr>
            <w:rFonts w:ascii="Garamond" w:hAnsi="Garamond" w:cs="Times New Roman"/>
          </w:rPr>
          <w:t>, mo</w:t>
        </w:r>
      </w:ins>
      <w:ins w:id="100" w:author="Benjamin J. Makhlouf" w:date="2026-07-12T16:59:00Z" w16du:dateUtc="2026-07-12T23:59:00Z">
        <w:r w:rsidR="009C7F14">
          <w:rPr>
            <w:rFonts w:ascii="Garamond" w:hAnsi="Garamond" w:cs="Times New Roman"/>
          </w:rPr>
          <w:t>st commonly identified as those at or above McGrath, Alaska,</w:t>
        </w:r>
      </w:ins>
      <w:ins w:id="101" w:author="Benjamin J. Makhlouf" w:date="2026-07-08T16:12:00Z">
        <w:r w:rsidR="00636BF3" w:rsidRPr="00636BF3">
          <w:rPr>
            <w:rFonts w:ascii="Garamond" w:hAnsi="Garamond" w:cs="Times New Roman"/>
          </w:rPr>
          <w:t xml:space="preserve"> ranging from &lt;10% to </w:t>
        </w:r>
      </w:ins>
      <w:ins w:id="102" w:author="Benjamin J. Makhlouf" w:date="2026-07-13T16:10:00Z" w16du:dateUtc="2026-07-13T23:10:00Z">
        <w:del w:id="103" w:author="Daniel Schindler" w:date="2026-07-16T08:23:00Z" w16du:dateUtc="2026-07-16T16:23:00Z">
          <w:r w:rsidR="00D6070D" w:rsidDel="00611D91">
            <w:rPr>
              <w:rFonts w:ascii="Garamond" w:hAnsi="Garamond" w:cs="Times New Roman"/>
            </w:rPr>
            <w:delText>close to</w:delText>
          </w:r>
        </w:del>
      </w:ins>
      <w:ins w:id="104" w:author="Daniel Schindler" w:date="2026-07-16T08:23:00Z" w16du:dateUtc="2026-07-16T16:23:00Z">
        <w:r w:rsidR="00611D91">
          <w:rPr>
            <w:rFonts w:ascii="Garamond" w:hAnsi="Garamond" w:cs="Times New Roman"/>
          </w:rPr>
          <w:t>nearly</w:t>
        </w:r>
      </w:ins>
      <w:ins w:id="105" w:author="Benjamin J. Makhlouf" w:date="2026-07-08T16:12:00Z">
        <w:r w:rsidR="00636BF3" w:rsidRPr="00636BF3">
          <w:rPr>
            <w:rFonts w:ascii="Garamond" w:hAnsi="Garamond" w:cs="Times New Roman"/>
          </w:rPr>
          <w:t xml:space="preserve"> 25% </w:t>
        </w:r>
      </w:ins>
      <w:ins w:id="106" w:author="Benjamin J. Makhlouf" w:date="2026-07-13T16:10:00Z" w16du:dateUtc="2026-07-13T23:10:00Z">
        <w:r w:rsidR="00D6070D">
          <w:rPr>
            <w:rFonts w:ascii="Garamond" w:hAnsi="Garamond" w:cs="Times New Roman"/>
          </w:rPr>
          <w:t xml:space="preserve">of the total run </w:t>
        </w:r>
      </w:ins>
      <w:r w:rsidR="00D60256">
        <w:rPr>
          <w:rFonts w:ascii="Garamond" w:hAnsi="Garamond" w:cs="Times New Roman"/>
        </w:rPr>
        <w:fldChar w:fldCharType="begin"/>
      </w:r>
      <w:r w:rsidR="00D60256">
        <w:rPr>
          <w:rFonts w:ascii="Garamond" w:hAnsi="Garamond" w:cs="Times New Roman"/>
        </w:rPr>
        <w:instrText xml:space="preserve"> ADDIN ZOTERO_ITEM CSL_CITATION {"citationID":"zqfHhJEj","properties":{"unsorted":false,"formattedCitation":"(Head et al., 2017; Schaberg et al., 2012; Smith &amp; Liller, 2017a; Stuby, 2007)","plainCitation":"(Head et al., 2017; Schaberg et al., 2012; Smith &amp; Liller, 2017a; Stuby, 2007)","noteIndex":0},"citationItems":[{"id":5945,"uris":["http://zotero.org/users/8421274/items/SEG4LZ34"],"itemData":{"id":5945,"type":"report","collection-title":"Alaska Department of Fish and Game, Fishery Data Series No. 17-23, Anchorage.","language":"en","source":"Zotero","title":"Inriver abundance of Kuskokwim River Chinook salmon, 2014.","author":[{"family":"Head","given":"Jordan M"},{"family":"Smith","given":"Nicholas J"},{"family":"Liller","given":"Zachary W"}],"issued":{"date-parts":[["2017"]]}}},{"id":6801,"uris":["http://zotero.org/users/8421274/items/S8ZK58BK"],"itemData":{"id":6801,"type":"article-journal","language":"en","source":"Zotero","title":"Estimates of total annual return of Chinook salmon to the Kuskokwim River, 2002–2007. Alaska Department of Fish and Game, Fishery Data Series No. 12-36, Anchorage.","author":[{"family":"Schaberg","given":"K.L"},{"family":"Liller","given":"Z.W."},{"family":"Molyneaux","given":"B.G."},{"family":"Bue","given":"B.G."},{"family":"Stuby","given":"L."}],"issued":{"date-parts":[["2012"]]}}},{"id":5947,"uris":["http://zotero.org/users/8421274/items/Q33MW6W6"],"itemData":{"id":5947,"type":"report","collection-title":"Alaska Department of Fish and Game, Fishery Data Series No. 17-22, Anchorage.","language":"en","source":"Zotero","title":"Inriver abundance and migration characteristics of Kuskokwim River Chinook salmon, 2015.","author":[{"family":"Smith","given":"Nicholas J."},{"family":"Liller","given":"Zachary W."}],"issued":{"date-parts":[["2017"]]}}},{"id":6799,"uris":["http://zotero.org/users/8421274/items/MMICYH3M"],"itemData":{"id":6799,"type":"report","language":"en","source":"Zotero","title":"Inriver abundance of Chinook salmon in the Kuskokwim River, 2002-2006. Alaska Department of Fish and Game, Fishery Data Series No. 07-93, Anchorage.","author":[{"family":"Stuby","given":"Lisa"}],"issued":{"date-parts":[["2007"]]}}}],"schema":"https://github.com/citation-style-language/schema/raw/master/csl-citation.json"} </w:instrText>
      </w:r>
      <w:r w:rsidR="00D60256">
        <w:rPr>
          <w:rFonts w:ascii="Garamond" w:hAnsi="Garamond" w:cs="Times New Roman"/>
        </w:rPr>
        <w:fldChar w:fldCharType="separate"/>
      </w:r>
      <w:r w:rsidR="00D60256">
        <w:rPr>
          <w:rFonts w:ascii="Garamond" w:hAnsi="Garamond" w:cs="Times New Roman"/>
          <w:noProof/>
        </w:rPr>
        <w:t>(Head et al., 2017; Schaberg et al., 2012; Smith &amp; Liller, 2017a; Stuby, 2007)</w:t>
      </w:r>
      <w:r w:rsidR="00D60256">
        <w:rPr>
          <w:rFonts w:ascii="Garamond" w:hAnsi="Garamond" w:cs="Times New Roman"/>
        </w:rPr>
        <w:fldChar w:fldCharType="end"/>
      </w:r>
      <w:ins w:id="107" w:author="Benjamin J. Makhlouf" w:date="2026-07-15T12:36:00Z" w16du:dateUtc="2026-07-15T19:36:00Z">
        <w:r w:rsidR="00D60256">
          <w:rPr>
            <w:rFonts w:ascii="Garamond" w:hAnsi="Garamond" w:cs="Times New Roman"/>
          </w:rPr>
          <w:t>.</w:t>
        </w:r>
      </w:ins>
      <w:ins w:id="108" w:author="Benjamin J. Makhlouf" w:date="2026-07-08T16:12:00Z">
        <w:r w:rsidR="00636BF3" w:rsidRPr="00636BF3">
          <w:rPr>
            <w:rFonts w:ascii="Garamond" w:hAnsi="Garamond" w:cs="Times New Roman"/>
          </w:rPr>
          <w:t xml:space="preserve"> </w:t>
        </w:r>
      </w:ins>
      <w:ins w:id="109" w:author="Benjamin J. Makhlouf" w:date="2026-07-15T14:41:00Z" w16du:dateUtc="2026-07-15T21:41:00Z">
        <w:r w:rsidR="000B24D0">
          <w:rPr>
            <w:rFonts w:ascii="Garamond" w:hAnsi="Garamond" w:cs="Times New Roman"/>
          </w:rPr>
          <w:t>A</w:t>
        </w:r>
      </w:ins>
      <w:ins w:id="110" w:author="Benjamin J. Makhlouf" w:date="2026-07-13T16:13:00Z" w16du:dateUtc="2026-07-13T23:13:00Z">
        <w:r w:rsidR="00D6070D">
          <w:rPr>
            <w:rFonts w:ascii="Garamond" w:hAnsi="Garamond" w:cs="Times New Roman"/>
          </w:rPr>
          <w:t xml:space="preserve"> relatively small proportion of the total </w:t>
        </w:r>
      </w:ins>
      <w:ins w:id="111" w:author="Benjamin J. Makhlouf" w:date="2026-07-13T16:14:00Z" w16du:dateUtc="2026-07-13T23:14:00Z">
        <w:r w:rsidR="00D6070D">
          <w:rPr>
            <w:rFonts w:ascii="Garamond" w:hAnsi="Garamond" w:cs="Times New Roman"/>
          </w:rPr>
          <w:t xml:space="preserve">residents in the Kuskokwim (&lt;10%) live in the upper reaches of the watershed, </w:t>
        </w:r>
      </w:ins>
      <w:ins w:id="112" w:author="Benjamin J. Makhlouf" w:date="2026-07-15T14:41:00Z" w16du:dateUtc="2026-07-15T21:41:00Z">
        <w:r w:rsidR="000B24D0">
          <w:rPr>
            <w:rFonts w:ascii="Garamond" w:hAnsi="Garamond" w:cs="Times New Roman"/>
          </w:rPr>
          <w:t xml:space="preserve">however, </w:t>
        </w:r>
      </w:ins>
      <w:ins w:id="113" w:author="Benjamin J. Makhlouf" w:date="2026-07-13T16:14:00Z" w16du:dateUtc="2026-07-13T23:14:00Z">
        <w:r w:rsidR="00066384">
          <w:rPr>
            <w:rFonts w:ascii="Garamond" w:hAnsi="Garamond" w:cs="Times New Roman"/>
          </w:rPr>
          <w:t>Chinook salmon returning t</w:t>
        </w:r>
      </w:ins>
      <w:ins w:id="114" w:author="Benjamin J. Makhlouf" w:date="2026-07-13T16:15:00Z" w16du:dateUtc="2026-07-13T23:15:00Z">
        <w:r w:rsidR="00066384">
          <w:rPr>
            <w:rFonts w:ascii="Garamond" w:hAnsi="Garamond" w:cs="Times New Roman"/>
          </w:rPr>
          <w:t>o these tributaries are a critical subsistence resource</w:t>
        </w:r>
      </w:ins>
      <w:ins w:id="115" w:author="Benjamin J. Makhlouf" w:date="2026-07-15T14:42:00Z" w16du:dateUtc="2026-07-15T21:42:00Z">
        <w:r w:rsidR="000B24D0">
          <w:rPr>
            <w:rFonts w:ascii="Garamond" w:hAnsi="Garamond" w:cs="Times New Roman"/>
          </w:rPr>
          <w:t xml:space="preserve"> and </w:t>
        </w:r>
      </w:ins>
      <w:ins w:id="116" w:author="Benjamin J. Makhlouf" w:date="2026-07-13T16:11:00Z" w16du:dateUtc="2026-07-13T23:11:00Z">
        <w:r w:rsidR="00D6070D">
          <w:rPr>
            <w:rFonts w:ascii="Garamond" w:hAnsi="Garamond" w:cs="Times New Roman"/>
          </w:rPr>
          <w:t xml:space="preserve">the vast majority </w:t>
        </w:r>
      </w:ins>
      <w:ins w:id="117" w:author="Benjamin J. Makhlouf" w:date="2026-07-08T16:12:00Z" w16du:dateUtc="2026-07-08T23:12:00Z">
        <w:r w:rsidR="00636BF3">
          <w:rPr>
            <w:rFonts w:ascii="Garamond" w:hAnsi="Garamond" w:cs="Times New Roman"/>
          </w:rPr>
          <w:t>(&gt;85%) of the total harvest occurs in the lower portions of the</w:t>
        </w:r>
      </w:ins>
      <w:ins w:id="118" w:author="Daniel Schindler" w:date="2026-07-16T08:23:00Z" w16du:dateUtc="2026-07-16T16:23:00Z">
        <w:r w:rsidR="00354DC3">
          <w:rPr>
            <w:rFonts w:ascii="Garamond" w:hAnsi="Garamond" w:cs="Times New Roman"/>
          </w:rPr>
          <w:t xml:space="preserve"> river</w:t>
        </w:r>
      </w:ins>
      <w:ins w:id="119" w:author="Benjamin J. Makhlouf" w:date="2026-07-08T16:12:00Z" w16du:dateUtc="2026-07-08T23:12:00Z">
        <w:r w:rsidR="00636BF3">
          <w:rPr>
            <w:rFonts w:ascii="Garamond" w:hAnsi="Garamond" w:cs="Times New Roman"/>
          </w:rPr>
          <w:t xml:space="preserve"> </w:t>
        </w:r>
      </w:ins>
      <w:ins w:id="120" w:author="Benjamin J. Makhlouf" w:date="2026-07-13T16:15:00Z" w16du:dateUtc="2026-07-13T23:15:00Z">
        <w:r w:rsidR="00066384">
          <w:rPr>
            <w:rFonts w:ascii="Garamond" w:hAnsi="Garamond" w:cs="Times New Roman"/>
          </w:rPr>
          <w:t>and disproportionately early in the season</w:t>
        </w:r>
      </w:ins>
      <w:ins w:id="121" w:author="Benjamin J. Makhlouf" w:date="2026-07-08T16:12:00Z" w16du:dateUtc="2026-07-08T23:12:00Z">
        <w:r w:rsidR="00636BF3">
          <w:rPr>
            <w:rFonts w:ascii="Garamond" w:hAnsi="Garamond" w:cs="Times New Roman"/>
          </w:rPr>
          <w:t xml:space="preserve"> </w:t>
        </w:r>
      </w:ins>
      <w:r w:rsidR="00D60256">
        <w:rPr>
          <w:rFonts w:ascii="Garamond" w:hAnsi="Garamond" w:cs="Times New Roman"/>
        </w:rPr>
        <w:fldChar w:fldCharType="begin"/>
      </w:r>
      <w:r w:rsidR="00D60256">
        <w:rPr>
          <w:rFonts w:ascii="Garamond" w:hAnsi="Garamond" w:cs="Times New Roman"/>
        </w:rPr>
        <w:instrText xml:space="preserve"> ADDIN ZOTERO_ITEM CSL_CITATION {"citationID":"otrHwx8z","properties":{"unsorted":false,"formattedCitation":"(Hamazaki, 2008; Tiernan &amp; Poetter, 2015)","plainCitation":"(Hamazaki, 2008; Tiernan &amp; Poetter, 2015)","noteIndex":0},"citationItems":[{"id":6021,"uris":["http://zotero.org/users/8421274/items/G45XBM9M"],"itemData":{"id":6021,"type":"article-journal","abstract":"This study examined the effectiveness of subsistence fishery closure “windows” scheduling as a management tool for conservation of Chinook salmon (Oncorhynchus tshawytscha) in the Kuskokwim River, Alaska. The windows, which reduced subsistence fishing from seven days to four days a week, were implemented in 2001 to conserve early migrant/upperriver Chinook salmon stock and to provide subsistence harvest opportunities for upper</w:instrText>
      </w:r>
      <w:r w:rsidR="00D60256">
        <w:rPr>
          <w:rFonts w:ascii="Cambria Math" w:hAnsi="Cambria Math" w:cs="Cambria Math"/>
        </w:rPr>
        <w:instrText>‐</w:instrText>
      </w:r>
      <w:r w:rsidR="00D60256">
        <w:rPr>
          <w:rFonts w:ascii="Garamond" w:hAnsi="Garamond" w:cs="Times New Roman"/>
        </w:rPr>
        <w:instrText xml:space="preserve">river communities. The windows were expected to (1) reduce the proportion of Chinook salmon harvests in the early season, (2) delay the harvest timing, and (3) extend the total fishing days. To examine its effectiveness, subsistence salmon harvest calendars (1989–2006) were collected and examined for changes in harvest timing before and after the windows were implemented. The results showed that the windows did not reduce harvests early in the season, delay the harvest timing, or extend the total fishing days. This suggests that the windows were not effective. Potential reasons for this failure are discussed.","container-title":"Fisheries","DOI":"10.1577/1548-8446-33.10.495","ISSN":"0363-2415","issue":"10","page":"495-501","source":"Silverchair","title":"“When people argue about fish, the fish disappear.”","volume":"33","author":[{"family":"Hamazaki","given":"Toshihide"}],"issued":{"date-parts":[["2008",10,1]]}}},{"id":6806,"uris":["http://zotero.org/users/8421274/items/YSTFPVGT"],"itemData":{"id":6806,"type":"report","title":"013 Kuskokwim area management report. Alaska Departmentof Fish and Game, Fishery Management Report No. 15-46, Anchorage.","author":[{"family":"Tiernan","given":"A"},{"family":"Poetter","given":"A."}],"issued":{"date-parts":[["2015"]]}}}],"schema":"https://github.com/citation-style-language/schema/raw/master/csl-citation.json"} </w:instrText>
      </w:r>
      <w:r w:rsidR="00D60256">
        <w:rPr>
          <w:rFonts w:ascii="Garamond" w:hAnsi="Garamond" w:cs="Times New Roman"/>
        </w:rPr>
        <w:fldChar w:fldCharType="separate"/>
      </w:r>
      <w:r w:rsidR="00D60256">
        <w:rPr>
          <w:rFonts w:ascii="Garamond" w:hAnsi="Garamond" w:cs="Times New Roman"/>
          <w:noProof/>
        </w:rPr>
        <w:t>(Hamazaki, 2008; Tiernan &amp; Poetter, 2015)</w:t>
      </w:r>
      <w:r w:rsidR="00D60256">
        <w:rPr>
          <w:rFonts w:ascii="Garamond" w:hAnsi="Garamond" w:cs="Times New Roman"/>
        </w:rPr>
        <w:fldChar w:fldCharType="end"/>
      </w:r>
      <w:ins w:id="122" w:author="Benjamin J. Makhlouf" w:date="2026-07-15T12:37:00Z" w16du:dateUtc="2026-07-15T19:37:00Z">
        <w:r w:rsidR="00D60256">
          <w:rPr>
            <w:rFonts w:ascii="Garamond" w:hAnsi="Garamond" w:cs="Times New Roman"/>
          </w:rPr>
          <w:t>. As</w:t>
        </w:r>
      </w:ins>
      <w:ins w:id="123" w:author="Benjamin J. Makhlouf" w:date="2026-07-08T16:16:00Z" w16du:dateUtc="2026-07-08T23:16:00Z">
        <w:r w:rsidR="00636BF3">
          <w:rPr>
            <w:rFonts w:ascii="Garamond" w:hAnsi="Garamond" w:cs="Times New Roman"/>
          </w:rPr>
          <w:t xml:space="preserve"> suc</w:t>
        </w:r>
      </w:ins>
      <w:ins w:id="124" w:author="Benjamin J. Makhlouf" w:date="2026-07-08T16:17:00Z" w16du:dateUtc="2026-07-08T23:17:00Z">
        <w:r w:rsidR="00636BF3">
          <w:rPr>
            <w:rFonts w:ascii="Garamond" w:hAnsi="Garamond" w:cs="Times New Roman"/>
          </w:rPr>
          <w:t xml:space="preserve">h, there is concern that upper watershed stocks may be </w:t>
        </w:r>
      </w:ins>
      <w:del w:id="125" w:author="Benjamin J. Makhlouf" w:date="2026-07-08T15:52:00Z" w16du:dateUtc="2026-07-08T22:52:00Z">
        <w:r w:rsidDel="001B609C">
          <w:rPr>
            <w:rFonts w:ascii="Garamond" w:hAnsi="Garamond" w:cs="Times New Roman"/>
          </w:rPr>
          <w:delText xml:space="preserve"> </w:delText>
        </w:r>
      </w:del>
      <w:ins w:id="126" w:author="Benjamin J. Makhlouf" w:date="2026-07-08T16:17:00Z" w16du:dateUtc="2026-07-08T23:17:00Z">
        <w:r w:rsidR="00636BF3">
          <w:rPr>
            <w:rFonts w:ascii="Garamond" w:hAnsi="Garamond" w:cs="Times New Roman"/>
          </w:rPr>
          <w:t>overexploited by downstream fisheries</w:t>
        </w:r>
      </w:ins>
      <w:ins w:id="127" w:author="Benjamin J. Makhlouf" w:date="2026-07-13T16:11:00Z" w16du:dateUtc="2026-07-13T23:11:00Z">
        <w:r w:rsidR="00D6070D">
          <w:rPr>
            <w:rFonts w:ascii="Garamond" w:hAnsi="Garamond" w:cs="Times New Roman"/>
          </w:rPr>
          <w:t>, putting th</w:t>
        </w:r>
      </w:ins>
      <w:ins w:id="128" w:author="Benjamin J. Makhlouf" w:date="2026-07-13T16:12:00Z" w16du:dateUtc="2026-07-13T23:12:00Z">
        <w:r w:rsidR="00D6070D">
          <w:rPr>
            <w:rFonts w:ascii="Garamond" w:hAnsi="Garamond" w:cs="Times New Roman"/>
          </w:rPr>
          <w:t xml:space="preserve">em at </w:t>
        </w:r>
      </w:ins>
      <w:ins w:id="129" w:author="Benjamin J. Makhlouf" w:date="2026-07-15T14:42:00Z" w16du:dateUtc="2026-07-15T21:42:00Z">
        <w:r w:rsidR="000B24D0">
          <w:rPr>
            <w:rFonts w:ascii="Garamond" w:hAnsi="Garamond" w:cs="Times New Roman"/>
          </w:rPr>
          <w:t xml:space="preserve">a heightened </w:t>
        </w:r>
      </w:ins>
      <w:ins w:id="130" w:author="Benjamin J. Makhlouf" w:date="2026-07-13T16:12:00Z" w16du:dateUtc="2026-07-13T23:12:00Z">
        <w:r w:rsidR="00D6070D">
          <w:rPr>
            <w:rFonts w:ascii="Garamond" w:hAnsi="Garamond" w:cs="Times New Roman"/>
          </w:rPr>
          <w:t xml:space="preserve">risk of extirpation and limiting subsistence access for upstream communities. </w:t>
        </w:r>
      </w:ins>
      <w:ins w:id="131" w:author="Benjamin J. Makhlouf" w:date="2026-07-08T16:18:00Z" w16du:dateUtc="2026-07-08T23:18:00Z">
        <w:r w:rsidR="00636BF3">
          <w:rPr>
            <w:rFonts w:ascii="Garamond" w:hAnsi="Garamond" w:cs="Times New Roman"/>
          </w:rPr>
          <w:t>By implementing a front-end fishery closure, managers aim to</w:t>
        </w:r>
      </w:ins>
      <w:ins w:id="132" w:author="Benjamin J. Makhlouf" w:date="2026-07-13T16:16:00Z" w16du:dateUtc="2026-07-13T23:16:00Z">
        <w:r w:rsidR="00066384">
          <w:rPr>
            <w:rFonts w:ascii="Garamond" w:hAnsi="Garamond" w:cs="Times New Roman"/>
          </w:rPr>
          <w:t xml:space="preserve"> both</w:t>
        </w:r>
      </w:ins>
      <w:ins w:id="133" w:author="Benjamin J. Makhlouf" w:date="2026-07-08T16:18:00Z" w16du:dateUtc="2026-07-08T23:18:00Z">
        <w:r w:rsidR="00636BF3">
          <w:rPr>
            <w:rFonts w:ascii="Garamond" w:hAnsi="Garamond" w:cs="Times New Roman"/>
          </w:rPr>
          <w:t xml:space="preserve"> </w:t>
        </w:r>
      </w:ins>
      <w:moveToRangeStart w:id="134" w:author="Benjamin J. Makhlouf" w:date="2026-06-19T15:33:00Z" w:name="move232775618"/>
      <w:moveTo w:id="135" w:author="Benjamin J. Makhlouf" w:date="2026-06-19T15:33:00Z" w16du:dateUtc="2026-06-19T22:33:00Z">
        <w:del w:id="136" w:author="Benjamin J. Makhlouf" w:date="2026-06-19T15:34:00Z" w16du:dateUtc="2026-06-19T22:34:00Z">
          <w:r w:rsidR="00425BAB" w:rsidDel="00425BAB">
            <w:rPr>
              <w:rFonts w:ascii="Garamond" w:hAnsi="Garamond" w:cs="Times New Roman"/>
            </w:rPr>
            <w:delText xml:space="preserve">By protecting upriver stocks, managers aim to </w:delText>
          </w:r>
        </w:del>
        <w:r w:rsidR="00425BAB">
          <w:rPr>
            <w:rFonts w:ascii="Garamond" w:hAnsi="Garamond" w:cs="Times New Roman"/>
          </w:rPr>
          <w:t>support basin-wide escapement goals</w:t>
        </w:r>
      </w:moveTo>
      <w:ins w:id="137" w:author="Benjamin J. Makhlouf" w:date="2026-07-12T13:35:00Z" w16du:dateUtc="2026-07-12T20:35:00Z">
        <w:r w:rsidR="004E7082">
          <w:rPr>
            <w:rFonts w:ascii="Garamond" w:hAnsi="Garamond" w:cs="Times New Roman"/>
          </w:rPr>
          <w:t xml:space="preserve"> and</w:t>
        </w:r>
      </w:ins>
      <w:ins w:id="138" w:author="Benjamin J. Makhlouf" w:date="2026-07-12T13:47:00Z" w16du:dateUtc="2026-07-12T20:47:00Z">
        <w:r w:rsidR="00E52637">
          <w:rPr>
            <w:rFonts w:ascii="Garamond" w:hAnsi="Garamond" w:cs="Times New Roman"/>
          </w:rPr>
          <w:t xml:space="preserve"> </w:t>
        </w:r>
      </w:ins>
      <w:moveTo w:id="139" w:author="Benjamin J. Makhlouf" w:date="2026-06-19T15:33:00Z" w16du:dateUtc="2026-06-19T22:33:00Z">
        <w:del w:id="140" w:author="Benjamin J. Makhlouf" w:date="2026-07-12T13:35:00Z" w16du:dateUtc="2026-07-12T20:35:00Z">
          <w:r w:rsidR="00425BAB" w:rsidDel="004E7082">
            <w:rPr>
              <w:rFonts w:ascii="Garamond" w:hAnsi="Garamond" w:cs="Times New Roman"/>
            </w:rPr>
            <w:delText xml:space="preserve">, </w:delText>
          </w:r>
        </w:del>
        <w:r w:rsidR="00425BAB">
          <w:rPr>
            <w:rFonts w:ascii="Garamond" w:hAnsi="Garamond" w:cs="Times New Roman"/>
          </w:rPr>
          <w:t>provide more equitable harvest opportunities to</w:t>
        </w:r>
      </w:moveTo>
      <w:r w:rsidR="000F27F0">
        <w:rPr>
          <w:rFonts w:ascii="Garamond" w:hAnsi="Garamond" w:cs="Times New Roman"/>
        </w:rPr>
        <w:t xml:space="preserve"> these</w:t>
      </w:r>
      <w:moveTo w:id="141" w:author="Benjamin J. Makhlouf" w:date="2026-06-19T15:33:00Z" w16du:dateUtc="2026-06-19T22:33:00Z">
        <w:r w:rsidR="00425BAB">
          <w:rPr>
            <w:rFonts w:ascii="Garamond" w:hAnsi="Garamond" w:cs="Times New Roman"/>
          </w:rPr>
          <w:t xml:space="preserve"> upstream communities</w:t>
        </w:r>
      </w:moveTo>
      <w:ins w:id="142" w:author="Benjamin J. Makhlouf" w:date="2026-07-13T16:16:00Z" w16du:dateUtc="2026-07-13T23:16:00Z">
        <w:r w:rsidR="00066384">
          <w:rPr>
            <w:rFonts w:ascii="Garamond" w:hAnsi="Garamond" w:cs="Times New Roman"/>
          </w:rPr>
          <w:t xml:space="preserve">. </w:t>
        </w:r>
      </w:ins>
      <w:ins w:id="143" w:author="Benjamin J. Makhlouf" w:date="2026-07-15T14:42:00Z" w16du:dateUtc="2026-07-15T21:42:00Z">
        <w:r w:rsidR="000B24D0">
          <w:rPr>
            <w:rFonts w:ascii="Garamond" w:hAnsi="Garamond" w:cs="Times New Roman"/>
          </w:rPr>
          <w:t xml:space="preserve">At the same </w:t>
        </w:r>
        <w:r w:rsidR="000B24D0">
          <w:rPr>
            <w:rFonts w:ascii="Garamond" w:hAnsi="Garamond" w:cs="Times New Roman"/>
          </w:rPr>
          <w:lastRenderedPageBreak/>
          <w:t>time, p</w:t>
        </w:r>
      </w:ins>
      <w:ins w:id="144" w:author="Benjamin J. Makhlouf" w:date="2026-07-13T16:17:00Z" w16du:dateUtc="2026-07-13T23:17:00Z">
        <w:r w:rsidR="00066384">
          <w:rPr>
            <w:rFonts w:ascii="Garamond" w:hAnsi="Garamond" w:cs="Times New Roman"/>
          </w:rPr>
          <w:t>r</w:t>
        </w:r>
      </w:ins>
      <w:ins w:id="145" w:author="Benjamin J. Makhlouf" w:date="2026-07-13T16:16:00Z" w16du:dateUtc="2026-07-13T23:16:00Z">
        <w:r w:rsidR="00066384">
          <w:rPr>
            <w:rFonts w:ascii="Garamond" w:hAnsi="Garamond" w:cs="Times New Roman"/>
          </w:rPr>
          <w:t>otecting upriver stocks from extirpation</w:t>
        </w:r>
      </w:ins>
      <w:ins w:id="146" w:author="Benjamin J. Makhlouf" w:date="2026-07-13T16:17:00Z" w16du:dateUtc="2026-07-13T23:17:00Z">
        <w:r w:rsidR="00066384">
          <w:rPr>
            <w:rFonts w:ascii="Garamond" w:hAnsi="Garamond" w:cs="Times New Roman"/>
          </w:rPr>
          <w:t xml:space="preserve"> </w:t>
        </w:r>
      </w:ins>
      <w:ins w:id="147" w:author="Benjamin J. Makhlouf" w:date="2026-07-13T16:16:00Z" w16du:dateUtc="2026-07-13T23:16:00Z">
        <w:r w:rsidR="00066384">
          <w:rPr>
            <w:rFonts w:ascii="Garamond" w:hAnsi="Garamond" w:cs="Times New Roman"/>
          </w:rPr>
          <w:t xml:space="preserve">may also </w:t>
        </w:r>
      </w:ins>
      <w:ins w:id="148" w:author="Benjamin J. Makhlouf" w:date="2026-07-13T16:17:00Z" w16du:dateUtc="2026-07-13T23:17:00Z">
        <w:r w:rsidR="00066384">
          <w:rPr>
            <w:rFonts w:ascii="Garamond" w:hAnsi="Garamond" w:cs="Times New Roman"/>
          </w:rPr>
          <w:t xml:space="preserve">serve to protect the biodiversity that </w:t>
        </w:r>
      </w:ins>
      <w:ins w:id="149" w:author="Benjamin J. Makhlouf" w:date="2026-07-13T16:18:00Z" w16du:dateUtc="2026-07-13T23:18:00Z">
        <w:r w:rsidR="00066384">
          <w:rPr>
            <w:rFonts w:ascii="Garamond" w:hAnsi="Garamond" w:cs="Times New Roman"/>
          </w:rPr>
          <w:t>supports basin-wide</w:t>
        </w:r>
      </w:ins>
      <w:ins w:id="150" w:author="Benjamin J. Makhlouf" w:date="2026-07-13T16:17:00Z" w16du:dateUtc="2026-07-13T23:17:00Z">
        <w:r w:rsidR="00066384">
          <w:rPr>
            <w:rFonts w:ascii="Garamond" w:hAnsi="Garamond" w:cs="Times New Roman"/>
          </w:rPr>
          <w:t xml:space="preserve"> </w:t>
        </w:r>
      </w:ins>
      <w:ins w:id="151" w:author="Benjamin J. Makhlouf" w:date="2026-07-13T16:18:00Z" w16du:dateUtc="2026-07-13T23:18:00Z">
        <w:r w:rsidR="00066384">
          <w:rPr>
            <w:rFonts w:ascii="Garamond" w:hAnsi="Garamond" w:cs="Times New Roman"/>
          </w:rPr>
          <w:t xml:space="preserve">population </w:t>
        </w:r>
      </w:ins>
      <w:ins w:id="152" w:author="Benjamin J. Makhlouf" w:date="2026-07-15T12:37:00Z" w16du:dateUtc="2026-07-15T19:37:00Z">
        <w:r w:rsidR="0038542B">
          <w:rPr>
            <w:rFonts w:ascii="Garamond" w:hAnsi="Garamond" w:cs="Times New Roman"/>
          </w:rPr>
          <w:t>resilience</w:t>
        </w:r>
      </w:ins>
      <w:ins w:id="153" w:author="Benjamin J. Makhlouf" w:date="2026-07-13T16:18:00Z" w16du:dateUtc="2026-07-13T23:18:00Z">
        <w:r w:rsidR="00066384">
          <w:rPr>
            <w:rFonts w:ascii="Garamond" w:hAnsi="Garamond" w:cs="Times New Roman"/>
          </w:rPr>
          <w:t xml:space="preserve"> a</w:t>
        </w:r>
      </w:ins>
      <w:r w:rsidR="000F27F0">
        <w:rPr>
          <w:rFonts w:ascii="Garamond" w:hAnsi="Garamond" w:cs="Times New Roman"/>
        </w:rPr>
        <w:t>s well as the</w:t>
      </w:r>
      <w:ins w:id="154" w:author="Benjamin J. Makhlouf" w:date="2026-07-13T16:18:00Z" w16du:dateUtc="2026-07-13T23:18:00Z">
        <w:r w:rsidR="00066384">
          <w:rPr>
            <w:rFonts w:ascii="Garamond" w:hAnsi="Garamond" w:cs="Times New Roman"/>
          </w:rPr>
          <w:t xml:space="preserve"> reliability of downstream fisheries. </w:t>
        </w:r>
      </w:ins>
    </w:p>
    <w:p w14:paraId="6F7EA299" w14:textId="78A97EDD" w:rsidR="005A4F22" w:rsidDel="009D5982" w:rsidRDefault="000B24D0">
      <w:pPr>
        <w:spacing w:line="480" w:lineRule="auto"/>
        <w:ind w:firstLine="720"/>
        <w:rPr>
          <w:del w:id="155" w:author="Benjamin J. Makhlouf" w:date="2026-07-13T16:25:00Z" w16du:dateUtc="2026-07-13T23:25:00Z"/>
          <w:rFonts w:ascii="Garamond" w:hAnsi="Garamond" w:cs="Times New Roman"/>
        </w:rPr>
        <w:pPrChange w:id="156" w:author="Benjamin J. Makhlouf" w:date="2026-07-15T13:06:00Z" w16du:dateUtc="2026-07-15T20:06:00Z">
          <w:pPr>
            <w:spacing w:line="480" w:lineRule="auto"/>
          </w:pPr>
        </w:pPrChange>
      </w:pPr>
      <w:ins w:id="157" w:author="Benjamin J. Makhlouf" w:date="2026-07-15T14:42:00Z" w16du:dateUtc="2026-07-15T21:42:00Z">
        <w:r>
          <w:rPr>
            <w:rFonts w:ascii="Garamond" w:hAnsi="Garamond" w:cs="Times New Roman"/>
          </w:rPr>
          <w:tab/>
        </w:r>
      </w:ins>
      <w:moveTo w:id="158" w:author="Benjamin J. Makhlouf" w:date="2026-06-19T15:33:00Z" w16du:dateUtc="2026-06-19T22:33:00Z">
        <w:del w:id="159" w:author="Benjamin J. Makhlouf" w:date="2026-07-12T13:34:00Z" w16du:dateUtc="2026-07-12T20:34:00Z">
          <w:r w:rsidR="00425BAB" w:rsidDel="004E7082">
            <w:rPr>
              <w:rFonts w:ascii="Garamond" w:hAnsi="Garamond" w:cs="Times New Roman"/>
            </w:rPr>
            <w:delText>,</w:delText>
          </w:r>
        </w:del>
        <w:del w:id="160" w:author="Benjamin J. Makhlouf" w:date="2026-07-12T13:38:00Z" w16du:dateUtc="2026-07-12T20:38:00Z">
          <w:r w:rsidR="00425BAB" w:rsidDel="004E7082">
            <w:rPr>
              <w:rFonts w:ascii="Garamond" w:hAnsi="Garamond" w:cs="Times New Roman"/>
            </w:rPr>
            <w:delText xml:space="preserve"> and protect upper river stocks </w:delText>
          </w:r>
        </w:del>
        <w:del w:id="161" w:author="Benjamin J. Makhlouf" w:date="2026-07-08T16:18:00Z" w16du:dateUtc="2026-07-08T23:18:00Z">
          <w:r w:rsidR="00425BAB" w:rsidDel="00636BF3">
            <w:rPr>
              <w:rFonts w:ascii="Garamond" w:hAnsi="Garamond" w:cs="Times New Roman"/>
            </w:rPr>
            <w:delText xml:space="preserve">which are </w:delText>
          </w:r>
        </w:del>
        <w:del w:id="162" w:author="Benjamin J. Makhlouf" w:date="2026-07-12T13:38:00Z" w16du:dateUtc="2026-07-12T20:38:00Z">
          <w:r w:rsidR="00425BAB" w:rsidDel="004E7082">
            <w:rPr>
              <w:rFonts w:ascii="Garamond" w:hAnsi="Garamond" w:cs="Times New Roman"/>
            </w:rPr>
            <w:delText>at heightened risk of overharvest</w:delText>
          </w:r>
        </w:del>
        <w:del w:id="163" w:author="Benjamin J. Makhlouf" w:date="2026-07-08T16:19:00Z" w16du:dateUtc="2026-07-08T23:19:00Z">
          <w:r w:rsidR="00425BAB" w:rsidDel="00636BF3">
            <w:rPr>
              <w:rFonts w:ascii="Garamond" w:hAnsi="Garamond" w:cs="Times New Roman"/>
            </w:rPr>
            <w:delText xml:space="preserve"> but contribute disproportionately to stabilizing downstream fishery dynamics.</w:delText>
          </w:r>
        </w:del>
      </w:moveTo>
      <w:moveToRangeEnd w:id="134"/>
      <w:del w:id="164" w:author="Benjamin J. Makhlouf" w:date="2026-06-19T15:35:00Z" w16du:dateUtc="2026-06-19T22:35:00Z">
        <w:r w:rsidR="00507803" w:rsidDel="00425BAB">
          <w:rPr>
            <w:rFonts w:ascii="Garamond" w:hAnsi="Garamond" w:cs="Times New Roman"/>
          </w:rPr>
          <w:delText xml:space="preserve">This assumption </w:delText>
        </w:r>
      </w:del>
      <w:del w:id="165" w:author="Benjamin J. Makhlouf" w:date="2026-07-08T15:59:00Z" w16du:dateUtc="2026-07-08T22:59:00Z">
        <w:r w:rsidR="00507803" w:rsidDel="001B609C">
          <w:rPr>
            <w:rFonts w:ascii="Garamond" w:hAnsi="Garamond" w:cs="Times New Roman"/>
          </w:rPr>
          <w:delText xml:space="preserve">is </w:delText>
        </w:r>
      </w:del>
      <w:del w:id="166" w:author="Benjamin J. Makhlouf" w:date="2026-06-19T15:35:00Z" w16du:dateUtc="2026-06-19T22:35:00Z">
        <w:r w:rsidR="00507803" w:rsidDel="00425BAB">
          <w:rPr>
            <w:rFonts w:ascii="Garamond" w:hAnsi="Garamond" w:cs="Times New Roman"/>
          </w:rPr>
          <w:delText>bolstered by</w:delText>
        </w:r>
      </w:del>
      <w:del w:id="167" w:author="Benjamin J. Makhlouf" w:date="2026-07-08T15:59:00Z" w16du:dateUtc="2026-07-08T22:59:00Z">
        <w:r w:rsidR="00507803" w:rsidDel="001B609C">
          <w:rPr>
            <w:rFonts w:ascii="Garamond" w:hAnsi="Garamond" w:cs="Times New Roman"/>
          </w:rPr>
          <w:delText xml:space="preserve"> patterns observed in other systems </w:delText>
        </w:r>
        <w:r w:rsidR="00507803" w:rsidDel="001B609C">
          <w:rPr>
            <w:rFonts w:ascii="Garamond" w:hAnsi="Garamond" w:cs="Times New Roman"/>
          </w:rPr>
          <w:fldChar w:fldCharType="begin"/>
        </w:r>
        <w:r w:rsidR="00507803" w:rsidDel="001B609C">
          <w:rPr>
            <w:rFonts w:ascii="Garamond" w:hAnsi="Garamond" w:cs="Times New Roman"/>
          </w:rPr>
          <w:delInstrText xml:space="preserve"> ADDIN ZOTERO_ITEM CSL_CITATION {"citationID":"DfGnnmMb","properties":{"formattedCitation":"(S. C. Clark et al., 2015)","plainCitation":"(S. C. Clark et al., 2015)","noteIndex":0},"citationItems":[{"id":5370,"uris":["http://zotero.org/users/8421274/items/CSEI4Y28"],"itemData":{"id":5370,"type":"article-journal","abstract":"Variation in the timing of migration to freshwaters to spawn is one important dimension of the life history variation within individual salmon stocks. That variable has important implications for developing sustainable fisheries that simultaneously exploit multiple populations within the same geographic area. We examined the variation in migration timing of adult Chinook Salmon Oncorhynchus tshawytscha within the Togiak River system of southwest Alaska to determine whether fish that spawned in different habitats migrated into freshwater from the ocean at different times. In particular, we evaluated whether there were watershed</w:delInstrText>
        </w:r>
        <w:r w:rsidR="00507803" w:rsidDel="001B609C">
          <w:rPr>
            <w:rFonts w:ascii="Cambria Math" w:hAnsi="Cambria Math" w:cs="Cambria Math"/>
          </w:rPr>
          <w:delInstrText>‐</w:delInstrText>
        </w:r>
        <w:r w:rsidR="00507803" w:rsidDel="001B609C">
          <w:rPr>
            <w:rFonts w:ascii="Garamond" w:hAnsi="Garamond" w:cs="Times New Roman"/>
          </w:rPr>
          <w:delInstrText>wide effects of body size, sex, spawning location, and year on the timing of spawning</w:delInstrText>
        </w:r>
        <w:r w:rsidR="00507803" w:rsidDel="001B609C">
          <w:rPr>
            <w:rFonts w:ascii="Cambria Math" w:hAnsi="Cambria Math" w:cs="Cambria Math"/>
          </w:rPr>
          <w:delInstrText>‐</w:delInstrText>
        </w:r>
        <w:r w:rsidR="00507803" w:rsidDel="001B609C">
          <w:rPr>
            <w:rFonts w:ascii="Garamond" w:hAnsi="Garamond" w:cs="Times New Roman"/>
          </w:rPr>
          <w:delInstrText>run migration into the Togiak River. Migration data and spawning fate were collected using radiotelemetry and analyzed with mixed effects models to account for among</w:delInstrText>
        </w:r>
        <w:r w:rsidR="00507803" w:rsidDel="001B609C">
          <w:rPr>
            <w:rFonts w:ascii="Cambria Math" w:hAnsi="Cambria Math" w:cs="Cambria Math"/>
          </w:rPr>
          <w:delInstrText>‐</w:delInstrText>
        </w:r>
        <w:r w:rsidR="00507803" w:rsidDel="001B609C">
          <w:rPr>
            <w:rFonts w:ascii="Garamond" w:hAnsi="Garamond" w:cs="Times New Roman"/>
          </w:rPr>
          <w:delInstrText xml:space="preserve">year variation in migration timing across the 4 years of the study. We found that migration timing of Chinook Salmon in the Togiak watershed is segregated by spawning location and sex and is consistent across body sizes and years. Fish that spawned higher in the watershed had a tendency to enter freshwater earlier than fish that spawned lower in the watershed and in the main stem of the river. Our results indicate clear stock structure in the migration of spawning Chinook Salmon to the Togiak River watershed, suggesting that it is important to distribute harvest over the entire distribution of Chinook Salmon run timing to minimize the risk of overexploiting certain components of the stock complex.","container-title":"Transactions of the American Fisheries Society","DOI":"10.1080/00028487.2015.1031281","ISSN":"0002-8487","issue":"4","journalAbbreviation":"Transactions of the American Fisheries Society","page":"829-836","source":"Silverchair","title":"Migration Timing of Adult Chinook Salmon into the Togiak River, Alaska, Watershed: Is There Evidence for Stock Structure?","title-short":"Migration Timing of Adult Chinook Salmon into the Togiak River, Alaska, Watershed","volume":"144","author":[{"family":"Clark","given":"Sydney C."},{"family":"Tanner","given":"Theresa L."},{"family":"Sethi","given":"Suresh A."},{"family":"Bentley","given":"Kale T."},{"family":"Schindler","given":"Daniel E."}],"issued":{"date-parts":[["2015",7,1]]}}}],"schema":"https://github.com/citation-style-language/schema/raw/master/csl-citation.json"} </w:delInstrText>
        </w:r>
        <w:r w:rsidR="00507803" w:rsidDel="001B609C">
          <w:rPr>
            <w:rFonts w:ascii="Garamond" w:hAnsi="Garamond" w:cs="Times New Roman"/>
          </w:rPr>
          <w:fldChar w:fldCharType="separate"/>
        </w:r>
        <w:r w:rsidR="00507803" w:rsidDel="001B609C">
          <w:rPr>
            <w:rFonts w:ascii="Garamond" w:hAnsi="Garamond" w:cs="Times New Roman"/>
            <w:noProof/>
          </w:rPr>
          <w:delText>(S. C. Clark et al., 2015)</w:delText>
        </w:r>
        <w:r w:rsidR="00507803" w:rsidDel="001B609C">
          <w:rPr>
            <w:rFonts w:ascii="Garamond" w:hAnsi="Garamond" w:cs="Times New Roman"/>
          </w:rPr>
          <w:fldChar w:fldCharType="end"/>
        </w:r>
        <w:r w:rsidR="00507803" w:rsidDel="001B609C">
          <w:rPr>
            <w:rFonts w:ascii="Garamond" w:hAnsi="Garamond" w:cs="Times New Roman"/>
          </w:rPr>
          <w:delText xml:space="preserve">, </w:delText>
        </w:r>
      </w:del>
      <w:del w:id="168" w:author="Benjamin J. Makhlouf" w:date="2026-06-19T15:36:00Z" w16du:dateUtc="2026-06-19T22:36:00Z">
        <w:r w:rsidR="00507803" w:rsidDel="00425BAB">
          <w:rPr>
            <w:rFonts w:ascii="Garamond" w:hAnsi="Garamond" w:cs="Times New Roman"/>
          </w:rPr>
          <w:delText xml:space="preserve">supported by </w:delText>
        </w:r>
      </w:del>
      <w:del w:id="169" w:author="Benjamin J. Makhlouf" w:date="2026-07-08T15:59:00Z" w16du:dateUtc="2026-07-08T22:59:00Z">
        <w:r w:rsidR="00507803" w:rsidDel="001B609C">
          <w:rPr>
            <w:rFonts w:ascii="Garamond" w:hAnsi="Garamond" w:cs="Times New Roman"/>
          </w:rPr>
          <w:delText xml:space="preserve">telemetry data in the Kuskokwim </w:delText>
        </w:r>
        <w:r w:rsidR="00507803" w:rsidDel="001B609C">
          <w:rPr>
            <w:rFonts w:ascii="Garamond" w:hAnsi="Garamond" w:cs="Times New Roman"/>
          </w:rPr>
          <w:fldChar w:fldCharType="begin"/>
        </w:r>
        <w:r w:rsidR="00507803" w:rsidDel="001B609C">
          <w:rPr>
            <w:rFonts w:ascii="Garamond" w:hAnsi="Garamond" w:cs="Times New Roman"/>
          </w:rPr>
          <w:delInstrText xml:space="preserve"> ADDIN ZOTERO_ITEM CSL_CITATION {"citationID":"63CDq9nT","properties":{"formattedCitation":"(J. N. Clark &amp; Smith, 2019; Head et al., 2017; Smith &amp; Liller, 2017a, 2017b)","plainCitation":"(J. N. Clark &amp; Smith, 2019; Head et al., 2017; Smith &amp; Liller, 2017a, 2017b)","noteIndex":0},"citationItems":[{"id":5951,"uris":["http://zotero.org/users/8421274/items/CIAC53WC"],"itemData":{"id":5951,"type":"article-journal","collection-title":"Alaska Department of Fish and Game, Fishery Data Series No. 19-21, Anchorage.","language":"en","source":"Zotero","title":"Inriver Abundance of Kuskokwim River Chinook Salmon, 2017","author":[{"family":"Clark","given":"Joshua N"},{"family":"Smith","given":"Nicholas J"}],"issued":{"date-parts":[["2019"]]}}},{"id":5945,"uris":["http://zotero.org/users/8421274/items/SEG4LZ34"],"itemData":{"id":5945,"type":"report","collection-title":"Alaska Department of Fish and Game, Fishery Data Series No. 17-23, Anchorage.","language":"en","source":"Zotero","title":"Inriver abundance of Kuskokwim River Chinook salmon, 2014.","author":[{"family":"Head","given":"Jordan M"},{"family":"Smith","given":"Nicholas J"},{"family":"Liller","given":"Zachary W"}],"issued":{"date-parts":[["2017"]]}}},{"id":5947,"uris":["http://zotero.org/users/8421274/items/Q33MW6W6"],"itemData":{"id":5947,"type":"report","collection-title":"Alaska Department of Fish and Game, Fishery Data Series No. 17-22, Anchorage.","language":"en","source":"Zotero","title":"Inriver abundance and migration characteristics of Kuskokwim River Chinook salmon, 2015.","author":[{"family":"Smith","given":"Nicholas J."},{"family":"Liller","given":"Zachary W."}],"issued":{"date-parts":[["2017"]]}}},{"id":5949,"uris":["http://zotero.org/users/8421274/items/LBRV3BM5"],"itemData":{"id":5949,"type":"article-journal","collection-title":"Alaska Department of Fish and Game, Fishery Data Series No. 17-47, Anchorage.","language":"en","source":"Zotero","title":"Inriver abundance and migration characteristics of Kuskokwim River Chinook salmon, 2016.","author":[{"family":"Smith","given":"Nicholas J."},{"family":"Liller","given":"Zachary W."}],"issued":{"date-parts":[["2017"]]}}}],"schema":"https://github.com/citation-style-language/schema/raw/master/csl-citation.json"} </w:delInstrText>
        </w:r>
        <w:r w:rsidR="00507803" w:rsidDel="001B609C">
          <w:rPr>
            <w:rFonts w:ascii="Garamond" w:hAnsi="Garamond" w:cs="Times New Roman"/>
          </w:rPr>
          <w:fldChar w:fldCharType="separate"/>
        </w:r>
        <w:r w:rsidR="00507803" w:rsidDel="001B609C">
          <w:rPr>
            <w:rFonts w:ascii="Garamond" w:hAnsi="Garamond" w:cs="Times New Roman"/>
            <w:noProof/>
          </w:rPr>
          <w:delText>(J. N. Clark &amp; Smith, 2019; Head et al., 2017; Smith &amp; Liller, 2017a, 2017b)</w:delText>
        </w:r>
        <w:r w:rsidR="00507803" w:rsidDel="001B609C">
          <w:rPr>
            <w:rFonts w:ascii="Garamond" w:hAnsi="Garamond" w:cs="Times New Roman"/>
          </w:rPr>
          <w:fldChar w:fldCharType="end"/>
        </w:r>
        <w:r w:rsidR="00507803" w:rsidDel="001B609C">
          <w:rPr>
            <w:rFonts w:ascii="Garamond" w:hAnsi="Garamond" w:cs="Times New Roman"/>
          </w:rPr>
          <w:delText xml:space="preserve">, and further motivated by traditional and local knowledge held by Tribal citizens and stakeholders. </w:delText>
        </w:r>
      </w:del>
      <w:moveFromRangeStart w:id="170" w:author="Benjamin J. Makhlouf" w:date="2026-06-19T15:33:00Z" w:name="move232775618"/>
      <w:moveFrom w:id="171" w:author="Benjamin J. Makhlouf" w:date="2026-06-19T15:33:00Z" w16du:dateUtc="2026-06-19T22:33:00Z">
        <w:del w:id="172" w:author="Benjamin J. Makhlouf" w:date="2026-07-13T16:18:00Z" w16du:dateUtc="2026-07-13T23:18:00Z">
          <w:r w:rsidR="00507803" w:rsidDel="00066384">
            <w:rPr>
              <w:rFonts w:ascii="Garamond" w:hAnsi="Garamond" w:cs="Times New Roman"/>
            </w:rPr>
            <w:delText xml:space="preserve">By protecting upriver stocks, managers aim to support basin-wide escapement goals, provide more equitable harvest opportunities to upstream communities, and protect upper river stocks which are at heightened risk of overharvest but contribute disproportionately to stabilizing downstream fishery dynamics. </w:delText>
          </w:r>
        </w:del>
      </w:moveFrom>
      <w:moveFromRangeEnd w:id="170"/>
      <w:ins w:id="173" w:author="Benjamin J. Makhlouf" w:date="2026-07-08T16:35:00Z">
        <w:r w:rsidR="00280FDF" w:rsidRPr="00280FDF">
          <w:rPr>
            <w:rFonts w:ascii="Garamond" w:hAnsi="Garamond" w:cs="Times New Roman"/>
          </w:rPr>
          <w:t xml:space="preserve">At the watershed scale and over multi-year timescales, the spatial ecology of Chinook salmon in the Kuskokwim River basin remains poorly understood, limiting </w:t>
        </w:r>
      </w:ins>
      <w:ins w:id="174" w:author="Benjamin J. Makhlouf" w:date="2026-07-08T16:35:00Z" w16du:dateUtc="2026-07-08T23:35:00Z">
        <w:r w:rsidR="00280FDF">
          <w:rPr>
            <w:rFonts w:ascii="Garamond" w:hAnsi="Garamond" w:cs="Times New Roman"/>
          </w:rPr>
          <w:t>the</w:t>
        </w:r>
      </w:ins>
      <w:ins w:id="175" w:author="Benjamin J. Makhlouf" w:date="2026-07-08T16:35:00Z">
        <w:r w:rsidR="00280FDF" w:rsidRPr="00280FDF">
          <w:rPr>
            <w:rFonts w:ascii="Garamond" w:hAnsi="Garamond" w:cs="Times New Roman"/>
          </w:rPr>
          <w:t xml:space="preserve"> ability to assess whether the front-end fishery closure effectively protects upstream stocks as intended.</w:t>
        </w:r>
      </w:ins>
      <w:ins w:id="176" w:author="Benjamin J. Makhlouf" w:date="2026-07-08T16:35:00Z" w16du:dateUtc="2026-07-08T23:35:00Z">
        <w:r w:rsidR="00280FDF">
          <w:rPr>
            <w:rFonts w:ascii="Garamond" w:hAnsi="Garamond" w:cs="Times New Roman"/>
          </w:rPr>
          <w:t xml:space="preserve"> </w:t>
        </w:r>
      </w:ins>
      <w:ins w:id="177" w:author="Benjamin J. Makhlouf" w:date="2026-07-08T16:38:00Z">
        <w:r w:rsidR="00280FDF" w:rsidRPr="00280FDF">
          <w:rPr>
            <w:rFonts w:ascii="Garamond" w:hAnsi="Garamond" w:cs="Times New Roman"/>
          </w:rPr>
          <w:t>Although genetics-based approaches such as Genetic Stock Identification (GSI) ha</w:t>
        </w:r>
      </w:ins>
      <w:r w:rsidR="000F27F0">
        <w:rPr>
          <w:rFonts w:ascii="Garamond" w:hAnsi="Garamond" w:cs="Times New Roman"/>
        </w:rPr>
        <w:t>ve</w:t>
      </w:r>
      <w:ins w:id="178" w:author="Benjamin J. Makhlouf" w:date="2026-07-15T12:58:00Z" w16du:dateUtc="2026-07-15T19:58:00Z">
        <w:r w:rsidR="00EA24E9">
          <w:rPr>
            <w:rFonts w:ascii="Garamond" w:hAnsi="Garamond" w:cs="Times New Roman"/>
          </w:rPr>
          <w:t xml:space="preserve"> </w:t>
        </w:r>
      </w:ins>
      <w:ins w:id="179" w:author="Benjamin J. Makhlouf" w:date="2026-07-08T16:38:00Z">
        <w:r w:rsidR="00280FDF" w:rsidRPr="00280FDF">
          <w:rPr>
            <w:rFonts w:ascii="Garamond" w:hAnsi="Garamond" w:cs="Times New Roman"/>
          </w:rPr>
          <w:t xml:space="preserve">been widely used to investigate population structure and provenance in other Pacific salmon species and watersheds, low genetic structure among Chinook salmon populations in the Kuskokwim River basin limits </w:t>
        </w:r>
        <w:del w:id="180" w:author="Daniel Schindler" w:date="2026-07-16T08:25:00Z" w16du:dateUtc="2026-07-16T16:25:00Z">
          <w:r w:rsidR="00280FDF" w:rsidRPr="00280FDF" w:rsidDel="00354DC3">
            <w:rPr>
              <w:rFonts w:ascii="Garamond" w:hAnsi="Garamond" w:cs="Times New Roman"/>
            </w:rPr>
            <w:delText>their ability to</w:delText>
          </w:r>
        </w:del>
      </w:ins>
      <w:ins w:id="181" w:author="Daniel Schindler" w:date="2026-07-16T08:25:00Z" w16du:dateUtc="2026-07-16T16:25:00Z">
        <w:r w:rsidR="00354DC3">
          <w:rPr>
            <w:rFonts w:ascii="Garamond" w:hAnsi="Garamond" w:cs="Times New Roman"/>
          </w:rPr>
          <w:t>the utility of genetic-based approaches for</w:t>
        </w:r>
      </w:ins>
      <w:ins w:id="182" w:author="Benjamin J. Makhlouf" w:date="2026-07-08T16:38:00Z">
        <w:r w:rsidR="00280FDF" w:rsidRPr="00280FDF">
          <w:rPr>
            <w:rFonts w:ascii="Garamond" w:hAnsi="Garamond" w:cs="Times New Roman"/>
          </w:rPr>
          <w:t xml:space="preserve"> distinguish</w:t>
        </w:r>
      </w:ins>
      <w:ins w:id="183" w:author="Daniel Schindler" w:date="2026-07-16T08:26:00Z" w16du:dateUtc="2026-07-16T16:26:00Z">
        <w:r w:rsidR="00354DC3">
          <w:rPr>
            <w:rFonts w:ascii="Garamond" w:hAnsi="Garamond" w:cs="Times New Roman"/>
          </w:rPr>
          <w:t>ing</w:t>
        </w:r>
      </w:ins>
      <w:ins w:id="184" w:author="Benjamin J. Makhlouf" w:date="2026-07-08T16:38:00Z">
        <w:r w:rsidR="00280FDF" w:rsidRPr="00280FDF">
          <w:rPr>
            <w:rFonts w:ascii="Garamond" w:hAnsi="Garamond" w:cs="Times New Roman"/>
          </w:rPr>
          <w:t xml:space="preserve"> among </w:t>
        </w:r>
      </w:ins>
      <w:ins w:id="185" w:author="Benjamin J. Makhlouf" w:date="2026-07-08T16:38:00Z" w16du:dateUtc="2026-07-08T23:38:00Z">
        <w:r w:rsidR="00280FDF">
          <w:rPr>
            <w:rFonts w:ascii="Garamond" w:hAnsi="Garamond" w:cs="Times New Roman"/>
          </w:rPr>
          <w:t xml:space="preserve">subpopulations in the basin </w:t>
        </w:r>
      </w:ins>
      <w:r w:rsidR="004A41B6" w:rsidRPr="004A41B6">
        <w:rPr>
          <w:rFonts w:ascii="Garamond" w:hAnsi="Garamond" w:cs="Times New Roman"/>
        </w:rPr>
        <w:fldChar w:fldCharType="begin"/>
      </w:r>
      <w:r w:rsidR="004A41B6" w:rsidRPr="004A41B6">
        <w:rPr>
          <w:rFonts w:ascii="Garamond" w:hAnsi="Garamond" w:cs="Times New Roman"/>
        </w:rPr>
        <w:instrText xml:space="preserve"> ADDIN ZOTERO_ITEM CSL_CITATION {"citationID":"Wpd0qm3T","properties":{"unsorted":false,"formattedCitation":"(Larson et al., 2014)","plainCitation":"(Larson et al., 2014)","noteIndex":0},"citationItems":[{"id":6810,"uris":["http://zotero.org/users/8421274/items/QWLSE2AC"],"itemData":{"id":6810,"type":"article-journal","abstract":"Genetic stock identiﬁcation (GSI), an important tool for ﬁsheries management that relies upon the ability to differentiate stocks of interest, can be difﬁcult when populations are closely related. Here we genotyped 11 850 single-nucleotide polymorphisms (SNPs) from existing DNA sequence data available in ﬁve closely related populations of Chinook salmon (Oncorhynchus tshawytscha) from western Alaska. We then converted a subset of 96 of these SNPs displaying high differentiation into high-throughput genotyping assays. These 96 SNPs (RAD96) and 191 SNPs developed previously (CTC191) were screened in 28 populations from western Alaska. Regional assignment power was evaluated for ﬁve different SNP panels, including a panel containing the 96 SNPs with the highest FST across the CTC191 and RAD96 panels (FST96). Assignment tests indicated that SNPs in the RAD96 were more useful for GSI than those in the CTC191 and that increasing the number of reporting groups in western Alaska from one to three was feasible with the FST96. Our approach represents an efﬁcient way to discover SNPs for GSI and should be applicable to other populations and species.","container-title":"Canadian Journal of Fisheries and Aquatic Sciences","DOI":"10.1139/cjfas-2013-0502","ISSN":"0706-652X, 1205-7533","issue":"5","journalAbbreviation":"Can. J. Fish. Aquat. Sci.","language":"en","license":"http://www.nrcresearchpress.com/page/about/CorporateTextAndDataMining","page":"698-708","source":"DOI.org (Crossref)","title":"Single-nucleotide polymorphisms (SNPs) identified through genotyping-by-sequencing improve genetic stock identification of Chinook salmon ( &lt;i&gt;Oncorhynchus tshawytscha&lt;/i&gt; ) from western Alaska","volume":"71","author":[{"family":"Larson","given":"Wesley A."},{"family":"Seeb","given":"James E."},{"family":"Pascal","given":"Carita E."},{"family":"Templin","given":"William D."},{"family":"Seeb","given":"Lisa W."}],"editor":[{"family":"Taylor","given":"Eric"}],"issued":{"date-parts":[["2014",5]]}}}],"schema":"https://github.com/citation-style-language/schema/raw/master/csl-citation.json"} </w:instrText>
      </w:r>
      <w:r w:rsidR="004A41B6" w:rsidRPr="004A41B6">
        <w:rPr>
          <w:rFonts w:ascii="Garamond" w:hAnsi="Garamond" w:cs="Times New Roman"/>
        </w:rPr>
        <w:fldChar w:fldCharType="separate"/>
      </w:r>
      <w:r w:rsidR="004A41B6" w:rsidRPr="004A41B6">
        <w:rPr>
          <w:rFonts w:ascii="Garamond" w:hAnsi="Garamond" w:cs="Times New Roman"/>
          <w:noProof/>
        </w:rPr>
        <w:t>(Larson et al., 2014)</w:t>
      </w:r>
      <w:r w:rsidR="004A41B6" w:rsidRPr="004A41B6">
        <w:rPr>
          <w:rFonts w:ascii="Garamond" w:hAnsi="Garamond" w:cs="Times New Roman"/>
        </w:rPr>
        <w:fldChar w:fldCharType="end"/>
      </w:r>
      <w:ins w:id="186" w:author="Benjamin J. Makhlouf" w:date="2026-07-08T16:39:00Z" w16du:dateUtc="2026-07-08T23:39:00Z">
        <w:del w:id="187" w:author="Daniel Schindler" w:date="2026-07-16T08:27:00Z" w16du:dateUtc="2026-07-16T16:27:00Z">
          <w:r w:rsidR="00280FDF" w:rsidDel="00354DC3">
            <w:rPr>
              <w:rFonts w:ascii="Garamond" w:hAnsi="Garamond" w:cs="Times New Roman"/>
            </w:rPr>
            <w:delText xml:space="preserve"> </w:delText>
          </w:r>
        </w:del>
      </w:ins>
      <w:ins w:id="188" w:author="Benjamin J. Makhlouf" w:date="2026-07-15T14:43:00Z" w16du:dateUtc="2026-07-15T21:43:00Z">
        <w:del w:id="189" w:author="Daniel Schindler" w:date="2026-07-16T08:27:00Z" w16du:dateUtc="2026-07-16T16:27:00Z">
          <w:r w:rsidDel="00354DC3">
            <w:rPr>
              <w:rFonts w:ascii="Garamond" w:hAnsi="Garamond" w:cs="Times New Roman"/>
            </w:rPr>
            <w:delText>Recent</w:delText>
          </w:r>
        </w:del>
      </w:ins>
      <w:ins w:id="190" w:author="Benjamin J. Makhlouf" w:date="2026-07-15T14:46:00Z" w16du:dateUtc="2026-07-15T21:46:00Z">
        <w:del w:id="191" w:author="Daniel Schindler" w:date="2026-07-16T08:27:00Z" w16du:dateUtc="2026-07-16T16:27:00Z">
          <w:r w:rsidDel="00354DC3">
            <w:rPr>
              <w:rFonts w:ascii="Garamond" w:hAnsi="Garamond" w:cs="Times New Roman"/>
            </w:rPr>
            <w:delText xml:space="preserve"> </w:delText>
          </w:r>
        </w:del>
      </w:ins>
      <w:ins w:id="192" w:author="Benjamin J. Makhlouf" w:date="2026-07-15T14:43:00Z" w16du:dateUtc="2026-07-15T21:43:00Z">
        <w:del w:id="193" w:author="Daniel Schindler" w:date="2026-07-16T08:27:00Z" w16du:dateUtc="2026-07-16T16:27:00Z">
          <w:r w:rsidDel="00354DC3">
            <w:rPr>
              <w:rFonts w:ascii="Garamond" w:hAnsi="Garamond" w:cs="Times New Roman"/>
            </w:rPr>
            <w:delText>improvements to genetic baselines have allowe</w:delText>
          </w:r>
        </w:del>
      </w:ins>
      <w:ins w:id="194" w:author="Benjamin J. Makhlouf" w:date="2026-07-15T14:44:00Z" w16du:dateUtc="2026-07-15T21:44:00Z">
        <w:del w:id="195" w:author="Daniel Schindler" w:date="2026-07-16T08:27:00Z" w16du:dateUtc="2026-07-16T16:27:00Z">
          <w:r w:rsidDel="00354DC3">
            <w:rPr>
              <w:rFonts w:ascii="Garamond" w:hAnsi="Garamond" w:cs="Times New Roman"/>
            </w:rPr>
            <w:delText xml:space="preserve">d these methods to </w:delText>
          </w:r>
        </w:del>
      </w:ins>
      <w:ins w:id="196" w:author="Benjamin J. Makhlouf" w:date="2026-07-15T14:46:00Z" w16du:dateUtc="2026-07-15T21:46:00Z">
        <w:del w:id="197" w:author="Daniel Schindler" w:date="2026-07-16T08:27:00Z" w16du:dateUtc="2026-07-16T16:27:00Z">
          <w:r w:rsidDel="00354DC3">
            <w:rPr>
              <w:rFonts w:ascii="Garamond" w:hAnsi="Garamond" w:cs="Times New Roman"/>
            </w:rPr>
            <w:delText xml:space="preserve">be used to </w:delText>
          </w:r>
        </w:del>
      </w:ins>
      <w:ins w:id="198" w:author="Benjamin J. Makhlouf" w:date="2026-07-15T14:44:00Z" w16du:dateUtc="2026-07-15T21:44:00Z">
        <w:del w:id="199" w:author="Daniel Schindler" w:date="2026-07-16T08:27:00Z" w16du:dateUtc="2026-07-16T16:27:00Z">
          <w:r w:rsidDel="00354DC3">
            <w:rPr>
              <w:rFonts w:ascii="Garamond" w:hAnsi="Garamond" w:cs="Times New Roman"/>
            </w:rPr>
            <w:delText xml:space="preserve">identify </w:delText>
          </w:r>
        </w:del>
      </w:ins>
      <w:ins w:id="200" w:author="Benjamin J. Makhlouf" w:date="2026-07-15T14:46:00Z" w16du:dateUtc="2026-07-15T21:46:00Z">
        <w:del w:id="201" w:author="Daniel Schindler" w:date="2026-07-16T08:27:00Z" w16du:dateUtc="2026-07-16T16:27:00Z">
          <w:r w:rsidDel="00354DC3">
            <w:rPr>
              <w:rFonts w:ascii="Garamond" w:hAnsi="Garamond" w:cs="Times New Roman"/>
            </w:rPr>
            <w:delText xml:space="preserve">a </w:delText>
          </w:r>
        </w:del>
      </w:ins>
      <w:ins w:id="202" w:author="Benjamin J. Makhlouf" w:date="2026-07-15T14:44:00Z" w16du:dateUtc="2026-07-15T21:44:00Z">
        <w:del w:id="203" w:author="Daniel Schindler" w:date="2026-07-16T08:27:00Z" w16du:dateUtc="2026-07-16T16:27:00Z">
          <w:r w:rsidDel="00354DC3">
            <w:rPr>
              <w:rFonts w:ascii="Garamond" w:hAnsi="Garamond" w:cs="Times New Roman"/>
            </w:rPr>
            <w:delText xml:space="preserve">subset of </w:delText>
          </w:r>
        </w:del>
      </w:ins>
      <w:ins w:id="204" w:author="Benjamin J. Makhlouf" w:date="2026-07-15T14:47:00Z" w16du:dateUtc="2026-07-15T21:47:00Z">
        <w:del w:id="205" w:author="Daniel Schindler" w:date="2026-07-16T08:27:00Z" w16du:dateUtc="2026-07-16T16:27:00Z">
          <w:r w:rsidDel="00354DC3">
            <w:rPr>
              <w:rFonts w:ascii="Garamond" w:hAnsi="Garamond" w:cs="Times New Roman"/>
            </w:rPr>
            <w:delText xml:space="preserve">the total </w:delText>
          </w:r>
        </w:del>
      </w:ins>
      <w:ins w:id="206" w:author="Benjamin J. Makhlouf" w:date="2026-07-15T14:44:00Z" w16du:dateUtc="2026-07-15T21:44:00Z">
        <w:del w:id="207" w:author="Daniel Schindler" w:date="2026-07-16T08:27:00Z" w16du:dateUtc="2026-07-16T16:27:00Z">
          <w:r w:rsidDel="00354DC3">
            <w:rPr>
              <w:rFonts w:ascii="Garamond" w:hAnsi="Garamond" w:cs="Times New Roman"/>
            </w:rPr>
            <w:delText>population, however, these baselines remain limited to</w:delText>
          </w:r>
        </w:del>
      </w:ins>
      <w:ins w:id="208" w:author="Benjamin J. Makhlouf" w:date="2026-07-15T14:45:00Z" w16du:dateUtc="2026-07-15T21:45:00Z">
        <w:del w:id="209" w:author="Daniel Schindler" w:date="2026-07-16T08:27:00Z" w16du:dateUtc="2026-07-16T16:27:00Z">
          <w:r w:rsidDel="00354DC3">
            <w:rPr>
              <w:rFonts w:ascii="Garamond" w:hAnsi="Garamond" w:cs="Times New Roman"/>
            </w:rPr>
            <w:delText xml:space="preserve"> only a small portion of the upper watershed</w:delText>
          </w:r>
        </w:del>
      </w:ins>
      <w:ins w:id="210" w:author="Benjamin J. Makhlouf" w:date="2026-07-15T14:47:00Z" w16du:dateUtc="2026-07-15T21:47:00Z">
        <w:r>
          <w:rPr>
            <w:rFonts w:ascii="Garamond" w:hAnsi="Garamond" w:cs="Times New Roman"/>
          </w:rPr>
          <w:t>.</w:t>
        </w:r>
      </w:ins>
      <w:ins w:id="211" w:author="Daniel Schindler" w:date="2026-07-15T22:49:00Z" w16du:dateUtc="2026-07-16T06:49:00Z">
        <w:r w:rsidR="003B674A">
          <w:rPr>
            <w:rFonts w:ascii="Garamond" w:hAnsi="Garamond" w:cs="Times New Roman"/>
          </w:rPr>
          <w:t xml:space="preserve"> </w:t>
        </w:r>
      </w:ins>
      <w:ins w:id="212" w:author="Benjamin J. Makhlouf" w:date="2026-07-08T16:41:00Z">
        <w:r w:rsidR="00280FDF" w:rsidRPr="00280FDF">
          <w:rPr>
            <w:rFonts w:ascii="Garamond" w:hAnsi="Garamond" w:cs="Times New Roman"/>
          </w:rPr>
          <w:t xml:space="preserve">Telemetry-based approaches have provided </w:t>
        </w:r>
        <w:del w:id="213" w:author="Daniel Schindler" w:date="2026-07-16T08:28:00Z" w16du:dateUtc="2026-07-16T16:28:00Z">
          <w:r w:rsidR="00280FDF" w:rsidRPr="00280FDF" w:rsidDel="00354DC3">
            <w:rPr>
              <w:rFonts w:ascii="Garamond" w:hAnsi="Garamond" w:cs="Times New Roman"/>
            </w:rPr>
            <w:delText>valuable</w:delText>
          </w:r>
        </w:del>
      </w:ins>
      <w:ins w:id="214" w:author="Daniel Schindler" w:date="2026-07-16T08:28:00Z" w16du:dateUtc="2026-07-16T16:28:00Z">
        <w:r w:rsidR="00354DC3">
          <w:rPr>
            <w:rFonts w:ascii="Garamond" w:hAnsi="Garamond" w:cs="Times New Roman"/>
          </w:rPr>
          <w:t>some</w:t>
        </w:r>
      </w:ins>
      <w:ins w:id="215" w:author="Benjamin J. Makhlouf" w:date="2026-07-08T16:41:00Z">
        <w:r w:rsidR="00280FDF" w:rsidRPr="00280FDF">
          <w:rPr>
            <w:rFonts w:ascii="Garamond" w:hAnsi="Garamond" w:cs="Times New Roman"/>
          </w:rPr>
          <w:t xml:space="preserve"> insights into movement patterns within the basin; however, the spatial coverage </w:t>
        </w:r>
      </w:ins>
      <w:ins w:id="216" w:author="Benjamin J. Makhlouf" w:date="2026-07-13T16:20:00Z" w16du:dateUtc="2026-07-13T23:20:00Z">
        <w:r w:rsidR="00066384">
          <w:rPr>
            <w:rFonts w:ascii="Garamond" w:hAnsi="Garamond" w:cs="Times New Roman"/>
          </w:rPr>
          <w:t xml:space="preserve">available from this type of tool </w:t>
        </w:r>
      </w:ins>
      <w:ins w:id="217" w:author="Benjamin J. Makhlouf" w:date="2026-07-08T16:41:00Z">
        <w:r w:rsidR="00280FDF" w:rsidRPr="00280FDF">
          <w:rPr>
            <w:rFonts w:ascii="Garamond" w:hAnsi="Garamond" w:cs="Times New Roman"/>
          </w:rPr>
          <w:t>is limited</w:t>
        </w:r>
      </w:ins>
      <w:ins w:id="218" w:author="Benjamin J. Makhlouf" w:date="2026-07-15T13:01:00Z" w16du:dateUtc="2026-07-15T20:01:00Z">
        <w:r w:rsidR="00EA24E9">
          <w:rPr>
            <w:rFonts w:ascii="Garamond" w:hAnsi="Garamond" w:cs="Times New Roman"/>
          </w:rPr>
          <w:t xml:space="preserve"> across the full watershed </w:t>
        </w:r>
      </w:ins>
      <w:ins w:id="219" w:author="Benjamin J. Makhlouf" w:date="2026-07-15T14:47:00Z" w16du:dateUtc="2026-07-15T21:47:00Z">
        <w:r>
          <w:rPr>
            <w:rFonts w:ascii="Garamond" w:hAnsi="Garamond" w:cs="Times New Roman"/>
          </w:rPr>
          <w:t xml:space="preserve">and has not been conducted in several years </w:t>
        </w:r>
      </w:ins>
      <w:r w:rsidR="00EA24E9">
        <w:rPr>
          <w:rFonts w:ascii="Garamond" w:hAnsi="Garamond" w:cs="Times New Roman"/>
        </w:rPr>
        <w:fldChar w:fldCharType="begin"/>
      </w:r>
      <w:r w:rsidR="00EA24E9">
        <w:rPr>
          <w:rFonts w:ascii="Garamond" w:hAnsi="Garamond" w:cs="Times New Roman"/>
        </w:rPr>
        <w:instrText xml:space="preserve"> ADDIN ZOTERO_ITEM CSL_CITATION {"citationID":"uiU3QZ1d","properties":{"unsorted":false,"formattedCitation":"(J. N. Clark &amp; Smith, 2019)","plainCitation":"(J. N. Clark &amp; Smith, 2019)","noteIndex":0},"citationItems":[{"id":5951,"uris":["http://zotero.org/users/8421274/items/CIAC53WC"],"itemData":{"id":5951,"type":"article-journal","collection-title":"Alaska Department of Fish and Game, Fishery Data Series No. 19-21, Anchorage.","language":"en","source":"Zotero","title":"Inriver Abundance of Kuskokwim River Chinook Salmon, 2017","author":[{"family":"Clark","given":"Joshua N"},{"family":"Smith","given":"Nicholas J"}],"issued":{"date-parts":[["2019"]]}}}],"schema":"https://github.com/citation-style-language/schema/raw/master/csl-citation.json"} </w:instrText>
      </w:r>
      <w:r w:rsidR="00EA24E9">
        <w:rPr>
          <w:rFonts w:ascii="Garamond" w:hAnsi="Garamond" w:cs="Times New Roman"/>
        </w:rPr>
        <w:fldChar w:fldCharType="separate"/>
      </w:r>
      <w:r w:rsidR="00EA24E9">
        <w:rPr>
          <w:rFonts w:ascii="Garamond" w:hAnsi="Garamond" w:cs="Times New Roman"/>
          <w:noProof/>
        </w:rPr>
        <w:t>(J. N. Clark &amp; Smith, 2019)</w:t>
      </w:r>
      <w:r w:rsidR="00EA24E9">
        <w:rPr>
          <w:rFonts w:ascii="Garamond" w:hAnsi="Garamond" w:cs="Times New Roman"/>
        </w:rPr>
        <w:fldChar w:fldCharType="end"/>
      </w:r>
      <w:ins w:id="220" w:author="Benjamin J. Makhlouf" w:date="2026-07-15T13:06:00Z" w16du:dateUtc="2026-07-15T20:06:00Z">
        <w:r w:rsidR="00EA24E9">
          <w:rPr>
            <w:rFonts w:ascii="Garamond" w:hAnsi="Garamond" w:cs="Times New Roman"/>
          </w:rPr>
          <w:t xml:space="preserve">. </w:t>
        </w:r>
      </w:ins>
      <w:ins w:id="221" w:author="Benjamin J. Makhlouf" w:date="2026-07-08T16:50:00Z">
        <w:r w:rsidR="00BC565F" w:rsidRPr="00BC565F">
          <w:rPr>
            <w:rFonts w:ascii="Garamond" w:hAnsi="Garamond" w:cs="Times New Roman"/>
          </w:rPr>
          <w:t xml:space="preserve">Otolith microchemical approaches have emerged as an alternative tool for estimating sub-watershed provenance without </w:t>
        </w:r>
      </w:ins>
      <w:ins w:id="222" w:author="Benjamin J. Makhlouf" w:date="2026-07-13T16:22:00Z" w16du:dateUtc="2026-07-13T23:22:00Z">
        <w:r w:rsidR="00066384">
          <w:rPr>
            <w:rFonts w:ascii="Garamond" w:hAnsi="Garamond" w:cs="Times New Roman"/>
          </w:rPr>
          <w:t xml:space="preserve">the need </w:t>
        </w:r>
      </w:ins>
      <w:ins w:id="223" w:author="Benjamin J. Makhlouf" w:date="2026-07-08T16:50:00Z">
        <w:r w:rsidR="00BC565F" w:rsidRPr="00BC565F">
          <w:rPr>
            <w:rFonts w:ascii="Garamond" w:hAnsi="Garamond" w:cs="Times New Roman"/>
          </w:rPr>
          <w:t xml:space="preserve">extensive field-based monitoring </w:t>
        </w:r>
      </w:ins>
      <w:r w:rsidR="00EA24E9">
        <w:rPr>
          <w:rFonts w:ascii="Garamond" w:hAnsi="Garamond" w:cs="Times New Roman"/>
        </w:rPr>
        <w:fldChar w:fldCharType="begin"/>
      </w:r>
      <w:r w:rsidR="00FA25AE">
        <w:rPr>
          <w:rFonts w:ascii="Garamond" w:hAnsi="Garamond" w:cs="Times New Roman"/>
        </w:rPr>
        <w:instrText xml:space="preserve"> ADDIN ZOTERO_ITEM CSL_CITATION {"citationID":"xOPvJIVl","properties":{"unsorted":false,"formattedCitation":"(Brennan et al., 2019; Brennan, Zimmerman, et al., 2015; Kennedy et al., 2000)","plainCitation":"(Brennan et al., 2019; Brennan, Zimmerman, et al., 2015; Kennedy et al., 2000)","noteIndex":0},"citationItems":[{"id":"6JYUnuDD/DjZU0x8k","uris":["http://zotero.org/users/8421274/items/IY3FLHLM"],"itemData":{"id":"6JYUnuDD/DjZU0x8k","type":"article-journal","abstract":"Strontium isotopes simultaneously delineate fine-scale natal habitats and migrations of Pacific salmon harvested during a coastal commercial fishery., Highly migratory organisms present major challenges to conservation efforts. This is especially true for exploited anadromous fish species, which exhibit long-range dispersals from natal sites, complex population structures, and extensive mixing of distinct populations during exploitation. By tracing the migratory histories of individual Chinook salmon caught in fisheries using strontium isotopes, we determined the relative production of natal habitats at fine spatial scales and different life histories. Although strontium isotopes have been widely used in provenance research, we present a new robust framework to simultaneously assess natal sources and migrations of individuals within fishery harvests through time. Our results pave the way for investigating how fine-scale habitat production and life histories of salmon respond to perturbations—providing crucial insights for conservation.","container-title":"Science Advances","DOI":"10.1126/sciadv.1400124","ISSN":"2375-2548","issue":"4","journalAbbreviation":"Sci Adv","note":"PMID: 26601173\nPMCID: PMC4640640","page":"e1400124","source":"PubMed Central","title":"Strontium isotopes delineate fine-scale natal origins and migration histories of Pacific salmon","volume":"1","author":[{"family":"Brennan","given":"Sean R."},{"family":"Zimmerman","given":"Christian E."},{"family":"Fernandez","given":"Diego P."},{"family":"Cerling","given":"Thure E."},{"family":"McPhee","given":"Megan V."},{"family":"Wooller","given":"Matthew J."}],"issued":{"date-parts":[["2015",5,15]]}}},{"id":3844,"uris":["http://zotero.org/users/8421274/items/RXD5IA9D"],"itemData":{"id":3844,"type":"article-journal","abstract":"Watersheds are complex mosaics of habitats whose conditions vary across space and time as landscape features filter overriding climate forcing, yet the extent to which the reliability of ecosystem services depends on these dynamics remains unknown. We quantified how shifting habitat mosaics are expressed across a range of spatial scales within a large, free-flowing river, and how they stabilize the production of Pacific salmon that support valuable fisheries. The strontium isotope records of ear stones (otoliths) show that the relative productivity of locations across the river network, as both natal- and juvenile-rearing habitat, varies widely among years and that this variability is expressed across a broad range of spatial scales, ultimately stabilizing the interannual production of fish at the scale of the entire basin.","container-title":"Science","DOI":"10.1126/science.aav4313","issue":"6442","page":"783-786","publisher":"American Association for the Advancement of Science","source":"science.org (Atypon)","title":"Shifting habitat mosaics and fish production across river basins","volume":"364","author":[{"family":"Brennan","given":"Sean R."},{"family":"Schindler","given":"Daniel E."},{"family":"Cline","given":"Timothy J."},{"family":"Walsworth","given":"Timothy E."},{"family":"Buck","given":"Greg"},{"family":"Fernandez","given":"Diego P."}],"issued":{"date-parts":[["2019"]]}}},{"id":5607,"uris":["http://zotero.org/users/8421274/items/N8M9U3LH"],"itemData":{"id":5607,"type":"article-journal","abstract":"To distinguish Atlantic salmon (Salmo salar) populations in tributaries of the Connecticut River, we studied the incorporation and stability of Sr isotopes in juvenile salmon. We established the geologic basis for unique isotopic signatures in 29 salmon sites. Stream-specific Sr isotopic ratios (\n              87\n              Sr/\n              86\n              Sr) were found in calcified tissues of salmon parr within 3 months of stocking. We found little seasonal variation in the Sr signatures of stream water or fish tissue. There were no significant differences among the Sr signatures of otoliths, scales, and vertebrae. For mature salmon raised under constant conditions, 70% of the Sr isotopic </w:instrText>
      </w:r>
      <w:r w:rsidR="00FA25AE" w:rsidRPr="000F27F0">
        <w:rPr>
          <w:rFonts w:ascii="Garamond" w:hAnsi="Garamond" w:cs="Times New Roman"/>
          <w:lang w:val="fr-FR"/>
        </w:rPr>
        <w:instrText xml:space="preserve">signature in calcified tissues was derived from food sources. We developed a criterion for identifying moving fish based upon the isotopic variability of genetically marked fish. Applying this criterion to our streams, 7% of the fish in our study had incorporated Sr from multiple streams. Strontium isotopes distinguished all 8 regions in the White River basin and 7 of the 10 regions in the West River basin. When watersheds are considered together, Sr isotopes differentiated 11 unique signatures from 18 regions. We conclude that Sr isotopes are an effective marking tool and discuss ways in which they can be combined with other marking techniques over larger spatial scales.","container-title":"Canadian Journal of Fisheries and Aquatic Sciences","DOI":"10.1139/f00-206","ISSN":"0706-652X, 1205-7533","issue":"11","journalAbbreviation":"Can. J. Fish. Aquat. Sci.","language":"en","license":"http://www.nrcresearchpress.com/page/about/CorporateTextAndDataMining","page":"2280-2292","source":"DOI.org (Crossref)","title":"Using natural strontium isotopic signatures as fish markers: methodology and application","title-short":"Using natural strontium isotopic signatures as fish markers","volume":"57","author":[{"family":"Kennedy","given":"Brian P"},{"family":"Blum","given":"Joel D"},{"family":"Folt","given":"Carol L"},{"family":"Nislow","given":"Keith H"}],"issued":{"date-parts":[["2000",11,1]]}}}],"schema":"https://github.com/citation-style-language/schema/raw/master/csl-citation.json"} </w:instrText>
      </w:r>
      <w:r w:rsidR="00EA24E9">
        <w:rPr>
          <w:rFonts w:ascii="Garamond" w:hAnsi="Garamond" w:cs="Times New Roman"/>
        </w:rPr>
        <w:fldChar w:fldCharType="separate"/>
      </w:r>
      <w:r w:rsidR="00FA25AE">
        <w:rPr>
          <w:rFonts w:ascii="Garamond" w:hAnsi="Garamond" w:cs="Times New Roman"/>
          <w:noProof/>
          <w:lang w:val="fr-FR"/>
        </w:rPr>
        <w:t>(Brennan et al., 2019; Brennan, Zimmerman, et al., 2015; Kennedy et al., 2000)</w:t>
      </w:r>
      <w:r w:rsidR="00EA24E9">
        <w:rPr>
          <w:rFonts w:ascii="Garamond" w:hAnsi="Garamond" w:cs="Times New Roman"/>
        </w:rPr>
        <w:fldChar w:fldCharType="end"/>
      </w:r>
      <w:ins w:id="224" w:author="Benjamin J. Makhlouf" w:date="2026-07-15T13:07:00Z" w16du:dateUtc="2026-07-15T20:07:00Z">
        <w:r w:rsidR="00EA24E9" w:rsidRPr="00175DEB">
          <w:rPr>
            <w:rFonts w:ascii="Garamond" w:hAnsi="Garamond" w:cs="Times New Roman"/>
            <w:lang w:val="fr-FR"/>
            <w:rPrChange w:id="225" w:author="Benjamin J. Makhlouf" w:date="2026-07-17T12:26:00Z" w16du:dateUtc="2026-07-17T19:26:00Z">
              <w:rPr>
                <w:rFonts w:ascii="Garamond" w:hAnsi="Garamond" w:cs="Times New Roman"/>
              </w:rPr>
            </w:rPrChange>
          </w:rPr>
          <w:t>.</w:t>
        </w:r>
      </w:ins>
      <w:ins w:id="226" w:author="Benjamin J. Makhlouf" w:date="2026-07-08T16:50:00Z">
        <w:r w:rsidR="00BC565F" w:rsidRPr="00175DEB">
          <w:rPr>
            <w:rFonts w:ascii="Garamond" w:hAnsi="Garamond" w:cs="Times New Roman"/>
            <w:lang w:val="fr-FR"/>
            <w:rPrChange w:id="227" w:author="Benjamin J. Makhlouf" w:date="2026-07-17T12:26:00Z" w16du:dateUtc="2026-07-17T19:26:00Z">
              <w:rPr>
                <w:rFonts w:ascii="Garamond" w:hAnsi="Garamond" w:cs="Times New Roman"/>
              </w:rPr>
            </w:rPrChange>
          </w:rPr>
          <w:t xml:space="preserve"> </w:t>
        </w:r>
        <w:r w:rsidR="00BC565F" w:rsidRPr="00BC565F">
          <w:rPr>
            <w:rFonts w:ascii="Garamond" w:hAnsi="Garamond" w:cs="Times New Roman"/>
          </w:rPr>
          <w:t xml:space="preserve">By leveraging predictable relationships between chemical signatures recorded in the otolith and those measured or modeled across the landscape, these approaches enable </w:t>
        </w:r>
      </w:ins>
      <w:ins w:id="228" w:author="Benjamin J. Makhlouf" w:date="2026-07-13T16:22:00Z" w16du:dateUtc="2026-07-13T23:22:00Z">
        <w:r w:rsidR="00066384">
          <w:rPr>
            <w:rFonts w:ascii="Garamond" w:hAnsi="Garamond" w:cs="Times New Roman"/>
          </w:rPr>
          <w:t xml:space="preserve">the </w:t>
        </w:r>
      </w:ins>
      <w:ins w:id="229" w:author="Benjamin J. Makhlouf" w:date="2026-07-08T16:50:00Z">
        <w:r w:rsidR="00BC565F" w:rsidRPr="00BC565F">
          <w:rPr>
            <w:rFonts w:ascii="Garamond" w:hAnsi="Garamond" w:cs="Times New Roman"/>
          </w:rPr>
          <w:t>reconstruction of individual life histor</w:t>
        </w:r>
      </w:ins>
      <w:ins w:id="230" w:author="Benjamin J. Makhlouf" w:date="2026-07-13T16:22:00Z" w16du:dateUtc="2026-07-13T23:22:00Z">
        <w:r w:rsidR="00066384">
          <w:rPr>
            <w:rFonts w:ascii="Garamond" w:hAnsi="Garamond" w:cs="Times New Roman"/>
          </w:rPr>
          <w:t>y characteristics at the</w:t>
        </w:r>
      </w:ins>
      <w:ins w:id="231" w:author="Benjamin J. Makhlouf" w:date="2026-07-13T16:23:00Z" w16du:dateUtc="2026-07-13T23:23:00Z">
        <w:r w:rsidR="00066384">
          <w:rPr>
            <w:rFonts w:ascii="Garamond" w:hAnsi="Garamond" w:cs="Times New Roman"/>
          </w:rPr>
          <w:t xml:space="preserve"> watershed scale with refined spatial resolution compared to genetics-based methods in many cases </w:t>
        </w:r>
      </w:ins>
      <w:r w:rsidR="00EA24E9">
        <w:rPr>
          <w:rFonts w:ascii="Garamond" w:hAnsi="Garamond" w:cs="Times New Roman"/>
        </w:rPr>
        <w:fldChar w:fldCharType="begin"/>
      </w:r>
      <w:r w:rsidR="00301B81">
        <w:rPr>
          <w:rFonts w:ascii="Garamond" w:hAnsi="Garamond" w:cs="Times New Roman"/>
        </w:rPr>
        <w:instrText xml:space="preserve"> ADDIN ZOTERO_ITEM CSL_CITATION {"citationID":"LnWWYCwb","properties":{"unsorted":false,"formattedCitation":"(Brennan, Zimmerman, et al., 2015; Makhlouf et al., 2025)","plainCitation":"(Brennan, Zimmerman, et al., 2015; Makhlouf et al., 2025)","noteIndex":0},"citationItems":[{"id":"6JYUnuDD/DjZU0x8k","uris":["http://zotero.org/users/8421274/items/IY3FLHLM"],"itemData":{"id":"6JYUnuDD/DjZU0x8k","type":"article-journal","abstract":"Strontium isotopes simultaneously delineate fine-scale natal habitats and migrations of Pacific salmon harvested during a coastal commercial fishery., Highly migratory organisms present major challenges to conservation efforts. This is especially true for exploited anadromous fish species, which exhibit long-range dispersals from natal sites, complex population structures, and extensive mixing of distinct populations during exploitation. By tracing the migratory histories of individual Chinook salmon caught in fisheries using strontium isotopes, we determined the relative production of natal habitats at fine spatial scales and different life histories. Although strontium isotopes have been widely used in provenance research, we present a new robust framework to simultaneously assess natal sources and migrations of individuals within fishery harvests through time. Our results pave the way for investigating how fine-scale habitat production and life histories of salmon respond to perturbations—providing crucial insights for conservation.","container-title":"Science Advances","DOI":"10.1126/sciadv.1400124","ISSN":"2375-2548","issue":"4","journalAbbreviation":"Sci Adv","note":"PMID: 26601173\nPMCID: PMC4640640","page":"e1400124","source":"PubMed Central","title":"Strontium isotopes delineate fine-scale natal origins and migration histories of Pacific salmon","volume":"1","author":[{"family":"Brennan","given":"Sean R."},{"family":"Zimmerman","given":"Christian E."},{"family":"Fernandez","given":"Diego P."},{"family":"Cerling","given":"Thure E."},{"family":"McPhee","given":"Megan V."},{"family":"Wooller","given":"Matthew J."}],"issued":{"date-parts":[["2015",5,15]]}}},{"id":5397,"uris":["http://zotero.org/users/8421274/items/WRVF2L9N"],"itemData":{"id":5397,"type":"article-journal","abstract":"Understanding the spatial ecology of migratory species is uniquely challenging using conventional approaches. In fisheries such as for Pacific salmon, genetic stock identification (GSI) and isotope-based methods have emerged as strategies for reconstructing spatial ecology but are limited by the spatial resolution of genetic differentiation and isotopic heterogeneity. We show that integrating these complementary datasets improve the spatial resolution of provenance assignments. To do so, we reconstructed basin-wide estimates of natal origin locations for Chinook salmon in the Yukon River using samples (n = 247) from an experimental fishery designed to assess in-season run timing. A combined framework improved precision of likely provenance assignments (stream km &gt; 0.7 posterior probability) by 92% over genetic assignments and 52% over strontium isotope methods. In doing so, we illustrate watershed scale estimates of natal origin distributions with a greater resolution available from GSI or isotope data alone.","container-title":"Limnology and Oceanography Letters","DOI":"10.1002/lol2.70025","ISSN":"2378-2242","issue":"n/a","language":"en","license":"© 2025 The Author(s). Limnology and Oceanography Letters published by Wiley Periodicals LLC on behalf of Association for the Sciences of Limnology and Oceanography.","note":"_eprint: https://onlinelibrary.wiley.com/doi/pdf/10.1002/lol2.70025","source":"Wiley Online Library","title":"Combining genetic and isotope frameworks improves reconstruction of fish provenance across riverscapes","URL":"https://onlinelibrary.wiley.com/doi/abs/10.1002/lol2.70025","volume":"n/a","author":[{"family":"Makhlouf","given":"Ben"},{"family":"Cline","given":"Timothy J."},{"family":"Fernandez","given":"Diego"},{"family":"Seeb","given":"Lisa"},{"family":"Lee","given":"Elizabeth"},{"family":"Gilk-Baumer","given":"Sara"},{"family":"Whited","given":"Diane"},{"family":"Zimmerman","given":"Christian E."},{"family":"Schindler","given":"Daniel E."}],"accessed":{"date-parts":[["2025",6,4]]},"issued":{"date-parts":[["2025"]]}}}],"schema":"https://github.com/citation-style-language/schema/raw/master/csl-citation.json"} </w:instrText>
      </w:r>
      <w:r w:rsidR="00EA24E9">
        <w:rPr>
          <w:rFonts w:ascii="Garamond" w:hAnsi="Garamond" w:cs="Times New Roman"/>
        </w:rPr>
        <w:fldChar w:fldCharType="separate"/>
      </w:r>
      <w:r w:rsidR="00301B81">
        <w:rPr>
          <w:rFonts w:ascii="Garamond" w:hAnsi="Garamond" w:cs="Times New Roman"/>
          <w:noProof/>
        </w:rPr>
        <w:t>(Brennan, Zimmerman, et al., 2015; Makhlouf et al., 2025)</w:t>
      </w:r>
      <w:r w:rsidR="00EA24E9">
        <w:rPr>
          <w:rFonts w:ascii="Garamond" w:hAnsi="Garamond" w:cs="Times New Roman"/>
        </w:rPr>
        <w:fldChar w:fldCharType="end"/>
      </w:r>
      <w:ins w:id="232" w:author="Benjamin J. Makhlouf" w:date="2026-07-15T13:08:00Z" w16du:dateUtc="2026-07-15T20:08:00Z">
        <w:r w:rsidR="00832E18">
          <w:rPr>
            <w:rFonts w:ascii="Garamond" w:hAnsi="Garamond" w:cs="Times New Roman"/>
          </w:rPr>
          <w:t xml:space="preserve">. </w:t>
        </w:r>
      </w:ins>
      <w:ins w:id="233" w:author="Benjamin J. Makhlouf" w:date="2026-07-15T13:10:00Z" w16du:dateUtc="2026-07-15T20:10:00Z">
        <w:r w:rsidR="00832E18">
          <w:rPr>
            <w:rFonts w:ascii="Garamond" w:hAnsi="Garamond" w:cs="Times New Roman"/>
          </w:rPr>
          <w:t>T</w:t>
        </w:r>
      </w:ins>
      <w:ins w:id="234" w:author="Benjamin J. Makhlouf" w:date="2026-07-15T13:08:00Z" w16du:dateUtc="2026-07-15T20:08:00Z">
        <w:r w:rsidR="00832E18">
          <w:rPr>
            <w:rFonts w:ascii="Garamond" w:hAnsi="Garamond" w:cs="Times New Roman"/>
          </w:rPr>
          <w:t xml:space="preserve">hese methods therefore </w:t>
        </w:r>
      </w:ins>
      <w:ins w:id="235" w:author="Benjamin J. Makhlouf" w:date="2026-07-15T13:09:00Z" w16du:dateUtc="2026-07-15T20:09:00Z">
        <w:r w:rsidR="00832E18">
          <w:rPr>
            <w:rFonts w:ascii="Garamond" w:hAnsi="Garamond" w:cs="Times New Roman"/>
          </w:rPr>
          <w:t>offer a means to estimate provenance of adult salmon across the entire watershed at a refined spatial scal</w:t>
        </w:r>
      </w:ins>
      <w:ins w:id="236" w:author="Benjamin J. Makhlouf" w:date="2026-07-15T13:10:00Z" w16du:dateUtc="2026-07-15T20:10:00Z">
        <w:r w:rsidR="00832E18">
          <w:rPr>
            <w:rFonts w:ascii="Garamond" w:hAnsi="Garamond" w:cs="Times New Roman"/>
          </w:rPr>
          <w:t>e</w:t>
        </w:r>
      </w:ins>
      <w:r w:rsidR="000F27F0">
        <w:rPr>
          <w:rFonts w:ascii="Garamond" w:hAnsi="Garamond" w:cs="Times New Roman"/>
        </w:rPr>
        <w:t>s</w:t>
      </w:r>
      <w:ins w:id="237" w:author="Benjamin J. Makhlouf" w:date="2026-07-15T13:10:00Z" w16du:dateUtc="2026-07-15T20:10:00Z">
        <w:r w:rsidR="00832E18">
          <w:rPr>
            <w:rFonts w:ascii="Garamond" w:hAnsi="Garamond" w:cs="Times New Roman"/>
          </w:rPr>
          <w:t xml:space="preserve"> without the need for extensive basin-wide sampling efforts. </w:t>
        </w:r>
      </w:ins>
    </w:p>
    <w:p w14:paraId="4A951439" w14:textId="77777777" w:rsidR="009D5982" w:rsidRPr="00066384" w:rsidRDefault="009D5982">
      <w:pPr>
        <w:spacing w:line="480" w:lineRule="auto"/>
        <w:rPr>
          <w:ins w:id="238" w:author="Benjamin J. Makhlouf" w:date="2026-07-13T16:26:00Z" w16du:dateUtc="2026-07-13T23:26:00Z"/>
          <w:rFonts w:ascii="Garamond" w:hAnsi="Garamond" w:cs="Times New Roman"/>
        </w:rPr>
        <w:pPrChange w:id="239" w:author="Benjamin J. Makhlouf" w:date="2026-07-15T13:06:00Z" w16du:dateUtc="2026-07-15T20:06:00Z">
          <w:pPr>
            <w:spacing w:line="480" w:lineRule="auto"/>
            <w:ind w:firstLine="720"/>
          </w:pPr>
        </w:pPrChange>
      </w:pPr>
    </w:p>
    <w:p w14:paraId="4B48F71D" w14:textId="45390760" w:rsidR="00A72EBD" w:rsidRPr="008605CB" w:rsidRDefault="00A72EBD">
      <w:pPr>
        <w:spacing w:line="480" w:lineRule="auto"/>
        <w:ind w:firstLine="360"/>
        <w:rPr>
          <w:rFonts w:ascii="Garamond" w:hAnsi="Garamond" w:cs="Times New Roman"/>
          <w:b/>
          <w:bCs/>
        </w:rPr>
        <w:pPrChange w:id="240" w:author="Benjamin J. Makhlouf" w:date="2026-07-13T16:26:00Z" w16du:dateUtc="2026-07-13T23:26:00Z">
          <w:pPr>
            <w:spacing w:line="480" w:lineRule="auto"/>
            <w:ind w:firstLine="720"/>
          </w:pPr>
        </w:pPrChange>
      </w:pPr>
      <w:r>
        <w:rPr>
          <w:rFonts w:ascii="Garamond" w:hAnsi="Garamond" w:cs="Times New Roman"/>
        </w:rPr>
        <w:t xml:space="preserve">Here, we use otolith chemistry from fish caught during a test fishery throughout the seasonal migration period over six years in the Kuskokwim River to reconstruct spatiotemporal patterns of </w:t>
      </w:r>
      <w:ins w:id="241" w:author="Daniel Schindler" w:date="2026-07-16T08:29:00Z" w16du:dateUtc="2026-07-16T16:29:00Z">
        <w:r w:rsidR="00354DC3">
          <w:rPr>
            <w:rFonts w:ascii="Garamond" w:hAnsi="Garamond" w:cs="Times New Roman"/>
          </w:rPr>
          <w:lastRenderedPageBreak/>
          <w:t xml:space="preserve">the natal origins of </w:t>
        </w:r>
      </w:ins>
      <w:r>
        <w:rPr>
          <w:rFonts w:ascii="Garamond" w:hAnsi="Garamond" w:cs="Times New Roman"/>
        </w:rPr>
        <w:t xml:space="preserve">Chinook salmon returns. </w:t>
      </w:r>
      <w:del w:id="242" w:author="Benjamin J. Makhlouf" w:date="2026-06-18T18:48:00Z" w16du:dateUtc="2026-06-19T01:48:00Z">
        <w:r w:rsidDel="00964D8F">
          <w:rPr>
            <w:rFonts w:ascii="Garamond" w:hAnsi="Garamond" w:cs="Times New Roman"/>
          </w:rPr>
          <w:delText xml:space="preserve">The limited genetic structure of Chinook salmon in this region precludes using genetic approaches to quantify migration timing of different populations throughout the watershed. </w:delText>
        </w:r>
      </w:del>
      <w:ins w:id="243" w:author="Benjamin J. Makhlouf" w:date="2026-07-08T16:52:00Z" w16du:dateUtc="2026-07-08T23:52:00Z">
        <w:r w:rsidR="00BC565F">
          <w:rPr>
            <w:rFonts w:ascii="Garamond" w:hAnsi="Garamond" w:cs="Times New Roman"/>
          </w:rPr>
          <w:t>In doing so, we use o</w:t>
        </w:r>
      </w:ins>
      <w:del w:id="244" w:author="Benjamin J. Makhlouf" w:date="2026-07-08T16:52:00Z" w16du:dateUtc="2026-07-08T23:52:00Z">
        <w:r w:rsidDel="00BC565F">
          <w:rPr>
            <w:rFonts w:ascii="Garamond" w:hAnsi="Garamond" w:cs="Times New Roman"/>
          </w:rPr>
          <w:delText>O</w:delText>
        </w:r>
      </w:del>
      <w:r>
        <w:rPr>
          <w:rFonts w:ascii="Garamond" w:hAnsi="Garamond" w:cs="Times New Roman"/>
        </w:rPr>
        <w:t xml:space="preserve">tolith-based methods for estimating provenance </w:t>
      </w:r>
      <w:del w:id="245" w:author="Benjamin J. Makhlouf" w:date="2026-07-08T16:51:00Z" w16du:dateUtc="2026-07-08T23:51:00Z">
        <w:r w:rsidDel="00BC565F">
          <w:rPr>
            <w:rFonts w:ascii="Garamond" w:hAnsi="Garamond" w:cs="Times New Roman"/>
          </w:rPr>
          <w:delText xml:space="preserve">therefore </w:delText>
        </w:r>
      </w:del>
      <w:del w:id="246" w:author="Benjamin J. Makhlouf" w:date="2026-07-08T16:52:00Z" w16du:dateUtc="2026-07-08T23:52:00Z">
        <w:r w:rsidDel="00E43153">
          <w:rPr>
            <w:rFonts w:ascii="Garamond" w:hAnsi="Garamond" w:cs="Times New Roman"/>
          </w:rPr>
          <w:delText>offer a</w:delText>
        </w:r>
      </w:del>
      <w:del w:id="247" w:author="Benjamin J. Makhlouf" w:date="2026-07-15T14:51:00Z" w16du:dateUtc="2026-07-15T21:51:00Z">
        <w:r w:rsidDel="004A41B6">
          <w:rPr>
            <w:rFonts w:ascii="Garamond" w:hAnsi="Garamond" w:cs="Times New Roman"/>
          </w:rPr>
          <w:delText xml:space="preserve"> </w:delText>
        </w:r>
      </w:del>
      <w:ins w:id="248" w:author="Benjamin J. Makhlouf" w:date="2026-07-08T16:52:00Z" w16du:dateUtc="2026-07-08T23:52:00Z">
        <w:r w:rsidR="00E43153">
          <w:rPr>
            <w:rFonts w:ascii="Garamond" w:hAnsi="Garamond" w:cs="Times New Roman"/>
          </w:rPr>
          <w:t xml:space="preserve">as a </w:t>
        </w:r>
      </w:ins>
      <w:r>
        <w:rPr>
          <w:rFonts w:ascii="Garamond" w:hAnsi="Garamond" w:cs="Times New Roman"/>
        </w:rPr>
        <w:t>novel approach to: (1) identify the spatiotemporal structure of returning populations in the Kuskokwim River basin, and (2) evaluate potential impacts of front-end closures on conserving population diversity within salmon stock complexes returning to large, remote, watersheds.</w:t>
      </w:r>
    </w:p>
    <w:p w14:paraId="773D6EA7" w14:textId="77777777" w:rsidR="00606787" w:rsidRDefault="00606787" w:rsidP="009833DB">
      <w:pPr>
        <w:spacing w:line="480" w:lineRule="auto"/>
        <w:rPr>
          <w:rFonts w:ascii="Times New Roman" w:hAnsi="Times New Roman" w:cs="Times New Roman"/>
          <w:b/>
          <w:bCs/>
          <w:sz w:val="28"/>
          <w:szCs w:val="28"/>
          <w:u w:val="single"/>
        </w:rPr>
      </w:pPr>
    </w:p>
    <w:p w14:paraId="2A0F64D4" w14:textId="623E12CB" w:rsidR="009833DB" w:rsidRPr="007C6331" w:rsidRDefault="00467885" w:rsidP="007C6331">
      <w:pPr>
        <w:pStyle w:val="ListParagraph"/>
        <w:numPr>
          <w:ilvl w:val="0"/>
          <w:numId w:val="12"/>
        </w:numPr>
        <w:spacing w:line="480" w:lineRule="auto"/>
        <w:rPr>
          <w:rFonts w:ascii="Garamond" w:hAnsi="Garamond" w:cs="Times New Roman"/>
          <w:b/>
          <w:bCs/>
          <w:sz w:val="28"/>
          <w:szCs w:val="28"/>
          <w:u w:val="single"/>
        </w:rPr>
      </w:pPr>
      <w:r>
        <w:rPr>
          <w:rFonts w:ascii="Garamond" w:hAnsi="Garamond" w:cs="Times New Roman"/>
          <w:b/>
          <w:bCs/>
          <w:sz w:val="28"/>
          <w:szCs w:val="28"/>
          <w:u w:val="single"/>
        </w:rPr>
        <w:t xml:space="preserve">Materials and Methods: </w:t>
      </w:r>
    </w:p>
    <w:p w14:paraId="2B9BE153" w14:textId="589B370C" w:rsidR="009833DB" w:rsidRPr="008605CB" w:rsidRDefault="007C6331" w:rsidP="009833DB">
      <w:pPr>
        <w:spacing w:line="480" w:lineRule="auto"/>
        <w:rPr>
          <w:rFonts w:ascii="Garamond" w:hAnsi="Garamond" w:cs="Times New Roman"/>
          <w:b/>
          <w:bCs/>
        </w:rPr>
      </w:pPr>
      <w:r>
        <w:rPr>
          <w:rFonts w:ascii="Garamond" w:hAnsi="Garamond" w:cs="Times New Roman"/>
          <w:b/>
          <w:bCs/>
        </w:rPr>
        <w:t>2.1 Otolith samples</w:t>
      </w:r>
    </w:p>
    <w:p w14:paraId="2C50ADFF" w14:textId="016AE7CE" w:rsidR="009C079F" w:rsidRPr="008605CB" w:rsidRDefault="003A1EB0" w:rsidP="009C079F">
      <w:pPr>
        <w:spacing w:line="480" w:lineRule="auto"/>
        <w:ind w:firstLine="720"/>
        <w:rPr>
          <w:rFonts w:ascii="Garamond" w:eastAsia="Times New Roman" w:hAnsi="Garamond" w:cs="Times New Roman"/>
          <w:kern w:val="0"/>
          <w14:ligatures w14:val="none"/>
        </w:rPr>
      </w:pPr>
      <w:r>
        <w:rPr>
          <w:rFonts w:ascii="Garamond" w:eastAsia="Times New Roman" w:hAnsi="Garamond" w:cs="Times New Roman"/>
          <w:kern w:val="0"/>
          <w14:ligatures w14:val="none"/>
        </w:rPr>
        <w:t xml:space="preserve">Chinook salmon otoliths were collected from 2017 to 2022 in the Alaska Department of Fish &amp; Game Bethel Test Fishery (BTF) near Bethel, Alaska in collaboration with the Orutsararmiut Native Council fisheries program. </w:t>
      </w:r>
      <w:r>
        <w:rPr>
          <w:rFonts w:ascii="Garamond" w:hAnsi="Garamond" w:cs="Times New Roman"/>
        </w:rPr>
        <w:t>The BTF was designed to enable in-season assessment of run timing and strength, based on catch-per-unit-effort (CPUE)</w:t>
      </w:r>
      <w:r>
        <w:rPr>
          <w:rStyle w:val="CommentReference"/>
        </w:rPr>
        <w:t>,</w:t>
      </w:r>
      <w:r>
        <w:rPr>
          <w:rFonts w:ascii="Garamond" w:hAnsi="Garamond" w:cs="Times New Roman"/>
        </w:rPr>
        <w:t xml:space="preserve"> to inform management decisions for fisheries throughout the river. Fish </w:t>
      </w:r>
      <w:ins w:id="249" w:author="Benjamin J. Makhlouf" w:date="2026-07-15T14:52:00Z" w16du:dateUtc="2026-07-15T21:52:00Z">
        <w:r w:rsidR="004A41B6">
          <w:rPr>
            <w:rFonts w:ascii="Garamond" w:hAnsi="Garamond" w:cs="Times New Roman"/>
          </w:rPr>
          <w:t>were</w:t>
        </w:r>
      </w:ins>
      <w:ins w:id="250" w:author="Benjamin J. Makhlouf" w:date="2026-06-19T15:58:00Z" w16du:dateUtc="2026-06-19T22:58:00Z">
        <w:r w:rsidR="00AA4630">
          <w:rPr>
            <w:rFonts w:ascii="Garamond" w:hAnsi="Garamond" w:cs="Times New Roman"/>
          </w:rPr>
          <w:t xml:space="preserve"> sampled</w:t>
        </w:r>
      </w:ins>
      <w:ins w:id="251" w:author="Benjamin J. Makhlouf" w:date="2026-07-12T15:49:00Z" w16du:dateUtc="2026-07-12T22:49:00Z">
        <w:r w:rsidR="00473B48">
          <w:rPr>
            <w:rFonts w:ascii="Garamond" w:hAnsi="Garamond" w:cs="Times New Roman"/>
          </w:rPr>
          <w:t xml:space="preserve"> using gillnets</w:t>
        </w:r>
      </w:ins>
      <w:ins w:id="252" w:author="Benjamin J. Makhlouf" w:date="2026-06-19T15:58:00Z" w16du:dateUtc="2026-06-19T22:58:00Z">
        <w:r w:rsidR="00AA4630">
          <w:rPr>
            <w:rFonts w:ascii="Garamond" w:hAnsi="Garamond" w:cs="Times New Roman"/>
          </w:rPr>
          <w:t xml:space="preserve"> throughout the full return migration window, and are assumed to </w:t>
        </w:r>
      </w:ins>
      <w:del w:id="253" w:author="Benjamin J. Makhlouf" w:date="2026-06-19T15:59:00Z" w16du:dateUtc="2026-06-19T22:59:00Z">
        <w:r w:rsidDel="00AA4630">
          <w:rPr>
            <w:rFonts w:ascii="Garamond" w:hAnsi="Garamond" w:cs="Times New Roman"/>
          </w:rPr>
          <w:delText xml:space="preserve">caught in this fishery are a </w:delText>
        </w:r>
      </w:del>
      <w:r>
        <w:rPr>
          <w:rFonts w:ascii="Garamond" w:hAnsi="Garamond" w:cs="Times New Roman"/>
        </w:rPr>
        <w:t>represent</w:t>
      </w:r>
      <w:ins w:id="254" w:author="Benjamin J. Makhlouf" w:date="2026-07-08T16:54:00Z" w16du:dateUtc="2026-07-08T23:54:00Z">
        <w:r w:rsidR="0030774A">
          <w:rPr>
            <w:rFonts w:ascii="Garamond" w:hAnsi="Garamond" w:cs="Times New Roman"/>
          </w:rPr>
          <w:t xml:space="preserve"> the</w:t>
        </w:r>
      </w:ins>
      <w:ins w:id="255" w:author="Benjamin J. Makhlouf" w:date="2026-07-12T15:49:00Z" w16du:dateUtc="2026-07-12T22:49:00Z">
        <w:r w:rsidR="00473B48">
          <w:rPr>
            <w:rFonts w:ascii="Garamond" w:hAnsi="Garamond" w:cs="Times New Roman"/>
          </w:rPr>
          <w:t xml:space="preserve"> shifting</w:t>
        </w:r>
      </w:ins>
      <w:ins w:id="256" w:author="Benjamin J. Makhlouf" w:date="2026-07-08T16:54:00Z" w16du:dateUtc="2026-07-08T23:54:00Z">
        <w:r w:rsidR="0030774A">
          <w:rPr>
            <w:rFonts w:ascii="Garamond" w:hAnsi="Garamond" w:cs="Times New Roman"/>
          </w:rPr>
          <w:t xml:space="preserve"> distribution of </w:t>
        </w:r>
      </w:ins>
      <w:del w:id="257" w:author="Benjamin J. Makhlouf" w:date="2026-07-08T16:53:00Z" w16du:dateUtc="2026-07-08T23:53:00Z">
        <w:r w:rsidDel="0030774A">
          <w:rPr>
            <w:rFonts w:ascii="Garamond" w:hAnsi="Garamond" w:cs="Times New Roman"/>
          </w:rPr>
          <w:delText>ative</w:delText>
        </w:r>
      </w:del>
      <w:r>
        <w:rPr>
          <w:rFonts w:ascii="Garamond" w:hAnsi="Garamond" w:cs="Times New Roman"/>
        </w:rPr>
        <w:t xml:space="preserve"> </w:t>
      </w:r>
      <w:del w:id="258" w:author="Benjamin J. Makhlouf" w:date="2026-07-08T16:53:00Z" w16du:dateUtc="2026-07-08T23:53:00Z">
        <w:r w:rsidDel="0030774A">
          <w:rPr>
            <w:rFonts w:ascii="Garamond" w:hAnsi="Garamond" w:cs="Times New Roman"/>
          </w:rPr>
          <w:delText xml:space="preserve">sample of </w:delText>
        </w:r>
      </w:del>
      <w:del w:id="259" w:author="Benjamin J. Makhlouf" w:date="2026-07-08T16:54:00Z" w16du:dateUtc="2026-07-08T23:54:00Z">
        <w:r w:rsidDel="0030774A">
          <w:rPr>
            <w:rFonts w:ascii="Garamond" w:hAnsi="Garamond" w:cs="Times New Roman"/>
          </w:rPr>
          <w:delText xml:space="preserve">returning </w:delText>
        </w:r>
      </w:del>
      <w:ins w:id="260" w:author="Benjamin J. Makhlouf" w:date="2026-07-12T15:49:00Z" w16du:dateUtc="2026-07-12T22:49:00Z">
        <w:r w:rsidR="00473B48">
          <w:rPr>
            <w:rFonts w:ascii="Garamond" w:hAnsi="Garamond" w:cs="Times New Roman"/>
          </w:rPr>
          <w:t xml:space="preserve">returning </w:t>
        </w:r>
      </w:ins>
      <w:r>
        <w:rPr>
          <w:rFonts w:ascii="Garamond" w:hAnsi="Garamond" w:cs="Times New Roman"/>
        </w:rPr>
        <w:t xml:space="preserve">stocks </w:t>
      </w:r>
      <w:ins w:id="261" w:author="Benjamin J. Makhlouf" w:date="2026-07-12T15:50:00Z" w16du:dateUtc="2026-07-12T22:50:00Z">
        <w:r w:rsidR="00473B48">
          <w:rPr>
            <w:rFonts w:ascii="Garamond" w:hAnsi="Garamond" w:cs="Times New Roman"/>
          </w:rPr>
          <w:t xml:space="preserve">that </w:t>
        </w:r>
      </w:ins>
      <w:del w:id="262" w:author="Benjamin J. Makhlouf" w:date="2026-07-12T15:50:00Z" w16du:dateUtc="2026-07-12T22:50:00Z">
        <w:r w:rsidDel="00473B48">
          <w:rPr>
            <w:rFonts w:ascii="Garamond" w:hAnsi="Garamond" w:cs="Times New Roman"/>
          </w:rPr>
          <w:delText xml:space="preserve">throughout </w:delText>
        </w:r>
      </w:del>
      <w:del w:id="263" w:author="Benjamin J. Makhlouf" w:date="2026-07-12T15:49:00Z" w16du:dateUtc="2026-07-12T22:49:00Z">
        <w:r w:rsidDel="00473B48">
          <w:rPr>
            <w:rFonts w:ascii="Garamond" w:hAnsi="Garamond" w:cs="Times New Roman"/>
          </w:rPr>
          <w:delText xml:space="preserve">the basin </w:delText>
        </w:r>
      </w:del>
      <w:del w:id="264" w:author="Benjamin J. Makhlouf" w:date="2026-07-08T16:54:00Z" w16du:dateUtc="2026-07-08T23:54:00Z">
        <w:r w:rsidDel="0030774A">
          <w:rPr>
            <w:rFonts w:ascii="Garamond" w:hAnsi="Garamond" w:cs="Times New Roman"/>
          </w:rPr>
          <w:delText>above the test fishery location</w:delText>
        </w:r>
      </w:del>
      <w:ins w:id="265" w:author="Benjamin J. Makhlouf" w:date="2026-07-08T16:55:00Z" w16du:dateUtc="2026-07-08T23:55:00Z">
        <w:r w:rsidR="0030774A">
          <w:rPr>
            <w:rFonts w:ascii="Garamond" w:hAnsi="Garamond" w:cs="Times New Roman"/>
          </w:rPr>
          <w:t>comprise the run at any given time</w:t>
        </w:r>
      </w:ins>
      <w:r>
        <w:rPr>
          <w:rFonts w:ascii="Garamond" w:hAnsi="Garamond" w:cs="Times New Roman"/>
        </w:rPr>
        <w:t xml:space="preserve"> </w:t>
      </w:r>
      <w:r>
        <w:rPr>
          <w:rFonts w:ascii="Garamond" w:eastAsia="Times New Roman" w:hAnsi="Garamond" w:cs="Times New Roman"/>
          <w:kern w:val="0"/>
          <w14:ligatures w14:val="none"/>
        </w:rPr>
        <w:fldChar w:fldCharType="begin"/>
      </w:r>
      <w:r>
        <w:rPr>
          <w:rFonts w:ascii="Garamond" w:eastAsia="Times New Roman" w:hAnsi="Garamond" w:cs="Times New Roman"/>
          <w:kern w:val="0"/>
          <w14:ligatures w14:val="none"/>
        </w:rPr>
        <w:instrText xml:space="preserve"> ADDIN ZOTERO_ITEM CSL_CITATION {"citationID":"oT8qdcVg","properties":{"formattedCitation":"(Lipka &amp; Elison, 2015)","plainCitation":"(Lipka &amp; Elison, 2015)","noteIndex":0},"citationItems":[{"id":5567,"uris":["http://zotero.org/users/8421274/items/PMPCYQ6E"],"itemData":{"id":5567,"type":"report","abstract":"OBJECTIVES................................................................................................................................................................ 3 Tasks .............................................................................................................................................................................. 4\nMETHODS .................................................................................................................................................................... 4 Field Operations ............................................................................................................................................................ 4 Test Fishing Index .........................................................................................................................................................5 Age, Sex and Length Composition ................................................................................................................................6 Climatological and Stream Observations ......................................................................................................................7\nRESULTS ...................................................................................................................................................................... 7 Operations...................................................................................................................................................................... 7 Abundance Indices and Run Timing .............................................................................................................................8 Chinook Salmon .......................................................................................................................................................8 Sockeye Salmon........................................................................................................................................................8 Chum Salmon ...........................................................................................................................................................9 Coho Salmon ............................................................................................................................................................9 Climatological and Stream Observations .................................................................................................................... 10 DISCUSSION.............................................................................................................................................................. 10 Abundance Index ......................................................................................................................................................... 10 Chinook Salmon ..................................................................................................................................................... 10 Sockeye Salmon...................................................................................................................................................... 11 Chum Salmon ......................................................................................................................................................... 11 Coho Salmon .......................................................................................................................................................... 11\nCONCLUSION ........................................................................................................................................................... 11 ACKNOWLEDGEMENTS......................................................................................................................................... 12 REFERENCES CITED ............................................................................................................................................... 13 TABLES AND FIGURES ........................................................................................................................................... 15 APPENDIX A: BETHEL TEST FISHERY DRIFT SCHEDUALE ........................................................................... 37 APPENDIX B: HISTORICAL CHINOOK SALMON DATA ................................................................................... 39 APPENDIX C: HISTORICAL SOCKEYE SALMON DATA ................................................................................... 43 APPENDIX D: HISTORICAL CHUM SALMON DATA ......................................................................................... 51 APPENDIX E: HISTORICAL COHO SALMON DATA .......................................................................................... 57 APPENDIX F: HISTORICAL CLIMATOLOGICAL DATA .................................................................................... 63","collection-title":"Fishery Data Series No. 16-06 Anchorage","language":"en","publisher":"Alaska Department of Fish and Game","source":"Zotero","title":"Characterization of the 2012 and 2013 salmon runs in the Kuskokwim River based on the test fishery at Bethel.","author":[{"family":"Lipka","given":"C"},{"family":"Elison","given":"T"}],"issued":{"date-parts":[["2015"]]}}}],"schema":"https://github.com/citation-style-language/schema/raw/master/csl-citation.json"} </w:instrText>
      </w:r>
      <w:r>
        <w:rPr>
          <w:rFonts w:ascii="Garamond" w:eastAsia="Times New Roman" w:hAnsi="Garamond" w:cs="Times New Roman"/>
          <w:kern w:val="0"/>
          <w14:ligatures w14:val="none"/>
        </w:rPr>
        <w:fldChar w:fldCharType="separate"/>
      </w:r>
      <w:r>
        <w:rPr>
          <w:rFonts w:ascii="Garamond" w:eastAsia="Times New Roman" w:hAnsi="Garamond" w:cs="Times New Roman"/>
          <w:noProof/>
          <w:kern w:val="0"/>
          <w14:ligatures w14:val="none"/>
        </w:rPr>
        <w:t>(Lipka &amp; Elison, 2015)</w:t>
      </w:r>
      <w:r>
        <w:rPr>
          <w:rFonts w:ascii="Garamond" w:eastAsia="Times New Roman" w:hAnsi="Garamond" w:cs="Times New Roman"/>
          <w:kern w:val="0"/>
          <w14:ligatures w14:val="none"/>
        </w:rPr>
        <w:fldChar w:fldCharType="end"/>
      </w:r>
      <w:r>
        <w:rPr>
          <w:rFonts w:ascii="Garamond" w:eastAsia="Times New Roman" w:hAnsi="Garamond" w:cs="Times New Roman"/>
          <w:kern w:val="0"/>
          <w14:ligatures w14:val="none"/>
        </w:rPr>
        <w:t>. Although this sample set does not capture fish which spawn below Bethel, nearly all Chinook salmon returning to the Kuskokwim River spawn above this location. Contributing partners collected approximately 500 otoliths annually from 2017-2022, ensuring sampling efforts over the full course of the run. From these, approximately 250 otoliths</w:t>
      </w:r>
      <w:ins w:id="266" w:author="Benjamin J. Makhlouf" w:date="2026-06-19T16:10:00Z" w16du:dateUtc="2026-06-19T23:10:00Z">
        <w:r w:rsidR="00857F51">
          <w:rPr>
            <w:rFonts w:ascii="Garamond" w:eastAsia="Times New Roman" w:hAnsi="Garamond" w:cs="Times New Roman"/>
            <w:kern w:val="0"/>
            <w14:ligatures w14:val="none"/>
          </w:rPr>
          <w:t xml:space="preserve"> per year</w:t>
        </w:r>
      </w:ins>
      <w:r>
        <w:rPr>
          <w:rFonts w:ascii="Garamond" w:eastAsia="Times New Roman" w:hAnsi="Garamond" w:cs="Times New Roman"/>
          <w:kern w:val="0"/>
          <w14:ligatures w14:val="none"/>
        </w:rPr>
        <w:t xml:space="preserve"> were selected for chemical analysis in proportion to the relative CPUE throughout the season</w:t>
      </w:r>
      <w:ins w:id="267" w:author="Benjamin J. Makhlouf" w:date="2026-07-15T13:14:00Z" w16du:dateUtc="2026-07-15T20:14:00Z">
        <w:r w:rsidR="00301B81">
          <w:rPr>
            <w:rFonts w:ascii="Garamond" w:eastAsia="Times New Roman" w:hAnsi="Garamond" w:cs="Times New Roman"/>
            <w:kern w:val="0"/>
            <w14:ligatures w14:val="none"/>
          </w:rPr>
          <w:t xml:space="preserve"> (Supp. Fig. 1)</w:t>
        </w:r>
      </w:ins>
      <w:del w:id="268" w:author="Benjamin J. Makhlouf" w:date="2026-07-15T13:14:00Z" w16du:dateUtc="2026-07-15T20:14:00Z">
        <w:r w:rsidDel="00301B81">
          <w:rPr>
            <w:rFonts w:ascii="Garamond" w:eastAsia="Times New Roman" w:hAnsi="Garamond" w:cs="Times New Roman"/>
            <w:kern w:val="0"/>
            <w14:ligatures w14:val="none"/>
          </w:rPr>
          <w:delText xml:space="preserve">. </w:delText>
        </w:r>
      </w:del>
    </w:p>
    <w:p w14:paraId="23BCDAEA" w14:textId="3519C4E6" w:rsidR="00B857E3" w:rsidDel="009D5982" w:rsidRDefault="00313CB8" w:rsidP="009D5982">
      <w:pPr>
        <w:spacing w:line="480" w:lineRule="auto"/>
        <w:ind w:firstLine="720"/>
        <w:rPr>
          <w:del w:id="269" w:author="Benjamin J. Makhlouf" w:date="2026-07-09T07:18:00Z" w16du:dateUtc="2026-07-09T14:18:00Z"/>
          <w:rFonts w:ascii="Garamond" w:eastAsia="Times New Roman" w:hAnsi="Garamond" w:cs="Times New Roman"/>
          <w:kern w:val="0"/>
          <w14:ligatures w14:val="none"/>
        </w:rPr>
      </w:pPr>
      <w:r>
        <w:rPr>
          <w:rFonts w:ascii="Garamond" w:hAnsi="Garamond" w:cs="Times New Roman"/>
        </w:rPr>
        <w:t xml:space="preserve">Otoliths were </w:t>
      </w:r>
      <w:r>
        <w:rPr>
          <w:rFonts w:ascii="Garamond" w:eastAsia="Times New Roman" w:hAnsi="Garamond" w:cs="Times New Roman"/>
          <w:kern w:val="0"/>
          <w14:ligatures w14:val="none"/>
        </w:rPr>
        <w:t xml:space="preserve">sectioned with a low-speed diamond-blade Isomet saw along the transverse plane, mounted on microscope slides, and polished to expose internal growth structures </w:t>
      </w:r>
      <w:r>
        <w:rPr>
          <w:rFonts w:ascii="Garamond" w:eastAsia="Times New Roman" w:hAnsi="Garamond" w:cs="Times New Roman"/>
          <w:kern w:val="0"/>
          <w14:ligatures w14:val="none"/>
        </w:rPr>
        <w:fldChar w:fldCharType="begin"/>
      </w:r>
      <w:r>
        <w:rPr>
          <w:rFonts w:ascii="Garamond" w:eastAsia="Times New Roman" w:hAnsi="Garamond" w:cs="Times New Roman"/>
          <w:kern w:val="0"/>
          <w14:ligatures w14:val="none"/>
        </w:rPr>
        <w:instrText xml:space="preserve"> ADDIN ZOTERO_ITEM CSL_CITATION {"citationID":"4icvZ6KO","properties":{"formattedCitation":"(Donohoe &amp; Zimmerman, 2010; Zimmerman &amp; Reeves, 2002)","plainCitation":"(Donohoe &amp; Zimmerman, 2010; Zimmerman &amp; Reeves, 2002)","noteIndex":0},"citationItems":[{"id":4778,"uris":["http://zotero.org/users/8421274/items/QJZIBTQC"],"itemData":{"id":4778,"type":"article-journal","abstract":"Beam-based analytical methods are widely used to measure the concentrations of elements and isotopes in otoliths. These methods usually require that otoliths be individually mounted and prepared to properly expose the desired growth region to the analytical beam. Most analytical instruments, such as LA-ICPMS and ion and electron microprobes, have sample holders that will accept only one to six slides or mounts at a time. We describe a method of mounting otoliths that allows for easy transfer of many otoliths to a single mount after they have been prepared. Such an approach increases the number of otoliths that can be analyzed in a single session by reducing the need open the sample chamber to exchange slides—a particularly time consuming step on instruments that operate under vacuum. For ion and electron microprobes, the method also greatly reduces the number of slides that must be coated with an electrical conductor prior to analysis. In this method, a narrow strip of cover glass is first glued at one end to a standard microscope slide. The otolith is then mounted in thermoplastic resin on the opposite, free end of the strip. The otolith can then be ground and flipped, if needed, by reheating the mounting medium. After otolith preparation is complete, the cover glass is cut with a scribe to free the otolith and up to 20 small otoliths can be arranged on a single petrographic slide.","container-title":"Environmental Biology of Fishes","DOI":"10.1007/s10641-010-9680-3","ISSN":"1573-5133","issue":"3","journalAbbreviation":"Environ Biol Fish","language":"en","page":"473-477","source":"Springer Link","title":"A method of mounting multiple otoliths for beam-based microchemical analyses","volume":"89","author":[{"family":"Donohoe","given":"Christopher J."},{"family":"Zimmerman","given":"Christian E."}],"issued":{"date-parts":[["2010",11,1]]}}},{"id":4132,"uris":["http://zotero.org/users/8421274/items/5YINANGC"],"itemData":{"id":4132,"type":"article-journal","abstract":"Comparisons of strontium:calcium (Sr: Ca) ratios in otolith primordia and freshwater growth regions were used to identify the progeny of steelhead Oncorhynchus mykiss (anadromous rainbow trout) and resident rainbow trout in the Deschutes River, Oregon. We cultured progeny of known adult steelhead and resident rainbow trout to confirm the relationship between Sr:Ca ratios in otolith primordia and the life history of the maternal parent. The mean (±SD) Sr:Ca ratio was significantly higher in the otolith primordia of the progeny of steelhead (0.001461 ± 0.00029; n = 100) than in those of the progeny of resident rainbow trout (0.000829 ± 0.000012; n = 100). We used comparisons of Sr:Ca ratios in the primordia and first-summer growth regions of otoliths to determine the maternal origin of unknown O. mykiss juveniles (n = 272) collected from rearing habitats within the main-stem Deschutes River and tributary rearing habitats and thus to ascertain the relative proportion of each life history morph in each rearing habitat. Resident rainbow trout fry dominated the bimonthly samples collected from main-stem rearing habitats between May and November 1995. Steelhead fry dominated samples collected from below waterfalls on two tributaries in 1996 and 1998.","container-title":"Transactions of the American Fisheries Society","DOI":"10.1577/1548-8659(2002)131&lt;0986:IOSARR&gt;2.0.CO;2","ISSN":"0002-8487","issue":"5","note":"_eprint: https://doi.org/10.1577/1548-8659(2002)131&lt;0986:IOSARR&gt;2.0.CO;2","page":"986-993","publisher":"Taylor &amp; Francis","source":"Taylor and Francis+NEJM","title":"Identification of Steelhead and Resident Rainbow Trout Progeny in the Deschutes River, Oregon, Revealed with Otolith Microchemistry","volume":"131","author":[{"family":"Zimmerman","given":"Christian E."},{"family":"Reeves","given":"Gordon H."}],"issued":{"date-parts":[["2002",9,1]]}}}],"schema":"https://github.com/citation-style-language/schema/raw/master/csl-citation.json"} </w:instrText>
      </w:r>
      <w:r>
        <w:rPr>
          <w:rFonts w:ascii="Garamond" w:eastAsia="Times New Roman" w:hAnsi="Garamond" w:cs="Times New Roman"/>
          <w:kern w:val="0"/>
          <w14:ligatures w14:val="none"/>
        </w:rPr>
        <w:fldChar w:fldCharType="separate"/>
      </w:r>
      <w:r>
        <w:rPr>
          <w:rFonts w:ascii="Garamond" w:eastAsia="Times New Roman" w:hAnsi="Garamond" w:cs="Times New Roman"/>
          <w:noProof/>
          <w:kern w:val="0"/>
          <w14:ligatures w14:val="none"/>
        </w:rPr>
        <w:t xml:space="preserve">(Donohoe &amp; </w:t>
      </w:r>
      <w:r>
        <w:rPr>
          <w:rFonts w:ascii="Garamond" w:eastAsia="Times New Roman" w:hAnsi="Garamond" w:cs="Times New Roman"/>
          <w:noProof/>
          <w:kern w:val="0"/>
          <w14:ligatures w14:val="none"/>
        </w:rPr>
        <w:lastRenderedPageBreak/>
        <w:t>Zimmerman, 2010; Zimmerman &amp; Reeves, 2002)</w:t>
      </w:r>
      <w:r>
        <w:rPr>
          <w:rFonts w:ascii="Garamond" w:eastAsia="Times New Roman" w:hAnsi="Garamond" w:cs="Times New Roman"/>
          <w:kern w:val="0"/>
          <w14:ligatures w14:val="none"/>
        </w:rPr>
        <w:fldChar w:fldCharType="end"/>
      </w:r>
      <w:r>
        <w:rPr>
          <w:rFonts w:ascii="Garamond" w:eastAsia="Times New Roman" w:hAnsi="Garamond" w:cs="Times New Roman"/>
          <w:kern w:val="0"/>
          <w14:ligatures w14:val="none"/>
        </w:rPr>
        <w:t xml:space="preserve">. Prepared samples were analyzed at the University of Utah Strontium Isotope Laboratory using laser ablation inductively coupled plasma mass spectrometry (LA-ICP-MS). Laser ablation was conducted along a transect from the otolith core to just beyond the onset of marine growth (identified by the dark annuli check indicative of marine entry) </w:t>
      </w:r>
      <w:r>
        <w:rPr>
          <w:rFonts w:ascii="Garamond" w:hAnsi="Garamond" w:cs="Times New Roman"/>
        </w:rPr>
        <w:t xml:space="preserve">using a 53 </w:t>
      </w:r>
      <w:r>
        <w:rPr>
          <w:rFonts w:ascii="Garamond" w:hAnsi="Garamond" w:cs="Times New Roman"/>
        </w:rPr>
        <w:sym w:font="Symbol" w:char="F06D"/>
      </w:r>
      <w:r>
        <w:rPr>
          <w:rFonts w:ascii="Garamond" w:hAnsi="Garamond" w:cs="Times New Roman"/>
        </w:rPr>
        <w:t xml:space="preserve">m diameter beam and scanning at 2 </w:t>
      </w:r>
      <w:r>
        <w:rPr>
          <w:rFonts w:ascii="Garamond" w:hAnsi="Garamond" w:cs="Times New Roman"/>
        </w:rPr>
        <w:sym w:font="Symbol" w:char="F06D"/>
      </w:r>
      <w:r>
        <w:rPr>
          <w:rFonts w:ascii="Garamond" w:hAnsi="Garamond" w:cs="Times New Roman"/>
        </w:rPr>
        <w:t>m/second</w:t>
      </w:r>
      <w:ins w:id="270" w:author="Benjamin J. Makhlouf" w:date="2026-07-13T16:27:00Z" w16du:dateUtc="2026-07-13T23:27:00Z">
        <w:r w:rsidR="009D5982">
          <w:rPr>
            <w:rFonts w:ascii="Garamond" w:eastAsia="Times New Roman" w:hAnsi="Garamond" w:cs="Times New Roman"/>
            <w:kern w:val="0"/>
            <w14:ligatures w14:val="none"/>
          </w:rPr>
          <w:t xml:space="preserve"> </w:t>
        </w:r>
        <w:commentRangeStart w:id="271"/>
        <w:r w:rsidR="009D5982" w:rsidRPr="000F27F0">
          <w:rPr>
            <w:rFonts w:ascii="Garamond" w:eastAsia="Times New Roman" w:hAnsi="Garamond" w:cs="Times New Roman"/>
            <w:kern w:val="0"/>
            <w14:ligatures w14:val="none"/>
            <w:rPrChange w:id="272" w:author="Benjamin J. Makhlouf" w:date="2026-07-13T16:28:00Z" w16du:dateUtc="2026-07-13T23:28:00Z">
              <w:rPr>
                <w:rFonts w:ascii="Garamond" w:eastAsia="Times New Roman" w:hAnsi="Garamond" w:cs="Times New Roman"/>
                <w:kern w:val="0"/>
                <w14:ligatures w14:val="none"/>
              </w:rPr>
            </w:rPrChange>
          </w:rPr>
          <w:t>(Supp</w:t>
        </w:r>
      </w:ins>
      <w:ins w:id="273" w:author="Benjamin J. Makhlouf" w:date="2026-07-15T13:11:00Z" w16du:dateUtc="2026-07-15T20:11:00Z">
        <w:r w:rsidR="00301B81" w:rsidRPr="000F27F0">
          <w:rPr>
            <w:rFonts w:ascii="Garamond" w:eastAsia="Times New Roman" w:hAnsi="Garamond" w:cs="Times New Roman"/>
            <w:kern w:val="0"/>
            <w14:ligatures w14:val="none"/>
          </w:rPr>
          <w:t>. 1</w:t>
        </w:r>
      </w:ins>
      <w:ins w:id="274" w:author="Benjamin J. Makhlouf" w:date="2026-07-13T16:27:00Z" w16du:dateUtc="2026-07-13T23:27:00Z">
        <w:r w:rsidR="009D5982" w:rsidRPr="000F27F0">
          <w:rPr>
            <w:rFonts w:ascii="Garamond" w:eastAsia="Times New Roman" w:hAnsi="Garamond" w:cs="Times New Roman"/>
            <w:kern w:val="0"/>
            <w14:ligatures w14:val="none"/>
            <w:rPrChange w:id="275" w:author="Benjamin J. Makhlouf" w:date="2026-07-13T16:28:00Z" w16du:dateUtc="2026-07-13T23:28:00Z">
              <w:rPr>
                <w:rFonts w:ascii="Garamond" w:eastAsia="Times New Roman" w:hAnsi="Garamond" w:cs="Times New Roman"/>
                <w:kern w:val="0"/>
                <w14:ligatures w14:val="none"/>
              </w:rPr>
            </w:rPrChange>
          </w:rPr>
          <w:t>).</w:t>
        </w:r>
      </w:ins>
      <w:del w:id="276" w:author="Benjamin J. Makhlouf" w:date="2026-07-13T16:27:00Z" w16du:dateUtc="2026-07-13T23:27:00Z">
        <w:r w:rsidRPr="000F27F0" w:rsidDel="009D5982">
          <w:rPr>
            <w:rFonts w:ascii="Garamond" w:eastAsia="Times New Roman" w:hAnsi="Garamond" w:cs="Times New Roman"/>
            <w:kern w:val="0"/>
            <w14:ligatures w14:val="none"/>
            <w:rPrChange w:id="277" w:author="Benjamin J. Makhlouf" w:date="2026-07-13T16:28:00Z" w16du:dateUtc="2026-07-13T23:28:00Z">
              <w:rPr>
                <w:rFonts w:ascii="Garamond" w:eastAsia="Times New Roman" w:hAnsi="Garamond" w:cs="Times New Roman"/>
                <w:kern w:val="0"/>
                <w14:ligatures w14:val="none"/>
              </w:rPr>
            </w:rPrChange>
          </w:rPr>
          <w:delText>.</w:delText>
        </w:r>
      </w:del>
      <w:r>
        <w:rPr>
          <w:rFonts w:ascii="Garamond" w:eastAsia="Times New Roman" w:hAnsi="Garamond" w:cs="Times New Roman"/>
          <w:kern w:val="0"/>
          <w:sz w:val="22"/>
          <w:szCs w:val="22"/>
          <w14:ligatures w14:val="none"/>
        </w:rPr>
        <w:t xml:space="preserve"> </w:t>
      </w:r>
      <w:commentRangeEnd w:id="271"/>
      <w:r w:rsidR="009D5982">
        <w:rPr>
          <w:rStyle w:val="CommentReference"/>
          <w:rFonts w:ascii="Garamond" w:eastAsia="Times New Roman" w:hAnsi="Garamond" w:cs="Times New Roman"/>
          <w:kern w:val="0"/>
          <w:sz w:val="24"/>
          <w:szCs w:val="24"/>
          <w14:ligatures w14:val="none"/>
        </w:rPr>
        <w:commentReference w:id="271"/>
      </w:r>
      <w:r>
        <w:rPr>
          <w:rFonts w:ascii="Garamond" w:eastAsia="Times New Roman" w:hAnsi="Garamond" w:cs="Times New Roman"/>
          <w:kern w:val="0"/>
          <w14:ligatures w14:val="none"/>
        </w:rPr>
        <w:t xml:space="preserve">The resulting data represent a continuously integrated measurement of </w:t>
      </w:r>
      <w:ins w:id="278" w:author="Benjamin J. Makhlouf" w:date="2026-07-08T12:03:00Z" w16du:dateUtc="2026-07-08T19:03:00Z">
        <w:r w:rsidR="0033663A">
          <w:rPr>
            <w:rFonts w:ascii="Garamond" w:eastAsia="Times New Roman" w:hAnsi="Garamond" w:cs="Times New Roman"/>
            <w:kern w:val="0"/>
            <w:vertAlign w:val="superscript"/>
            <w14:ligatures w14:val="none"/>
          </w:rPr>
          <w:t>87</w:t>
        </w:r>
        <w:r w:rsidR="0033663A">
          <w:rPr>
            <w:rFonts w:ascii="Garamond" w:eastAsia="Times New Roman" w:hAnsi="Garamond" w:cs="Times New Roman"/>
            <w:kern w:val="0"/>
            <w14:ligatures w14:val="none"/>
          </w:rPr>
          <w:t>Sr/</w:t>
        </w:r>
        <w:r w:rsidR="0033663A">
          <w:rPr>
            <w:rFonts w:ascii="Garamond" w:eastAsia="Times New Roman" w:hAnsi="Garamond" w:cs="Times New Roman"/>
            <w:kern w:val="0"/>
            <w:vertAlign w:val="superscript"/>
            <w14:ligatures w14:val="none"/>
          </w:rPr>
          <w:t>86</w:t>
        </w:r>
        <w:r w:rsidR="0033663A">
          <w:rPr>
            <w:rFonts w:ascii="Garamond" w:eastAsia="Times New Roman" w:hAnsi="Garamond" w:cs="Times New Roman"/>
            <w:kern w:val="0"/>
            <w14:ligatures w14:val="none"/>
          </w:rPr>
          <w:t xml:space="preserve">Sr </w:t>
        </w:r>
      </w:ins>
      <w:del w:id="279" w:author="Benjamin J. Makhlouf" w:date="2026-07-08T12:03:00Z" w16du:dateUtc="2026-07-08T19:03:00Z">
        <w:r w:rsidDel="0033663A">
          <w:rPr>
            <w:rFonts w:ascii="Garamond" w:eastAsia="Times New Roman" w:hAnsi="Garamond" w:cs="Times New Roman"/>
            <w:kern w:val="0"/>
            <w14:ligatures w14:val="none"/>
          </w:rPr>
          <w:delText>Sr</w:delText>
        </w:r>
        <w:r w:rsidDel="0033663A">
          <w:rPr>
            <w:rFonts w:ascii="Garamond" w:eastAsia="Times New Roman" w:hAnsi="Garamond" w:cs="Times New Roman"/>
            <w:kern w:val="0"/>
            <w:vertAlign w:val="superscript"/>
            <w14:ligatures w14:val="none"/>
          </w:rPr>
          <w:delText>87</w:delText>
        </w:r>
        <w:r w:rsidDel="0033663A">
          <w:rPr>
            <w:rFonts w:ascii="Garamond" w:eastAsia="Times New Roman" w:hAnsi="Garamond" w:cs="Times New Roman"/>
            <w:kern w:val="0"/>
            <w14:ligatures w14:val="none"/>
          </w:rPr>
          <w:delText>/Sr</w:delText>
        </w:r>
        <w:r w:rsidDel="0033663A">
          <w:rPr>
            <w:rFonts w:ascii="Garamond" w:eastAsia="Times New Roman" w:hAnsi="Garamond" w:cs="Times New Roman"/>
            <w:kern w:val="0"/>
            <w:vertAlign w:val="superscript"/>
            <w14:ligatures w14:val="none"/>
          </w:rPr>
          <w:delText>86</w:delText>
        </w:r>
        <w:r w:rsidDel="0033663A">
          <w:rPr>
            <w:rFonts w:ascii="Garamond" w:eastAsia="Times New Roman" w:hAnsi="Garamond" w:cs="Times New Roman"/>
            <w:kern w:val="0"/>
            <w14:ligatures w14:val="none"/>
          </w:rPr>
          <w:delText xml:space="preserve"> </w:delText>
        </w:r>
      </w:del>
      <w:r>
        <w:rPr>
          <w:rFonts w:ascii="Garamond" w:eastAsia="Times New Roman" w:hAnsi="Garamond" w:cs="Times New Roman"/>
          <w:kern w:val="0"/>
          <w14:ligatures w14:val="none"/>
        </w:rPr>
        <w:t xml:space="preserve">from early development until marine entry </w:t>
      </w:r>
      <w:r>
        <w:rPr>
          <w:rFonts w:ascii="Garamond" w:eastAsia="Times New Roman" w:hAnsi="Garamond" w:cs="Times New Roman"/>
          <w:kern w:val="0"/>
          <w14:ligatures w14:val="none"/>
        </w:rPr>
        <w:fldChar w:fldCharType="begin"/>
      </w:r>
      <w:r w:rsidR="00417AEA">
        <w:rPr>
          <w:rFonts w:ascii="Garamond" w:eastAsia="Times New Roman" w:hAnsi="Garamond" w:cs="Times New Roman"/>
          <w:kern w:val="0"/>
          <w14:ligatures w14:val="none"/>
        </w:rPr>
        <w:instrText xml:space="preserve"> ADDIN ZOTERO_ITEM CSL_CITATION {"citationID":"drNJXJRw","properties":{"formattedCitation":"(Brennan et al., 2015; Campana, 1999; Capo et al., 1998)","plainCitation":"(Brennan et al., 2015; Campana, 1999; Capo et al., 1998)","dontUpdate":true,"noteIndex":0},"citationItems":[{"id":"6JYUnuDD/DjZU0x8k","uris":["http://zotero.org/users/8421274/items/IY3FLHLM"],"itemData":{"id":"dI01jIsp/qEdWN4pU","type":"article-journal","abstract":"Strontium isotopes simultaneously delineate fine-scale natal habitats and migrations of Pacific salmon harvested during a coastal commercial fishery., Highly migratory organisms present major challenges to conservation efforts. This is especially true for exploited anadromous fish species, which exhibit long-range dispersals from natal sites, complex population structures, and extensive mixing of distinct populations during exploitation. By tracing the migratory histories of individual Chinook salmon caught in fisheries using strontium isotopes, we determined the relative production of natal habitats at fine spatial scales and different life histories. Although strontium isotopes have been widely used in provenance research, we present a new robust framework to simultaneously assess natal sources and migrations of individuals within fishery harvests through time. Our results pave the way for investigating how fine-scale habitat production and life histories of salmon respond to perturbations—providing crucial insights for conservation.","container-title":"Science Advances","DOI":"10.1126/sciadv.1400124","ISSN":"2375-2548","issue":"4","journalAbbreviation":"Sci Adv","note":"PMID: 26601173\nPMCID: PMC4640640","page":"e1400124","source":"PubMed Central","title":"Strontium isotopes delineate fine-scale natal origins and migration histories of Pacific salmon","volume":"1","author":[{"family":"Brennan","given":"Sean R."},{"family":"Zimmerman","given":"Christian E."},{"family":"Fernandez","given":"Diego P."},{"family":"Cerling","given":"Thure E."},{"family":"McPhee","given":"Megan V."},{"family":"Wooller","given":"Matthew J."}],"issued":{"date-parts":[["2015",5,15]]}}},{"id":1441,"uris":["http://zotero.org/users/8421274/items/PHNAKZ8D"],"itemData":{"id":1441,"type":"article-journal","abstract":"The fish otolith (earstone) has long been known as a timekeeper, but interest in its use as a metabolically inert environmental recorder has accelerated in recent years. In part due to technological advances, applications such as stock identification, determination of rnigralon pathways, reconstruction of temperature and salinity history, age validation, detection of anadromy, use as a natural tag and chemical mass marking have been developed, some of which are difficult or impossible to implement using alternative techniques. Microsamphg and the latest advances in beam-based probes allow many elemental assays to be coupled with daily or annual growth increments, thus providing a detailed chronologcal record of the environment. However, few workers have critically assessed the assumptions upon which the environmental reconstructions are based, or considered the possibility that elemental incorporation into the otolith may proceed differently than that into other calcified structures. This paper reviews current applications and their assumptions and suggests future directions. Particular attention is given to the premises that the elemental and isotopic composition of the otolith reflects that of the environment, and the effect of physiological filters on the resulting composition. The roles of temperature, elemental uptake into the fish and the process of otolith crystahzation are also assessed. Drawing upon recent advances in geochemistry and paleoclirnate research as points of contrast, it appears that not all applications of otolith chemistry are firmly based, although others are destined to become powerful and perhaps routine tools for the mainstream fish biologst.","container-title":"Marine Ecology Progress Series","DOI":"10.3354/meps188263","ISSN":"0171-8630, 1616-1599","journalAbbreviation":"Mar. Ecol. Prog. Ser.","language":"en","page":"263-297","source":"DOI.org (Crossref)","title":"Chemistry and composition of fish otoliths:pathways, mechanisms and applications","title-short":"Chemistry and composition of fish otoliths","volume":"188","author":[{"family":"Campana","given":"Se"}],"issued":{"date-parts":[["1999"]]}}},{"id":1457,"uris":["http://zotero.org/users/8421274/items/TDIQBP7K"],"itemData":{"id":1457,"type":"article-journal","abstract":"The strontium (Sr) isotope method can be a powerful tool in studies of chemical weathering and soil genesis, cation provenance and mobility, and the chronostratigraphic correlation of marine sediments. It is a sensitive geochemical tracer, applicable to large-scale ecosystem studies as well as to centimeter-scaled examination of cation mobility within a soil profile. The 87Sr/86Sr ratios of natural materials reflect the sources of strontium available during their formation. Isotopically distinct inputs from precipitation, dryfall, soil parent material, and surface or groundwater allow determination of the relative proportions of those materials entering or leaving an ecosystem. The isotopic compositions of labile (soil exchange complex and soil solution) strontium and Sr in vegetation reflect the sources of cations available to plants. Strontium isotopes can be used to track the biogeochemical cycling of nutrient cations such as calcium. The extent of cation contributions from in situ weathering and external additions to soil from dust and rain can also be resolved with this method. In this paper, we review the geochemistry and isotopic systematics of strontium, and discuss the use of this method as a tracer of earth surface processes.","container-title":"Geoderma","DOI":"10.1016/S0016-7061(97)00102-X","ISSN":"0016-7061","issue":"1","journalAbbreviation":"Geoderma","language":"en","page":"197-225","source":"ScienceDirect","title":"Strontium isotopes as tracers of ecosystem processes: theory and methods","title-short":"Strontium isotopes as tracers of ecosystem processes","volume":"82","author":[{"family":"Capo","given":"Rosemary C."},{"family":"Stewart","given":"Brian W."},{"family":"Chadwick","given":"Oliver A."}],"issued":{"date-parts":[["1998",2,1]]}}}],"schema":"https://github.com/citation-style-language/schema/raw/master/csl-citation.json"} </w:instrText>
      </w:r>
      <w:r>
        <w:rPr>
          <w:rFonts w:ascii="Garamond" w:eastAsia="Times New Roman" w:hAnsi="Garamond" w:cs="Times New Roman"/>
          <w:kern w:val="0"/>
          <w14:ligatures w14:val="none"/>
        </w:rPr>
        <w:fldChar w:fldCharType="separate"/>
      </w:r>
      <w:r>
        <w:rPr>
          <w:rFonts w:ascii="Garamond" w:eastAsia="Times New Roman" w:hAnsi="Garamond" w:cs="Times New Roman"/>
          <w:noProof/>
          <w:kern w:val="0"/>
          <w14:ligatures w14:val="none"/>
        </w:rPr>
        <w:t>(Brennan et al., 2015; Campana, 1999</w:t>
      </w:r>
      <w:del w:id="280" w:author="Benjamin J. Makhlouf" w:date="2026-07-08T12:10:00Z" w16du:dateUtc="2026-07-08T19:10:00Z">
        <w:r w:rsidDel="00724502">
          <w:rPr>
            <w:rFonts w:ascii="Garamond" w:eastAsia="Times New Roman" w:hAnsi="Garamond" w:cs="Times New Roman"/>
            <w:noProof/>
            <w:kern w:val="0"/>
            <w14:ligatures w14:val="none"/>
          </w:rPr>
          <w:delText>; Capo et al., 1998</w:delText>
        </w:r>
      </w:del>
      <w:r>
        <w:rPr>
          <w:rFonts w:ascii="Garamond" w:eastAsia="Times New Roman" w:hAnsi="Garamond" w:cs="Times New Roman"/>
          <w:noProof/>
          <w:kern w:val="0"/>
          <w14:ligatures w14:val="none"/>
        </w:rPr>
        <w:t>)</w:t>
      </w:r>
      <w:r>
        <w:rPr>
          <w:rFonts w:ascii="Garamond" w:eastAsia="Times New Roman" w:hAnsi="Garamond" w:cs="Times New Roman"/>
          <w:kern w:val="0"/>
          <w14:ligatures w14:val="none"/>
        </w:rPr>
        <w:fldChar w:fldCharType="end"/>
      </w:r>
      <w:r>
        <w:rPr>
          <w:rFonts w:ascii="Garamond" w:eastAsia="Times New Roman" w:hAnsi="Garamond" w:cs="Times New Roman"/>
          <w:kern w:val="0"/>
          <w14:ligatures w14:val="none"/>
        </w:rPr>
        <w:t xml:space="preserve">. From these data, the </w:t>
      </w:r>
      <w:ins w:id="281" w:author="Benjamin J. Makhlouf" w:date="2026-07-08T12:03:00Z" w16du:dateUtc="2026-07-08T19:03:00Z">
        <w:r w:rsidR="0033663A">
          <w:rPr>
            <w:rFonts w:ascii="Garamond" w:eastAsia="Times New Roman" w:hAnsi="Garamond" w:cs="Times New Roman"/>
            <w:kern w:val="0"/>
            <w:vertAlign w:val="superscript"/>
            <w14:ligatures w14:val="none"/>
          </w:rPr>
          <w:t>87</w:t>
        </w:r>
      </w:ins>
      <w:r>
        <w:rPr>
          <w:rFonts w:ascii="Garamond" w:eastAsia="Times New Roman" w:hAnsi="Garamond" w:cs="Times New Roman"/>
          <w:kern w:val="0"/>
          <w14:ligatures w14:val="none"/>
        </w:rPr>
        <w:t>Sr</w:t>
      </w:r>
      <w:del w:id="282" w:author="Benjamin J. Makhlouf" w:date="2026-07-08T12:03:00Z" w16du:dateUtc="2026-07-08T19:03:00Z">
        <w:r w:rsidDel="0033663A">
          <w:rPr>
            <w:rFonts w:ascii="Garamond" w:eastAsia="Times New Roman" w:hAnsi="Garamond" w:cs="Times New Roman"/>
            <w:kern w:val="0"/>
            <w:vertAlign w:val="superscript"/>
            <w14:ligatures w14:val="none"/>
          </w:rPr>
          <w:delText>87</w:delText>
        </w:r>
      </w:del>
      <w:r>
        <w:rPr>
          <w:rFonts w:ascii="Garamond" w:eastAsia="Times New Roman" w:hAnsi="Garamond" w:cs="Times New Roman"/>
          <w:kern w:val="0"/>
          <w14:ligatures w14:val="none"/>
        </w:rPr>
        <w:t>/</w:t>
      </w:r>
      <w:ins w:id="283" w:author="Benjamin J. Makhlouf" w:date="2026-07-08T12:03:00Z" w16du:dateUtc="2026-07-08T19:03:00Z">
        <w:r w:rsidR="0033663A">
          <w:rPr>
            <w:rFonts w:ascii="Garamond" w:eastAsia="Times New Roman" w:hAnsi="Garamond" w:cs="Times New Roman"/>
            <w:kern w:val="0"/>
            <w:vertAlign w:val="superscript"/>
            <w14:ligatures w14:val="none"/>
          </w:rPr>
          <w:t>86</w:t>
        </w:r>
      </w:ins>
      <w:r>
        <w:rPr>
          <w:rFonts w:ascii="Garamond" w:eastAsia="Times New Roman" w:hAnsi="Garamond" w:cs="Times New Roman"/>
          <w:kern w:val="0"/>
          <w14:ligatures w14:val="none"/>
        </w:rPr>
        <w:t>Sr</w:t>
      </w:r>
      <w:del w:id="284" w:author="Benjamin J. Makhlouf" w:date="2026-07-08T12:03:00Z" w16du:dateUtc="2026-07-08T19:03:00Z">
        <w:r w:rsidDel="0033663A">
          <w:rPr>
            <w:rFonts w:ascii="Garamond" w:eastAsia="Times New Roman" w:hAnsi="Garamond" w:cs="Times New Roman"/>
            <w:kern w:val="0"/>
            <w:vertAlign w:val="superscript"/>
            <w14:ligatures w14:val="none"/>
          </w:rPr>
          <w:delText>86</w:delText>
        </w:r>
      </w:del>
      <w:r>
        <w:rPr>
          <w:rFonts w:ascii="Garamond" w:eastAsia="Times New Roman" w:hAnsi="Garamond" w:cs="Times New Roman"/>
          <w:kern w:val="0"/>
          <w14:ligatures w14:val="none"/>
        </w:rPr>
        <w:t xml:space="preserve"> value associated with the natal freshwater rearing period was extracted by examining patterns of change in </w:t>
      </w:r>
      <w:ins w:id="285" w:author="Benjamin J. Makhlouf" w:date="2026-07-08T12:04:00Z" w16du:dateUtc="2026-07-08T19:04:00Z">
        <w:r w:rsidR="0033663A">
          <w:rPr>
            <w:rFonts w:ascii="Garamond" w:eastAsia="Times New Roman" w:hAnsi="Garamond" w:cs="Times New Roman"/>
            <w:kern w:val="0"/>
            <w:vertAlign w:val="superscript"/>
            <w14:ligatures w14:val="none"/>
          </w:rPr>
          <w:t>87</w:t>
        </w:r>
        <w:r w:rsidR="0033663A">
          <w:rPr>
            <w:rFonts w:ascii="Garamond" w:eastAsia="Times New Roman" w:hAnsi="Garamond" w:cs="Times New Roman"/>
            <w:kern w:val="0"/>
            <w14:ligatures w14:val="none"/>
          </w:rPr>
          <w:t>Sr/</w:t>
        </w:r>
        <w:r w:rsidR="0033663A">
          <w:rPr>
            <w:rFonts w:ascii="Garamond" w:eastAsia="Times New Roman" w:hAnsi="Garamond" w:cs="Times New Roman"/>
            <w:kern w:val="0"/>
            <w:vertAlign w:val="superscript"/>
            <w14:ligatures w14:val="none"/>
          </w:rPr>
          <w:t>86</w:t>
        </w:r>
        <w:r w:rsidR="0033663A">
          <w:rPr>
            <w:rFonts w:ascii="Garamond" w:eastAsia="Times New Roman" w:hAnsi="Garamond" w:cs="Times New Roman"/>
            <w:kern w:val="0"/>
            <w14:ligatures w14:val="none"/>
          </w:rPr>
          <w:t xml:space="preserve">Sr </w:t>
        </w:r>
      </w:ins>
      <w:del w:id="286" w:author="Benjamin J. Makhlouf" w:date="2026-07-08T12:04:00Z" w16du:dateUtc="2026-07-08T19:04:00Z">
        <w:r w:rsidDel="0033663A">
          <w:rPr>
            <w:rFonts w:ascii="Garamond" w:eastAsia="Times New Roman" w:hAnsi="Garamond" w:cs="Times New Roman"/>
            <w:kern w:val="0"/>
            <w14:ligatures w14:val="none"/>
          </w:rPr>
          <w:delText>Sr</w:delText>
        </w:r>
        <w:r w:rsidDel="0033663A">
          <w:rPr>
            <w:rFonts w:ascii="Garamond" w:eastAsia="Times New Roman" w:hAnsi="Garamond" w:cs="Times New Roman"/>
            <w:kern w:val="0"/>
            <w:vertAlign w:val="superscript"/>
            <w14:ligatures w14:val="none"/>
          </w:rPr>
          <w:delText>87</w:delText>
        </w:r>
        <w:r w:rsidDel="0033663A">
          <w:rPr>
            <w:rFonts w:ascii="Garamond" w:eastAsia="Times New Roman" w:hAnsi="Garamond" w:cs="Times New Roman"/>
            <w:kern w:val="0"/>
            <w14:ligatures w14:val="none"/>
          </w:rPr>
          <w:delText>/Sr</w:delText>
        </w:r>
        <w:r w:rsidDel="0033663A">
          <w:rPr>
            <w:rFonts w:ascii="Garamond" w:eastAsia="Times New Roman" w:hAnsi="Garamond" w:cs="Times New Roman"/>
            <w:kern w:val="0"/>
            <w:vertAlign w:val="superscript"/>
            <w14:ligatures w14:val="none"/>
          </w:rPr>
          <w:delText>86</w:delText>
        </w:r>
        <w:r w:rsidDel="0033663A">
          <w:rPr>
            <w:rFonts w:ascii="Garamond" w:eastAsia="Times New Roman" w:hAnsi="Garamond" w:cs="Times New Roman"/>
            <w:kern w:val="0"/>
            <w14:ligatures w14:val="none"/>
          </w:rPr>
          <w:delText xml:space="preserve"> </w:delText>
        </w:r>
      </w:del>
      <w:r>
        <w:rPr>
          <w:rFonts w:ascii="Garamond" w:eastAsia="Times New Roman" w:hAnsi="Garamond" w:cs="Times New Roman"/>
          <w:kern w:val="0"/>
          <w14:ligatures w14:val="none"/>
        </w:rPr>
        <w:t xml:space="preserve">and </w:t>
      </w:r>
      <w:ins w:id="287" w:author="Benjamin J. Makhlouf" w:date="2026-07-09T07:16:00Z" w16du:dateUtc="2026-07-09T14:16:00Z">
        <w:r w:rsidR="00581DBC">
          <w:rPr>
            <w:rFonts w:ascii="Garamond" w:eastAsia="Times New Roman" w:hAnsi="Garamond" w:cs="Times New Roman"/>
            <w:kern w:val="0"/>
            <w:vertAlign w:val="superscript"/>
            <w14:ligatures w14:val="none"/>
          </w:rPr>
          <w:t>88</w:t>
        </w:r>
      </w:ins>
      <w:r>
        <w:rPr>
          <w:rFonts w:ascii="Garamond" w:eastAsia="Times New Roman" w:hAnsi="Garamond" w:cs="Times New Roman"/>
          <w:kern w:val="0"/>
          <w14:ligatures w14:val="none"/>
        </w:rPr>
        <w:t>Sr</w:t>
      </w:r>
      <w:del w:id="288" w:author="Benjamin J. Makhlouf" w:date="2026-07-09T07:16:00Z" w16du:dateUtc="2026-07-09T14:16:00Z">
        <w:r w:rsidDel="00581DBC">
          <w:rPr>
            <w:rFonts w:ascii="Garamond" w:eastAsia="Times New Roman" w:hAnsi="Garamond" w:cs="Times New Roman"/>
            <w:kern w:val="0"/>
            <w:vertAlign w:val="superscript"/>
            <w14:ligatures w14:val="none"/>
          </w:rPr>
          <w:delText>88</w:delText>
        </w:r>
      </w:del>
      <w:r>
        <w:rPr>
          <w:rFonts w:ascii="Garamond" w:eastAsia="Times New Roman" w:hAnsi="Garamond" w:cs="Times New Roman"/>
          <w:kern w:val="0"/>
          <w14:ligatures w14:val="none"/>
        </w:rPr>
        <w:t xml:space="preserve"> between the core and freshwater region, morphological features of the otolith visible along the ablation path, and </w:t>
      </w:r>
      <w:ins w:id="289" w:author="Benjamin J. Makhlouf" w:date="2026-07-15T14:53:00Z" w16du:dateUtc="2026-07-15T21:53:00Z">
        <w:r w:rsidR="004A41B6">
          <w:rPr>
            <w:rFonts w:ascii="Garamond" w:eastAsia="Times New Roman" w:hAnsi="Garamond" w:cs="Times New Roman"/>
            <w:kern w:val="0"/>
            <w14:ligatures w14:val="none"/>
          </w:rPr>
          <w:t>guided by established</w:t>
        </w:r>
      </w:ins>
      <w:del w:id="290" w:author="Benjamin J. Makhlouf" w:date="2026-07-15T14:53:00Z" w16du:dateUtc="2026-07-15T21:53:00Z">
        <w:r w:rsidDel="004A41B6">
          <w:rPr>
            <w:rFonts w:ascii="Garamond" w:eastAsia="Times New Roman" w:hAnsi="Garamond" w:cs="Times New Roman"/>
            <w:kern w:val="0"/>
            <w14:ligatures w14:val="none"/>
          </w:rPr>
          <w:delText>known</w:delText>
        </w:r>
      </w:del>
      <w:r>
        <w:rPr>
          <w:rFonts w:ascii="Garamond" w:eastAsia="Times New Roman" w:hAnsi="Garamond" w:cs="Times New Roman"/>
          <w:kern w:val="0"/>
          <w14:ligatures w14:val="none"/>
        </w:rPr>
        <w:t xml:space="preserve"> distances </w:t>
      </w:r>
      <w:ins w:id="291" w:author="Benjamin J. Makhlouf" w:date="2026-07-09T07:16:00Z" w16du:dateUtc="2026-07-09T14:16:00Z">
        <w:r w:rsidR="00581DBC" w:rsidRPr="00301B81">
          <w:rPr>
            <w:rFonts w:ascii="Garamond" w:eastAsia="Times New Roman" w:hAnsi="Garamond" w:cs="Times New Roman"/>
            <w:kern w:val="0"/>
            <w14:ligatures w14:val="none"/>
            <w:rPrChange w:id="292" w:author="Benjamin J. Makhlouf" w:date="2026-07-15T13:17:00Z" w16du:dateUtc="2026-07-15T20:17:00Z">
              <w:rPr>
                <w:rFonts w:ascii="Garamond" w:eastAsia="Times New Roman" w:hAnsi="Garamond" w:cs="Times New Roman"/>
                <w:kern w:val="0"/>
                <w:highlight w:val="yellow"/>
                <w14:ligatures w14:val="none"/>
              </w:rPr>
            </w:rPrChange>
          </w:rPr>
          <w:t>(~120-150 µm)</w:t>
        </w:r>
        <w:r w:rsidR="00581DBC">
          <w:rPr>
            <w:rFonts w:ascii="Garamond" w:eastAsia="Times New Roman" w:hAnsi="Garamond" w:cs="Times New Roman"/>
            <w:kern w:val="0"/>
            <w14:ligatures w14:val="none"/>
          </w:rPr>
          <w:t xml:space="preserve"> </w:t>
        </w:r>
      </w:ins>
      <w:r>
        <w:rPr>
          <w:rFonts w:ascii="Garamond" w:eastAsia="Times New Roman" w:hAnsi="Garamond" w:cs="Times New Roman"/>
          <w:kern w:val="0"/>
          <w14:ligatures w14:val="none"/>
        </w:rPr>
        <w:t xml:space="preserve">from the </w:t>
      </w:r>
      <w:del w:id="293" w:author="Benjamin J. Makhlouf" w:date="2026-07-09T07:16:00Z" w16du:dateUtc="2026-07-09T14:16:00Z">
        <w:r w:rsidDel="00581DBC">
          <w:rPr>
            <w:rFonts w:ascii="Garamond" w:eastAsia="Times New Roman" w:hAnsi="Garamond" w:cs="Times New Roman"/>
            <w:kern w:val="0"/>
            <w14:ligatures w14:val="none"/>
          </w:rPr>
          <w:delText>core to</w:delText>
        </w:r>
      </w:del>
      <w:ins w:id="294" w:author="Benjamin J. Makhlouf" w:date="2026-07-09T07:16:00Z" w16du:dateUtc="2026-07-09T14:16:00Z">
        <w:r w:rsidR="00581DBC">
          <w:rPr>
            <w:rFonts w:ascii="Garamond" w:eastAsia="Times New Roman" w:hAnsi="Garamond" w:cs="Times New Roman"/>
            <w:kern w:val="0"/>
            <w14:ligatures w14:val="none"/>
          </w:rPr>
          <w:t>core to</w:t>
        </w:r>
      </w:ins>
      <w:r>
        <w:rPr>
          <w:rFonts w:ascii="Garamond" w:eastAsia="Times New Roman" w:hAnsi="Garamond" w:cs="Times New Roman"/>
          <w:kern w:val="0"/>
          <w14:ligatures w14:val="none"/>
        </w:rPr>
        <w:t xml:space="preserve"> onset of the freshwater signal </w:t>
      </w:r>
      <w:r>
        <w:rPr>
          <w:rFonts w:ascii="Garamond" w:eastAsia="Times New Roman" w:hAnsi="Garamond" w:cs="Times New Roman"/>
          <w:kern w:val="0"/>
          <w14:ligatures w14:val="none"/>
        </w:rPr>
        <w:fldChar w:fldCharType="begin"/>
      </w:r>
      <w:r>
        <w:rPr>
          <w:rFonts w:ascii="Garamond" w:eastAsia="Times New Roman" w:hAnsi="Garamond" w:cs="Times New Roman"/>
          <w:kern w:val="0"/>
          <w14:ligatures w14:val="none"/>
        </w:rPr>
        <w:instrText xml:space="preserve"> ADDIN ZOTERO_ITEM CSL_CITATION {"citationID":"9Eo1mxW7","properties":{"formattedCitation":"(Brennan et al., 2019; Chittaro et al., 2023)","plainCitation":"(Brennan et al., 2019; Chittaro et al., 2023)","noteIndex":0},"citationItems":[{"id":3844,"uris":["http://zotero.org/users/8421274/items/RXD5IA9D"],"itemData":{"id":3844,"type":"article-journal","abstract":"Watersheds are complex mosaics of habitats whose conditions vary across space and time as landscape features filter overriding climate forcing, yet the extent to which the reliability of ecosystem services depends on these dynamics remains unknown. We quantified how shifting habitat mosaics are expressed across a range of spatial scales within a large, free-flowing river, and how they stabilize the production of Pacific salmon that support valuable fisheries. The strontium isotope records of ear stones (otoliths) show that the relative productivity of locations across the river network, as both natal- and juvenile-rearing habitat, varies widely among years and that this variability is expressed across a broad range of spatial scales, ultimately stabilizing the interannual production of fish at the scale of the entire basin.","container-title":"Science","DOI":"10.1126/science.aav4313","issue":"6442","page":"783-786","publisher":"American Association for the Advancement of Science","source":"science.org (Atypon)","title":"Shifting habitat mosaics and fish production across river basins","volume":"364","author":[{"family":"Brennan","given":"Sean R."},{"family":"Schindler","given":"Daniel E."},{"family":"Cline","given":"Timothy J."},{"family":"Walsworth","given":"Timothy E."},{"family":"Buck","given":"Greg"},{"family":"Fernandez","given":"Diego P."}],"issued":{"date-parts":[["2019"]]}}},{"id":4257,"uris":["http://zotero.org/users/8421274/items/TAJ7RSQZ"],"itemData":{"id":4257,"type":"article-journal","abstract":"Effective species management often requires understanding patterns of movement and habitat use. A common approach in identifying where individuals reside relies upon chemical tracers from the environment that are incorporated into an individual's tissues. For fish, isotopes in their otoliths, specifically the portion of their otolith formed during their larval stage, have been used to identify the natal origin. Complicating this work, however, is the fact that during this life stage, there is a shift in the source of isotopes deposited onto the growing otolith from maternally to environmentally derived. The objective of this study was to identify the portion of the otolith representing this transition to environmentally derived isotopes so as to accurately investigate questions of natal origin for a threatened population of fall Chinook salmon (Oncorhynchus tshawytscha). We exposed developing larvae to four treatments that differed in terms of their water strontium isotope ratio (87Sr/86Sr) and used change-point analysis of otolith 87Sr/86Sr and strontium to calcium ratio (Sr/Ca) to identify the otolith radius corresponding to the transition to environmentally derived isotopes. Our results indicated this transition occurred, on average, at 132 μm (87Sr/86Sr; ±50 μm standard deviation) and 127 μm (Sr/Ca; ±29 μm) from the otolith core, which corresponded to the developmental time between hatching and exogenous feeding. A substantial proportion of our otoliths (i.e., 61%) did not show convergence between otolith and water 87Sr/86Sr by the end of the 113-day experiment, which was likely due to the dietary contribution of marine-based feed. Therefore, we were unable to recommend an otolith radius to target for the purposes of reconstructing natal origin apart from being beyond approximately 130 μm.","container-title":"Ecology of Freshwater Fish","DOI":"10.1111/eff.12673","ISSN":"1600-0633","issue":"1","language":"en","license":"© 2022 John Wiley &amp; Sons Ltd. This article has been contributed to by U.S. Government employees and their work is in the public domain in the USA.","note":"_eprint: https://onlinelibrary.wiley.com/doi/pdf/10.1111/eff.12673","page":"107-119","source":"Wiley Online Library","title":"The incorporation of environmentally derived 87Sr/86Sr and Sr/Ca in early otolith formation of Chinook salmon","volume":"32","author":[{"family":"Chittaro","given":"Paul"},{"family":"Hegg","given":"Jens"},{"family":"Fuhrman","given":"Abby"},{"family":"Robichaux","given":"Devin"},{"family":"Doung","given":"Rothboury"},{"family":"Beckman","given":"Brian"},{"family":"Fisher","given":"Chris"},{"family":"Vervoort","given":"Jeff"},{"family":"Kennedy","given":"Brian"}],"issued":{"date-parts":[["2023"]]}}}],"schema":"https://github.com/citation-style-language/schema/raw/master/csl-citation.json"} </w:instrText>
      </w:r>
      <w:r>
        <w:rPr>
          <w:rFonts w:ascii="Garamond" w:eastAsia="Times New Roman" w:hAnsi="Garamond" w:cs="Times New Roman"/>
          <w:kern w:val="0"/>
          <w14:ligatures w14:val="none"/>
        </w:rPr>
        <w:fldChar w:fldCharType="separate"/>
      </w:r>
      <w:r>
        <w:rPr>
          <w:rFonts w:ascii="Garamond" w:eastAsia="Times New Roman" w:hAnsi="Garamond" w:cs="Times New Roman"/>
          <w:noProof/>
          <w:kern w:val="0"/>
          <w14:ligatures w14:val="none"/>
        </w:rPr>
        <w:t>(Brennan et al., 2019; Chittaro et al., 2023)</w:t>
      </w:r>
      <w:r>
        <w:rPr>
          <w:rFonts w:ascii="Garamond" w:eastAsia="Times New Roman" w:hAnsi="Garamond" w:cs="Times New Roman"/>
          <w:kern w:val="0"/>
          <w14:ligatures w14:val="none"/>
        </w:rPr>
        <w:fldChar w:fldCharType="end"/>
      </w:r>
      <w:r>
        <w:rPr>
          <w:rFonts w:ascii="Garamond" w:eastAsia="Times New Roman" w:hAnsi="Garamond" w:cs="Times New Roman"/>
          <w:kern w:val="0"/>
          <w14:ligatures w14:val="none"/>
        </w:rPr>
        <w:t>.</w:t>
      </w:r>
      <w:ins w:id="295" w:author="Benjamin J. Makhlouf" w:date="2026-07-08T16:56:00Z" w16du:dateUtc="2026-07-08T23:56:00Z">
        <w:r w:rsidR="007D796E">
          <w:rPr>
            <w:rFonts w:ascii="Garamond" w:eastAsia="Times New Roman" w:hAnsi="Garamond" w:cs="Times New Roman"/>
            <w:kern w:val="0"/>
            <w14:ligatures w14:val="none"/>
          </w:rPr>
          <w:t xml:space="preserve"> We used </w:t>
        </w:r>
      </w:ins>
      <w:ins w:id="296" w:author="Benjamin J. Makhlouf" w:date="2026-07-08T12:05:00Z" w16du:dateUtc="2026-07-08T19:05:00Z">
        <w:r w:rsidR="0033663A">
          <w:rPr>
            <w:rFonts w:ascii="Garamond" w:eastAsia="Times New Roman" w:hAnsi="Garamond" w:cs="Times New Roman"/>
            <w:kern w:val="0"/>
            <w:vertAlign w:val="superscript"/>
            <w14:ligatures w14:val="none"/>
          </w:rPr>
          <w:t>88</w:t>
        </w:r>
      </w:ins>
      <w:ins w:id="297" w:author="Benjamin J. Makhlouf" w:date="2026-06-18T19:47:00Z" w16du:dateUtc="2026-06-19T02:47:00Z">
        <w:r w:rsidR="00221CA6">
          <w:rPr>
            <w:rFonts w:ascii="Garamond" w:eastAsia="Times New Roman" w:hAnsi="Garamond" w:cs="Times New Roman"/>
            <w:kern w:val="0"/>
            <w14:ligatures w14:val="none"/>
          </w:rPr>
          <w:t>Sr</w:t>
        </w:r>
      </w:ins>
      <w:ins w:id="298" w:author="Benjamin J. Makhlouf" w:date="2026-06-18T19:48:00Z" w16du:dateUtc="2026-06-19T02:48:00Z">
        <w:r w:rsidR="00221CA6">
          <w:rPr>
            <w:rFonts w:ascii="Garamond" w:eastAsia="Times New Roman" w:hAnsi="Garamond" w:cs="Times New Roman"/>
            <w:kern w:val="0"/>
            <w14:ligatures w14:val="none"/>
          </w:rPr>
          <w:t xml:space="preserve"> as a proxy for </w:t>
        </w:r>
      </w:ins>
      <w:ins w:id="299" w:author="Benjamin J. Makhlouf" w:date="2026-07-08T16:56:00Z" w16du:dateUtc="2026-07-08T23:56:00Z">
        <w:r w:rsidR="007D796E">
          <w:rPr>
            <w:rFonts w:ascii="Garamond" w:eastAsia="Times New Roman" w:hAnsi="Garamond" w:cs="Times New Roman"/>
            <w:kern w:val="0"/>
            <w14:ligatures w14:val="none"/>
          </w:rPr>
          <w:t xml:space="preserve">total </w:t>
        </w:r>
      </w:ins>
      <w:ins w:id="300" w:author="Benjamin J. Makhlouf" w:date="2026-07-08T16:57:00Z" w16du:dateUtc="2026-07-08T23:57:00Z">
        <w:r w:rsidR="007D796E">
          <w:rPr>
            <w:rFonts w:ascii="Garamond" w:eastAsia="Times New Roman" w:hAnsi="Garamond" w:cs="Times New Roman"/>
            <w:kern w:val="0"/>
            <w14:ligatures w14:val="none"/>
          </w:rPr>
          <w:t>s</w:t>
        </w:r>
      </w:ins>
      <w:ins w:id="301" w:author="Benjamin J. Makhlouf" w:date="2026-07-08T16:56:00Z" w16du:dateUtc="2026-07-08T23:56:00Z">
        <w:r w:rsidR="007D796E">
          <w:rPr>
            <w:rFonts w:ascii="Garamond" w:eastAsia="Times New Roman" w:hAnsi="Garamond" w:cs="Times New Roman"/>
            <w:kern w:val="0"/>
            <w14:ligatures w14:val="none"/>
          </w:rPr>
          <w:t>trontium</w:t>
        </w:r>
      </w:ins>
      <w:ins w:id="302" w:author="Benjamin J. Makhlouf" w:date="2026-06-18T19:48:00Z" w16du:dateUtc="2026-06-19T02:48:00Z">
        <w:r w:rsidR="00221CA6">
          <w:rPr>
            <w:rFonts w:ascii="Garamond" w:eastAsia="Times New Roman" w:hAnsi="Garamond" w:cs="Times New Roman"/>
            <w:kern w:val="0"/>
            <w14:ligatures w14:val="none"/>
          </w:rPr>
          <w:t xml:space="preserve"> concentration, which is expected to be much higher in </w:t>
        </w:r>
      </w:ins>
      <w:ins w:id="303" w:author="Benjamin J. Makhlouf" w:date="2026-07-08T16:57:00Z" w16du:dateUtc="2026-07-08T23:57:00Z">
        <w:r w:rsidR="007D796E">
          <w:rPr>
            <w:rFonts w:ascii="Garamond" w:eastAsia="Times New Roman" w:hAnsi="Garamond" w:cs="Times New Roman"/>
            <w:kern w:val="0"/>
            <w14:ligatures w14:val="none"/>
          </w:rPr>
          <w:t>both the</w:t>
        </w:r>
      </w:ins>
      <w:ins w:id="304" w:author="Benjamin J. Makhlouf" w:date="2026-06-18T19:48:00Z" w16du:dateUtc="2026-06-19T02:48:00Z">
        <w:r w:rsidR="00221CA6">
          <w:rPr>
            <w:rFonts w:ascii="Garamond" w:eastAsia="Times New Roman" w:hAnsi="Garamond" w:cs="Times New Roman"/>
            <w:kern w:val="0"/>
            <w14:ligatures w14:val="none"/>
          </w:rPr>
          <w:t xml:space="preserve"> marine environment </w:t>
        </w:r>
      </w:ins>
      <w:ins w:id="305" w:author="Benjamin J. Makhlouf" w:date="2026-07-08T16:57:00Z" w16du:dateUtc="2026-07-08T23:57:00Z">
        <w:r w:rsidR="007D796E">
          <w:rPr>
            <w:rFonts w:ascii="Garamond" w:eastAsia="Times New Roman" w:hAnsi="Garamond" w:cs="Times New Roman"/>
            <w:kern w:val="0"/>
            <w14:ligatures w14:val="none"/>
          </w:rPr>
          <w:t xml:space="preserve">and the </w:t>
        </w:r>
      </w:ins>
      <w:ins w:id="306" w:author="Benjamin J. Makhlouf" w:date="2026-06-18T19:48:00Z" w16du:dateUtc="2026-06-19T02:48:00Z">
        <w:r w:rsidR="00221CA6">
          <w:rPr>
            <w:rFonts w:ascii="Garamond" w:eastAsia="Times New Roman" w:hAnsi="Garamond" w:cs="Times New Roman"/>
            <w:kern w:val="0"/>
            <w14:ligatures w14:val="none"/>
          </w:rPr>
          <w:t>materna</w:t>
        </w:r>
      </w:ins>
      <w:ins w:id="307" w:author="Benjamin J. Makhlouf" w:date="2026-06-18T19:49:00Z" w16du:dateUtc="2026-06-19T02:49:00Z">
        <w:r w:rsidR="00221CA6">
          <w:rPr>
            <w:rFonts w:ascii="Garamond" w:eastAsia="Times New Roman" w:hAnsi="Garamond" w:cs="Times New Roman"/>
            <w:kern w:val="0"/>
            <w14:ligatures w14:val="none"/>
          </w:rPr>
          <w:t>lly influenced core</w:t>
        </w:r>
      </w:ins>
      <w:ins w:id="308" w:author="Benjamin J. Makhlouf" w:date="2026-07-08T16:57:00Z" w16du:dateUtc="2026-07-08T23:57:00Z">
        <w:r w:rsidR="007D796E">
          <w:rPr>
            <w:rFonts w:ascii="Garamond" w:eastAsia="Times New Roman" w:hAnsi="Garamond" w:cs="Times New Roman"/>
            <w:kern w:val="0"/>
            <w14:ligatures w14:val="none"/>
          </w:rPr>
          <w:t xml:space="preserve"> region of the otolith</w:t>
        </w:r>
      </w:ins>
      <w:ins w:id="309" w:author="Benjamin J. Makhlouf" w:date="2026-06-18T19:49:00Z" w16du:dateUtc="2026-06-19T02:49:00Z">
        <w:r w:rsidR="00221CA6">
          <w:rPr>
            <w:rFonts w:ascii="Garamond" w:eastAsia="Times New Roman" w:hAnsi="Garamond" w:cs="Times New Roman"/>
            <w:kern w:val="0"/>
            <w14:ligatures w14:val="none"/>
          </w:rPr>
          <w:t>.</w:t>
        </w:r>
      </w:ins>
      <w:ins w:id="310" w:author="Benjamin J. Makhlouf" w:date="2026-07-09T07:17:00Z" w16du:dateUtc="2026-07-09T14:17:00Z">
        <w:r w:rsidR="00581DBC">
          <w:rPr>
            <w:rFonts w:ascii="Garamond" w:eastAsia="Times New Roman" w:hAnsi="Garamond" w:cs="Times New Roman"/>
            <w:kern w:val="0"/>
            <w14:ligatures w14:val="none"/>
          </w:rPr>
          <w:t xml:space="preserve"> The </w:t>
        </w:r>
        <w:r w:rsidR="00581DBC">
          <w:rPr>
            <w:rFonts w:ascii="Garamond" w:eastAsia="Times New Roman" w:hAnsi="Garamond" w:cs="Times New Roman"/>
            <w:kern w:val="0"/>
            <w:vertAlign w:val="superscript"/>
            <w14:ligatures w14:val="none"/>
          </w:rPr>
          <w:t>88</w:t>
        </w:r>
        <w:r w:rsidR="00581DBC">
          <w:rPr>
            <w:rFonts w:ascii="Garamond" w:eastAsia="Times New Roman" w:hAnsi="Garamond" w:cs="Times New Roman"/>
            <w:kern w:val="0"/>
            <w14:ligatures w14:val="none"/>
          </w:rPr>
          <w:t xml:space="preserve">Sr signal collected along the ablation path was therefore used to inform </w:t>
        </w:r>
      </w:ins>
      <w:ins w:id="311" w:author="Benjamin J. Makhlouf" w:date="2026-07-15T14:54:00Z" w16du:dateUtc="2026-07-15T21:54:00Z">
        <w:r w:rsidR="004A41B6">
          <w:rPr>
            <w:rFonts w:ascii="Garamond" w:eastAsia="Times New Roman" w:hAnsi="Garamond" w:cs="Times New Roman"/>
            <w:kern w:val="0"/>
            <w14:ligatures w14:val="none"/>
          </w:rPr>
          <w:t>the location of full</w:t>
        </w:r>
      </w:ins>
      <w:ins w:id="312" w:author="Benjamin J. Makhlouf" w:date="2026-07-09T07:17:00Z" w16du:dateUtc="2026-07-09T14:17:00Z">
        <w:r w:rsidR="00581DBC">
          <w:rPr>
            <w:rFonts w:ascii="Garamond" w:eastAsia="Times New Roman" w:hAnsi="Garamond" w:cs="Times New Roman"/>
            <w:kern w:val="0"/>
            <w14:ligatures w14:val="none"/>
          </w:rPr>
          <w:t xml:space="preserve"> depletion of the maternal signature and </w:t>
        </w:r>
      </w:ins>
      <w:ins w:id="313" w:author="Benjamin J. Makhlouf" w:date="2026-07-15T14:54:00Z" w16du:dateUtc="2026-07-15T21:54:00Z">
        <w:r w:rsidR="004A41B6">
          <w:rPr>
            <w:rFonts w:ascii="Garamond" w:eastAsia="Times New Roman" w:hAnsi="Garamond" w:cs="Times New Roman"/>
            <w:kern w:val="0"/>
            <w14:ligatures w14:val="none"/>
          </w:rPr>
          <w:t xml:space="preserve">the </w:t>
        </w:r>
      </w:ins>
      <w:ins w:id="314" w:author="Benjamin J. Makhlouf" w:date="2026-07-09T07:17:00Z" w16du:dateUtc="2026-07-09T14:17:00Z">
        <w:r w:rsidR="00581DBC">
          <w:rPr>
            <w:rFonts w:ascii="Garamond" w:eastAsia="Times New Roman" w:hAnsi="Garamond" w:cs="Times New Roman"/>
            <w:kern w:val="0"/>
            <w14:ligatures w14:val="none"/>
          </w:rPr>
          <w:t>onset of the marine signal for manual</w:t>
        </w:r>
      </w:ins>
      <w:ins w:id="315" w:author="Benjamin J. Makhlouf" w:date="2026-07-09T07:18:00Z" w16du:dateUtc="2026-07-09T14:18:00Z">
        <w:r w:rsidR="00581DBC">
          <w:rPr>
            <w:rFonts w:ascii="Garamond" w:eastAsia="Times New Roman" w:hAnsi="Garamond" w:cs="Times New Roman"/>
            <w:kern w:val="0"/>
            <w14:ligatures w14:val="none"/>
          </w:rPr>
          <w:t xml:space="preserve"> selection of the natal origin region.</w:t>
        </w:r>
      </w:ins>
      <w:del w:id="316" w:author="Benjamin J. Makhlouf" w:date="2026-06-18T19:45:00Z" w16du:dateUtc="2026-06-19T02:45:00Z">
        <w:r w:rsidDel="00221CA6">
          <w:rPr>
            <w:rFonts w:ascii="Garamond" w:eastAsia="Times New Roman" w:hAnsi="Garamond" w:cs="Times New Roman"/>
            <w:kern w:val="0"/>
            <w14:ligatures w14:val="none"/>
          </w:rPr>
          <w:delText xml:space="preserve"> </w:delText>
        </w:r>
      </w:del>
    </w:p>
    <w:p w14:paraId="7E3612D2" w14:textId="77777777" w:rsidR="00A10423" w:rsidDel="009D5982" w:rsidRDefault="00A10423">
      <w:pPr>
        <w:spacing w:line="480" w:lineRule="auto"/>
        <w:rPr>
          <w:del w:id="317" w:author="Benjamin J. Makhlouf" w:date="2026-07-09T07:18:00Z" w16du:dateUtc="2026-07-09T14:18:00Z"/>
          <w:rFonts w:ascii="Garamond" w:eastAsia="Times New Roman" w:hAnsi="Garamond" w:cs="Times New Roman"/>
          <w:kern w:val="0"/>
          <w14:ligatures w14:val="none"/>
        </w:rPr>
        <w:pPrChange w:id="318" w:author="Benjamin J. Makhlouf" w:date="2026-07-17T12:27:00Z" w16du:dateUtc="2026-07-17T19:27:00Z">
          <w:pPr>
            <w:spacing w:line="480" w:lineRule="auto"/>
            <w:ind w:firstLine="720"/>
          </w:pPr>
        </w:pPrChange>
      </w:pPr>
    </w:p>
    <w:p w14:paraId="08A34DF9" w14:textId="77777777" w:rsidR="009D5982" w:rsidRDefault="009D5982" w:rsidP="00175DEB">
      <w:pPr>
        <w:spacing w:line="480" w:lineRule="auto"/>
        <w:rPr>
          <w:ins w:id="319" w:author="Benjamin J. Makhlouf" w:date="2026-07-13T16:29:00Z" w16du:dateUtc="2026-07-13T23:29:00Z"/>
          <w:rFonts w:ascii="Garamond" w:eastAsia="Times New Roman" w:hAnsi="Garamond" w:cs="Times New Roman"/>
          <w:b/>
          <w:bCs/>
          <w:kern w:val="0"/>
          <w14:ligatures w14:val="none"/>
        </w:rPr>
      </w:pPr>
    </w:p>
    <w:p w14:paraId="696145BD" w14:textId="1982FBC3" w:rsidR="00B857E3" w:rsidRPr="008605CB" w:rsidRDefault="007C6331">
      <w:pPr>
        <w:spacing w:line="480" w:lineRule="auto"/>
        <w:ind w:firstLine="720"/>
        <w:rPr>
          <w:rFonts w:ascii="Garamond" w:eastAsia="Times New Roman" w:hAnsi="Garamond" w:cs="Times New Roman"/>
          <w:b/>
          <w:bCs/>
          <w:kern w:val="0"/>
          <w14:ligatures w14:val="none"/>
        </w:rPr>
        <w:pPrChange w:id="320" w:author="Benjamin J. Makhlouf" w:date="2026-07-13T16:27:00Z" w16du:dateUtc="2026-07-13T23:27:00Z">
          <w:pPr>
            <w:spacing w:line="480" w:lineRule="auto"/>
          </w:pPr>
        </w:pPrChange>
      </w:pPr>
      <w:r>
        <w:rPr>
          <w:rFonts w:ascii="Garamond" w:eastAsia="Times New Roman" w:hAnsi="Garamond" w:cs="Times New Roman"/>
          <w:b/>
          <w:bCs/>
          <w:kern w:val="0"/>
          <w14:ligatures w14:val="none"/>
        </w:rPr>
        <w:t xml:space="preserve">2.2 Natal Origin Estimation </w:t>
      </w:r>
    </w:p>
    <w:p w14:paraId="0305AF90" w14:textId="5910EB5D" w:rsidR="00B857E3" w:rsidRPr="008605CB" w:rsidRDefault="00B857E3" w:rsidP="00B857E3">
      <w:pPr>
        <w:spacing w:before="100" w:beforeAutospacing="1" w:after="100" w:afterAutospacing="1" w:line="480" w:lineRule="auto"/>
        <w:ind w:firstLine="720"/>
        <w:rPr>
          <w:rFonts w:ascii="Garamond" w:hAnsi="Garamond" w:cs="Times New Roman"/>
        </w:rPr>
      </w:pPr>
      <w:r>
        <w:rPr>
          <w:rFonts w:ascii="Garamond" w:eastAsia="Times New Roman" w:hAnsi="Garamond" w:cs="Times New Roman"/>
          <w:kern w:val="0"/>
          <w14:ligatures w14:val="none"/>
        </w:rPr>
        <w:t xml:space="preserve">A strontium isoscape of the Kuskokwim River basin (Fig. 1) was constructed by French et al. (2020) in which spatial variation in </w:t>
      </w:r>
      <w:ins w:id="321" w:author="Benjamin J. Makhlouf" w:date="2026-07-08T12:04:00Z" w16du:dateUtc="2026-07-08T19:04:00Z">
        <w:r w:rsidR="0033663A">
          <w:rPr>
            <w:rFonts w:ascii="Garamond" w:eastAsia="Times New Roman" w:hAnsi="Garamond" w:cs="Times New Roman"/>
            <w:kern w:val="0"/>
            <w:vertAlign w:val="superscript"/>
            <w14:ligatures w14:val="none"/>
          </w:rPr>
          <w:t>87</w:t>
        </w:r>
        <w:r w:rsidR="0033663A">
          <w:rPr>
            <w:rFonts w:ascii="Garamond" w:eastAsia="Times New Roman" w:hAnsi="Garamond" w:cs="Times New Roman"/>
            <w:kern w:val="0"/>
            <w14:ligatures w14:val="none"/>
          </w:rPr>
          <w:t>Sr/</w:t>
        </w:r>
        <w:r w:rsidR="0033663A">
          <w:rPr>
            <w:rFonts w:ascii="Garamond" w:eastAsia="Times New Roman" w:hAnsi="Garamond" w:cs="Times New Roman"/>
            <w:kern w:val="0"/>
            <w:vertAlign w:val="superscript"/>
            <w14:ligatures w14:val="none"/>
          </w:rPr>
          <w:t>86</w:t>
        </w:r>
        <w:r w:rsidR="0033663A">
          <w:rPr>
            <w:rFonts w:ascii="Garamond" w:eastAsia="Times New Roman" w:hAnsi="Garamond" w:cs="Times New Roman"/>
            <w:kern w:val="0"/>
            <w14:ligatures w14:val="none"/>
          </w:rPr>
          <w:t xml:space="preserve">Sr </w:t>
        </w:r>
      </w:ins>
      <w:del w:id="322" w:author="Benjamin J. Makhlouf" w:date="2026-07-08T12:04:00Z" w16du:dateUtc="2026-07-08T19:04:00Z">
        <w:r w:rsidDel="0033663A">
          <w:rPr>
            <w:rFonts w:ascii="Garamond" w:eastAsia="Times New Roman" w:hAnsi="Garamond" w:cs="Times New Roman"/>
            <w:kern w:val="0"/>
            <w14:ligatures w14:val="none"/>
          </w:rPr>
          <w:delText>Sr</w:delText>
        </w:r>
        <w:r w:rsidDel="0033663A">
          <w:rPr>
            <w:rFonts w:ascii="Garamond" w:eastAsia="Times New Roman" w:hAnsi="Garamond" w:cs="Times New Roman"/>
            <w:kern w:val="0"/>
            <w:vertAlign w:val="superscript"/>
            <w14:ligatures w14:val="none"/>
          </w:rPr>
          <w:delText>87</w:delText>
        </w:r>
        <w:r w:rsidDel="0033663A">
          <w:rPr>
            <w:rFonts w:ascii="Garamond" w:eastAsia="Times New Roman" w:hAnsi="Garamond" w:cs="Times New Roman"/>
            <w:kern w:val="0"/>
            <w14:ligatures w14:val="none"/>
          </w:rPr>
          <w:delText>/Sr</w:delText>
        </w:r>
        <w:r w:rsidDel="0033663A">
          <w:rPr>
            <w:rFonts w:ascii="Garamond" w:eastAsia="Times New Roman" w:hAnsi="Garamond" w:cs="Times New Roman"/>
            <w:kern w:val="0"/>
            <w:vertAlign w:val="superscript"/>
            <w14:ligatures w14:val="none"/>
          </w:rPr>
          <w:delText>86</w:delText>
        </w:r>
        <w:r w:rsidDel="0033663A">
          <w:rPr>
            <w:rFonts w:ascii="Garamond" w:eastAsia="Times New Roman" w:hAnsi="Garamond" w:cs="Times New Roman"/>
            <w:kern w:val="0"/>
            <w14:ligatures w14:val="none"/>
          </w:rPr>
          <w:delText xml:space="preserve"> </w:delText>
        </w:r>
      </w:del>
      <w:r>
        <w:rPr>
          <w:rFonts w:ascii="Garamond" w:eastAsia="Times New Roman" w:hAnsi="Garamond" w:cs="Times New Roman"/>
          <w:kern w:val="0"/>
          <w14:ligatures w14:val="none"/>
        </w:rPr>
        <w:t xml:space="preserve">ratios across the river basin was modeled using spatial stream network modeling (SSNM) derived from water samples collected throughout the river basin </w:t>
      </w:r>
      <w:r>
        <w:rPr>
          <w:rFonts w:ascii="Garamond" w:eastAsia="Times New Roman" w:hAnsi="Garamond" w:cs="Times New Roman"/>
          <w:kern w:val="0"/>
          <w14:ligatures w14:val="none"/>
        </w:rPr>
        <w:fldChar w:fldCharType="begin"/>
      </w:r>
      <w:r>
        <w:rPr>
          <w:rFonts w:ascii="Garamond" w:eastAsia="Times New Roman" w:hAnsi="Garamond" w:cs="Times New Roman"/>
          <w:kern w:val="0"/>
          <w14:ligatures w14:val="none"/>
        </w:rPr>
        <w:instrText xml:space="preserve"> ADDIN ZOTERO_ITEM CSL_CITATION {"citationID":"5Pp7WuA9","properties":{"formattedCitation":"(French et al., 2020)","plainCitation":"(French et al., 2020)","dontUpdate":true,"noteIndex":0},"citationItems":[{"id":1684,"uris":["http://zotero.org/users/8421274/items/M654PKRJ"],"itemData":{"id":1684,"type":"article-journal","abstract":"Riverine chemistry reflects both watershed conditions and instream processing, both of which vary across river networks, yet little is known about the scales at which watershed attributes regulate biogeochemical constituents. We used spatial stream network (SSN) models to quantify both watershed and instream effects on streamwater constituents in the Kuskokwim River (western Alaska), the largest free-flowing river in the United States. We assessed chemical constituents spanning from labile nutrients (nitrate [NO3−] and orthophosphate [PO43−]) to biologically and chemically conservative tracers (calcium [Ca2+], strontium [Sr2+], and Sr isotopes [87Sr/86Sr]). We also examined the behavior of dissolved organic carbon (DOC) relative to these constituents to understand whether bulk DOC behaved conservatively in a large boreal river network, where future changes in DOC and nutrient loading are expected under a shifting climate. We derived watershed spatial covariates comprising land cover, geology, and geomorphic characteristics at 14 different spatial extents based on stream order and relative to position in the river network to understand the effect of distant and proximal watershed attributes on streamwater constituents. For all constituents but 87Sr/86Sr, watershed attributes in low-order headwater catchments yielded the best predictive ability for streamwater constituent concentrations across the entire network. Spatial patterning for conservative tracers and bulk DOC showed strong spatial autocorrelation, whereas PO43− and NO3− exhibited spatial patchiness indicative of instream processing. Our work shows that headwater streams are disproportionately important contributors to network-wide biogeochemical constituents supporting aquatic food webs and that conservation and management of aquatic systems should include these small and often remote watershed areas.","container-title":"Journal of Geophysical Research: Biogeosciences","DOI":"10.1029/2020JG005851","ISSN":"2169-8961","issue":"12","language":"en","note":"_eprint: https://agupubs.onlinelibrary.wiley.com/doi/pdf/10.1029/2020JG005851","page":"e2020JG005851","source":"Wiley Online Library","title":"Headwater Catchments Govern Biogeochemistry in America's Largest Free-Flowing River Network","volume":"125","author":[{"family":"French","given":"David W."},{"family":"Schindler","given":"Daniel E."},{"family":"Brennan","given":"Sean R."},{"family":"Whited","given":"Diane"}],"issued":{"date-parts":[["2020"]]}}}],"schema":"https://github.com/citation-style-language/schema/raw/master/csl-citation.json"} </w:instrText>
      </w:r>
      <w:r>
        <w:rPr>
          <w:rFonts w:ascii="Garamond" w:eastAsia="Times New Roman" w:hAnsi="Garamond" w:cs="Times New Roman"/>
          <w:kern w:val="0"/>
          <w14:ligatures w14:val="none"/>
        </w:rPr>
        <w:fldChar w:fldCharType="separate"/>
      </w:r>
      <w:r>
        <w:rPr>
          <w:rFonts w:ascii="Garamond" w:eastAsia="Times New Roman" w:hAnsi="Garamond" w:cs="Times New Roman"/>
          <w:noProof/>
          <w:kern w:val="0"/>
          <w14:ligatures w14:val="none"/>
        </w:rPr>
        <w:t>(French et al., 2020, N = 120)</w:t>
      </w:r>
      <w:r>
        <w:rPr>
          <w:rFonts w:ascii="Garamond" w:eastAsia="Times New Roman" w:hAnsi="Garamond" w:cs="Times New Roman"/>
          <w:kern w:val="0"/>
          <w14:ligatures w14:val="none"/>
        </w:rPr>
        <w:fldChar w:fldCharType="end"/>
      </w:r>
      <w:r>
        <w:rPr>
          <w:rFonts w:ascii="Garamond" w:eastAsia="Times New Roman" w:hAnsi="Garamond" w:cs="Times New Roman"/>
          <w:kern w:val="0"/>
          <w14:ligatures w14:val="none"/>
        </w:rPr>
        <w:t xml:space="preserve">. The resulting isoscape includes estimates of </w:t>
      </w:r>
      <w:ins w:id="323" w:author="Benjamin J. Makhlouf" w:date="2026-07-08T12:04:00Z" w16du:dateUtc="2026-07-08T19:04:00Z">
        <w:r w:rsidR="0033663A">
          <w:rPr>
            <w:rFonts w:ascii="Garamond" w:eastAsia="Times New Roman" w:hAnsi="Garamond" w:cs="Times New Roman"/>
            <w:kern w:val="0"/>
            <w:vertAlign w:val="superscript"/>
            <w14:ligatures w14:val="none"/>
          </w:rPr>
          <w:t>87</w:t>
        </w:r>
        <w:r w:rsidR="0033663A">
          <w:rPr>
            <w:rFonts w:ascii="Garamond" w:eastAsia="Times New Roman" w:hAnsi="Garamond" w:cs="Times New Roman"/>
            <w:kern w:val="0"/>
            <w14:ligatures w14:val="none"/>
          </w:rPr>
          <w:t>Sr/</w:t>
        </w:r>
        <w:r w:rsidR="0033663A">
          <w:rPr>
            <w:rFonts w:ascii="Garamond" w:eastAsia="Times New Roman" w:hAnsi="Garamond" w:cs="Times New Roman"/>
            <w:kern w:val="0"/>
            <w:vertAlign w:val="superscript"/>
            <w14:ligatures w14:val="none"/>
          </w:rPr>
          <w:t>86</w:t>
        </w:r>
        <w:r w:rsidR="0033663A">
          <w:rPr>
            <w:rFonts w:ascii="Garamond" w:eastAsia="Times New Roman" w:hAnsi="Garamond" w:cs="Times New Roman"/>
            <w:kern w:val="0"/>
            <w14:ligatures w14:val="none"/>
          </w:rPr>
          <w:t xml:space="preserve">Sr </w:t>
        </w:r>
      </w:ins>
      <w:del w:id="324" w:author="Benjamin J. Makhlouf" w:date="2026-07-08T12:04:00Z" w16du:dateUtc="2026-07-08T19:04:00Z">
        <w:r w:rsidDel="0033663A">
          <w:rPr>
            <w:rFonts w:ascii="Garamond" w:eastAsia="Times New Roman" w:hAnsi="Garamond" w:cs="Times New Roman"/>
            <w:kern w:val="0"/>
            <w14:ligatures w14:val="none"/>
          </w:rPr>
          <w:delText>Sr</w:delText>
        </w:r>
        <w:r w:rsidDel="0033663A">
          <w:rPr>
            <w:rFonts w:ascii="Garamond" w:eastAsia="Times New Roman" w:hAnsi="Garamond" w:cs="Times New Roman"/>
            <w:kern w:val="0"/>
            <w:vertAlign w:val="superscript"/>
            <w14:ligatures w14:val="none"/>
          </w:rPr>
          <w:delText>87</w:delText>
        </w:r>
        <w:r w:rsidDel="0033663A">
          <w:rPr>
            <w:rFonts w:ascii="Garamond" w:eastAsia="Times New Roman" w:hAnsi="Garamond" w:cs="Times New Roman"/>
            <w:kern w:val="0"/>
            <w14:ligatures w14:val="none"/>
          </w:rPr>
          <w:delText>/Sr</w:delText>
        </w:r>
        <w:r w:rsidDel="0033663A">
          <w:rPr>
            <w:rFonts w:ascii="Garamond" w:eastAsia="Times New Roman" w:hAnsi="Garamond" w:cs="Times New Roman"/>
            <w:kern w:val="0"/>
            <w:vertAlign w:val="superscript"/>
            <w14:ligatures w14:val="none"/>
          </w:rPr>
          <w:delText>86</w:delText>
        </w:r>
        <w:r w:rsidDel="0033663A">
          <w:rPr>
            <w:rFonts w:ascii="Garamond" w:hAnsi="Garamond" w:cs="Times New Roman"/>
          </w:rPr>
          <w:delText xml:space="preserve"> </w:delText>
        </w:r>
      </w:del>
      <w:r>
        <w:rPr>
          <w:rFonts w:ascii="Garamond" w:hAnsi="Garamond" w:cs="Times New Roman"/>
        </w:rPr>
        <w:t>ratios and associated uncertainty for roughly every 1km of river length across the basin (Fig. 1)</w:t>
      </w:r>
      <w:r>
        <w:rPr>
          <w:rFonts w:ascii="Garamond" w:eastAsia="Times New Roman" w:hAnsi="Garamond" w:cs="Times New Roman"/>
          <w:kern w:val="0"/>
          <w14:ligatures w14:val="none"/>
        </w:rPr>
        <w:t xml:space="preserve"> </w:t>
      </w:r>
      <w:r>
        <w:rPr>
          <w:rFonts w:ascii="Garamond" w:eastAsia="Times New Roman" w:hAnsi="Garamond" w:cs="Times New Roman"/>
          <w:kern w:val="0"/>
          <w14:ligatures w14:val="none"/>
        </w:rPr>
        <w:fldChar w:fldCharType="begin"/>
      </w:r>
      <w:r>
        <w:rPr>
          <w:rFonts w:ascii="Garamond" w:eastAsia="Times New Roman" w:hAnsi="Garamond" w:cs="Times New Roman"/>
          <w:kern w:val="0"/>
          <w14:ligatures w14:val="none"/>
        </w:rPr>
        <w:instrText xml:space="preserve"> ADDIN ZOTERO_ITEM CSL_CITATION {"citationID":"M10Aqb9z","properties":{"formattedCitation":"(Brennan et al., 2016; Ver Hoef &amp; Peterson, 2010)","plainCitation":"(Brennan et al., 2016; Ver Hoef &amp; Peterson, 2010)","noteIndex":0},"citationItems":[{"id":2315,"uris":["http://zotero.org/users/8421274/items/Q4IUGSIX"],"itemData":{"id":2315,"type":"article-journal","abstract":"A critical challenge for the Earth sciences is to trace the transport and flux of matter within and among aquatic, terrestrial, and atmospheric systems. Robust descriptions of isotopic patterns across space and time, called “isoscapes,” form the basis of a rapidly growing and wide-ranging body of research aimed at quantifying connectivity within and among Earth's systems. However, isoscapes of rivers have been limited by conventional Euclidean approaches in geostatistics and the lack of a quantitative framework to apportion the influence of processes driven by landscape features versus in-stream phenomena. Here we demonstrate how dendritic network models substantially improve the accuracy of isoscapes of strontium isotopes and partition the influence of hydrologic transport versus local geologic features on strontium isotope ratios in a large Alaska river. This work illustrates the analytical power of dendritic network models for the field of isotope biogeochemistry, particularly for provenance studies of modern and ancient animals.","container-title":"Geophysical Research Letters","DOI":"10.1002/2016GL068904","ISSN":"1944-8007","issue":"10","language":"en","note":"_eprint: https://onlinelibrary.wiley.com/doi/pdf/10.1002/2016GL068904","page":"5043-5051","source":"Wiley Online Library","title":"Dendritic network models: Improving isoscapes and quantifying influence of landscape and in-stream processes on strontium isotopes in rivers","title-short":"Dendritic network models","volume":"43","author":[{"family":"Brennan","given":"Sean R."},{"family":"Torgersen","given":"Christian E."},{"family":"Hollenbeck","given":"Jeff P."},{"family":"Fernandez","given":"Diego P."},{"family":"Jensen","given":"Carrie K."},{"family":"Schindler","given":"Daniel E."}],"issued":{"date-parts":[["2016"]]}}},{"id":4769,"uris":["http://zotero.org/users/8421274/items/XBJELDI4"],"itemData":{"id":4769,"type":"article-journal","container-title":"Journal of the American Statistical Association","DOI":"10.1198/jasa.2009.ap08248","ISSN":"0162-1459, 1537-274X","issue":"489","journalAbbreviation":"Journal of the American Statistical Association","language":"en","page":"6-18","source":"DOI.org (Crossref)","title":"A Moving Average Approach for Spatial Statistical Models of Stream Networks","volume":"105","author":[{"family":"Ver Hoef","given":"Jay M."},{"family":"Peterson","given":"Erin E."}],"issued":{"date-parts":[["2010",3,1]]}}}],"schema":"https://github.com/citation-style-language/schema/raw/master/csl-citation.json"} </w:instrText>
      </w:r>
      <w:r>
        <w:rPr>
          <w:rFonts w:ascii="Garamond" w:eastAsia="Times New Roman" w:hAnsi="Garamond" w:cs="Times New Roman"/>
          <w:kern w:val="0"/>
          <w14:ligatures w14:val="none"/>
        </w:rPr>
        <w:fldChar w:fldCharType="separate"/>
      </w:r>
      <w:r>
        <w:rPr>
          <w:rFonts w:ascii="Garamond" w:eastAsia="Times New Roman" w:hAnsi="Garamond" w:cs="Times New Roman"/>
          <w:noProof/>
          <w:kern w:val="0"/>
          <w14:ligatures w14:val="none"/>
        </w:rPr>
        <w:t>(Brennan et al., 2016; Ver Hoef &amp; Peterson, 2010)</w:t>
      </w:r>
      <w:r>
        <w:rPr>
          <w:rFonts w:ascii="Garamond" w:eastAsia="Times New Roman" w:hAnsi="Garamond" w:cs="Times New Roman"/>
          <w:kern w:val="0"/>
          <w14:ligatures w14:val="none"/>
        </w:rPr>
        <w:fldChar w:fldCharType="end"/>
      </w:r>
      <w:r>
        <w:rPr>
          <w:rFonts w:ascii="Garamond" w:eastAsia="Times New Roman" w:hAnsi="Garamond" w:cs="Times New Roman"/>
          <w:kern w:val="0"/>
          <w14:ligatures w14:val="none"/>
        </w:rPr>
        <w:t xml:space="preserve">. </w:t>
      </w:r>
      <w:r>
        <w:rPr>
          <w:rFonts w:ascii="Garamond" w:hAnsi="Garamond" w:cs="Times New Roman"/>
        </w:rPr>
        <w:t xml:space="preserve">To prevent over-assignment to tributaries with exceptionally low prediction error, uncertainty values were constrained to 0.0006 and above. This threshold was </w:t>
      </w:r>
      <w:r>
        <w:rPr>
          <w:rFonts w:ascii="Garamond" w:hAnsi="Garamond" w:cs="Times New Roman"/>
        </w:rPr>
        <w:lastRenderedPageBreak/>
        <w:t xml:space="preserve">selected by visually examining the histogram for a cutoff which adjusted the values for a small number of exceedingly low uncertainty tributaries (those near extensive sampling) while maintaining the general error distribution from the original SSN model. </w:t>
      </w:r>
    </w:p>
    <w:p w14:paraId="417575B8" w14:textId="282AA08D" w:rsidR="009833DB" w:rsidRPr="008605CB" w:rsidRDefault="002A3FE3" w:rsidP="00B857E3">
      <w:pPr>
        <w:spacing w:before="100" w:beforeAutospacing="1" w:after="100" w:afterAutospacing="1" w:line="480" w:lineRule="auto"/>
        <w:ind w:firstLine="720"/>
        <w:rPr>
          <w:rFonts w:ascii="Garamond" w:hAnsi="Garamond" w:cs="Times New Roman"/>
        </w:rPr>
      </w:pPr>
      <w:r>
        <w:rPr>
          <w:rFonts w:ascii="Garamond" w:eastAsia="Times New Roman" w:hAnsi="Garamond" w:cs="Times New Roman"/>
          <w:kern w:val="0"/>
          <w14:ligatures w14:val="none"/>
        </w:rPr>
        <w:t xml:space="preserve">Posterior probability values were calculated for assigning all fish to potential tributary segments across the river basin using a geographically continuous Bayesian framework </w:t>
      </w:r>
      <w:r>
        <w:rPr>
          <w:rFonts w:ascii="Garamond" w:eastAsia="Times New Roman" w:hAnsi="Garamond" w:cs="Times New Roman"/>
          <w:kern w:val="0"/>
          <w14:ligatures w14:val="none"/>
        </w:rPr>
        <w:fldChar w:fldCharType="begin"/>
      </w:r>
      <w:r>
        <w:rPr>
          <w:rFonts w:ascii="Garamond" w:eastAsia="Times New Roman" w:hAnsi="Garamond" w:cs="Times New Roman"/>
          <w:kern w:val="0"/>
          <w14:ligatures w14:val="none"/>
        </w:rPr>
        <w:instrText xml:space="preserve"> ADDIN ZOTERO_ITEM CSL_CITATION {"citationID":"O7HgVrjI","properties":{"formattedCitation":"(Brennan et al., 2019)","plainCitation":"(Brennan et al., 2019)","noteIndex":0},"citationItems":[{"id":3844,"uris":["http://zotero.org/users/8421274/items/RXD5IA9D"],"itemData":{"id":3844,"type":"article-journal","abstract":"Watersheds are complex mosaics of habitats whose conditions vary across space and time as landscape features filter overriding climate forcing, yet the extent to which the reliability of ecosystem services depends on these dynamics remains unknown. We quantified how shifting habitat mosaics are expressed across a range of spatial scales within a large, free-flowing river, and how they stabilize the production of Pacific salmon that support valuable fisheries. The strontium isotope records of ear stones (otoliths) show that the relative productivity of locations across the river network, as both natal- and juvenile-rearing habitat, varies widely among years and that this variability is expressed across a broad range of spatial scales, ultimately stabilizing the interannual production of fish at the scale of the entire basin.","container-title":"Science","DOI":"10.1126/science.aav4313","issue":"6442","page":"783-786","publisher":"American Association for the Advancement of Science","source":"science.org (Atypon)","title":"Shifting habitat mosaics and fish production across river basins","volume":"364","author":[{"family":"Brennan","given":"Sean R."},{"family":"Schindler","given":"Daniel E."},{"family":"Cline","given":"Timothy J."},{"family":"Walsworth","given":"Timothy E."},{"family":"Buck","given":"Greg"},{"family":"Fernandez","given":"Diego P."}],"issued":{"date-parts":[["2019"]]}}}],"schema":"https://github.com/citation-style-language/schema/raw/master/csl-citation.json"} </w:instrText>
      </w:r>
      <w:r>
        <w:rPr>
          <w:rFonts w:ascii="Garamond" w:eastAsia="Times New Roman" w:hAnsi="Garamond" w:cs="Times New Roman"/>
          <w:kern w:val="0"/>
          <w14:ligatures w14:val="none"/>
        </w:rPr>
        <w:fldChar w:fldCharType="separate"/>
      </w:r>
      <w:r>
        <w:rPr>
          <w:rFonts w:ascii="Garamond" w:eastAsia="Times New Roman" w:hAnsi="Garamond" w:cs="Times New Roman"/>
          <w:noProof/>
          <w:kern w:val="0"/>
          <w14:ligatures w14:val="none"/>
        </w:rPr>
        <w:t>(Brennan et al., 2019)</w:t>
      </w:r>
      <w:r>
        <w:rPr>
          <w:rFonts w:ascii="Garamond" w:eastAsia="Times New Roman" w:hAnsi="Garamond" w:cs="Times New Roman"/>
          <w:kern w:val="0"/>
          <w14:ligatures w14:val="none"/>
        </w:rPr>
        <w:fldChar w:fldCharType="end"/>
      </w:r>
      <w:r>
        <w:rPr>
          <w:rFonts w:ascii="Garamond" w:eastAsia="Times New Roman" w:hAnsi="Garamond" w:cs="Times New Roman"/>
          <w:kern w:val="0"/>
          <w14:ligatures w14:val="none"/>
        </w:rPr>
        <w:t xml:space="preserve">. This approach considers the relationship between extracted natal origin otolith </w:t>
      </w:r>
      <w:ins w:id="325" w:author="Benjamin J. Makhlouf" w:date="2026-07-08T12:04:00Z" w16du:dateUtc="2026-07-08T19:04:00Z">
        <w:r w:rsidR="0033663A">
          <w:rPr>
            <w:rFonts w:ascii="Garamond" w:eastAsia="Times New Roman" w:hAnsi="Garamond" w:cs="Times New Roman"/>
            <w:kern w:val="0"/>
            <w:vertAlign w:val="superscript"/>
            <w14:ligatures w14:val="none"/>
          </w:rPr>
          <w:t>87</w:t>
        </w:r>
        <w:r w:rsidR="0033663A">
          <w:rPr>
            <w:rFonts w:ascii="Garamond" w:eastAsia="Times New Roman" w:hAnsi="Garamond" w:cs="Times New Roman"/>
            <w:kern w:val="0"/>
            <w14:ligatures w14:val="none"/>
          </w:rPr>
          <w:t>Sr/</w:t>
        </w:r>
        <w:r w:rsidR="0033663A">
          <w:rPr>
            <w:rFonts w:ascii="Garamond" w:eastAsia="Times New Roman" w:hAnsi="Garamond" w:cs="Times New Roman"/>
            <w:kern w:val="0"/>
            <w:vertAlign w:val="superscript"/>
            <w14:ligatures w14:val="none"/>
          </w:rPr>
          <w:t>86</w:t>
        </w:r>
        <w:r w:rsidR="0033663A">
          <w:rPr>
            <w:rFonts w:ascii="Garamond" w:eastAsia="Times New Roman" w:hAnsi="Garamond" w:cs="Times New Roman"/>
            <w:kern w:val="0"/>
            <w14:ligatures w14:val="none"/>
          </w:rPr>
          <w:t xml:space="preserve">Sr </w:t>
        </w:r>
      </w:ins>
      <w:del w:id="326" w:author="Benjamin J. Makhlouf" w:date="2026-07-08T12:04:00Z" w16du:dateUtc="2026-07-08T19:04:00Z">
        <w:r w:rsidDel="0033663A">
          <w:rPr>
            <w:rFonts w:ascii="Garamond" w:eastAsia="Times New Roman" w:hAnsi="Garamond" w:cs="Times New Roman"/>
            <w:kern w:val="0"/>
            <w14:ligatures w14:val="none"/>
          </w:rPr>
          <w:delText>Sr</w:delText>
        </w:r>
        <w:r w:rsidDel="0033663A">
          <w:rPr>
            <w:rFonts w:ascii="Garamond" w:eastAsia="Times New Roman" w:hAnsi="Garamond" w:cs="Times New Roman"/>
            <w:kern w:val="0"/>
            <w:vertAlign w:val="superscript"/>
            <w14:ligatures w14:val="none"/>
          </w:rPr>
          <w:delText>87</w:delText>
        </w:r>
        <w:r w:rsidDel="0033663A">
          <w:rPr>
            <w:rFonts w:ascii="Garamond" w:eastAsia="Times New Roman" w:hAnsi="Garamond" w:cs="Times New Roman"/>
            <w:kern w:val="0"/>
            <w14:ligatures w14:val="none"/>
          </w:rPr>
          <w:delText>/Sr</w:delText>
        </w:r>
        <w:r w:rsidDel="0033663A">
          <w:rPr>
            <w:rFonts w:ascii="Garamond" w:eastAsia="Times New Roman" w:hAnsi="Garamond" w:cs="Times New Roman"/>
            <w:kern w:val="0"/>
            <w:vertAlign w:val="superscript"/>
            <w14:ligatures w14:val="none"/>
          </w:rPr>
          <w:delText>86</w:delText>
        </w:r>
        <w:r w:rsidDel="0033663A">
          <w:rPr>
            <w:rFonts w:ascii="Garamond" w:eastAsia="Times New Roman" w:hAnsi="Garamond" w:cs="Times New Roman"/>
            <w:kern w:val="0"/>
            <w14:ligatures w14:val="none"/>
          </w:rPr>
          <w:delText xml:space="preserve"> </w:delText>
        </w:r>
      </w:del>
      <w:r>
        <w:rPr>
          <w:rFonts w:ascii="Garamond" w:eastAsia="Times New Roman" w:hAnsi="Garamond" w:cs="Times New Roman"/>
          <w:kern w:val="0"/>
          <w14:ligatures w14:val="none"/>
        </w:rPr>
        <w:t>values as well as several variance generating processes</w:t>
      </w:r>
      <w:r w:rsidR="0068067F">
        <w:rPr>
          <w:rFonts w:ascii="Garamond" w:eastAsia="Times New Roman" w:hAnsi="Garamond" w:cs="Times New Roman"/>
          <w:kern w:val="0"/>
          <w14:ligatures w14:val="none"/>
        </w:rPr>
        <w:t xml:space="preserve">, </w:t>
      </w:r>
      <w:ins w:id="327" w:author="Benjamin J. Makhlouf" w:date="2026-06-22T08:49:00Z">
        <w:r w:rsidR="0080518D" w:rsidRPr="0080518D">
          <w:rPr>
            <w:rFonts w:ascii="Garamond" w:eastAsia="Times New Roman" w:hAnsi="Garamond" w:cs="Times New Roman"/>
            <w:kern w:val="0"/>
            <w14:ligatures w14:val="none"/>
          </w:rPr>
          <w:t>includ</w:t>
        </w:r>
      </w:ins>
      <w:ins w:id="328" w:author="Benjamin J. Makhlouf" w:date="2026-07-09T07:19:00Z" w16du:dateUtc="2026-07-09T14:19:00Z">
        <w:r w:rsidR="00581DBC">
          <w:rPr>
            <w:rFonts w:ascii="Garamond" w:eastAsia="Times New Roman" w:hAnsi="Garamond" w:cs="Times New Roman"/>
            <w:kern w:val="0"/>
            <w14:ligatures w14:val="none"/>
          </w:rPr>
          <w:t>ing</w:t>
        </w:r>
      </w:ins>
      <w:ins w:id="329" w:author="Benjamin J. Makhlouf" w:date="2026-06-22T08:49:00Z">
        <w:r w:rsidR="0080518D" w:rsidRPr="0080518D">
          <w:rPr>
            <w:rFonts w:ascii="Garamond" w:eastAsia="Times New Roman" w:hAnsi="Garamond" w:cs="Times New Roman"/>
            <w:kern w:val="0"/>
            <w14:ligatures w14:val="none"/>
          </w:rPr>
          <w:t xml:space="preserve"> analytical error (variation among repeated standard measurements; 0.000055), within-population error (variation among individuals at the same site; 0.00016), and isoscape error (uncertainty in isoscape model predictions; basin-wide mean = 0.00072)</w:t>
        </w:r>
      </w:ins>
      <w:ins w:id="330" w:author="Benjamin J. Makhlouf" w:date="2026-06-22T10:03:00Z" w16du:dateUtc="2026-06-22T17:03:00Z">
        <w:r w:rsidR="003224CC">
          <w:rPr>
            <w:rFonts w:ascii="Garamond" w:eastAsia="Times New Roman" w:hAnsi="Garamond" w:cs="Times New Roman"/>
            <w:kern w:val="0"/>
            <w14:ligatures w14:val="none"/>
          </w:rPr>
          <w:t xml:space="preserve"> </w:t>
        </w:r>
      </w:ins>
      <w:r w:rsidR="00301B81">
        <w:rPr>
          <w:rFonts w:ascii="Garamond" w:eastAsia="Times New Roman" w:hAnsi="Garamond" w:cs="Times New Roman"/>
          <w:kern w:val="0"/>
          <w14:ligatures w14:val="none"/>
        </w:rPr>
        <w:fldChar w:fldCharType="begin"/>
      </w:r>
      <w:r w:rsidR="00301B81">
        <w:rPr>
          <w:rFonts w:ascii="Garamond" w:eastAsia="Times New Roman" w:hAnsi="Garamond" w:cs="Times New Roman"/>
          <w:kern w:val="0"/>
          <w14:ligatures w14:val="none"/>
        </w:rPr>
        <w:instrText xml:space="preserve"> ADDIN ZOTERO_ITEM CSL_CITATION {"citationID":"LON0UIcM","properties":{"unsorted":false,"formattedCitation":"(Brennan, Fernandez, et al., 2015; French et al., 2020)","plainCitation":"(Brennan, Fernandez, et al., 2015; French et al., 2020)","noteIndex":0},"citationItems":[{"id":1702,"uris":["http://zotero.org/users/8421274/items/5X76EVEF"],"itemData":{"id":1702,"type":"article-journal","abstract":"Heterogeneity in 87Sr/86Sr ratios of river-dissolved strontium (Sr) across geologically diverse environments provides a useful tool for investigating provenance, connectivity and movement patterns of various organisms and materials. Evaluation of site-specific 87Sr/86Sr temporal variability throughout study regions is a prerequisite for provenance research, but the dynamics driving temporal variability are generally system-dependent and not accurately predictable. We used the time-keeping properties of otoliths from non-migratory slimy sculpin (Cottus cognatus) to evaluate multi-scale 87Sr/86Sr temporal variability of river waters throughout the Nushagak River, a large (34,700km2) remote watershed in Alaska, USA. Slimy sculpin otoliths incorporated site-specific temporal variation at sub-annual resolution and were able to record on the order of 0.0001 changes in the 87Sr/86Sr ratio. 87Sr/86Sr profiles of slimy sculpin collected in tributaries and main-stem channels of the upper watershed indicated that these regions were temporally stable, whereas the Lower Nushagak River exhibited some spatio-temporal variability. This study illustrates how the behavioral ecology of a non-migratory organism can be used to evaluate sub-annual 87Sr/86Sr temporal variability and has broad implications for provenance studies employing this tracer.","container-title":"Geochimica et Cosmochimica Acta","DOI":"10.1016/j.gca.2014.10.032","ISSN":"0016-7037","journalAbbreviation":"Geochimica et Cosmochimica Acta","language":"en","page":"32-45","source":"ScienceDirect","title":"Strontium isotopes in otoliths of a non-migratory fish (slimy sculpin): Implications for provenance studies","title-short":"Strontium isotopes in otoliths of a non-migratory fish (slimy sculpin)","volume":"149","author":[{"family":"Brennan","given":"Sean R."},{"family":"Fernandez","given":"Diego P."},{"family":"Zimmerman","given":"Christian E."},{"family":"Cerling","given":"Thure E."},{"family":"Brown","given":"Randy J."},{"family":"Wooller","given":"Matthew J."}],"issued":{"date-parts":[["2015",1,15]]}}},{"id":1684,"uris":["http://zotero.org/users/8421274/items/M654PKRJ"],"itemData":{"id":1684,"type":"article-journal","abstract":"Riverine chemistry reflects both watershed conditions and instream processing, both of which vary across river networks, yet little is known about the scales at which watershed attributes regulate biogeochemical constituents. We used spatial stream network (SSN) models to quantify both watershed and instream effects on streamwater constituents in the Kuskokwim River (western Alaska), the largest free-flowing river in the United States. We assessed chemical constituents spanning from labile nutrients (nitrate [NO3−] and orthophosphate [PO43−]) to biologically and chemically conservative tracers (calcium [Ca2+], strontium [Sr2+], and Sr isotopes [87Sr/86Sr]). We also examined the behavior of dissolved organic carbon (DOC) relative to these constituents to understand whether bulk DOC behaved conservatively in a large boreal river network, where future changes in DOC and nutrient loading are expected under a shifting climate. We derived watershed spatial covariates comprising land cover, geology, and geomorphic characteristics at 14 different spatial extents based on stream order and relative to position in the river network to understand the effect of distant and proximal watershed attributes on streamwater constituents. For all constituents but 87Sr/86Sr, watershed attributes in low-order headwater catchments yielded the best predictive ability for streamwater constituent concentrations across the entire network. Spatial patterning for conservative tracers and bulk DOC showed strong spatial autocorrelation, whereas PO43− and NO3− exhibited spatial patchiness indicative of instream processing. Our work shows that headwater streams are disproportionately important contributors to network-wide biogeochemical constituents supporting aquatic food webs and that conservation and management of aquatic systems should include these small and often remote watershed areas.","container-title":"Journal of Geophysical Research: Biogeosciences","DOI":"10.1029/2020JG005851","ISSN":"2169-8961","issue":"12","language":"en","note":"_eprint: https://agupubs.onlinelibrary.wiley.com/doi/pdf/10.1029/2020JG005851","page":"e2020JG005851","source":"Wiley Online Library","title":"Headwater Catchments Govern Biogeochemistry in America's Largest Free-Flowing River Network","volume":"125","author":[{"family":"French","given":"David W."},{"family":"Schindler","given":"Daniel E."},{"family":"Brennan","given":"Sean R."},{"family":"Whited","given":"Diane"}],"issued":{"date-parts":[["2020"]]}}}],"schema":"https://github.com/citation-style-language/schema/raw/master/csl-citation.json"} </w:instrText>
      </w:r>
      <w:r w:rsidR="00301B81">
        <w:rPr>
          <w:rFonts w:ascii="Garamond" w:eastAsia="Times New Roman" w:hAnsi="Garamond" w:cs="Times New Roman"/>
          <w:kern w:val="0"/>
          <w14:ligatures w14:val="none"/>
        </w:rPr>
        <w:fldChar w:fldCharType="separate"/>
      </w:r>
      <w:r w:rsidR="00301B81">
        <w:rPr>
          <w:rFonts w:ascii="Garamond" w:eastAsia="Times New Roman" w:hAnsi="Garamond" w:cs="Times New Roman"/>
          <w:noProof/>
          <w:kern w:val="0"/>
          <w14:ligatures w14:val="none"/>
        </w:rPr>
        <w:t>(Brennan, Fernandez, et al., 2015; French et al., 2020)</w:t>
      </w:r>
      <w:r w:rsidR="00301B81">
        <w:rPr>
          <w:rFonts w:ascii="Garamond" w:eastAsia="Times New Roman" w:hAnsi="Garamond" w:cs="Times New Roman"/>
          <w:kern w:val="0"/>
          <w14:ligatures w14:val="none"/>
        </w:rPr>
        <w:fldChar w:fldCharType="end"/>
      </w:r>
      <w:ins w:id="331" w:author="Benjamin J. Makhlouf" w:date="2026-07-15T14:55:00Z" w16du:dateUtc="2026-07-15T21:55:00Z">
        <w:r w:rsidR="004A41B6">
          <w:rPr>
            <w:rFonts w:ascii="Garamond" w:eastAsia="Times New Roman" w:hAnsi="Garamond" w:cs="Times New Roman"/>
            <w:kern w:val="0"/>
            <w14:ligatures w14:val="none"/>
          </w:rPr>
          <w:t xml:space="preserve">. </w:t>
        </w:r>
      </w:ins>
      <w:del w:id="332" w:author="Benjamin J. Makhlouf" w:date="2026-06-22T08:33:00Z" w16du:dateUtc="2026-06-22T15:33:00Z">
        <w:r w:rsidDel="000B6B65">
          <w:rPr>
            <w:rFonts w:ascii="Garamond" w:eastAsia="Times New Roman" w:hAnsi="Garamond" w:cs="Times New Roman"/>
            <w:kern w:val="0"/>
            <w14:ligatures w14:val="none"/>
          </w:rPr>
          <w:delText xml:space="preserve"> including </w:delText>
        </w:r>
        <w:r w:rsidDel="000B6B65">
          <w:rPr>
            <w:rFonts w:ascii="Garamond" w:hAnsi="Garamond" w:cs="Times New Roman"/>
          </w:rPr>
          <w:delText>analytical</w:delText>
        </w:r>
      </w:del>
      <w:del w:id="333" w:author="Benjamin J. Makhlouf" w:date="2026-06-22T10:06:00Z" w16du:dateUtc="2026-06-22T17:06:00Z">
        <w:r w:rsidDel="003224CC">
          <w:rPr>
            <w:rFonts w:ascii="Garamond" w:hAnsi="Garamond" w:cs="Times New Roman"/>
          </w:rPr>
          <w:delText xml:space="preserve">, within-population, and isoscape prediction errors. </w:delText>
        </w:r>
      </w:del>
      <w:r>
        <w:rPr>
          <w:rFonts w:ascii="Garamond" w:eastAsia="Times New Roman" w:hAnsi="Garamond" w:cs="Times New Roman"/>
          <w:color w:val="000000"/>
        </w:rPr>
        <w:t xml:space="preserve">We assumed all errors were normally distributed, and combined them through the equation: </w:t>
      </w:r>
    </w:p>
    <w:p w14:paraId="5231EB5C" w14:textId="77777777" w:rsidR="009833DB" w:rsidRPr="005E64F6" w:rsidRDefault="00000000" w:rsidP="009833DB">
      <w:pPr>
        <w:spacing w:before="100" w:beforeAutospacing="1" w:after="100" w:afterAutospacing="1" w:line="480" w:lineRule="auto"/>
        <w:ind w:firstLine="720"/>
        <w:rPr>
          <w:rFonts w:ascii="Garamond" w:eastAsia="Times New Roman" w:hAnsi="Garamond" w:cs="Times New Roman"/>
          <w:kern w:val="0"/>
          <w:sz w:val="22"/>
          <w:szCs w:val="22"/>
          <w14:ligatures w14:val="none"/>
        </w:rPr>
      </w:pPr>
      <m:oMathPara>
        <m:oMath>
          <m:sSub>
            <m:sSubPr>
              <m:ctrlPr>
                <w:rPr>
                  <w:rFonts w:ascii="Cambria Math" w:eastAsia="Times New Roman" w:hAnsi="Cambria Math" w:cstheme="majorHAnsi"/>
                  <w:i/>
                  <w:color w:val="000000"/>
                </w:rPr>
              </m:ctrlPr>
            </m:sSubPr>
            <m:e>
              <m:r>
                <w:rPr>
                  <w:rFonts w:ascii="Cambria Math" w:eastAsia="Times New Roman" w:hAnsi="Cambria Math" w:cstheme="majorHAnsi"/>
                  <w:color w:val="000000"/>
                </w:rPr>
                <m:t>σ</m:t>
              </m:r>
            </m:e>
            <m:sub>
              <m:r>
                <w:rPr>
                  <w:rFonts w:ascii="Cambria Math" w:eastAsia="Times New Roman" w:hAnsi="Cambria Math" w:cstheme="majorHAnsi"/>
                  <w:color w:val="000000"/>
                </w:rPr>
                <m:t xml:space="preserve">combined= </m:t>
              </m:r>
              <m:rad>
                <m:radPr>
                  <m:degHide m:val="1"/>
                  <m:ctrlPr>
                    <w:rPr>
                      <w:rFonts w:ascii="Cambria Math" w:eastAsia="Times New Roman" w:hAnsi="Cambria Math" w:cstheme="majorHAnsi"/>
                      <w:i/>
                      <w:color w:val="000000"/>
                    </w:rPr>
                  </m:ctrlPr>
                </m:radPr>
                <m:deg/>
                <m:e>
                  <m:sSubSup>
                    <m:sSubSupPr>
                      <m:ctrlPr>
                        <w:rPr>
                          <w:rFonts w:ascii="Cambria Math" w:eastAsia="Times New Roman" w:hAnsi="Cambria Math" w:cstheme="majorHAnsi"/>
                          <w:i/>
                          <w:color w:val="000000"/>
                        </w:rPr>
                      </m:ctrlPr>
                    </m:sSubSupPr>
                    <m:e>
                      <m:r>
                        <w:rPr>
                          <w:rFonts w:ascii="Cambria Math" w:eastAsia="Times New Roman" w:hAnsi="Cambria Math" w:cstheme="majorHAnsi"/>
                          <w:color w:val="000000"/>
                        </w:rPr>
                        <m:t>σ</m:t>
                      </m:r>
                    </m:e>
                    <m:sub>
                      <m:r>
                        <w:rPr>
                          <w:rFonts w:ascii="Cambria Math" w:eastAsia="Times New Roman" w:hAnsi="Cambria Math" w:cstheme="majorHAnsi"/>
                          <w:color w:val="000000"/>
                        </w:rPr>
                        <m:t>Analytical</m:t>
                      </m:r>
                    </m:sub>
                    <m:sup>
                      <m:r>
                        <w:rPr>
                          <w:rFonts w:ascii="Cambria Math" w:eastAsia="Times New Roman" w:hAnsi="Cambria Math" w:cstheme="majorHAnsi"/>
                          <w:color w:val="000000"/>
                        </w:rPr>
                        <m:t>2</m:t>
                      </m:r>
                    </m:sup>
                  </m:sSubSup>
                  <m:r>
                    <w:rPr>
                      <w:rFonts w:ascii="Cambria Math" w:eastAsia="Times New Roman" w:hAnsi="Cambria Math" w:cstheme="majorHAnsi"/>
                      <w:color w:val="000000"/>
                    </w:rPr>
                    <m:t xml:space="preserve">+ </m:t>
                  </m:r>
                  <m:sSubSup>
                    <m:sSubSupPr>
                      <m:ctrlPr>
                        <w:rPr>
                          <w:rFonts w:ascii="Cambria Math" w:eastAsia="Times New Roman" w:hAnsi="Cambria Math" w:cstheme="majorHAnsi"/>
                          <w:i/>
                          <w:color w:val="000000"/>
                        </w:rPr>
                      </m:ctrlPr>
                    </m:sSubSupPr>
                    <m:e>
                      <m:r>
                        <w:rPr>
                          <w:rFonts w:ascii="Cambria Math" w:eastAsia="Times New Roman" w:hAnsi="Cambria Math" w:cstheme="majorHAnsi"/>
                          <w:color w:val="000000"/>
                        </w:rPr>
                        <m:t>σ</m:t>
                      </m:r>
                    </m:e>
                    <m:sub>
                      <m:r>
                        <w:rPr>
                          <w:rFonts w:ascii="Cambria Math" w:eastAsia="Times New Roman" w:hAnsi="Cambria Math" w:cstheme="majorHAnsi"/>
                          <w:color w:val="000000"/>
                        </w:rPr>
                        <m:t>Within-population</m:t>
                      </m:r>
                    </m:sub>
                    <m:sup>
                      <m:r>
                        <w:rPr>
                          <w:rFonts w:ascii="Cambria Math" w:eastAsia="Times New Roman" w:hAnsi="Cambria Math" w:cstheme="majorHAnsi"/>
                          <w:color w:val="000000"/>
                        </w:rPr>
                        <m:t>2</m:t>
                      </m:r>
                    </m:sup>
                  </m:sSubSup>
                  <m:r>
                    <w:rPr>
                      <w:rFonts w:ascii="Cambria Math" w:eastAsia="Times New Roman" w:hAnsi="Cambria Math" w:cstheme="majorHAnsi"/>
                      <w:color w:val="000000"/>
                    </w:rPr>
                    <m:t xml:space="preserve">+ </m:t>
                  </m:r>
                  <m:sSubSup>
                    <m:sSubSupPr>
                      <m:ctrlPr>
                        <w:rPr>
                          <w:rFonts w:ascii="Cambria Math" w:eastAsia="Times New Roman" w:hAnsi="Cambria Math" w:cstheme="majorHAnsi"/>
                          <w:i/>
                          <w:color w:val="000000"/>
                        </w:rPr>
                      </m:ctrlPr>
                    </m:sSubSupPr>
                    <m:e>
                      <m:r>
                        <w:rPr>
                          <w:rFonts w:ascii="Cambria Math" w:eastAsia="Times New Roman" w:hAnsi="Cambria Math" w:cstheme="majorHAnsi"/>
                          <w:color w:val="000000"/>
                        </w:rPr>
                        <m:t>σ</m:t>
                      </m:r>
                    </m:e>
                    <m:sub>
                      <m:r>
                        <w:rPr>
                          <w:rFonts w:ascii="Cambria Math" w:eastAsia="Times New Roman" w:hAnsi="Cambria Math" w:cstheme="majorHAnsi"/>
                          <w:color w:val="000000"/>
                        </w:rPr>
                        <m:t>isoscape</m:t>
                      </m:r>
                    </m:sub>
                    <m:sup>
                      <m:r>
                        <w:rPr>
                          <w:rFonts w:ascii="Cambria Math" w:eastAsia="Times New Roman" w:hAnsi="Cambria Math" w:cstheme="majorHAnsi"/>
                          <w:color w:val="000000"/>
                        </w:rPr>
                        <m:t>2</m:t>
                      </m:r>
                    </m:sup>
                  </m:sSubSup>
                </m:e>
              </m:rad>
            </m:sub>
          </m:sSub>
        </m:oMath>
      </m:oMathPara>
    </w:p>
    <w:p w14:paraId="601F0841" w14:textId="2D726DB7" w:rsidR="009833DB" w:rsidRPr="008605CB" w:rsidRDefault="009833DB" w:rsidP="009833DB">
      <w:pPr>
        <w:spacing w:line="480" w:lineRule="auto"/>
        <w:ind w:firstLine="720"/>
        <w:rPr>
          <w:rFonts w:ascii="Garamond" w:hAnsi="Garamond" w:cs="Times New Roman"/>
        </w:rPr>
      </w:pPr>
      <w:r>
        <w:rPr>
          <w:rFonts w:ascii="Garamond" w:hAnsi="Garamond" w:cs="Times New Roman"/>
        </w:rPr>
        <w:t xml:space="preserve">Posterior probability values for each tributary (j) were then calculated using Bayes’ theorem </w:t>
      </w:r>
      <w:r>
        <w:rPr>
          <w:rFonts w:ascii="Garamond" w:hAnsi="Garamond" w:cs="Times New Roman"/>
        </w:rPr>
        <w:fldChar w:fldCharType="begin"/>
      </w:r>
      <w:r>
        <w:rPr>
          <w:rFonts w:ascii="Garamond" w:hAnsi="Garamond" w:cs="Times New Roman"/>
        </w:rPr>
        <w:instrText xml:space="preserve"> ADDIN ZOTERO_ITEM CSL_CITATION {"citationID":"s99EKqrE","properties":{"formattedCitation":"(Brennan &amp; Schindler, 2017; Wunder, 2010)","plainCitation":"(Brennan &amp; Schindler, 2017; Wunder, 2010)","noteIndex":0},"citationItems":[{"id":1694,"uris":["http://zotero.org/users/8421274/items/NSWL6YPN"],"itemData":{"id":1694,"type":"article-journal","abstract":"Production patterns of highly mobile species, such as anadromous fish, often exhibit high spatial and temporal heterogeneity across landscapes. Such variability is often asynchronous in time among habitats, which stabilizes production at aggregate scales of complexity. Reconstructing production patterns explicitly in space and time across multiple scales, however, remains difficult but is important for prioritizing habitat conservation. This is especially true for fishes inhabiting river basins due to long-range dispersal, high mortality at early life stages, complex population structure and elusive life history variation. We develop a new approach for mapping production patterns of Pacific salmon across a large river basin by integrating otolith microchemistry and dendritic isoscape models. The geographically continuous Bayesian assignment framework presented here yielded high accuracies (&gt;90%) and relatively high precisions (precisions &lt;4%; i.e., assignment areas of &lt;530 river km of the 13 100 km total river length) when used to determine the natal source of known-origin juvenile Chinook salmon captured throughout the study region. Integrating these methods enabled us to base estimates of provenance and habitat use of individuals on a per location basis using strontium isotopic data throughout the continuous spatial domain of a river network. Such a framework provides substantial advantages over the more common nominal approach to employing otolith microchemistry to reconstruct movement patterns of fish. In doing so, we reconstructed the spatial production patterns of adult Chinook salmon returning to a large watershed in Bristol Bay, Alaska and illustrate the power of such an approach to conservation efforts.","container-title":"Ecological Applications","DOI":"10.1002/eap.1474","ISSN":"1939-5582","issue":"2","language":"en","note":"_eprint: https://esajournals.onlinelibrary.wiley.com/doi/pdf/10.1002/eap.1474","page":"363-377","source":"Wiley Online Library","title":"Linking otolith microchemistry and dendritic isoscapes to map heterogeneous production of fish across river basins","volume":"27","author":[{"family":"Brennan","given":"Sean R."},{"family":"Schindler","given":"Daniel E."}],"issued":{"date-parts":[["2017"]]}}},{"id":1071,"uris":["http://zotero.org/users/8421274/items/7AQTJQK8"],"itemData":{"id":1071,"type":"chapter","container-title":"Isoscapes","DOI":"10.1007/978-90-481-3354-3_12","ISBN":"978-90-481-3353-6","language":"en","page":"251-270","publisher":"Springer Netherlands","publisher-place":"Dordrecht","source":"DOI.org (Crossref)","title":"Using Isoscapes to Model Probability Surfaces for Determining Geographic Origins","URL":"http://link.springer.com/10.1007/978-90-481-3354-3_12","editor":[{"family":"West","given":"Jason B."},{"family":"Bowen","given":"Gabriel J."},{"family":"Dawson","given":"Todd E."},{"family":"Tu","given":"Kevin P."}],"author":[{"family":"Wunder","given":"Michael B."}],"accessed":{"date-parts":[["2022",9,22]]},"issued":{"date-parts":[["2010"]]}}}],"schema":"https://github.com/citation-style-language/schema/raw/master/csl-citation.json"} </w:instrText>
      </w:r>
      <w:r>
        <w:rPr>
          <w:rFonts w:ascii="Garamond" w:hAnsi="Garamond" w:cs="Times New Roman"/>
        </w:rPr>
        <w:fldChar w:fldCharType="separate"/>
      </w:r>
      <w:r>
        <w:rPr>
          <w:rFonts w:ascii="Garamond" w:hAnsi="Garamond" w:cs="Times New Roman"/>
          <w:noProof/>
        </w:rPr>
        <w:t>(Brennan &amp; Schindler, 2017; Wunder, 2010)</w:t>
      </w:r>
      <w:r>
        <w:rPr>
          <w:rFonts w:ascii="Garamond" w:hAnsi="Garamond" w:cs="Times New Roman"/>
        </w:rPr>
        <w:fldChar w:fldCharType="end"/>
      </w:r>
      <w:r>
        <w:rPr>
          <w:rFonts w:ascii="Garamond" w:hAnsi="Garamond" w:cs="Times New Roman"/>
        </w:rPr>
        <w:t>;</w:t>
      </w:r>
    </w:p>
    <w:p w14:paraId="69565D7E" w14:textId="40C97ED7" w:rsidR="00B857E3" w:rsidRPr="00EE2480" w:rsidRDefault="009833DB" w:rsidP="00EE2480">
      <w:pPr>
        <w:spacing w:before="100" w:beforeAutospacing="1" w:after="100" w:afterAutospacing="1" w:line="480" w:lineRule="auto"/>
        <w:rPr>
          <w:rFonts w:ascii="Garamond" w:eastAsia="Times New Roman" w:hAnsi="Garamond" w:cs="Times New Roman"/>
          <w:b/>
          <w:bCs/>
          <w:kern w:val="0"/>
          <w:sz w:val="22"/>
          <w:szCs w:val="22"/>
          <w14:ligatures w14:val="none"/>
        </w:rPr>
      </w:pPr>
      <m:oMathPara>
        <m:oMath>
          <m:r>
            <w:rPr>
              <w:rFonts w:ascii="Cambria Math" w:hAnsi="Cambria Math" w:cstheme="majorHAnsi"/>
              <w:sz w:val="18"/>
              <w:szCs w:val="18"/>
            </w:rPr>
            <m:t>P</m:t>
          </m:r>
          <m:d>
            <m:dPr>
              <m:endChr m:val="|"/>
              <m:ctrlPr>
                <w:rPr>
                  <w:rFonts w:ascii="Cambria Math" w:hAnsi="Cambria Math" w:cstheme="majorHAnsi"/>
                  <w:i/>
                  <w:sz w:val="18"/>
                  <w:szCs w:val="18"/>
                </w:rPr>
              </m:ctrlPr>
            </m:dPr>
            <m:e>
              <m:r>
                <w:rPr>
                  <w:rFonts w:ascii="Cambria Math" w:hAnsi="Cambria Math" w:cstheme="majorHAnsi"/>
                  <w:sz w:val="18"/>
                  <w:szCs w:val="18"/>
                </w:rPr>
                <m:t xml:space="preserve">J=j </m:t>
              </m:r>
            </m:e>
          </m:d>
          <m:r>
            <w:rPr>
              <w:rFonts w:ascii="Cambria Math" w:hAnsi="Cambria Math" w:cstheme="majorHAnsi"/>
              <w:sz w:val="18"/>
              <w:szCs w:val="18"/>
            </w:rPr>
            <m:t xml:space="preserve"> O=o, R=rj) ∝  </m:t>
          </m:r>
          <m:d>
            <m:dPr>
              <m:ctrlPr>
                <w:rPr>
                  <w:rFonts w:ascii="Cambria Math" w:hAnsi="Cambria Math" w:cstheme="majorHAnsi"/>
                  <w:i/>
                  <w:sz w:val="18"/>
                  <w:szCs w:val="18"/>
                </w:rPr>
              </m:ctrlPr>
            </m:dPr>
            <m:e>
              <m:sSup>
                <m:sSupPr>
                  <m:ctrlPr>
                    <w:rPr>
                      <w:rFonts w:ascii="Cambria Math" w:hAnsi="Cambria Math" w:cstheme="majorHAnsi"/>
                      <w:i/>
                      <w:sz w:val="18"/>
                      <w:szCs w:val="18"/>
                    </w:rPr>
                  </m:ctrlPr>
                </m:sSupPr>
                <m:e>
                  <m:r>
                    <w:rPr>
                      <w:rFonts w:ascii="Cambria Math" w:hAnsi="Cambria Math" w:cstheme="majorHAnsi"/>
                      <w:sz w:val="18"/>
                      <w:szCs w:val="18"/>
                    </w:rPr>
                    <m:t>1-</m:t>
                  </m:r>
                  <m:f>
                    <m:fPr>
                      <m:ctrlPr>
                        <w:rPr>
                          <w:rFonts w:ascii="Cambria Math" w:hAnsi="Cambria Math" w:cstheme="majorHAnsi"/>
                          <w:i/>
                          <w:sz w:val="18"/>
                          <w:szCs w:val="18"/>
                        </w:rPr>
                      </m:ctrlPr>
                    </m:fPr>
                    <m:num>
                      <m:r>
                        <w:rPr>
                          <w:rFonts w:ascii="Cambria Math" w:hAnsi="Cambria Math" w:cstheme="majorHAnsi"/>
                          <w:sz w:val="18"/>
                          <w:szCs w:val="18"/>
                        </w:rPr>
                        <m:t>1</m:t>
                      </m:r>
                    </m:num>
                    <m:den>
                      <m:r>
                        <w:rPr>
                          <w:rFonts w:ascii="Cambria Math" w:hAnsi="Cambria Math" w:cstheme="majorHAnsi"/>
                          <w:sz w:val="18"/>
                          <w:szCs w:val="18"/>
                        </w:rPr>
                        <m:t>2π</m:t>
                      </m:r>
                      <m:sSub>
                        <m:sSubPr>
                          <m:ctrlPr>
                            <w:rPr>
                              <w:rFonts w:ascii="Cambria Math" w:hAnsi="Cambria Math" w:cstheme="majorHAnsi"/>
                              <w:i/>
                              <w:sz w:val="18"/>
                              <w:szCs w:val="18"/>
                            </w:rPr>
                          </m:ctrlPr>
                        </m:sSubPr>
                        <m:e>
                          <m:r>
                            <w:rPr>
                              <w:rFonts w:ascii="Cambria Math" w:hAnsi="Cambria Math" w:cstheme="majorHAnsi"/>
                              <w:sz w:val="18"/>
                              <w:szCs w:val="18"/>
                            </w:rPr>
                            <m:t>σ</m:t>
                          </m:r>
                        </m:e>
                        <m:sub>
                          <m:r>
                            <w:rPr>
                              <w:rFonts w:ascii="Cambria Math" w:hAnsi="Cambria Math" w:cstheme="majorHAnsi"/>
                              <w:sz w:val="18"/>
                              <w:szCs w:val="18"/>
                            </w:rPr>
                            <m:t>combined</m:t>
                          </m:r>
                        </m:sub>
                      </m:sSub>
                    </m:den>
                  </m:f>
                </m:e>
                <m:sup>
                  <m:sSup>
                    <m:sSupPr>
                      <m:ctrlPr>
                        <w:rPr>
                          <w:rFonts w:ascii="Cambria Math" w:hAnsi="Cambria Math" w:cstheme="majorHAnsi"/>
                          <w:i/>
                          <w:sz w:val="18"/>
                          <w:szCs w:val="18"/>
                        </w:rPr>
                      </m:ctrlPr>
                    </m:sSupPr>
                    <m:e>
                      <m:r>
                        <w:rPr>
                          <w:rFonts w:ascii="Cambria Math" w:hAnsi="Cambria Math" w:cstheme="majorHAnsi"/>
                          <w:sz w:val="18"/>
                          <w:szCs w:val="18"/>
                        </w:rPr>
                        <m:t>(-(o-</m:t>
                      </m:r>
                      <m:sSub>
                        <m:sSubPr>
                          <m:ctrlPr>
                            <w:rPr>
                              <w:rFonts w:ascii="Cambria Math" w:hAnsi="Cambria Math" w:cstheme="majorHAnsi"/>
                              <w:i/>
                              <w:sz w:val="18"/>
                              <w:szCs w:val="18"/>
                            </w:rPr>
                          </m:ctrlPr>
                        </m:sSubPr>
                        <m:e>
                          <m:r>
                            <w:rPr>
                              <w:rFonts w:ascii="Cambria Math" w:hAnsi="Cambria Math" w:cstheme="majorHAnsi"/>
                              <w:sz w:val="18"/>
                              <w:szCs w:val="18"/>
                            </w:rPr>
                            <m:t>r</m:t>
                          </m:r>
                        </m:e>
                        <m:sub>
                          <m:r>
                            <w:rPr>
                              <w:rFonts w:ascii="Cambria Math" w:hAnsi="Cambria Math" w:cstheme="majorHAnsi"/>
                              <w:sz w:val="18"/>
                              <w:szCs w:val="18"/>
                            </w:rPr>
                            <m:t>j</m:t>
                          </m:r>
                        </m:sub>
                      </m:sSub>
                      <m:r>
                        <w:rPr>
                          <w:rFonts w:ascii="Cambria Math" w:hAnsi="Cambria Math" w:cstheme="majorHAnsi"/>
                          <w:sz w:val="18"/>
                          <w:szCs w:val="18"/>
                        </w:rPr>
                        <m:t>)</m:t>
                      </m:r>
                    </m:e>
                    <m:sup>
                      <m:r>
                        <w:rPr>
                          <w:rFonts w:ascii="Cambria Math" w:hAnsi="Cambria Math" w:cstheme="majorHAnsi"/>
                          <w:sz w:val="18"/>
                          <w:szCs w:val="18"/>
                        </w:rPr>
                        <m:t>2</m:t>
                      </m:r>
                    </m:sup>
                  </m:sSup>
                  <m:r>
                    <w:rPr>
                      <w:rFonts w:ascii="Cambria Math" w:hAnsi="Cambria Math" w:cstheme="majorHAnsi"/>
                      <w:sz w:val="18"/>
                      <w:szCs w:val="18"/>
                    </w:rPr>
                    <m:t>/2</m:t>
                  </m:r>
                  <m:sSub>
                    <m:sSubPr>
                      <m:ctrlPr>
                        <w:rPr>
                          <w:rFonts w:ascii="Cambria Math" w:hAnsi="Cambria Math" w:cstheme="majorHAnsi"/>
                          <w:i/>
                          <w:sz w:val="18"/>
                          <w:szCs w:val="18"/>
                        </w:rPr>
                      </m:ctrlPr>
                    </m:sSubPr>
                    <m:e>
                      <m:r>
                        <w:rPr>
                          <w:rFonts w:ascii="Cambria Math" w:hAnsi="Cambria Math" w:cstheme="majorHAnsi"/>
                          <w:sz w:val="18"/>
                          <w:szCs w:val="18"/>
                        </w:rPr>
                        <m:t>σ</m:t>
                      </m:r>
                    </m:e>
                    <m:sub>
                      <m:r>
                        <w:rPr>
                          <w:rFonts w:ascii="Cambria Math" w:hAnsi="Cambria Math" w:cstheme="majorHAnsi"/>
                          <w:sz w:val="18"/>
                          <w:szCs w:val="18"/>
                        </w:rPr>
                        <m:t>combined</m:t>
                      </m:r>
                    </m:sub>
                  </m:sSub>
                  <m:r>
                    <w:rPr>
                      <w:rFonts w:ascii="Cambria Math" w:hAnsi="Cambria Math" w:cstheme="majorHAnsi"/>
                      <w:sz w:val="18"/>
                      <w:szCs w:val="18"/>
                    </w:rPr>
                    <m:t>)</m:t>
                  </m:r>
                </m:sup>
              </m:sSup>
              <m:r>
                <w:rPr>
                  <w:rFonts w:ascii="Cambria Math" w:hAnsi="Cambria Math" w:cstheme="majorHAnsi"/>
                  <w:sz w:val="18"/>
                  <w:szCs w:val="18"/>
                </w:rPr>
                <m:t xml:space="preserve"> </m:t>
              </m:r>
            </m:e>
          </m:d>
          <m:r>
            <w:rPr>
              <w:rFonts w:ascii="Cambria Math" w:hAnsi="Cambria Math" w:cstheme="majorHAnsi"/>
              <w:sz w:val="18"/>
              <w:szCs w:val="18"/>
            </w:rPr>
            <m:t>* Phabitat</m:t>
          </m:r>
          <m:d>
            <m:dPr>
              <m:ctrlPr>
                <w:rPr>
                  <w:rFonts w:ascii="Cambria Math" w:hAnsi="Cambria Math" w:cstheme="majorHAnsi"/>
                  <w:i/>
                  <w:sz w:val="18"/>
                  <w:szCs w:val="18"/>
                </w:rPr>
              </m:ctrlPr>
            </m:dPr>
            <m:e>
              <m:r>
                <w:rPr>
                  <w:rFonts w:ascii="Cambria Math" w:hAnsi="Cambria Math" w:cstheme="majorHAnsi"/>
                  <w:sz w:val="18"/>
                  <w:szCs w:val="18"/>
                </w:rPr>
                <m:t>j</m:t>
              </m:r>
            </m:e>
          </m:d>
          <m:r>
            <w:rPr>
              <w:rFonts w:ascii="Cambria Math" w:hAnsi="Cambria Math" w:cstheme="majorHAnsi"/>
              <w:sz w:val="18"/>
              <w:szCs w:val="18"/>
            </w:rPr>
            <m:t>* PStreamOrder</m:t>
          </m:r>
          <m:d>
            <m:dPr>
              <m:ctrlPr>
                <w:rPr>
                  <w:rFonts w:ascii="Cambria Math" w:hAnsi="Cambria Math" w:cstheme="majorHAnsi"/>
                  <w:i/>
                  <w:sz w:val="18"/>
                  <w:szCs w:val="18"/>
                </w:rPr>
              </m:ctrlPr>
            </m:dPr>
            <m:e>
              <m:r>
                <w:rPr>
                  <w:rFonts w:ascii="Cambria Math" w:hAnsi="Cambria Math" w:cstheme="majorHAnsi"/>
                  <w:sz w:val="18"/>
                  <w:szCs w:val="18"/>
                </w:rPr>
                <m:t>j</m:t>
              </m:r>
            </m:e>
          </m:d>
          <m:r>
            <w:rPr>
              <w:rFonts w:ascii="Cambria Math" w:hAnsi="Cambria Math" w:cstheme="majorHAnsi"/>
              <w:sz w:val="18"/>
              <w:szCs w:val="18"/>
            </w:rPr>
            <m:t>* PPresence(j)</m:t>
          </m:r>
        </m:oMath>
      </m:oMathPara>
    </w:p>
    <w:p w14:paraId="65282A2B" w14:textId="77777777" w:rsidR="0082206F" w:rsidRPr="008605CB" w:rsidRDefault="009833DB" w:rsidP="00B857E3">
      <w:pPr>
        <w:spacing w:line="480" w:lineRule="auto"/>
        <w:ind w:firstLine="720"/>
        <w:rPr>
          <w:rFonts w:ascii="Garamond" w:hAnsi="Garamond" w:cs="Times New Roman"/>
        </w:rPr>
      </w:pPr>
      <w:r>
        <w:rPr>
          <w:rFonts w:ascii="Garamond" w:hAnsi="Garamond" w:cs="Times New Roman"/>
        </w:rPr>
        <w:t xml:space="preserve">The probability of an individual assigning to tributary </w:t>
      </w:r>
      <w:r>
        <w:rPr>
          <w:rFonts w:ascii="Garamond" w:hAnsi="Garamond" w:cs="Times New Roman"/>
          <w:i/>
          <w:iCs/>
        </w:rPr>
        <w:t>j</w:t>
      </w:r>
      <w:r>
        <w:rPr>
          <w:rFonts w:ascii="Garamond" w:hAnsi="Garamond" w:cs="Times New Roman"/>
        </w:rPr>
        <w:t xml:space="preserve"> is defined as the product of the probability of the isotope ratio in the otolith of an individual (</w:t>
      </w:r>
      <w:r>
        <w:rPr>
          <w:rFonts w:ascii="Garamond" w:hAnsi="Garamond" w:cs="Times New Roman"/>
          <w:i/>
          <w:iCs/>
        </w:rPr>
        <w:t>o)</w:t>
      </w:r>
      <w:r>
        <w:rPr>
          <w:rFonts w:ascii="Garamond" w:hAnsi="Garamond" w:cs="Times New Roman"/>
        </w:rPr>
        <w:t xml:space="preserve"> given the isotope ratio in tributary </w:t>
      </w:r>
      <w:r>
        <w:rPr>
          <w:rFonts w:ascii="Garamond" w:hAnsi="Garamond" w:cs="Times New Roman"/>
          <w:i/>
          <w:iCs/>
        </w:rPr>
        <w:t xml:space="preserve">j </w:t>
      </w:r>
      <w:r>
        <w:rPr>
          <w:rFonts w:ascii="Garamond" w:hAnsi="Garamond" w:cs="Times New Roman"/>
        </w:rPr>
        <w:t>(</w:t>
      </w:r>
      <w:r>
        <w:rPr>
          <w:rFonts w:ascii="Garamond" w:hAnsi="Garamond" w:cs="Times New Roman"/>
          <w:i/>
          <w:iCs/>
        </w:rPr>
        <w:t>r</w:t>
      </w:r>
      <w:del w:id="334" w:author="Benjamin J. Makhlouf" w:date="2026-07-08T14:55:00Z" w16du:dateUtc="2026-07-08T21:55:00Z">
        <w:r w:rsidDel="00923A9B">
          <w:rPr>
            <w:rFonts w:ascii="Garamond" w:hAnsi="Garamond" w:cs="Times New Roman"/>
            <w:i/>
            <w:iCs/>
          </w:rPr>
          <w:delText>_</w:delText>
        </w:r>
      </w:del>
      <w:r>
        <w:rPr>
          <w:rFonts w:ascii="Garamond" w:hAnsi="Garamond" w:cs="Times New Roman"/>
          <w:i/>
          <w:iCs/>
        </w:rPr>
        <w:t>j</w:t>
      </w:r>
      <w:r>
        <w:rPr>
          <w:rFonts w:ascii="Garamond" w:hAnsi="Garamond" w:cs="Times New Roman"/>
        </w:rPr>
        <w:t>). The probability of the isotope ratio (</w:t>
      </w:r>
      <w:r>
        <w:rPr>
          <w:rFonts w:ascii="Garamond" w:hAnsi="Garamond" w:cs="Times New Roman"/>
          <w:i/>
          <w:iCs/>
        </w:rPr>
        <w:t>rj</w:t>
      </w:r>
      <w:r>
        <w:rPr>
          <w:rFonts w:ascii="Garamond" w:hAnsi="Garamond" w:cs="Times New Roman"/>
        </w:rPr>
        <w:t>) was assumed to be normally distributed with a mean represented by the otolith isotope ratio (</w:t>
      </w:r>
      <w:r>
        <w:rPr>
          <w:rFonts w:ascii="Garamond" w:hAnsi="Garamond" w:cs="Times New Roman"/>
          <w:i/>
          <w:iCs/>
        </w:rPr>
        <w:t>o</w:t>
      </w:r>
      <w:r>
        <w:rPr>
          <w:rFonts w:ascii="Garamond" w:hAnsi="Garamond" w:cs="Times New Roman"/>
        </w:rPr>
        <w:t xml:space="preserve">) and an error of </w:t>
      </w:r>
      <m:oMath>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combined</m:t>
            </m:r>
          </m:sub>
        </m:sSub>
      </m:oMath>
      <w:r>
        <w:rPr>
          <w:rFonts w:ascii="Garamond" w:hAnsi="Garamond" w:cs="Times New Roman"/>
        </w:rPr>
        <w:t xml:space="preserve">. </w:t>
      </w:r>
    </w:p>
    <w:p w14:paraId="27D6E1BC" w14:textId="16833564" w:rsidR="009833DB" w:rsidRPr="008605CB" w:rsidRDefault="009833DB" w:rsidP="00B857E3">
      <w:pPr>
        <w:spacing w:line="480" w:lineRule="auto"/>
        <w:ind w:firstLine="720"/>
        <w:rPr>
          <w:rFonts w:ascii="Garamond" w:eastAsia="Times New Roman" w:hAnsi="Garamond" w:cs="Times New Roman"/>
          <w:kern w:val="0"/>
          <w:sz w:val="22"/>
          <w:szCs w:val="22"/>
          <w14:ligatures w14:val="none"/>
        </w:rPr>
      </w:pPr>
      <w:r>
        <w:rPr>
          <w:rFonts w:ascii="Garamond" w:eastAsia="Times New Roman" w:hAnsi="Garamond" w:cs="Times New Roman"/>
          <w:kern w:val="0"/>
          <w14:ligatures w14:val="none"/>
        </w:rPr>
        <w:lastRenderedPageBreak/>
        <w:t xml:space="preserve">Several priors were included to limit assignments to areas within the river basin suitable for spawning Chinook salmon. </w:t>
      </w:r>
      <w:r>
        <w:rPr>
          <w:rFonts w:ascii="Garamond" w:hAnsi="Garamond" w:cs="Times New Roman"/>
        </w:rPr>
        <w:t xml:space="preserve">First, a </w:t>
      </w:r>
      <w:r>
        <w:rPr>
          <w:rFonts w:ascii="Garamond" w:eastAsia="Times New Roman" w:hAnsi="Garamond" w:cs="Times New Roman"/>
        </w:rPr>
        <w:t>stream order prior (</w:t>
      </w:r>
      <w:r>
        <w:rPr>
          <w:rFonts w:ascii="Garamond" w:eastAsia="Times New Roman" w:hAnsi="Garamond" w:cs="Times New Roman"/>
          <w:i/>
          <w:iCs/>
        </w:rPr>
        <w:t>PStreamOrder</w:t>
      </w:r>
      <w:r>
        <w:rPr>
          <w:rFonts w:ascii="Garamond" w:eastAsia="Times New Roman" w:hAnsi="Garamond" w:cs="Times New Roman"/>
        </w:rPr>
        <w:t>)</w:t>
      </w:r>
      <w:r>
        <w:rPr>
          <w:rFonts w:ascii="Garamond" w:hAnsi="Garamond" w:cs="Times New Roman"/>
        </w:rPr>
        <w:t xml:space="preserve"> was applied to limit assignments to tributaries with a stream order of three or greater, reflecting Chinook salmon’s known preference for spawning in larger streams </w:t>
      </w:r>
      <w:r>
        <w:rPr>
          <w:rFonts w:ascii="Garamond" w:hAnsi="Garamond" w:cs="Times New Roman"/>
        </w:rPr>
        <w:fldChar w:fldCharType="begin"/>
      </w:r>
      <w:r>
        <w:rPr>
          <w:rFonts w:ascii="Garamond" w:hAnsi="Garamond" w:cs="Times New Roman"/>
        </w:rPr>
        <w:instrText xml:space="preserve"> ADDIN ZOTERO_ITEM CSL_CITATION {"citationID":"hf3x3enX","properties":{"formattedCitation":"(Quinn, 2018)","plainCitation":"(Quinn, 2018)","noteIndex":0},"citationItems":[{"id":5568,"uris":["http://zotero.org/users/8421274/items/TBWE7PX7"],"itemData":{"id":5568,"type":"book","publisher":"American Fisheries Society, University of Washington Press","title":"The Behavior and Ecology of Pacific Salmon and Trout","author":[{"family":"Quinn","given":"Thomas P"}],"issued":{"date-parts":[["2018",10]]}}}],"schema":"https://github.com/citation-style-language/schema/raw/master/csl-citation.json"} </w:instrText>
      </w:r>
      <w:r>
        <w:rPr>
          <w:rFonts w:ascii="Garamond" w:hAnsi="Garamond" w:cs="Times New Roman"/>
        </w:rPr>
        <w:fldChar w:fldCharType="separate"/>
      </w:r>
      <w:r>
        <w:rPr>
          <w:rFonts w:ascii="Garamond" w:hAnsi="Garamond" w:cs="Times New Roman"/>
          <w:noProof/>
        </w:rPr>
        <w:t>(Quinn, 2018)</w:t>
      </w:r>
      <w:r>
        <w:rPr>
          <w:rFonts w:ascii="Garamond" w:hAnsi="Garamond" w:cs="Times New Roman"/>
        </w:rPr>
        <w:fldChar w:fldCharType="end"/>
      </w:r>
      <w:r>
        <w:rPr>
          <w:rFonts w:ascii="Garamond" w:hAnsi="Garamond" w:cs="Times New Roman"/>
        </w:rPr>
        <w:t xml:space="preserve">. Reaches with a stream order of three or greater were included in assignments (assigned a prior value of one), while smaller tributaries were excluded (assigned a value of zero). </w:t>
      </w:r>
      <w:r>
        <w:rPr>
          <w:rFonts w:ascii="Garamond" w:eastAsia="Times New Roman" w:hAnsi="Garamond" w:cs="Times New Roman"/>
          <w:kern w:val="0"/>
          <w14:ligatures w14:val="none"/>
        </w:rPr>
        <w:t>Second, a habitat suitability prior (</w:t>
      </w:r>
      <w:r>
        <w:rPr>
          <w:rFonts w:ascii="Garamond" w:eastAsia="Times New Roman" w:hAnsi="Garamond" w:cs="Times New Roman"/>
          <w:i/>
          <w:iCs/>
          <w:kern w:val="0"/>
          <w14:ligatures w14:val="none"/>
        </w:rPr>
        <w:t>PHabitat</w:t>
      </w:r>
      <w:r>
        <w:rPr>
          <w:rFonts w:ascii="Garamond" w:eastAsia="Times New Roman" w:hAnsi="Garamond" w:cs="Times New Roman"/>
          <w:kern w:val="0"/>
          <w14:ligatures w14:val="none"/>
        </w:rPr>
        <w:t xml:space="preserve">) was used to exclude exceedingly slow or flat reaches determined to be unsuitable for spawning Chinook salmon </w:t>
      </w:r>
      <w:r>
        <w:rPr>
          <w:rFonts w:ascii="Garamond" w:eastAsia="Times New Roman" w:hAnsi="Garamond" w:cs="Times New Roman"/>
          <w:kern w:val="0"/>
          <w14:ligatures w14:val="none"/>
        </w:rPr>
        <w:fldChar w:fldCharType="begin"/>
      </w:r>
      <w:r>
        <w:rPr>
          <w:rFonts w:ascii="Garamond" w:eastAsia="Times New Roman" w:hAnsi="Garamond" w:cs="Times New Roman"/>
          <w:kern w:val="0"/>
          <w14:ligatures w14:val="none"/>
        </w:rPr>
        <w:instrText xml:space="preserve"> ADDIN ZOTERO_ITEM CSL_CITATION {"citationID":"H4pJnquA","properties":{"formattedCitation":"(Makhlouf et al., 2025)","plainCitation":"(Makhlouf et al., 2025)","noteIndex":0},"citationItems":[{"id":5397,"uris":["http://zotero.org/users/8421274/items/WRVF2L9N"],"itemData":{"id":5397,"type":"article-journal","abstract":"Understanding the spatial ecology of migratory species is uniquely challenging using conventional approaches. In fisheries such as for Pacific salmon, genetic stock identification (GSI) and isotope-based methods have emerged as strategies for reconstructing spatial ecology but are limited by the spatial resolution of genetic differentiation and isotopic heterogeneity. We show that integrating these complementary datasets improve the spatial resolution of provenance assignments. To do so, we reconstructed basin-wide estimates of natal origin locations for Chinook salmon in the Yukon River using samples (n = 247) from an experimental fishery designed to assess in-season run timing. A combined framework improved precision of likely provenance assignments (stream km &gt; 0.7 posterior probability) by 92% over genetic assignments and 52% over strontium isotope methods. In doing so, we illustrate watershed scale estimates of natal origin distributions with a greater resolution available from GSI or isotope data alone.","container-title":"Limnology and Oceanography Letters","DOI":"10.1002/lol2.70025","ISSN":"2378-2242","issue":"n/a","language":"en","license":"© 2025 The Author(s). Limnology and Oceanography Letters published by Wiley Periodicals LLC on behalf of Association for the Sciences of Limnology and Oceanography.","note":"_eprint: https://onlinelibrary.wiley.com/doi/pdf/10.1002/lol2.70025","source":"Wiley Online Library","title":"Combining genetic and isotope frameworks improves reconstruction of fish provenance across riverscapes","URL":"https://onlinelibrary.wiley.com/doi/abs/10.1002/lol2.70025","volume":"n/a","author":[{"family":"Makhlouf","given":"Ben"},{"family":"Cline","given":"Timothy J."},{"family":"Fernandez","given":"Diego"},{"family":"Seeb","given":"Lisa"},{"family":"Lee","given":"Elizabeth"},{"family":"Gilk-Baumer","given":"Sara"},{"family":"Whited","given":"Diane"},{"family":"Zimmerman","given":"Christian E."},{"family":"Schindler","given":"Daniel E."}],"accessed":{"date-parts":[["2025",6,4]]},"issued":{"date-parts":[["2025"]]}}}],"schema":"https://github.com/citation-style-language/schema/raw/master/csl-citation.json"} </w:instrText>
      </w:r>
      <w:r>
        <w:rPr>
          <w:rFonts w:ascii="Garamond" w:eastAsia="Times New Roman" w:hAnsi="Garamond" w:cs="Times New Roman"/>
          <w:kern w:val="0"/>
          <w14:ligatures w14:val="none"/>
        </w:rPr>
        <w:fldChar w:fldCharType="separate"/>
      </w:r>
      <w:r>
        <w:rPr>
          <w:rFonts w:ascii="Garamond" w:eastAsia="Times New Roman" w:hAnsi="Garamond" w:cs="Times New Roman"/>
          <w:noProof/>
          <w:kern w:val="0"/>
          <w14:ligatures w14:val="none"/>
        </w:rPr>
        <w:t>(Makhlouf et al., 2025)</w:t>
      </w:r>
      <w:r>
        <w:rPr>
          <w:rFonts w:ascii="Garamond" w:eastAsia="Times New Roman" w:hAnsi="Garamond" w:cs="Times New Roman"/>
          <w:kern w:val="0"/>
          <w14:ligatures w14:val="none"/>
        </w:rPr>
        <w:fldChar w:fldCharType="end"/>
      </w:r>
      <w:r>
        <w:rPr>
          <w:rFonts w:ascii="Garamond" w:eastAsia="Times New Roman" w:hAnsi="Garamond" w:cs="Times New Roman"/>
          <w:kern w:val="0"/>
          <w14:ligatures w14:val="none"/>
        </w:rPr>
        <w:t>.</w:t>
      </w:r>
      <w:r>
        <w:rPr>
          <w:rFonts w:ascii="Garamond" w:eastAsia="Times New Roman" w:hAnsi="Garamond" w:cs="Times New Roman"/>
          <w:kern w:val="0"/>
          <w:sz w:val="22"/>
          <w:szCs w:val="22"/>
          <w14:ligatures w14:val="none"/>
        </w:rPr>
        <w:t xml:space="preserve"> </w:t>
      </w:r>
      <w:r>
        <w:rPr>
          <w:rFonts w:ascii="Garamond" w:eastAsia="Times New Roman" w:hAnsi="Garamond" w:cs="Times New Roman"/>
          <w:kern w:val="0"/>
          <w14:ligatures w14:val="none"/>
        </w:rPr>
        <w:t xml:space="preserve">Finally, data were included on observed locations of Chinook spawners derived from USGS Arctic-Yukon-Kuskokwim (AYK) Chinook Salmon Intrinsic potential mapping, which synthesized several sources of data on observed Chinook salmon spawners into spatially referenced tributary data on the presence or absence of observations </w:t>
      </w:r>
      <w:r>
        <w:rPr>
          <w:rFonts w:ascii="Garamond" w:eastAsia="Times New Roman" w:hAnsi="Garamond" w:cs="Times New Roman"/>
          <w:kern w:val="0"/>
          <w14:ligatures w14:val="none"/>
        </w:rPr>
        <w:fldChar w:fldCharType="begin"/>
      </w:r>
      <w:r>
        <w:rPr>
          <w:rFonts w:ascii="Garamond" w:eastAsia="Times New Roman" w:hAnsi="Garamond" w:cs="Times New Roman"/>
          <w:kern w:val="0"/>
          <w14:ligatures w14:val="none"/>
        </w:rPr>
        <w:instrText xml:space="preserve"> ADDIN ZOTERO_ITEM CSL_CITATION {"citationID":"GgqWHCm6","properties":{"formattedCitation":"(Falke &amp; Paul, 2025)","plainCitation":"(Falke &amp; Paul, 2025)","noteIndex":0},"citationItems":[{"id":5400,"uris":["http://zotero.org/users/8421274/items/GG56Y5HB"],"itemData":{"id":5400,"type":"dataset","abstract":"Chinook Salmon (Oncorhynchus tshawytscha) are an important commercial, subsistence, and recreational fishery resource in Alaska, and recent population declines have resulted in closures of some Chinook Salmon fisheries. Research into environmental factors involved in the decline of salmon stocks has exposed information gaps regarding fine-scale freshwater habitat quality known to influence Chinook Salmon productivity. We developed spatially-explicit intrinsic habitat potential models for Chinook Salmon freshwater spawning and rearing life-stages based on geomorphic stream network attributes (e.g., gradient, mean annual flow, valley bottom width). Model predictions were applied to individual stream reaches and summarized across synthetic stream networks derived from high-resolution (5-meter) digital elevation models covering the Yukon River drainage west of the US-Canada border and the entire Kuskokwim River drainage (total stream length ~667,000 km across 1.3 million km2 area). Vector spatial datasets include unique reach contributing area (uRCA) and unique reach contributing area valley bottom (uRCA VB) polygons, and confluence to confluence streamline edges derived from the NetMap synthetic streamlines product. Tabular data includes a collection of stream attributes summarized by uRCA or uRCA VB polygons, and habitat model results derived from these stream attributes. See metadata records for individual data elements for a description of input sources, software\nenvironments, data quality, processing steps, and attribute information. Approximately 87,500 and 39,500 stream km were predicted to represent moderate to high (index scores 0.6-1.0) Chinook Salmon rearing and spawning habitat suitability, respectively. Our high-resolution, spatially explicit dataset provides many options for summarizing and visualizing habitat suitability across areal units (e.g., river basins, land management boundaries) and assessing the potential for high suitability habitats outside the known distribution of Chinook Salmon at scales useful for managers and the research community.","DOI":"10.5066/P95AV4JO","license":"Creative Commons Zero v1.0 Universal","medium":"csv,xml,shp","publisher":"U.S. Geological Survey","source":"DOI.org (Datacite)","title":"Stream Attributes and Habitat Intrinsic Potential Model Results to examine Freshwater Habitat Potential for Chinook Salmon in the Yukon and Kuskokwim River Basins, Alaska","URL":"https://www.sciencebase.gov/catalog/item/64df8deed34e5f6cd553baec","author":[{"family":"Falke","given":""},{"family":"Paul","given":""}],"accessed":{"date-parts":[["2025",6,4]]},"issued":{"date-parts":[["2025"]]}}}],"schema":"https://github.com/citation-style-language/schema/raw/master/csl-citation.json"} </w:instrText>
      </w:r>
      <w:r>
        <w:rPr>
          <w:rFonts w:ascii="Garamond" w:eastAsia="Times New Roman" w:hAnsi="Garamond" w:cs="Times New Roman"/>
          <w:kern w:val="0"/>
          <w14:ligatures w14:val="none"/>
        </w:rPr>
        <w:fldChar w:fldCharType="separate"/>
      </w:r>
      <w:r>
        <w:rPr>
          <w:rFonts w:ascii="Garamond" w:eastAsia="Times New Roman" w:hAnsi="Garamond" w:cs="Times New Roman"/>
          <w:noProof/>
          <w:kern w:val="0"/>
          <w14:ligatures w14:val="none"/>
        </w:rPr>
        <w:t>(Falke &amp; Paul, 2025)</w:t>
      </w:r>
      <w:r>
        <w:rPr>
          <w:rFonts w:ascii="Garamond" w:eastAsia="Times New Roman" w:hAnsi="Garamond" w:cs="Times New Roman"/>
          <w:kern w:val="0"/>
          <w14:ligatures w14:val="none"/>
        </w:rPr>
        <w:fldChar w:fldCharType="end"/>
      </w:r>
      <w:r>
        <w:rPr>
          <w:rFonts w:ascii="Garamond" w:eastAsia="Times New Roman" w:hAnsi="Garamond" w:cs="Times New Roman"/>
          <w:kern w:val="0"/>
          <w14:ligatures w14:val="none"/>
        </w:rPr>
        <w:t>. To avoid biasing regions without observations but with low sampling effort this prior was applied only to the two highest stream orders in the dataset (Stream order greater than five). From these tributaries, reaches identified as lacking observed Chinook spawning were assigned a value of zero.</w:t>
      </w:r>
      <w:r>
        <w:rPr>
          <w:rFonts w:ascii="Garamond" w:eastAsia="Times New Roman" w:hAnsi="Garamond" w:cs="Times New Roman"/>
          <w:kern w:val="0"/>
          <w:sz w:val="22"/>
          <w:szCs w:val="22"/>
          <w14:ligatures w14:val="none"/>
        </w:rPr>
        <w:t xml:space="preserve"> </w:t>
      </w:r>
    </w:p>
    <w:p w14:paraId="5E682EF5" w14:textId="31865092" w:rsidR="00814EE7" w:rsidRPr="008605CB" w:rsidRDefault="009110AF" w:rsidP="0070414B">
      <w:pPr>
        <w:spacing w:line="480" w:lineRule="auto"/>
        <w:ind w:firstLine="720"/>
        <w:rPr>
          <w:rFonts w:ascii="Garamond" w:hAnsi="Garamond" w:cs="Times New Roman"/>
        </w:rPr>
      </w:pPr>
      <w:r>
        <w:rPr>
          <w:rFonts w:ascii="Garamond" w:hAnsi="Garamond" w:cs="Times New Roman"/>
        </w:rPr>
        <w:t xml:space="preserve">To estimate the spatial distribution of returns across a </w:t>
      </w:r>
      <w:ins w:id="335" w:author="Benjamin J. Makhlouf" w:date="2026-06-22T10:08:00Z" w16du:dateUtc="2026-06-22T17:08:00Z">
        <w:r w:rsidR="003224CC">
          <w:rPr>
            <w:rFonts w:ascii="Garamond" w:hAnsi="Garamond" w:cs="Times New Roman"/>
          </w:rPr>
          <w:t xml:space="preserve">temporal </w:t>
        </w:r>
      </w:ins>
      <w:r>
        <w:rPr>
          <w:rFonts w:ascii="Garamond" w:hAnsi="Garamond" w:cs="Times New Roman"/>
        </w:rPr>
        <w:t>subset of the</w:t>
      </w:r>
      <w:ins w:id="336" w:author="Benjamin J. Makhlouf" w:date="2026-06-22T10:08:00Z" w16du:dateUtc="2026-06-22T17:08:00Z">
        <w:r w:rsidR="003224CC">
          <w:rPr>
            <w:rFonts w:ascii="Garamond" w:hAnsi="Garamond" w:cs="Times New Roman"/>
          </w:rPr>
          <w:t xml:space="preserve"> full </w:t>
        </w:r>
        <w:del w:id="337" w:author="Daniel Schindler" w:date="2026-07-16T08:52:00Z" w16du:dateUtc="2026-07-16T16:52:00Z">
          <w:r w:rsidR="003224CC" w:rsidDel="00FB5657">
            <w:rPr>
              <w:rFonts w:ascii="Garamond" w:hAnsi="Garamond" w:cs="Times New Roman"/>
            </w:rPr>
            <w:delText>return</w:delText>
          </w:r>
          <w:r w:rsidR="00AF1AE2" w:rsidDel="00FB5657">
            <w:rPr>
              <w:rFonts w:ascii="Garamond" w:hAnsi="Garamond" w:cs="Times New Roman"/>
            </w:rPr>
            <w:delText xml:space="preserve"> </w:delText>
          </w:r>
        </w:del>
        <w:r w:rsidR="00AF1AE2">
          <w:rPr>
            <w:rFonts w:ascii="Garamond" w:hAnsi="Garamond" w:cs="Times New Roman"/>
          </w:rPr>
          <w:t>migration</w:t>
        </w:r>
      </w:ins>
      <w:del w:id="338" w:author="Benjamin J. Makhlouf" w:date="2026-06-22T10:08:00Z" w16du:dateUtc="2026-06-22T17:08:00Z">
        <w:r w:rsidDel="003224CC">
          <w:rPr>
            <w:rFonts w:ascii="Garamond" w:hAnsi="Garamond" w:cs="Times New Roman"/>
          </w:rPr>
          <w:delText xml:space="preserve"> </w:delText>
        </w:r>
      </w:del>
      <w:ins w:id="339" w:author="Daniel Schindler" w:date="2026-07-16T08:52:00Z" w16du:dateUtc="2026-07-16T16:52:00Z">
        <w:r w:rsidR="00FB5657">
          <w:rPr>
            <w:rFonts w:ascii="Garamond" w:hAnsi="Garamond" w:cs="Times New Roman"/>
          </w:rPr>
          <w:t xml:space="preserve"> season</w:t>
        </w:r>
      </w:ins>
      <w:del w:id="340" w:author="Benjamin J. Makhlouf" w:date="2026-06-22T10:08:00Z" w16du:dateUtc="2026-06-22T17:08:00Z">
        <w:r w:rsidDel="003224CC">
          <w:rPr>
            <w:rFonts w:ascii="Garamond" w:hAnsi="Garamond" w:cs="Times New Roman"/>
          </w:rPr>
          <w:delText>population</w:delText>
        </w:r>
      </w:del>
      <w:r>
        <w:rPr>
          <w:rFonts w:ascii="Garamond" w:hAnsi="Garamond" w:cs="Times New Roman"/>
        </w:rPr>
        <w:t>, posterior probability values for all individuals in that subset were summed at each location. Before summing, only highly likely locations (the top 30% of posterior values) were retained</w:t>
      </w:r>
      <w:ins w:id="341" w:author="Benjamin J. Makhlouf" w:date="2026-07-09T07:22:00Z" w16du:dateUtc="2026-07-09T14:22:00Z">
        <w:r w:rsidR="0070414B">
          <w:rPr>
            <w:rFonts w:ascii="Garamond" w:hAnsi="Garamond" w:cs="Times New Roman"/>
          </w:rPr>
          <w:t xml:space="preserve"> to reduce </w:t>
        </w:r>
      </w:ins>
      <w:ins w:id="342" w:author="Benjamin J. Makhlouf" w:date="2026-07-09T07:24:00Z" w16du:dateUtc="2026-07-09T14:24:00Z">
        <w:r w:rsidR="0070414B">
          <w:rPr>
            <w:rFonts w:ascii="Garamond" w:hAnsi="Garamond" w:cs="Times New Roman"/>
          </w:rPr>
          <w:t>uncertainty</w:t>
        </w:r>
      </w:ins>
      <w:ins w:id="343" w:author="Benjamin J. Makhlouf" w:date="2026-07-09T07:24:00Z">
        <w:r w:rsidR="0070414B" w:rsidRPr="0070414B">
          <w:rPr>
            <w:rFonts w:ascii="Garamond" w:hAnsi="Garamond" w:cs="Times New Roman"/>
          </w:rPr>
          <w:t xml:space="preserve"> from diffuse probabilities associated with unlikely assignments, thereby minimizing their influence on basin-wide results</w:t>
        </w:r>
      </w:ins>
      <w:del w:id="344" w:author="Benjamin J. Makhlouf" w:date="2026-07-09T07:22:00Z" w16du:dateUtc="2026-07-09T14:22:00Z">
        <w:r w:rsidDel="0070414B">
          <w:rPr>
            <w:rFonts w:ascii="Garamond" w:hAnsi="Garamond" w:cs="Times New Roman"/>
          </w:rPr>
          <w:delText xml:space="preserve">, </w:delText>
        </w:r>
      </w:del>
      <w:del w:id="345" w:author="Benjamin J. Makhlouf" w:date="2026-07-09T07:27:00Z" w16du:dateUtc="2026-07-09T14:27:00Z">
        <w:r w:rsidDel="0070414B">
          <w:rPr>
            <w:rFonts w:ascii="Garamond" w:hAnsi="Garamond" w:cs="Times New Roman"/>
          </w:rPr>
          <w:delText>whereas all other values were assigned a value of zero</w:delText>
        </w:r>
      </w:del>
      <w:r>
        <w:rPr>
          <w:rFonts w:ascii="Garamond" w:hAnsi="Garamond" w:cs="Times New Roman"/>
        </w:rPr>
        <w:t xml:space="preserve"> </w:t>
      </w:r>
      <w:r>
        <w:rPr>
          <w:rFonts w:ascii="Garamond" w:hAnsi="Garamond" w:cs="Times New Roman"/>
        </w:rPr>
        <w:fldChar w:fldCharType="begin"/>
      </w:r>
      <w:r>
        <w:rPr>
          <w:rFonts w:ascii="Garamond" w:hAnsi="Garamond" w:cs="Times New Roman"/>
        </w:rPr>
        <w:instrText xml:space="preserve"> ADDIN ZOTERO_ITEM CSL_CITATION {"citationID":"NBaxQoVY","properties":{"formattedCitation":"(Brennan &amp; Schindler, 2017; Vander Zanden et al., 2015)","plainCitation":"(Brennan &amp; Schindler, 2017; Vander Zanden et al., 2015)","noteIndex":0},"citationItems":[{"id":1694,"uris":["http://zotero.org/users/8421274/items/NSWL6YPN"],"itemData":{"id":1694,"type":"article-journal","abstract":"Production patterns of highly mobile species, such as anadromous fish, often exhibit high spatial and temporal heterogeneity across landscapes. Such variability is often asynchronous in time among habitats, which stabilizes production at aggregate scales of complexity. Reconstructing production patterns explicitly in space and time across multiple scales, however, remains difficult but is important for prioritizing habitat conservation. This is especially true for fishes inhabiting river basins due to long-range dispersal, high mortality at early life stages, complex population structure and elusive life history variation. We develop a new approach for mapping production patterns of Pacific salmon across a large river basin by integrating otolith microchemistry and dendritic isoscape models. The geographically continuous Bayesian assignment framework presented here yielded high accuracies (&gt;90%) and relatively high precisions (precisions &lt;4%; i.e., assignment areas of &lt;530 river km of the 13 100 km total river length) when used to determine the natal source of known-origin juvenile Chinook salmon captured throughout the study region. Integrating these methods enabled us to base estimates of provenance and habitat use of individuals on a per location basis using strontium isotopic data throughout the continuous spatial domain of a river network. Such a framework provides substantial advantages over the more common nominal approach to employing otolith microchemistry to reconstruct movement patterns of fish. In doing so, we reconstructed the spatial production patterns of adult Chinook salmon returning to a large watershed in Bristol Bay, Alaska and illustrate the power of such an approach to conservation efforts.","container-title":"Ecological Applications","DOI":"10.1002/eap.1474","ISSN":"1939-5582","issue":"2","language":"en","note":"_eprint: https://esajournals.onlinelibrary.wiley.com/doi/pdf/10.1002/eap.1474","page":"363-377","source":"Wiley Online Library","title":"Linking otolith microchemistry and dendritic isoscapes to map heterogeneous production of fish across river basins","volume":"27","author":[{"family":"Brennan","given":"Sean R."},{"family":"Schindler","given":"Daniel E."}],"issued":{"date-parts":[["2017"]]}}},{"id":5569,"uris":["http://zotero.org/users/8421274/items/MSKF925L"],"itemData":{"id":5569,"type":"article-journal","abstract":"Stable isotope analysis is a useful tool to track animal movements in both terrestrial and marine environments. These intrinsic markers are assimilated through the diet and may exhibit spatial gradients as a result of biogeochemical processes at the base of the food web. In the marine environment, maps to predict the spatial distribution of stable isotopes are limited, and thus determining geographic origin has been reliant upon integrating satellite telemetry and stable isotope data. Migratory sea turtles regularly move between foraging and reproductive areas. Whereas most nesting populations can be easily accessed and regularly monitored, little is known about the demographic trends in foraging populations. The purpose of the present study was to examine migration patterns of loggerhead nesting aggregations in the Gulf of Mexico (GoM), where sea turtles have been historically understudied. Two methods of geographic assignment using stable isotope values in known-origin samples from satellite telemetry were compared: (1) a nominal approach through discriminant analysis and (2) a novel continuous-surface approach using bivariate carbon and nitrogen isoscapes (isotopic landscapes) developed for this study. Tissue samples for stable isotope analysis were obtained from 60 satellite-tracked individuals at five nesting beaches within the GoM. Both methodological approaches for assignment resulted in high accuracy of foraging area determination, though each has advantages and disadvantages. The nominal approach is more appropriate when defined boundaries are necessary, but up to 42% of the individuals could not be considered in this approach. All individuals can be included in the continuous-surface approach, and individual results can be aggregated to identify geographic hotspots of foraging area use, though the accuracy rate was lower than nominal assignment. The methodological validation provides a foundation for future sea turtle studies in the region to inexpensively determine geographic origin for large numbers of untracked individuals. Regular monitoring of sea turtle nesting aggregations with stable isotope sampling can be used to fill critical data gaps regarding habitat use and migration patterns. Probabilistic assignment to origin with isoscapes has not been previously used in the marine environment, but the methods presented here could also be applied to other migratory marine species.","container-title":"Ecological Applications","DOI":"10.1890/14-0581.1","ISSN":"1939-5582","issue":"2","language":"en","license":"© 2015 by the Ecological Society of America","note":"_eprint: https://esajournals.onlinelibrary.wiley.com/doi/pdf/10.1890/14-0581.1","page":"320-335","source":"Wiley Online Library","title":"Determining origin in a migratory marine vertebrate: a novel method to integrate stable isotopes and satellite tracking","title-short":"Determining origin in a migratory marine vertebrate","volume":"25","author":[{"family":"Vander Zanden","given":"Hannah B."},{"family":"Tucker","given":"Anton D."},{"family":"Hart","given":"Kristen M."},{"family":"Lamont","given":"Margaret M."},{"family":"Fujisaki","given":"Ikuko"},{"family":"Addison","given":"David S."},{"family":"Mansfield","given":"Katherine L."},{"family":"Phillips","given":"Katrina F."},{"family":"Wunder","given":"Michael B."},{"family":"Bowen","given":"Gabriel J."},{"family":"Pajuelo","given":"Mariela"},{"family":"Bolten","given":"Alan B."},{"family":"Bjorndal","given":"Karen A."}],"issued":{"date-parts":[["2015"]]}}}],"schema":"https://github.com/citation-style-language/schema/raw/master/csl-citation.json"} </w:instrText>
      </w:r>
      <w:r>
        <w:rPr>
          <w:rFonts w:ascii="Garamond" w:hAnsi="Garamond" w:cs="Times New Roman"/>
        </w:rPr>
        <w:fldChar w:fldCharType="separate"/>
      </w:r>
      <w:r>
        <w:rPr>
          <w:rFonts w:ascii="Garamond" w:hAnsi="Garamond" w:cs="Times New Roman"/>
          <w:noProof/>
        </w:rPr>
        <w:t>(Brennan &amp; Schindler, 2017; Vander Zanden et al., 2015)</w:t>
      </w:r>
      <w:r>
        <w:rPr>
          <w:rFonts w:ascii="Garamond" w:hAnsi="Garamond" w:cs="Times New Roman"/>
        </w:rPr>
        <w:fldChar w:fldCharType="end"/>
      </w:r>
      <w:r>
        <w:rPr>
          <w:rFonts w:ascii="Garamond" w:hAnsi="Garamond" w:cs="Times New Roman"/>
        </w:rPr>
        <w:t xml:space="preserve">. We produced these estimates for four predefined temporal </w:t>
      </w:r>
      <w:ins w:id="346" w:author="Benjamin J. Makhlouf" w:date="2026-06-19T06:36:00Z" w16du:dateUtc="2026-06-19T13:36:00Z">
        <w:r w:rsidR="00D0057C">
          <w:rPr>
            <w:rFonts w:ascii="Garamond" w:hAnsi="Garamond" w:cs="Times New Roman"/>
          </w:rPr>
          <w:t xml:space="preserve">ranges that roughly represent quartiles </w:t>
        </w:r>
      </w:ins>
      <w:del w:id="347" w:author="Benjamin J. Makhlouf" w:date="2026-06-19T06:36:00Z" w16du:dateUtc="2026-06-19T13:36:00Z">
        <w:r w:rsidDel="00D0057C">
          <w:rPr>
            <w:rFonts w:ascii="Garamond" w:hAnsi="Garamond" w:cs="Times New Roman"/>
          </w:rPr>
          <w:delText>quartiles</w:delText>
        </w:r>
      </w:del>
      <w:del w:id="348" w:author="Benjamin J. Makhlouf" w:date="2026-07-13T16:31:00Z" w16du:dateUtc="2026-07-13T23:31:00Z">
        <w:r w:rsidDel="009D5982">
          <w:rPr>
            <w:rFonts w:ascii="Garamond" w:hAnsi="Garamond" w:cs="Times New Roman"/>
          </w:rPr>
          <w:delText xml:space="preserve"> </w:delText>
        </w:r>
      </w:del>
      <w:r>
        <w:rPr>
          <w:rFonts w:ascii="Garamond" w:hAnsi="Garamond" w:cs="Times New Roman"/>
        </w:rPr>
        <w:t xml:space="preserve">of the salmon migration season based on capture date: Q1 (run start through June 11), Q2 (June 12-21), Q3 (June 22-July 1), and Q4 (July 2 onward). These dates were chosen to </w:t>
      </w:r>
      <w:del w:id="349" w:author="Benjamin J. Makhlouf" w:date="2026-07-09T07:28:00Z" w16du:dateUtc="2026-07-09T14:28:00Z">
        <w:r w:rsidDel="0070414B">
          <w:rPr>
            <w:rFonts w:ascii="Garamond" w:hAnsi="Garamond" w:cs="Times New Roman"/>
          </w:rPr>
          <w:delText xml:space="preserve">roughly </w:delText>
        </w:r>
      </w:del>
      <w:r>
        <w:rPr>
          <w:rFonts w:ascii="Garamond" w:hAnsi="Garamond" w:cs="Times New Roman"/>
        </w:rPr>
        <w:t xml:space="preserve">split the full run </w:t>
      </w:r>
      <w:ins w:id="350" w:author="Benjamin J. Makhlouf" w:date="2026-06-19T06:37:00Z" w16du:dateUtc="2026-06-19T13:37:00Z">
        <w:r w:rsidR="00D0057C">
          <w:rPr>
            <w:rFonts w:ascii="Garamond" w:hAnsi="Garamond" w:cs="Times New Roman"/>
          </w:rPr>
          <w:t xml:space="preserve">into </w:t>
        </w:r>
      </w:ins>
      <w:ins w:id="351" w:author="Benjamin J. Makhlouf" w:date="2026-07-09T07:28:00Z" w16du:dateUtc="2026-07-09T14:28:00Z">
        <w:r w:rsidR="0070414B">
          <w:rPr>
            <w:rFonts w:ascii="Garamond" w:hAnsi="Garamond" w:cs="Times New Roman"/>
          </w:rPr>
          <w:t xml:space="preserve">relatively </w:t>
        </w:r>
      </w:ins>
      <w:ins w:id="352" w:author="Benjamin J. Makhlouf" w:date="2026-06-19T06:37:00Z" w16du:dateUtc="2026-06-19T13:37:00Z">
        <w:r w:rsidR="00D0057C">
          <w:rPr>
            <w:rFonts w:ascii="Garamond" w:hAnsi="Garamond" w:cs="Times New Roman"/>
          </w:rPr>
          <w:t xml:space="preserve">equal </w:t>
        </w:r>
      </w:ins>
      <w:del w:id="353" w:author="Benjamin J. Makhlouf" w:date="2026-06-19T06:37:00Z" w16du:dateUtc="2026-06-19T13:37:00Z">
        <w:r w:rsidDel="00D0057C">
          <w:rPr>
            <w:rFonts w:ascii="Garamond" w:hAnsi="Garamond" w:cs="Times New Roman"/>
          </w:rPr>
          <w:delText xml:space="preserve">into quartiles </w:delText>
        </w:r>
      </w:del>
      <w:del w:id="354" w:author="Benjamin J. Makhlouf" w:date="2026-07-15T13:17:00Z" w16du:dateUtc="2026-07-15T20:17:00Z">
        <w:r w:rsidDel="00850065">
          <w:rPr>
            <w:rFonts w:ascii="Garamond" w:hAnsi="Garamond" w:cs="Times New Roman"/>
          </w:rPr>
          <w:delText>while</w:delText>
        </w:r>
      </w:del>
      <w:ins w:id="355" w:author="Benjamin J. Makhlouf" w:date="2026-07-15T13:17:00Z" w16du:dateUtc="2026-07-15T20:17:00Z">
        <w:r w:rsidR="00850065">
          <w:rPr>
            <w:rFonts w:ascii="Garamond" w:hAnsi="Garamond" w:cs="Times New Roman"/>
          </w:rPr>
          <w:t>quartiles, while</w:t>
        </w:r>
      </w:ins>
      <w:r>
        <w:rPr>
          <w:rFonts w:ascii="Garamond" w:hAnsi="Garamond" w:cs="Times New Roman"/>
        </w:rPr>
        <w:t xml:space="preserve"> allowing for direct comparison among years.</w:t>
      </w:r>
      <w:ins w:id="356" w:author="Benjamin J. Makhlouf" w:date="2026-06-19T06:37:00Z" w16du:dateUtc="2026-06-19T13:37:00Z">
        <w:r w:rsidR="00D0057C">
          <w:rPr>
            <w:rFonts w:ascii="Garamond" w:hAnsi="Garamond" w:cs="Times New Roman"/>
          </w:rPr>
          <w:t xml:space="preserve"> However, because the start and end date of the return migration varied among years, the duration of Q1 and </w:t>
        </w:r>
        <w:r w:rsidR="00D0057C">
          <w:rPr>
            <w:rFonts w:ascii="Garamond" w:hAnsi="Garamond" w:cs="Times New Roman"/>
          </w:rPr>
          <w:lastRenderedPageBreak/>
          <w:t>Q4 varied</w:t>
        </w:r>
      </w:ins>
      <w:ins w:id="357" w:author="Benjamin J. Makhlouf" w:date="2026-07-13T16:32:00Z" w16du:dateUtc="2026-07-13T23:32:00Z">
        <w:r w:rsidR="009D5982">
          <w:rPr>
            <w:rFonts w:ascii="Garamond" w:hAnsi="Garamond" w:cs="Times New Roman"/>
          </w:rPr>
          <w:t xml:space="preserve">. </w:t>
        </w:r>
      </w:ins>
      <w:del w:id="358" w:author="Benjamin J. Makhlouf" w:date="2026-07-13T16:32:00Z" w16du:dateUtc="2026-07-13T23:32:00Z">
        <w:r w:rsidDel="009D5982">
          <w:rPr>
            <w:rFonts w:ascii="Garamond" w:hAnsi="Garamond" w:cs="Times New Roman"/>
          </w:rPr>
          <w:delText xml:space="preserve"> </w:delText>
        </w:r>
      </w:del>
      <w:r>
        <w:rPr>
          <w:rFonts w:ascii="Garamond" w:hAnsi="Garamond" w:cs="Times New Roman"/>
        </w:rPr>
        <w:t xml:space="preserve">The </w:t>
      </w:r>
      <w:ins w:id="359" w:author="Benjamin J. Makhlouf" w:date="2026-07-09T07:28:00Z" w16du:dateUtc="2026-07-09T14:28:00Z">
        <w:r w:rsidR="0070414B">
          <w:rPr>
            <w:rFonts w:ascii="Garamond" w:hAnsi="Garamond" w:cs="Times New Roman"/>
          </w:rPr>
          <w:t>end data of the first quartile</w:t>
        </w:r>
      </w:ins>
      <w:ins w:id="360" w:author="Benjamin J. Makhlouf" w:date="2026-07-09T07:29:00Z" w16du:dateUtc="2026-07-09T14:29:00Z">
        <w:r w:rsidR="0070414B">
          <w:rPr>
            <w:rFonts w:ascii="Garamond" w:hAnsi="Garamond" w:cs="Times New Roman"/>
          </w:rPr>
          <w:t xml:space="preserve"> (</w:t>
        </w:r>
      </w:ins>
      <w:r>
        <w:rPr>
          <w:rFonts w:ascii="Garamond" w:hAnsi="Garamond" w:cs="Times New Roman"/>
        </w:rPr>
        <w:t>June 11</w:t>
      </w:r>
      <w:ins w:id="361" w:author="Benjamin J. Makhlouf" w:date="2026-07-09T07:29:00Z" w16du:dateUtc="2026-07-09T14:29:00Z">
        <w:r w:rsidR="0070414B">
          <w:rPr>
            <w:rFonts w:ascii="Garamond" w:hAnsi="Garamond" w:cs="Times New Roman"/>
          </w:rPr>
          <w:t>)</w:t>
        </w:r>
      </w:ins>
      <w:del w:id="362" w:author="Benjamin J. Makhlouf" w:date="2026-07-09T07:29:00Z" w16du:dateUtc="2026-07-09T14:29:00Z">
        <w:r w:rsidDel="0070414B">
          <w:rPr>
            <w:rFonts w:ascii="Garamond" w:hAnsi="Garamond" w:cs="Times New Roman"/>
          </w:rPr>
          <w:delText xml:space="preserve"> date</w:delText>
        </w:r>
      </w:del>
      <w:r>
        <w:rPr>
          <w:rFonts w:ascii="Garamond" w:hAnsi="Garamond" w:cs="Times New Roman"/>
        </w:rPr>
        <w:t xml:space="preserve"> was chosen specifically to match the end of the</w:t>
      </w:r>
      <w:ins w:id="363" w:author="Daniel Schindler" w:date="2026-07-16T08:53:00Z" w16du:dateUtc="2026-07-16T16:53:00Z">
        <w:r w:rsidR="00FB5657">
          <w:rPr>
            <w:rFonts w:ascii="Garamond" w:hAnsi="Garamond" w:cs="Times New Roman"/>
          </w:rPr>
          <w:t xml:space="preserve"> </w:t>
        </w:r>
      </w:ins>
      <w:del w:id="364" w:author="Daniel Schindler" w:date="2026-07-16T08:53:00Z" w16du:dateUtc="2026-07-16T16:53:00Z">
        <w:r w:rsidDel="00FB5657">
          <w:rPr>
            <w:rFonts w:ascii="Garamond" w:hAnsi="Garamond" w:cs="Times New Roman"/>
          </w:rPr>
          <w:delText xml:space="preserve"> </w:delText>
        </w:r>
      </w:del>
      <w:r>
        <w:rPr>
          <w:rFonts w:ascii="Garamond" w:hAnsi="Garamond" w:cs="Times New Roman"/>
        </w:rPr>
        <w:t xml:space="preserve">‘front end closure’ </w:t>
      </w:r>
      <w:ins w:id="365" w:author="Daniel Schindler" w:date="2026-07-16T08:53:00Z" w16du:dateUtc="2026-07-16T16:53:00Z">
        <w:r w:rsidR="00FB5657">
          <w:rPr>
            <w:rFonts w:ascii="Garamond" w:hAnsi="Garamond" w:cs="Times New Roman"/>
          </w:rPr>
          <w:t xml:space="preserve">used in </w:t>
        </w:r>
      </w:ins>
      <w:ins w:id="366" w:author="Daniel Schindler" w:date="2026-07-16T08:54:00Z" w16du:dateUtc="2026-07-16T16:54:00Z">
        <w:r w:rsidR="00FB5657">
          <w:rPr>
            <w:rFonts w:ascii="Garamond" w:hAnsi="Garamond" w:cs="Times New Roman"/>
          </w:rPr>
          <w:t xml:space="preserve">current </w:t>
        </w:r>
      </w:ins>
      <w:ins w:id="367" w:author="Daniel Schindler" w:date="2026-07-16T08:53:00Z" w16du:dateUtc="2026-07-16T16:53:00Z">
        <w:r w:rsidR="00FB5657">
          <w:rPr>
            <w:rFonts w:ascii="Garamond" w:hAnsi="Garamond" w:cs="Times New Roman"/>
          </w:rPr>
          <w:t xml:space="preserve">management </w:t>
        </w:r>
      </w:ins>
      <w:r>
        <w:rPr>
          <w:rFonts w:ascii="Garamond" w:hAnsi="Garamond" w:cs="Times New Roman"/>
        </w:rPr>
        <w:t xml:space="preserve">of the subsistence fishery. </w:t>
      </w:r>
      <w:ins w:id="368" w:author="Benjamin J. Makhlouf" w:date="2026-07-09T07:29:00Z" w16du:dateUtc="2026-07-09T14:29:00Z">
        <w:r w:rsidR="0070414B">
          <w:rPr>
            <w:rFonts w:ascii="Garamond" w:hAnsi="Garamond" w:cs="Times New Roman"/>
          </w:rPr>
          <w:t xml:space="preserve">In addition to within quartile estimates, these results </w:t>
        </w:r>
      </w:ins>
      <w:del w:id="369" w:author="Benjamin J. Makhlouf" w:date="2026-07-09T07:29:00Z" w16du:dateUtc="2026-07-09T14:29:00Z">
        <w:r w:rsidDel="0070414B">
          <w:rPr>
            <w:rFonts w:ascii="Garamond" w:hAnsi="Garamond" w:cs="Times New Roman"/>
          </w:rPr>
          <w:delText xml:space="preserve">Estimates </w:delText>
        </w:r>
      </w:del>
      <w:r>
        <w:rPr>
          <w:rFonts w:ascii="Garamond" w:hAnsi="Garamond" w:cs="Times New Roman"/>
        </w:rPr>
        <w:t xml:space="preserve">were </w:t>
      </w:r>
      <w:del w:id="370" w:author="Benjamin J. Makhlouf" w:date="2026-07-09T07:36:00Z" w16du:dateUtc="2026-07-09T14:36:00Z">
        <w:r w:rsidDel="00FB2B74">
          <w:rPr>
            <w:rFonts w:ascii="Garamond" w:hAnsi="Garamond" w:cs="Times New Roman"/>
          </w:rPr>
          <w:delText xml:space="preserve">also </w:delText>
        </w:r>
      </w:del>
      <w:r>
        <w:rPr>
          <w:rFonts w:ascii="Garamond" w:hAnsi="Garamond" w:cs="Times New Roman"/>
        </w:rPr>
        <w:t xml:space="preserve">produced for the full </w:t>
      </w:r>
      <w:del w:id="371" w:author="Daniel Schindler" w:date="2026-07-16T08:54:00Z" w16du:dateUtc="2026-07-16T16:54:00Z">
        <w:r w:rsidDel="00FB5657">
          <w:rPr>
            <w:rFonts w:ascii="Garamond" w:hAnsi="Garamond" w:cs="Times New Roman"/>
          </w:rPr>
          <w:delText xml:space="preserve">run </w:delText>
        </w:r>
      </w:del>
      <w:ins w:id="372" w:author="Daniel Schindler" w:date="2026-07-16T08:54:00Z" w16du:dateUtc="2026-07-16T16:54:00Z">
        <w:r w:rsidR="00FB5657">
          <w:rPr>
            <w:rFonts w:ascii="Garamond" w:hAnsi="Garamond" w:cs="Times New Roman"/>
          </w:rPr>
          <w:t xml:space="preserve">migration season </w:t>
        </w:r>
      </w:ins>
      <w:r>
        <w:rPr>
          <w:rFonts w:ascii="Garamond" w:hAnsi="Garamond" w:cs="Times New Roman"/>
        </w:rPr>
        <w:t xml:space="preserve">in each year. </w:t>
      </w:r>
    </w:p>
    <w:p w14:paraId="38A831B5" w14:textId="5D7A4B81" w:rsidR="001D3E40" w:rsidRPr="008D39D2" w:rsidRDefault="00D04860" w:rsidP="008D39D2">
      <w:pPr>
        <w:spacing w:line="480" w:lineRule="auto"/>
        <w:ind w:firstLine="720"/>
        <w:rPr>
          <w:rFonts w:ascii="Garamond" w:hAnsi="Garamond"/>
        </w:rPr>
      </w:pPr>
      <w:ins w:id="373" w:author="Benjamin J. Makhlouf" w:date="2026-06-19T07:16:00Z">
        <w:r w:rsidRPr="00D04860">
          <w:rPr>
            <w:rFonts w:ascii="Garamond" w:hAnsi="Garamond" w:cs="Times New Roman"/>
          </w:rPr>
          <w:t>Several major tributaries were identified as focal management areas or important Chinook salmon-producing systems within the Kuskokwim River basin based on expert knowledge and consultation with regional collaborators.</w:t>
        </w:r>
      </w:ins>
      <w:ins w:id="374" w:author="Benjamin J. Makhlouf" w:date="2026-07-09T07:30:00Z" w16du:dateUtc="2026-07-09T14:30:00Z">
        <w:r w:rsidR="0070414B">
          <w:rPr>
            <w:rFonts w:ascii="Garamond" w:hAnsi="Garamond" w:cs="Times New Roman"/>
          </w:rPr>
          <w:t xml:space="preserve"> </w:t>
        </w:r>
      </w:ins>
      <w:del w:id="375" w:author="Benjamin J. Makhlouf" w:date="2026-06-19T07:16:00Z" w16du:dateUtc="2026-06-19T14:16:00Z">
        <w:r w:rsidR="00E3555B" w:rsidDel="00D04860">
          <w:rPr>
            <w:rFonts w:ascii="Garamond" w:hAnsi="Garamond" w:cs="Times New Roman"/>
          </w:rPr>
          <w:delText xml:space="preserve">Several major tributaries were identified in the Kuskokwim River basin. </w:delText>
        </w:r>
      </w:del>
      <w:r w:rsidR="00E3555B">
        <w:rPr>
          <w:rFonts w:ascii="Garamond" w:hAnsi="Garamond" w:cs="Times New Roman"/>
        </w:rPr>
        <w:t>From</w:t>
      </w:r>
      <w:r w:rsidR="00E3555B">
        <w:rPr>
          <w:rStyle w:val="CommentReference"/>
          <w:rFonts w:ascii="Garamond" w:hAnsi="Garamond" w:cs="Times New Roman"/>
          <w:sz w:val="24"/>
          <w:szCs w:val="24"/>
        </w:rPr>
        <w:t xml:space="preserve"> the furthest downstream connection of each of these tributaries to the mainstem Kuskokwim River, all upstream segments were identified and assigned to a common identifier based on the name of the major tributary. Areas of the basin which were not assigned a unit identifier (e.g. portions of the mainstem Kuskokwim) were grouped into regions of comparable size and spatial relevance to ensure complete basin coverage above the location of the test fishery (Fig. 2a). </w:t>
      </w:r>
      <w:ins w:id="376" w:author="Benjamin J. Makhlouf" w:date="2026-07-15T14:56:00Z" w16du:dateUtc="2026-07-15T21:56:00Z">
        <w:r w:rsidR="004A41B6">
          <w:rPr>
            <w:rStyle w:val="CommentReference"/>
            <w:rFonts w:ascii="Garamond" w:hAnsi="Garamond" w:cs="Times New Roman"/>
            <w:sz w:val="24"/>
            <w:szCs w:val="24"/>
          </w:rPr>
          <w:t>We then</w:t>
        </w:r>
      </w:ins>
      <w:ins w:id="377" w:author="Benjamin J. Makhlouf" w:date="2026-07-13T16:33:00Z" w16du:dateUtc="2026-07-13T23:33:00Z">
        <w:r w:rsidR="009D5982">
          <w:rPr>
            <w:rStyle w:val="CommentReference"/>
            <w:rFonts w:ascii="Garamond" w:hAnsi="Garamond" w:cs="Times New Roman"/>
            <w:sz w:val="24"/>
            <w:szCs w:val="24"/>
          </w:rPr>
          <w:t xml:space="preserve"> </w:t>
        </w:r>
      </w:ins>
      <w:del w:id="378" w:author="Benjamin J. Makhlouf" w:date="2026-07-13T16:34:00Z" w16du:dateUtc="2026-07-13T23:34:00Z">
        <w:r w:rsidR="00E3555B" w:rsidDel="009D5982">
          <w:rPr>
            <w:rFonts w:ascii="Garamond" w:hAnsi="Garamond" w:cs="Times New Roman"/>
          </w:rPr>
          <w:delText xml:space="preserve">To identify regions of the watershed that can be distinguished based on their isotopic composition, we </w:delText>
        </w:r>
      </w:del>
      <w:r w:rsidR="00E3555B">
        <w:rPr>
          <w:rFonts w:ascii="Garamond" w:hAnsi="Garamond" w:cs="Times New Roman"/>
        </w:rPr>
        <w:t xml:space="preserve">performed k-means clustering of initial tributary groupings using the full range of </w:t>
      </w:r>
      <w:r w:rsidR="00E3555B">
        <w:rPr>
          <w:rFonts w:ascii="Garamond" w:hAnsi="Garamond" w:cs="Times New Roman"/>
          <w:vertAlign w:val="superscript"/>
        </w:rPr>
        <w:t>87</w:t>
      </w:r>
      <w:r w:rsidR="00E3555B">
        <w:rPr>
          <w:rFonts w:ascii="Garamond" w:hAnsi="Garamond" w:cs="Times New Roman"/>
        </w:rPr>
        <w:t>Sr/</w:t>
      </w:r>
      <w:r w:rsidR="00E3555B">
        <w:rPr>
          <w:rFonts w:ascii="Garamond" w:hAnsi="Garamond" w:cs="Times New Roman"/>
          <w:vertAlign w:val="superscript"/>
        </w:rPr>
        <w:t>86</w:t>
      </w:r>
      <w:r w:rsidR="00E3555B">
        <w:rPr>
          <w:rFonts w:ascii="Garamond" w:hAnsi="Garamond" w:cs="Times New Roman"/>
        </w:rPr>
        <w:t>Sr values found in each</w:t>
      </w:r>
      <w:r w:rsidR="0068067F">
        <w:rPr>
          <w:rFonts w:ascii="Garamond" w:hAnsi="Garamond" w:cs="Times New Roman"/>
        </w:rPr>
        <w:t>,</w:t>
      </w:r>
      <w:ins w:id="379" w:author="Benjamin J. Makhlouf" w:date="2026-07-15T14:57:00Z" w16du:dateUtc="2026-07-15T21:57:00Z">
        <w:r w:rsidR="004A41B6">
          <w:rPr>
            <w:rFonts w:ascii="Garamond" w:hAnsi="Garamond" w:cs="Times New Roman"/>
          </w:rPr>
          <w:t xml:space="preserve"> and </w:t>
        </w:r>
      </w:ins>
      <w:del w:id="380" w:author="Benjamin J. Makhlouf" w:date="2026-07-15T14:57:00Z" w16du:dateUtc="2026-07-15T21:57:00Z">
        <w:r w:rsidR="00E3555B" w:rsidDel="004A41B6">
          <w:rPr>
            <w:rFonts w:ascii="Garamond" w:hAnsi="Garamond" w:cs="Times New Roman"/>
          </w:rPr>
          <w:delText xml:space="preserve">. We then </w:delText>
        </w:r>
      </w:del>
      <w:r w:rsidR="00E3555B">
        <w:rPr>
          <w:rFonts w:ascii="Garamond" w:hAnsi="Garamond" w:cs="Times New Roman"/>
        </w:rPr>
        <w:t>evaluated the clustering results for a range of cluster numbers (n = 2-</w:t>
      </w:r>
      <w:ins w:id="381" w:author="Benjamin J. Makhlouf" w:date="2026-07-09T07:37:00Z" w16du:dateUtc="2026-07-09T14:37:00Z">
        <w:r w:rsidR="00FB2B74">
          <w:rPr>
            <w:rFonts w:ascii="Garamond" w:hAnsi="Garamond" w:cs="Times New Roman"/>
          </w:rPr>
          <w:t>8</w:t>
        </w:r>
      </w:ins>
      <w:del w:id="382" w:author="Benjamin J. Makhlouf" w:date="2026-07-09T07:37:00Z" w16du:dateUtc="2026-07-09T14:37:00Z">
        <w:r w:rsidR="00E3555B" w:rsidDel="00FB2B74">
          <w:rPr>
            <w:rFonts w:ascii="Garamond" w:hAnsi="Garamond" w:cs="Times New Roman"/>
          </w:rPr>
          <w:delText>6</w:delText>
        </w:r>
      </w:del>
      <w:r w:rsidR="00E3555B">
        <w:rPr>
          <w:rFonts w:ascii="Garamond" w:hAnsi="Garamond" w:cs="Times New Roman"/>
        </w:rPr>
        <w:t>) using the silhouette score</w:t>
      </w:r>
      <w:del w:id="383" w:author="Benjamin J. Makhlouf" w:date="2026-07-15T14:57:00Z" w16du:dateUtc="2026-07-15T21:57:00Z">
        <w:r w:rsidR="00E3555B" w:rsidDel="004A41B6">
          <w:rPr>
            <w:rFonts w:ascii="Garamond" w:hAnsi="Garamond" w:cs="Times New Roman"/>
          </w:rPr>
          <w:delText>, which measures cluster quality by comparing within-cluster versus between-cluster distances</w:delText>
        </w:r>
      </w:del>
      <w:ins w:id="384" w:author="Benjamin J. Makhlouf" w:date="2026-07-09T07:40:00Z" w16du:dateUtc="2026-07-09T14:40:00Z">
        <w:r w:rsidR="00FB2B74">
          <w:rPr>
            <w:rFonts w:ascii="Garamond" w:hAnsi="Garamond" w:cs="Times New Roman"/>
          </w:rPr>
          <w:t xml:space="preserve"> as well as a histogram of the isotopic separation among groups</w:t>
        </w:r>
      </w:ins>
      <w:ins w:id="385" w:author="Benjamin J. Makhlouf" w:date="2026-07-15T14:57:00Z" w16du:dateUtc="2026-07-15T21:57:00Z">
        <w:r w:rsidR="004A41B6">
          <w:rPr>
            <w:rFonts w:ascii="Garamond" w:hAnsi="Garamond" w:cs="Times New Roman"/>
          </w:rPr>
          <w:t xml:space="preserve"> </w:t>
        </w:r>
        <w:r w:rsidR="004A41B6" w:rsidRPr="004A41B6">
          <w:rPr>
            <w:rFonts w:ascii="Garamond" w:hAnsi="Garamond" w:cs="Times New Roman"/>
            <w:rPrChange w:id="386" w:author="Benjamin J. Makhlouf" w:date="2026-07-15T14:57:00Z" w16du:dateUtc="2026-07-15T21:57:00Z">
              <w:rPr>
                <w:rFonts w:ascii="Garamond" w:hAnsi="Garamond" w:cs="Times New Roman"/>
                <w:highlight w:val="yellow"/>
              </w:rPr>
            </w:rPrChange>
          </w:rPr>
          <w:t>(Supp. Fig. 2)</w:t>
        </w:r>
      </w:ins>
      <w:ins w:id="387" w:author="Benjamin J. Makhlouf" w:date="2026-07-09T07:40:00Z" w16du:dateUtc="2026-07-09T14:40:00Z">
        <w:r w:rsidR="00FB2B74" w:rsidRPr="004A41B6">
          <w:rPr>
            <w:rFonts w:ascii="Garamond" w:hAnsi="Garamond" w:cs="Times New Roman"/>
          </w:rPr>
          <w:t>.</w:t>
        </w:r>
      </w:ins>
      <w:del w:id="388" w:author="Benjamin J. Makhlouf" w:date="2026-07-09T07:40:00Z" w16du:dateUtc="2026-07-09T14:40:00Z">
        <w:r w:rsidR="00E3555B" w:rsidRPr="004A41B6" w:rsidDel="00FB2B74">
          <w:rPr>
            <w:rFonts w:ascii="Garamond" w:hAnsi="Garamond" w:cs="Times New Roman"/>
          </w:rPr>
          <w:delText>.</w:delText>
        </w:r>
      </w:del>
      <w:r w:rsidR="00E3555B">
        <w:rPr>
          <w:rFonts w:ascii="Garamond" w:hAnsi="Garamond" w:cs="Times New Roman"/>
        </w:rPr>
        <w:t xml:space="preserve"> From th</w:t>
      </w:r>
      <w:ins w:id="389" w:author="Benjamin J. Makhlouf" w:date="2026-07-15T14:57:00Z" w16du:dateUtc="2026-07-15T21:57:00Z">
        <w:r w:rsidR="004A41B6">
          <w:rPr>
            <w:rFonts w:ascii="Garamond" w:hAnsi="Garamond" w:cs="Times New Roman"/>
          </w:rPr>
          <w:t>ese</w:t>
        </w:r>
      </w:ins>
      <w:del w:id="390" w:author="Benjamin J. Makhlouf" w:date="2026-07-15T14:57:00Z" w16du:dateUtc="2026-07-15T21:57:00Z">
        <w:r w:rsidR="00E3555B" w:rsidDel="004A41B6">
          <w:rPr>
            <w:rFonts w:ascii="Garamond" w:hAnsi="Garamond" w:cs="Times New Roman"/>
          </w:rPr>
          <w:delText>is</w:delText>
        </w:r>
      </w:del>
      <w:r w:rsidR="00E3555B">
        <w:rPr>
          <w:rFonts w:ascii="Garamond" w:hAnsi="Garamond" w:cs="Times New Roman"/>
        </w:rPr>
        <w:t xml:space="preserve"> metric</w:t>
      </w:r>
      <w:ins w:id="391" w:author="Benjamin J. Makhlouf" w:date="2026-07-15T14:57:00Z" w16du:dateUtc="2026-07-15T21:57:00Z">
        <w:r w:rsidR="004A41B6">
          <w:rPr>
            <w:rFonts w:ascii="Garamond" w:hAnsi="Garamond" w:cs="Times New Roman"/>
          </w:rPr>
          <w:t>s</w:t>
        </w:r>
      </w:ins>
      <w:r w:rsidR="00E3555B">
        <w:rPr>
          <w:rFonts w:ascii="Garamond" w:hAnsi="Garamond" w:cs="Times New Roman"/>
        </w:rPr>
        <w:t xml:space="preserve"> we selected n = 6, which </w:t>
      </w:r>
      <w:ins w:id="392" w:author="Benjamin J. Makhlouf" w:date="2026-07-09T07:41:00Z" w16du:dateUtc="2026-07-09T14:41:00Z">
        <w:r w:rsidR="00FB2B74">
          <w:rPr>
            <w:rFonts w:ascii="Garamond" w:hAnsi="Garamond" w:cs="Times New Roman"/>
          </w:rPr>
          <w:t xml:space="preserve">was the maximum </w:t>
        </w:r>
        <w:r w:rsidR="007B2EDA">
          <w:rPr>
            <w:rFonts w:ascii="Garamond" w:hAnsi="Garamond" w:cs="Times New Roman"/>
          </w:rPr>
          <w:t xml:space="preserve">number of groups that </w:t>
        </w:r>
      </w:ins>
      <w:r w:rsidR="00E3555B">
        <w:rPr>
          <w:rFonts w:ascii="Garamond" w:hAnsi="Garamond" w:cs="Times New Roman"/>
        </w:rPr>
        <w:t xml:space="preserve">maintained a high silhouette score </w:t>
      </w:r>
      <w:del w:id="393" w:author="Benjamin J. Makhlouf" w:date="2026-07-09T07:42:00Z" w16du:dateUtc="2026-07-09T14:42:00Z">
        <w:r w:rsidR="00E3555B" w:rsidDel="007B2EDA">
          <w:rPr>
            <w:rFonts w:ascii="Garamond" w:hAnsi="Garamond" w:cs="Times New Roman"/>
          </w:rPr>
          <w:delText>while</w:delText>
        </w:r>
      </w:del>
      <w:del w:id="394" w:author="Benjamin J. Makhlouf" w:date="2026-07-09T07:41:00Z" w16du:dateUtc="2026-07-09T14:41:00Z">
        <w:r w:rsidR="00E3555B" w:rsidDel="007B2EDA">
          <w:rPr>
            <w:rFonts w:ascii="Garamond" w:hAnsi="Garamond" w:cs="Times New Roman"/>
          </w:rPr>
          <w:delText xml:space="preserve"> </w:delText>
        </w:r>
      </w:del>
      <w:ins w:id="395" w:author="Benjamin J. Makhlouf" w:date="2026-07-15T14:57:00Z" w16du:dateUtc="2026-07-15T21:57:00Z">
        <w:r w:rsidR="004A41B6">
          <w:rPr>
            <w:rFonts w:ascii="Garamond" w:hAnsi="Garamond" w:cs="Times New Roman"/>
          </w:rPr>
          <w:t xml:space="preserve">and sufficient </w:t>
        </w:r>
      </w:ins>
      <w:ins w:id="396" w:author="Benjamin J. Makhlouf" w:date="2026-07-09T07:41:00Z" w16du:dateUtc="2026-07-09T14:41:00Z">
        <w:r w:rsidR="007B2EDA">
          <w:rPr>
            <w:rFonts w:ascii="Garamond" w:hAnsi="Garamond" w:cs="Times New Roman"/>
          </w:rPr>
          <w:t xml:space="preserve">separation in </w:t>
        </w:r>
      </w:ins>
      <w:ins w:id="397" w:author="Benjamin J. Makhlouf" w:date="2026-07-15T14:57:00Z" w16du:dateUtc="2026-07-15T21:57:00Z">
        <w:r w:rsidR="004A41B6">
          <w:rPr>
            <w:rFonts w:ascii="Garamond" w:hAnsi="Garamond" w:cs="Times New Roman"/>
          </w:rPr>
          <w:t>isotope ratio am</w:t>
        </w:r>
      </w:ins>
      <w:ins w:id="398" w:author="Benjamin J. Makhlouf" w:date="2026-07-15T14:58:00Z" w16du:dateUtc="2026-07-15T21:58:00Z">
        <w:r w:rsidR="004A41B6">
          <w:rPr>
            <w:rFonts w:ascii="Garamond" w:hAnsi="Garamond" w:cs="Times New Roman"/>
          </w:rPr>
          <w:t xml:space="preserve">ong groups. </w:t>
        </w:r>
      </w:ins>
      <w:del w:id="399" w:author="Benjamin J. Makhlouf" w:date="2026-07-09T07:41:00Z" w16du:dateUtc="2026-07-09T14:41:00Z">
        <w:r w:rsidR="00E3555B" w:rsidRPr="008D39D2" w:rsidDel="007B2EDA">
          <w:rPr>
            <w:rFonts w:ascii="Garamond" w:hAnsi="Garamond" w:cs="Times New Roman"/>
            <w:highlight w:val="yellow"/>
            <w:rPrChange w:id="400" w:author="Benjamin J. Makhlouf" w:date="2026-07-13T16:38:00Z" w16du:dateUtc="2026-07-13T23:38:00Z">
              <w:rPr>
                <w:rFonts w:ascii="Garamond" w:hAnsi="Garamond" w:cs="Times New Roman"/>
              </w:rPr>
            </w:rPrChange>
          </w:rPr>
          <w:delText>providing finer isotopic resolution across groups</w:delText>
        </w:r>
      </w:del>
      <w:del w:id="401" w:author="Benjamin J. Makhlouf" w:date="2026-07-13T16:34:00Z" w16du:dateUtc="2026-07-13T23:34:00Z">
        <w:r w:rsidR="00E3555B" w:rsidRPr="008D39D2" w:rsidDel="009D5982">
          <w:rPr>
            <w:rFonts w:ascii="Garamond" w:hAnsi="Garamond" w:cs="Times New Roman"/>
            <w:highlight w:val="yellow"/>
            <w:rPrChange w:id="402" w:author="Benjamin J. Makhlouf" w:date="2026-07-13T16:38:00Z" w16du:dateUtc="2026-07-13T23:38:00Z">
              <w:rPr>
                <w:rFonts w:ascii="Garamond" w:hAnsi="Garamond" w:cs="Times New Roman"/>
              </w:rPr>
            </w:rPrChange>
          </w:rPr>
          <w:delText>.</w:delText>
        </w:r>
      </w:del>
      <w:del w:id="403" w:author="Benjamin J. Makhlouf" w:date="2026-07-15T14:57:00Z" w16du:dateUtc="2026-07-15T21:57:00Z">
        <w:r w:rsidR="00E3555B" w:rsidDel="004A41B6">
          <w:rPr>
            <w:rFonts w:ascii="Garamond" w:hAnsi="Garamond" w:cs="Times New Roman"/>
          </w:rPr>
          <w:delText xml:space="preserve"> </w:delText>
        </w:r>
      </w:del>
      <w:ins w:id="404" w:author="Benjamin J. Makhlouf" w:date="2026-07-13T16:35:00Z" w16du:dateUtc="2026-07-13T23:35:00Z">
        <w:r w:rsidR="009D5982">
          <w:rPr>
            <w:rFonts w:ascii="Garamond" w:hAnsi="Garamond" w:cs="Times New Roman"/>
          </w:rPr>
          <w:t>K-means clustering placed the South Fork Kuskokwim in a lower watershed group because of a very small number of enriched tributaries at the headwaters of this group. Based on an evaluation of the overall isotopic composition compared to other nearby tributary groups, we manually added the South Fork Kuskokwim to its nearest watershed group</w:t>
        </w:r>
      </w:ins>
      <w:r w:rsidR="0068067F">
        <w:rPr>
          <w:rFonts w:ascii="Garamond" w:hAnsi="Garamond" w:cs="Times New Roman"/>
        </w:rPr>
        <w:t>, group two</w:t>
      </w:r>
      <w:ins w:id="405" w:author="Benjamin J. Makhlouf" w:date="2026-07-13T16:35:00Z" w16du:dateUtc="2026-07-13T23:35:00Z">
        <w:del w:id="406" w:author="Daniel Schindler" w:date="2026-07-16T08:55:00Z" w16du:dateUtc="2026-07-16T16:55:00Z">
          <w:r w:rsidR="009D5982" w:rsidDel="00FB5657">
            <w:rPr>
              <w:rFonts w:ascii="Garamond" w:hAnsi="Garamond" w:cs="Times New Roman"/>
            </w:rPr>
            <w:delText>, group two</w:delText>
          </w:r>
        </w:del>
        <w:r w:rsidR="009D5982">
          <w:rPr>
            <w:rFonts w:ascii="Garamond" w:hAnsi="Garamond" w:cs="Times New Roman"/>
          </w:rPr>
          <w:t xml:space="preserve">. </w:t>
        </w:r>
      </w:ins>
      <w:ins w:id="407" w:author="Benjamin J. Makhlouf" w:date="2026-07-13T16:43:00Z">
        <w:del w:id="408" w:author="Daniel Schindler" w:date="2026-07-16T08:55:00Z" w16du:dateUtc="2026-07-16T16:55:00Z">
          <w:r w:rsidR="008D39D2" w:rsidRPr="008D39D2" w:rsidDel="00FB5657">
            <w:rPr>
              <w:rFonts w:ascii="Garamond" w:hAnsi="Garamond"/>
            </w:rPr>
            <w:delText>Splitting</w:delText>
          </w:r>
        </w:del>
      </w:ins>
      <w:ins w:id="409" w:author="Daniel Schindler" w:date="2026-07-16T08:55:00Z" w16du:dateUtc="2026-07-16T16:55:00Z">
        <w:r w:rsidR="00FB5657">
          <w:rPr>
            <w:rFonts w:ascii="Garamond" w:hAnsi="Garamond"/>
          </w:rPr>
          <w:t>Dividing</w:t>
        </w:r>
      </w:ins>
      <w:ins w:id="410" w:author="Benjamin J. Makhlouf" w:date="2026-07-13T16:43:00Z">
        <w:r w:rsidR="008D39D2" w:rsidRPr="008D39D2">
          <w:rPr>
            <w:rFonts w:ascii="Garamond" w:hAnsi="Garamond"/>
          </w:rPr>
          <w:t xml:space="preserve"> the watershed in this way produced regions that were likely to encompass the majority of each individual's </w:t>
        </w:r>
      </w:ins>
      <w:ins w:id="411" w:author="Benjamin J. Makhlouf" w:date="2026-07-13T16:44:00Z" w16du:dateUtc="2026-07-13T23:44:00Z">
        <w:r w:rsidR="008D39D2">
          <w:rPr>
            <w:rFonts w:ascii="Garamond" w:hAnsi="Garamond"/>
          </w:rPr>
          <w:t xml:space="preserve">retained </w:t>
        </w:r>
      </w:ins>
      <w:ins w:id="412" w:author="Benjamin J. Makhlouf" w:date="2026-07-13T16:43:00Z">
        <w:r w:rsidR="008D39D2" w:rsidRPr="008D39D2">
          <w:rPr>
            <w:rFonts w:ascii="Garamond" w:hAnsi="Garamond"/>
          </w:rPr>
          <w:t>posterior assignments while also representing units that are relevant to management within the basin</w:t>
        </w:r>
      </w:ins>
      <w:ins w:id="413" w:author="Benjamin J. Makhlouf" w:date="2026-07-13T16:44:00Z" w16du:dateUtc="2026-07-13T23:44:00Z">
        <w:r w:rsidR="008D39D2">
          <w:rPr>
            <w:rFonts w:ascii="Garamond" w:hAnsi="Garamond"/>
          </w:rPr>
          <w:t xml:space="preserve"> </w:t>
        </w:r>
      </w:ins>
      <w:del w:id="414" w:author="Benjamin J. Makhlouf" w:date="2026-07-13T16:37:00Z" w16du:dateUtc="2026-07-13T23:37:00Z">
        <w:r w:rsidR="00E3555B" w:rsidDel="008D39D2">
          <w:rPr>
            <w:rFonts w:ascii="Garamond" w:hAnsi="Garamond" w:cs="Times New Roman"/>
          </w:rPr>
          <w:delText>The resulting</w:delText>
        </w:r>
      </w:del>
      <w:del w:id="415" w:author="Benjamin J. Makhlouf" w:date="2026-07-13T16:36:00Z" w16du:dateUtc="2026-07-13T23:36:00Z">
        <w:r w:rsidR="00E3555B" w:rsidDel="008D39D2">
          <w:rPr>
            <w:rFonts w:ascii="Garamond" w:hAnsi="Garamond" w:cs="Times New Roman"/>
          </w:rPr>
          <w:delText xml:space="preserve"> regional</w:delText>
        </w:r>
      </w:del>
      <w:del w:id="416" w:author="Benjamin J. Makhlouf" w:date="2026-07-13T16:37:00Z" w16du:dateUtc="2026-07-13T23:37:00Z">
        <w:r w:rsidR="00E3555B" w:rsidDel="008D39D2">
          <w:rPr>
            <w:rFonts w:ascii="Garamond" w:hAnsi="Garamond" w:cs="Times New Roman"/>
          </w:rPr>
          <w:delText xml:space="preserve"> groupings </w:delText>
        </w:r>
      </w:del>
      <w:del w:id="417" w:author="Benjamin J. Makhlouf" w:date="2026-07-13T16:35:00Z" w16du:dateUtc="2026-07-13T23:35:00Z">
        <w:r w:rsidR="00E3555B" w:rsidDel="008D39D2">
          <w:rPr>
            <w:rFonts w:ascii="Garamond" w:hAnsi="Garamond" w:cs="Times New Roman"/>
          </w:rPr>
          <w:delText>displayed a general pattern from upstream to downstream regions</w:delText>
        </w:r>
      </w:del>
      <w:del w:id="418" w:author="Benjamin J. Makhlouf" w:date="2026-07-12T17:01:00Z" w16du:dateUtc="2026-07-13T00:01:00Z">
        <w:r w:rsidR="00E3555B" w:rsidDel="009C7F14">
          <w:rPr>
            <w:rFonts w:ascii="Garamond" w:hAnsi="Garamond" w:cs="Times New Roman"/>
          </w:rPr>
          <w:delText xml:space="preserve"> </w:delText>
        </w:r>
      </w:del>
      <w:r w:rsidR="00E3555B">
        <w:rPr>
          <w:rFonts w:ascii="Garamond" w:hAnsi="Garamond" w:cs="Times New Roman"/>
        </w:rPr>
        <w:t>(Fig. 2</w:t>
      </w:r>
      <w:ins w:id="419" w:author="Benjamin J. Makhlouf" w:date="2026-07-15T13:22:00Z" w16du:dateUtc="2026-07-15T20:22:00Z">
        <w:r w:rsidR="00F5142E">
          <w:rPr>
            <w:rFonts w:ascii="Garamond" w:hAnsi="Garamond" w:cs="Times New Roman"/>
          </w:rPr>
          <w:t>, Supp. Fig. 3</w:t>
        </w:r>
      </w:ins>
      <w:del w:id="420" w:author="Benjamin J. Makhlouf" w:date="2026-07-15T13:22:00Z" w16du:dateUtc="2026-07-15T20:22:00Z">
        <w:r w:rsidR="00E3555B" w:rsidDel="00F5142E">
          <w:rPr>
            <w:rFonts w:ascii="Garamond" w:hAnsi="Garamond" w:cs="Times New Roman"/>
          </w:rPr>
          <w:delText>b</w:delText>
        </w:r>
      </w:del>
      <w:r w:rsidR="00E3555B">
        <w:rPr>
          <w:rFonts w:ascii="Garamond" w:hAnsi="Garamond" w:cs="Times New Roman"/>
        </w:rPr>
        <w:t xml:space="preserve">). </w:t>
      </w:r>
      <w:commentRangeStart w:id="421"/>
      <w:commentRangeStart w:id="422"/>
      <w:del w:id="423" w:author="Benjamin J. Makhlouf" w:date="2026-07-13T16:45:00Z" w16du:dateUtc="2026-07-13T23:45:00Z">
        <w:r w:rsidR="00E3555B" w:rsidDel="008D39D2">
          <w:rPr>
            <w:rFonts w:ascii="Garamond" w:hAnsi="Garamond" w:cs="Times New Roman"/>
          </w:rPr>
          <w:delText xml:space="preserve">However, </w:delText>
        </w:r>
      </w:del>
      <w:del w:id="424" w:author="Benjamin J. Makhlouf" w:date="2026-07-13T16:35:00Z" w16du:dateUtc="2026-07-13T23:35:00Z">
        <w:r w:rsidR="00E3555B" w:rsidDel="009D5982">
          <w:rPr>
            <w:rFonts w:ascii="Garamond" w:hAnsi="Garamond" w:cs="Times New Roman"/>
          </w:rPr>
          <w:delText xml:space="preserve">K-means clustering placed the South Fork Kuskokwim in a lower watershed group because of a very small number of enriched tributaries at the headwaters of this group. Based on an evaluation of the overall isotopic composition compared to other nearby tributary groups, we manually added the South Fork Kuskokwim to its nearest watershed group, group </w:delText>
        </w:r>
      </w:del>
      <w:del w:id="425" w:author="Benjamin J. Makhlouf" w:date="2026-06-22T10:17:00Z" w16du:dateUtc="2026-06-22T17:17:00Z">
        <w:r w:rsidR="00E3555B" w:rsidDel="00AF1AE2">
          <w:rPr>
            <w:rFonts w:ascii="Garamond" w:hAnsi="Garamond" w:cs="Times New Roman"/>
          </w:rPr>
          <w:delText>five</w:delText>
        </w:r>
      </w:del>
      <w:del w:id="426" w:author="Benjamin J. Makhlouf" w:date="2026-07-13T16:35:00Z" w16du:dateUtc="2026-07-13T23:35:00Z">
        <w:r w:rsidR="00E3555B" w:rsidDel="009D5982">
          <w:rPr>
            <w:rFonts w:ascii="Garamond" w:hAnsi="Garamond" w:cs="Times New Roman"/>
          </w:rPr>
          <w:delText xml:space="preserve">. </w:delText>
        </w:r>
      </w:del>
      <w:ins w:id="427" w:author="Benjamin J. Makhlouf" w:date="2026-07-12T17:07:00Z">
        <w:r w:rsidR="003B6620" w:rsidRPr="003B6620">
          <w:rPr>
            <w:rFonts w:ascii="Garamond" w:hAnsi="Garamond" w:cs="Times New Roman"/>
          </w:rPr>
          <w:t xml:space="preserve">Regions identified as the “upper watershed” in </w:t>
        </w:r>
      </w:ins>
      <w:ins w:id="428" w:author="Benjamin J. Makhlouf" w:date="2026-07-13T16:45:00Z" w16du:dateUtc="2026-07-13T23:45:00Z">
        <w:r w:rsidR="008D39D2">
          <w:rPr>
            <w:rFonts w:ascii="Garamond" w:hAnsi="Garamond" w:cs="Times New Roman"/>
          </w:rPr>
          <w:t xml:space="preserve">telemetry </w:t>
        </w:r>
      </w:ins>
      <w:ins w:id="429" w:author="Benjamin J. Makhlouf" w:date="2026-07-12T17:07:00Z">
        <w:r w:rsidR="003B6620" w:rsidRPr="003B6620">
          <w:rPr>
            <w:rFonts w:ascii="Garamond" w:hAnsi="Garamond" w:cs="Times New Roman"/>
          </w:rPr>
          <w:t xml:space="preserve">studies are represented within groups one, two, and four. However, group four includes a </w:t>
        </w:r>
        <w:r w:rsidR="003B6620" w:rsidRPr="003B6620">
          <w:rPr>
            <w:rFonts w:ascii="Garamond" w:hAnsi="Garamond" w:cs="Times New Roman"/>
          </w:rPr>
          <w:lastRenderedPageBreak/>
          <w:t>mixture of upper-watershed tributaries (Takotna and Nixon Fork) and middle-to-lower watershed tributaries (Holitna and Hoholitna)</w:t>
        </w:r>
      </w:ins>
      <w:ins w:id="430" w:author="Benjamin J. Makhlouf" w:date="2026-07-15T13:26:00Z" w16du:dateUtc="2026-07-15T20:26:00Z">
        <w:r w:rsidR="00F5142E">
          <w:rPr>
            <w:rFonts w:ascii="Garamond" w:hAnsi="Garamond" w:cs="Times New Roman"/>
          </w:rPr>
          <w:t xml:space="preserve">. </w:t>
        </w:r>
      </w:ins>
      <w:commentRangeEnd w:id="421"/>
      <w:r w:rsidR="004A41B6" w:rsidRPr="008D39D2">
        <w:rPr>
          <w:rStyle w:val="CommentReference"/>
          <w:rFonts w:ascii="Garamond" w:hAnsi="Garamond"/>
          <w:sz w:val="24"/>
          <w:szCs w:val="24"/>
        </w:rPr>
        <w:commentReference w:id="421"/>
      </w:r>
      <w:commentRangeEnd w:id="422"/>
      <w:r w:rsidR="00FB5657" w:rsidRPr="008D39D2">
        <w:rPr>
          <w:rStyle w:val="CommentReference"/>
          <w:rFonts w:ascii="Garamond" w:hAnsi="Garamond"/>
          <w:sz w:val="24"/>
          <w:szCs w:val="24"/>
        </w:rPr>
        <w:commentReference w:id="422"/>
      </w:r>
    </w:p>
    <w:p w14:paraId="168A5EB6" w14:textId="19CE2CEA" w:rsidR="007F747D" w:rsidRPr="008605CB" w:rsidRDefault="007C6331" w:rsidP="007F747D">
      <w:pPr>
        <w:spacing w:line="480" w:lineRule="auto"/>
        <w:rPr>
          <w:rFonts w:ascii="Garamond" w:hAnsi="Garamond" w:cs="Times New Roman"/>
          <w:b/>
          <w:bCs/>
        </w:rPr>
      </w:pPr>
      <w:r>
        <w:rPr>
          <w:rFonts w:ascii="Garamond" w:hAnsi="Garamond" w:cs="Times New Roman"/>
          <w:b/>
          <w:bCs/>
        </w:rPr>
        <w:t xml:space="preserve">2.3 Spatiotemporal Stock Contribution Analysis </w:t>
      </w:r>
    </w:p>
    <w:p w14:paraId="5A66CE6B" w14:textId="29D8ACAC" w:rsidR="00186B3C" w:rsidRDefault="00E352BB" w:rsidP="006B5AB0">
      <w:pPr>
        <w:spacing w:line="480" w:lineRule="auto"/>
        <w:ind w:firstLine="720"/>
        <w:rPr>
          <w:ins w:id="431" w:author="Benjamin J. Makhlouf" w:date="2026-07-15T15:01:00Z" w16du:dateUtc="2026-07-15T22:01:00Z"/>
          <w:rFonts w:ascii="Garamond" w:hAnsi="Garamond" w:cs="Times New Roman"/>
        </w:rPr>
      </w:pPr>
      <w:r>
        <w:rPr>
          <w:rFonts w:ascii="Garamond" w:hAnsi="Garamond" w:cs="Times New Roman"/>
        </w:rPr>
        <w:t>For each year and seasonal quartile, tributary-level return estimates were aggregated into the six regional groups and normalized to sum to one across the basin, representing each group’s proportional contribution to that quartile. Summary statistics were then calculated across all years for each group</w:t>
      </w:r>
      <w:del w:id="432" w:author="Benjamin J. Makhlouf" w:date="2026-07-09T07:50:00Z" w16du:dateUtc="2026-07-09T14:50:00Z">
        <w:r w:rsidDel="007B2EDA">
          <w:rPr>
            <w:rFonts w:ascii="Garamond" w:hAnsi="Garamond" w:cs="Times New Roman"/>
          </w:rPr>
          <w:delText>(Fig. 3)</w:delText>
        </w:r>
      </w:del>
      <w:r>
        <w:rPr>
          <w:rFonts w:ascii="Garamond" w:hAnsi="Garamond" w:cs="Times New Roman"/>
        </w:rPr>
        <w:t xml:space="preserve">. Cumulative distribution functions were constructed to examine trends in relative run timing among regional groups independent of abundance and quartile cut-off dates. For each year, the full run was split into three-day intervals and the cumulative number of returners </w:t>
      </w:r>
      <w:del w:id="433" w:author="Daniel Schindler" w:date="2026-07-16T08:56:00Z" w16du:dateUtc="2026-07-16T16:56:00Z">
        <w:r w:rsidDel="00FB5657">
          <w:rPr>
            <w:rFonts w:ascii="Garamond" w:hAnsi="Garamond" w:cs="Times New Roman"/>
          </w:rPr>
          <w:delText xml:space="preserve">for </w:delText>
        </w:r>
      </w:del>
      <w:ins w:id="434" w:author="Daniel Schindler" w:date="2026-07-16T08:56:00Z" w16du:dateUtc="2026-07-16T16:56:00Z">
        <w:r w:rsidR="00FB5657">
          <w:rPr>
            <w:rFonts w:ascii="Garamond" w:hAnsi="Garamond" w:cs="Times New Roman"/>
          </w:rPr>
          <w:t xml:space="preserve">to </w:t>
        </w:r>
      </w:ins>
      <w:r>
        <w:rPr>
          <w:rFonts w:ascii="Garamond" w:hAnsi="Garamond" w:cs="Times New Roman"/>
        </w:rPr>
        <w:t xml:space="preserve">each group was compared to its full season contribution. </w:t>
      </w:r>
      <w:ins w:id="435" w:author="Benjamin J. Makhlouf" w:date="2026-07-15T15:00:00Z" w16du:dateUtc="2026-07-15T22:00:00Z">
        <w:r w:rsidR="00186B3C" w:rsidRPr="00186B3C">
          <w:rPr>
            <w:rFonts w:ascii="Garamond" w:hAnsi="Garamond" w:cs="Times New Roman"/>
          </w:rPr>
          <w:t>T</w:t>
        </w:r>
        <w:r w:rsidR="00186B3C" w:rsidRPr="00186B3C">
          <w:rPr>
            <w:rFonts w:ascii="Garamond" w:hAnsi="Garamond"/>
            <w:rPrChange w:id="436" w:author="Benjamin J. Makhlouf" w:date="2026-07-15T15:00:00Z" w16du:dateUtc="2026-07-15T22:00:00Z">
              <w:rPr/>
            </w:rPrChange>
          </w:rPr>
          <w:t>o directly compare relative run timing with the temporal distribution of the full run, we used BTF daily CPUE data to calculate the cumulative proportion of the seasonal CPUE remaining on each day.</w:t>
        </w:r>
        <w:r w:rsidR="00186B3C">
          <w:t xml:space="preserve"> </w:t>
        </w:r>
      </w:ins>
      <w:del w:id="437" w:author="Benjamin J. Makhlouf" w:date="2026-07-09T07:52:00Z" w16du:dateUtc="2026-07-09T14:52:00Z">
        <w:r w:rsidDel="000B652C">
          <w:rPr>
            <w:rFonts w:ascii="Garamond" w:hAnsi="Garamond" w:cs="Times New Roman"/>
          </w:rPr>
          <w:delText xml:space="preserve">To directly compare relative run timing to the temporal distribution of the full run, we used daily CPUE data collected from the BTF to calculate the cumulative proportion of the full run’s CPUE remaining for each day. </w:delText>
        </w:r>
      </w:del>
      <w:r>
        <w:rPr>
          <w:rFonts w:ascii="Garamond" w:hAnsi="Garamond" w:cs="Times New Roman"/>
        </w:rPr>
        <w:t xml:space="preserve">This value represents the maximum potential harvest available if harvest rates are proportional to </w:t>
      </w:r>
      <w:ins w:id="438" w:author="Daniel Schindler" w:date="2026-07-16T08:57:00Z" w16du:dateUtc="2026-07-16T16:57:00Z">
        <w:r w:rsidR="00FB5657">
          <w:rPr>
            <w:rFonts w:ascii="Garamond" w:hAnsi="Garamond" w:cs="Times New Roman"/>
          </w:rPr>
          <w:t xml:space="preserve">the test fishery </w:t>
        </w:r>
      </w:ins>
      <w:r>
        <w:rPr>
          <w:rFonts w:ascii="Garamond" w:hAnsi="Garamond" w:cs="Times New Roman"/>
        </w:rPr>
        <w:t xml:space="preserve">CPUE. However, </w:t>
      </w:r>
      <w:ins w:id="439" w:author="Benjamin J. Makhlouf" w:date="2026-07-09T07:53:00Z" w16du:dateUtc="2026-07-09T14:53:00Z">
        <w:r w:rsidR="000B652C">
          <w:rPr>
            <w:rFonts w:ascii="Garamond" w:hAnsi="Garamond" w:cs="Times New Roman"/>
          </w:rPr>
          <w:t xml:space="preserve">it </w:t>
        </w:r>
      </w:ins>
      <w:del w:id="440" w:author="Benjamin J. Makhlouf" w:date="2026-07-09T07:53:00Z" w16du:dateUtc="2026-07-09T14:53:00Z">
        <w:r w:rsidDel="000B652C">
          <w:rPr>
            <w:rFonts w:ascii="Garamond" w:hAnsi="Garamond" w:cs="Times New Roman"/>
          </w:rPr>
          <w:delText>t</w:delText>
        </w:r>
      </w:del>
      <w:del w:id="441" w:author="Benjamin J. Makhlouf" w:date="2026-07-09T07:52:00Z" w16du:dateUtc="2026-07-09T14:52:00Z">
        <w:r w:rsidDel="000B652C">
          <w:rPr>
            <w:rFonts w:ascii="Garamond" w:hAnsi="Garamond" w:cs="Times New Roman"/>
          </w:rPr>
          <w:delText>his value</w:delText>
        </w:r>
      </w:del>
      <w:r>
        <w:rPr>
          <w:rFonts w:ascii="Garamond" w:hAnsi="Garamond" w:cs="Times New Roman"/>
        </w:rPr>
        <w:t xml:space="preserve"> does not account for the preferred harvest timing without the closure implemented, which may not follow this pattern. Resulting data (Fig. 4) illustrate the proportion (from zero to one) of each group’s total cumulative contribution to the overall run at each three-day interval as well as the proportion of the total potential harvest remaining for each day.</w:t>
      </w:r>
      <w:ins w:id="442" w:author="Benjamin J. Makhlouf" w:date="2026-07-15T15:02:00Z" w16du:dateUtc="2026-07-15T22:02:00Z">
        <w:r w:rsidR="00186B3C" w:rsidRPr="00186B3C">
          <w:t xml:space="preserve"> </w:t>
        </w:r>
        <w:r w:rsidR="00186B3C" w:rsidRPr="00186B3C">
          <w:rPr>
            <w:rFonts w:ascii="Garamond" w:hAnsi="Garamond"/>
            <w:rPrChange w:id="443" w:author="Benjamin J. Makhlouf" w:date="2026-07-15T15:02:00Z" w16du:dateUtc="2026-07-15T22:02:00Z">
              <w:rPr/>
            </w:rPrChange>
          </w:rPr>
          <w:t xml:space="preserve">From these data, we also quantified within-group variation in run timing as the </w:t>
        </w:r>
      </w:ins>
      <w:r w:rsidR="00F303A6">
        <w:rPr>
          <w:rFonts w:ascii="Garamond" w:hAnsi="Garamond"/>
        </w:rPr>
        <w:t xml:space="preserve">standard deviation </w:t>
      </w:r>
      <w:ins w:id="444" w:author="Benjamin J. Makhlouf" w:date="2026-07-15T15:02:00Z" w16du:dateUtc="2026-07-15T22:02:00Z">
        <w:r w:rsidR="00186B3C" w:rsidRPr="00186B3C">
          <w:rPr>
            <w:rFonts w:ascii="Garamond" w:hAnsi="Garamond"/>
            <w:rPrChange w:id="445" w:author="Benjamin J. Makhlouf" w:date="2026-07-15T15:02:00Z" w16du:dateUtc="2026-07-15T22:02:00Z">
              <w:rPr/>
            </w:rPrChange>
          </w:rPr>
          <w:t xml:space="preserve">in the day on which 50% of each group's annual run </w:t>
        </w:r>
        <w:del w:id="446" w:author="Daniel Schindler" w:date="2026-07-16T08:57:00Z" w16du:dateUtc="2026-07-16T16:57:00Z">
          <w:r w:rsidR="00186B3C" w:rsidRPr="00186B3C" w:rsidDel="00FB5657">
            <w:rPr>
              <w:rFonts w:ascii="Garamond" w:hAnsi="Garamond"/>
              <w:rPrChange w:id="447" w:author="Benjamin J. Makhlouf" w:date="2026-07-15T15:02:00Z" w16du:dateUtc="2026-07-15T22:02:00Z">
                <w:rPr/>
              </w:rPrChange>
            </w:rPr>
            <w:delText>had entered</w:delText>
          </w:r>
        </w:del>
      </w:ins>
      <w:ins w:id="448" w:author="Daniel Schindler" w:date="2026-07-16T08:57:00Z" w16du:dateUtc="2026-07-16T16:57:00Z">
        <w:r w:rsidR="00FB5657" w:rsidRPr="00FB5657">
          <w:rPr>
            <w:rFonts w:ascii="Garamond" w:hAnsi="Garamond"/>
          </w:rPr>
          <w:t>entered</w:t>
        </w:r>
      </w:ins>
      <w:ins w:id="449" w:author="Benjamin J. Makhlouf" w:date="2026-07-15T15:02:00Z" w16du:dateUtc="2026-07-15T22:02:00Z">
        <w:r w:rsidR="00186B3C" w:rsidRPr="00186B3C">
          <w:rPr>
            <w:rFonts w:ascii="Garamond" w:hAnsi="Garamond"/>
            <w:rPrChange w:id="450" w:author="Benjamin J. Makhlouf" w:date="2026-07-15T15:02:00Z" w16du:dateUtc="2026-07-15T22:02:00Z">
              <w:rPr/>
            </w:rPrChange>
          </w:rPr>
          <w:t xml:space="preserve"> the system across years.</w:t>
        </w:r>
      </w:ins>
      <w:del w:id="451" w:author="Benjamin J. Makhlouf" w:date="2026-07-15T15:02:00Z" w16du:dateUtc="2026-07-15T22:02:00Z">
        <w:r w:rsidDel="00186B3C">
          <w:rPr>
            <w:rFonts w:ascii="Garamond" w:hAnsi="Garamond" w:cs="Times New Roman"/>
          </w:rPr>
          <w:delText xml:space="preserve"> </w:delText>
        </w:r>
      </w:del>
    </w:p>
    <w:p w14:paraId="28D4A637" w14:textId="573F0B54" w:rsidR="00961F08" w:rsidRPr="008605CB" w:rsidDel="00186B3C" w:rsidRDefault="00961F08" w:rsidP="006B5AB0">
      <w:pPr>
        <w:spacing w:line="480" w:lineRule="auto"/>
        <w:ind w:firstLine="720"/>
        <w:rPr>
          <w:del w:id="452" w:author="Benjamin J. Makhlouf" w:date="2026-07-15T15:02:00Z" w16du:dateUtc="2026-07-15T22:02:00Z"/>
          <w:rFonts w:ascii="Garamond" w:hAnsi="Garamond" w:cs="Times New Roman"/>
        </w:rPr>
      </w:pPr>
    </w:p>
    <w:p w14:paraId="2E1403AA" w14:textId="34B88136" w:rsidR="00E35059" w:rsidRDefault="006E1BBC" w:rsidP="009C0002">
      <w:pPr>
        <w:spacing w:line="480" w:lineRule="auto"/>
        <w:ind w:firstLine="720"/>
        <w:rPr>
          <w:ins w:id="453" w:author="Benjamin J. Makhlouf" w:date="2026-07-09T08:32:00Z" w16du:dateUtc="2026-07-09T15:32:00Z"/>
          <w:rFonts w:ascii="Garamond" w:hAnsi="Garamond" w:cs="Times New Roman"/>
        </w:rPr>
      </w:pPr>
      <w:r>
        <w:rPr>
          <w:rFonts w:ascii="Garamond" w:hAnsi="Garamond"/>
        </w:rPr>
        <w:t xml:space="preserve">To assess the impact of the existing front-end closure, we quantified the </w:t>
      </w:r>
      <w:ins w:id="454" w:author="Benjamin J. Makhlouf" w:date="2026-06-20T15:18:00Z">
        <w:r w:rsidR="009C0002" w:rsidRPr="009C0002">
          <w:rPr>
            <w:rFonts w:ascii="Garamond" w:hAnsi="Garamond"/>
          </w:rPr>
          <w:t>proportion of total abundance occurring within the closure period (corresponding to the first seasonal quartile, Q1, in our dataset) that was assigned to each regional group based on otolith</w:t>
        </w:r>
      </w:ins>
      <w:ins w:id="455" w:author="Benjamin J. Makhlouf" w:date="2026-06-20T15:20:00Z" w16du:dateUtc="2026-06-20T22:20:00Z">
        <w:r w:rsidR="009C0002">
          <w:rPr>
            <w:rFonts w:ascii="Garamond" w:hAnsi="Garamond"/>
          </w:rPr>
          <w:t xml:space="preserve"> isotope</w:t>
        </w:r>
      </w:ins>
      <w:ins w:id="456" w:author="Benjamin J. Makhlouf" w:date="2026-06-20T15:18:00Z">
        <w:r w:rsidR="009C0002" w:rsidRPr="009C0002">
          <w:rPr>
            <w:rFonts w:ascii="Garamond" w:hAnsi="Garamond"/>
          </w:rPr>
          <w:t xml:space="preserve"> assignments. We refer to this metric</w:t>
        </w:r>
      </w:ins>
      <w:ins w:id="457" w:author="Benjamin J. Makhlouf" w:date="2026-06-20T15:20:00Z" w16du:dateUtc="2026-06-20T22:20:00Z">
        <w:r w:rsidR="009C0002">
          <w:rPr>
            <w:rFonts w:ascii="Garamond" w:hAnsi="Garamond"/>
          </w:rPr>
          <w:t xml:space="preserve"> hereafter</w:t>
        </w:r>
      </w:ins>
      <w:ins w:id="458" w:author="Benjamin J. Makhlouf" w:date="2026-06-20T15:18:00Z">
        <w:r w:rsidR="009C0002" w:rsidRPr="009C0002">
          <w:rPr>
            <w:rFonts w:ascii="Garamond" w:hAnsi="Garamond"/>
          </w:rPr>
          <w:t xml:space="preserve"> as </w:t>
        </w:r>
      </w:ins>
      <w:ins w:id="459" w:author="Benjamin J. Makhlouf" w:date="2026-06-20T15:20:00Z" w16du:dateUtc="2026-06-20T22:20:00Z">
        <w:r w:rsidR="009C0002">
          <w:rPr>
            <w:rFonts w:ascii="Garamond" w:hAnsi="Garamond"/>
          </w:rPr>
          <w:t>“</w:t>
        </w:r>
      </w:ins>
      <w:ins w:id="460" w:author="Benjamin J. Makhlouf" w:date="2026-06-20T15:18:00Z">
        <w:r w:rsidR="009C0002" w:rsidRPr="009C0002">
          <w:rPr>
            <w:rFonts w:ascii="Garamond" w:hAnsi="Garamond"/>
            <w:rPrChange w:id="461" w:author="Benjamin J. Makhlouf" w:date="2026-06-20T15:19:00Z" w16du:dateUtc="2026-06-20T22:19:00Z">
              <w:rPr>
                <w:rFonts w:ascii="Garamond" w:hAnsi="Garamond"/>
                <w:b/>
                <w:bCs/>
              </w:rPr>
            </w:rPrChange>
          </w:rPr>
          <w:t>percent protection</w:t>
        </w:r>
      </w:ins>
      <w:ins w:id="462" w:author="Benjamin J. Makhlouf" w:date="2026-06-20T15:20:00Z" w16du:dateUtc="2026-06-20T22:20:00Z">
        <w:r w:rsidR="009C0002">
          <w:rPr>
            <w:rFonts w:ascii="Garamond" w:hAnsi="Garamond"/>
          </w:rPr>
          <w:t>”</w:t>
        </w:r>
      </w:ins>
      <w:ins w:id="463" w:author="Benjamin J. Makhlouf" w:date="2026-06-20T15:18:00Z">
        <w:r w:rsidR="009C0002" w:rsidRPr="009C0002">
          <w:rPr>
            <w:rFonts w:ascii="Garamond" w:hAnsi="Garamond"/>
          </w:rPr>
          <w:t>.</w:t>
        </w:r>
      </w:ins>
      <w:del w:id="464" w:author="Benjamin J. Makhlouf" w:date="2026-06-20T15:17:00Z" w16du:dateUtc="2026-06-20T22:17:00Z">
        <w:r w:rsidDel="009C0002">
          <w:rPr>
            <w:rFonts w:ascii="Garamond" w:hAnsi="Garamond"/>
          </w:rPr>
          <w:delText>share of each group’s total annual return that fell within the closure period (the first seasonal quartile, Q1 in our dataset</w:delText>
        </w:r>
      </w:del>
      <w:del w:id="465" w:author="Benjamin J. Makhlouf" w:date="2026-07-13T16:47:00Z" w16du:dateUtc="2026-07-13T23:47:00Z">
        <w:r w:rsidDel="00706214">
          <w:rPr>
            <w:rFonts w:ascii="Garamond" w:hAnsi="Garamond"/>
          </w:rPr>
          <w:delText>)</w:delText>
        </w:r>
      </w:del>
      <w:ins w:id="466" w:author="Benjamin J. Makhlouf" w:date="2026-07-13T16:47:00Z" w16du:dateUtc="2026-07-13T23:47:00Z">
        <w:r w:rsidR="00706214">
          <w:rPr>
            <w:rFonts w:ascii="Garamond" w:hAnsi="Garamond"/>
          </w:rPr>
          <w:t xml:space="preserve"> </w:t>
        </w:r>
      </w:ins>
      <w:del w:id="467" w:author="Benjamin J. Makhlouf" w:date="2026-07-13T16:47:00Z" w16du:dateUtc="2026-07-13T23:47:00Z">
        <w:r w:rsidDel="00706214">
          <w:rPr>
            <w:rFonts w:ascii="Garamond" w:hAnsi="Garamond"/>
          </w:rPr>
          <w:delText xml:space="preserve">. </w:delText>
        </w:r>
      </w:del>
      <w:r>
        <w:rPr>
          <w:rFonts w:ascii="Garamond" w:hAnsi="Garamond"/>
        </w:rPr>
        <w:t xml:space="preserve">This comparison illustrates the maximum degree of </w:t>
      </w:r>
      <w:r>
        <w:rPr>
          <w:rFonts w:ascii="Garamond" w:hAnsi="Garamond"/>
        </w:rPr>
        <w:lastRenderedPageBreak/>
        <w:t xml:space="preserve">protection provided to each stock group by estimating the </w:t>
      </w:r>
      <w:del w:id="468" w:author="Daniel Schindler" w:date="2026-07-16T08:58:00Z" w16du:dateUtc="2026-07-16T16:58:00Z">
        <w:r w:rsidDel="00FB5657">
          <w:rPr>
            <w:rFonts w:ascii="Garamond" w:hAnsi="Garamond"/>
          </w:rPr>
          <w:delText xml:space="preserve">portion </w:delText>
        </w:r>
      </w:del>
      <w:ins w:id="469" w:author="Daniel Schindler" w:date="2026-07-16T08:58:00Z" w16du:dateUtc="2026-07-16T16:58:00Z">
        <w:r w:rsidR="00FB5657">
          <w:rPr>
            <w:rFonts w:ascii="Garamond" w:hAnsi="Garamond"/>
          </w:rPr>
          <w:t xml:space="preserve">proportion </w:t>
        </w:r>
      </w:ins>
      <w:r>
        <w:rPr>
          <w:rFonts w:ascii="Garamond" w:hAnsi="Garamond"/>
        </w:rPr>
        <w:t>of its annual run excluded from harvest</w:t>
      </w:r>
      <w:r>
        <w:rPr>
          <w:rFonts w:ascii="Garamond" w:hAnsi="Garamond" w:cs="Times New Roman"/>
        </w:rPr>
        <w:t>. We then assessed the same metric but with a set of alternative closure durations by calculating proportional protection at three alternate end dates for the closure: June 8</w:t>
      </w:r>
      <w:r>
        <w:rPr>
          <w:rFonts w:ascii="Garamond" w:hAnsi="Garamond" w:cs="Times New Roman"/>
          <w:vertAlign w:val="superscript"/>
        </w:rPr>
        <w:t>th</w:t>
      </w:r>
      <w:r>
        <w:rPr>
          <w:rFonts w:ascii="Garamond" w:hAnsi="Garamond" w:cs="Times New Roman"/>
        </w:rPr>
        <w:t xml:space="preserve"> (three days before current closure end date), June 14</w:t>
      </w:r>
      <w:r>
        <w:rPr>
          <w:rFonts w:ascii="Garamond" w:hAnsi="Garamond" w:cs="Times New Roman"/>
          <w:vertAlign w:val="superscript"/>
        </w:rPr>
        <w:t>th</w:t>
      </w:r>
      <w:r>
        <w:rPr>
          <w:rFonts w:ascii="Garamond" w:hAnsi="Garamond" w:cs="Times New Roman"/>
        </w:rPr>
        <w:t xml:space="preserve"> (three days after current closure end date), and June 17</w:t>
      </w:r>
      <w:r>
        <w:rPr>
          <w:rFonts w:ascii="Garamond" w:hAnsi="Garamond" w:cs="Times New Roman"/>
          <w:vertAlign w:val="superscript"/>
        </w:rPr>
        <w:t>th</w:t>
      </w:r>
      <w:r>
        <w:rPr>
          <w:rFonts w:ascii="Garamond" w:hAnsi="Garamond" w:cs="Times New Roman"/>
        </w:rPr>
        <w:t xml:space="preserve"> (six days after current closure end date) (Fig. 5). For each scenario, we calculated the proportion of the total </w:t>
      </w:r>
      <w:ins w:id="470" w:author="Daniel Schindler" w:date="2026-07-16T08:58:00Z" w16du:dateUtc="2026-07-16T16:58:00Z">
        <w:r w:rsidR="00FB5657">
          <w:rPr>
            <w:rFonts w:ascii="Garamond" w:hAnsi="Garamond" w:cs="Times New Roman"/>
          </w:rPr>
          <w:t xml:space="preserve">test fishery </w:t>
        </w:r>
      </w:ins>
      <w:r>
        <w:rPr>
          <w:rFonts w:ascii="Garamond" w:hAnsi="Garamond" w:cs="Times New Roman"/>
        </w:rPr>
        <w:t xml:space="preserve">CPUE that occurred within the adjusted closure window and compared this value to the potential protection afforded to each group across all years (Fig. 6). Together, these results illustrate the tradeoff between increased protection under later closure end dates and the corresponding loss of potential harvest opportunity </w:t>
      </w:r>
      <w:del w:id="471" w:author="Daniel Schindler" w:date="2026-07-16T08:59:00Z" w16du:dateUtc="2026-07-16T16:59:00Z">
        <w:r w:rsidDel="00E76334">
          <w:rPr>
            <w:rFonts w:ascii="Garamond" w:hAnsi="Garamond" w:cs="Times New Roman"/>
          </w:rPr>
          <w:delText>for stakeholders in the basin</w:delText>
        </w:r>
      </w:del>
      <w:ins w:id="472" w:author="Daniel Schindler" w:date="2026-07-16T08:59:00Z" w16du:dateUtc="2026-07-16T16:59:00Z">
        <w:r w:rsidR="00E76334">
          <w:rPr>
            <w:rFonts w:ascii="Garamond" w:hAnsi="Garamond" w:cs="Times New Roman"/>
          </w:rPr>
          <w:t>for the fishing community</w:t>
        </w:r>
      </w:ins>
      <w:r>
        <w:rPr>
          <w:rFonts w:ascii="Garamond" w:hAnsi="Garamond" w:cs="Times New Roman"/>
        </w:rPr>
        <w:t>.</w:t>
      </w:r>
    </w:p>
    <w:p w14:paraId="6F0644BD" w14:textId="77777777" w:rsidR="001C4C41" w:rsidRPr="009C0002" w:rsidRDefault="001C4C41" w:rsidP="009C0002">
      <w:pPr>
        <w:spacing w:line="480" w:lineRule="auto"/>
        <w:ind w:firstLine="720"/>
        <w:rPr>
          <w:rFonts w:ascii="Garamond" w:hAnsi="Garamond"/>
        </w:rPr>
      </w:pPr>
    </w:p>
    <w:p w14:paraId="1B967039" w14:textId="4D3077C3" w:rsidR="004A0003" w:rsidRPr="007C6331" w:rsidRDefault="0019169F" w:rsidP="007C6331">
      <w:pPr>
        <w:pStyle w:val="ListParagraph"/>
        <w:numPr>
          <w:ilvl w:val="0"/>
          <w:numId w:val="12"/>
        </w:numPr>
        <w:spacing w:line="480" w:lineRule="auto"/>
        <w:rPr>
          <w:rFonts w:ascii="Garamond" w:hAnsi="Garamond"/>
          <w:b/>
          <w:bCs/>
          <w:sz w:val="32"/>
          <w:szCs w:val="32"/>
        </w:rPr>
      </w:pPr>
      <w:r>
        <w:rPr>
          <w:rFonts w:ascii="Garamond" w:hAnsi="Garamond"/>
          <w:b/>
          <w:bCs/>
          <w:sz w:val="32"/>
          <w:szCs w:val="32"/>
        </w:rPr>
        <w:t>Results</w:t>
      </w:r>
    </w:p>
    <w:p w14:paraId="10DADB8B" w14:textId="699DD951" w:rsidR="00397FF6" w:rsidRPr="00FC02BD" w:rsidRDefault="007C6331" w:rsidP="007A07BC">
      <w:pPr>
        <w:spacing w:line="480" w:lineRule="auto"/>
        <w:rPr>
          <w:rFonts w:ascii="Garamond" w:hAnsi="Garamond" w:cs="Times New Roman"/>
          <w:b/>
          <w:bCs/>
          <w:sz w:val="28"/>
          <w:szCs w:val="28"/>
        </w:rPr>
      </w:pPr>
      <w:r>
        <w:rPr>
          <w:rFonts w:ascii="Garamond" w:hAnsi="Garamond" w:cs="Times New Roman"/>
          <w:b/>
          <w:bCs/>
          <w:sz w:val="28"/>
          <w:szCs w:val="28"/>
        </w:rPr>
        <w:t>3.1 Variation in stock return timing within season</w:t>
      </w:r>
    </w:p>
    <w:p w14:paraId="14441915" w14:textId="7DC566AE" w:rsidR="001740E9" w:rsidRPr="00FC02BD" w:rsidRDefault="00D625F2" w:rsidP="007A07BC">
      <w:pPr>
        <w:pStyle w:val="whitespace-normal"/>
        <w:spacing w:line="480" w:lineRule="auto"/>
        <w:rPr>
          <w:rFonts w:ascii="Garamond" w:hAnsi="Garamond"/>
        </w:rPr>
      </w:pPr>
      <w:r>
        <w:rPr>
          <w:b/>
          <w:bCs/>
          <w:sz w:val="22"/>
          <w:szCs w:val="22"/>
        </w:rPr>
        <w:tab/>
      </w:r>
      <w:r>
        <w:rPr>
          <w:rFonts w:ascii="Garamond" w:hAnsi="Garamond"/>
        </w:rPr>
        <w:t>Across all years of our dataset (2017-2022), returns to the six regional groups exhibited a general transition from the furthest upstream to the furthest downstream as the season progressed (Fig. 3</w:t>
      </w:r>
      <w:ins w:id="473" w:author="Benjamin J. Makhlouf" w:date="2026-07-09T08:20:00Z" w16du:dateUtc="2026-07-09T15:20:00Z">
        <w:r w:rsidR="00684CAF">
          <w:rPr>
            <w:rFonts w:ascii="Garamond" w:hAnsi="Garamond"/>
          </w:rPr>
          <w:t>a</w:t>
        </w:r>
      </w:ins>
      <w:r>
        <w:rPr>
          <w:rFonts w:ascii="Garamond" w:hAnsi="Garamond"/>
        </w:rPr>
        <w:t>). Notably, group one, which contains the North Fork and East Fork Kuskokwim River, consistently contributed little to all years and quartiles (max: 2.9%)</w:t>
      </w:r>
      <w:ins w:id="474" w:author="Benjamin J. Makhlouf" w:date="2026-07-13T16:50:00Z" w16du:dateUtc="2026-07-13T23:50:00Z">
        <w:r w:rsidR="00706214">
          <w:rPr>
            <w:rFonts w:ascii="Garamond" w:hAnsi="Garamond"/>
          </w:rPr>
          <w:t xml:space="preserve"> (Fig</w:t>
        </w:r>
      </w:ins>
      <w:ins w:id="475" w:author="Benjamin J. Makhlouf" w:date="2026-07-13T16:51:00Z" w16du:dateUtc="2026-07-13T23:51:00Z">
        <w:r w:rsidR="00706214">
          <w:rPr>
            <w:rFonts w:ascii="Garamond" w:hAnsi="Garamond"/>
          </w:rPr>
          <w:t>. 3b)</w:t>
        </w:r>
      </w:ins>
      <w:r>
        <w:rPr>
          <w:rFonts w:ascii="Garamond" w:hAnsi="Garamond"/>
        </w:rPr>
        <w:t>. Early season returns (Q1: start of run through June 11</w:t>
      </w:r>
      <w:del w:id="476" w:author="Benjamin J. Makhlouf" w:date="2026-07-09T08:20:00Z" w16du:dateUtc="2026-07-09T15:20:00Z">
        <w:r w:rsidDel="00684CAF">
          <w:rPr>
            <w:rFonts w:ascii="Garamond" w:hAnsi="Garamond"/>
          </w:rPr>
          <w:delText>, Fig. 3a.</w:delText>
        </w:r>
      </w:del>
      <w:r>
        <w:rPr>
          <w:rFonts w:ascii="Garamond" w:hAnsi="Garamond"/>
        </w:rPr>
        <w:t>) were represented primarily by high contributions from group two (median: 42.2%), with relatively low median contribution (20% or less) from all other groups</w:t>
      </w:r>
      <w:ins w:id="477" w:author="Benjamin J. Makhlouf" w:date="2026-07-09T08:20:00Z" w16du:dateUtc="2026-07-09T15:20:00Z">
        <w:r w:rsidR="00684CAF">
          <w:rPr>
            <w:rFonts w:ascii="Garamond" w:hAnsi="Garamond"/>
          </w:rPr>
          <w:t xml:space="preserve"> (F</w:t>
        </w:r>
      </w:ins>
      <w:ins w:id="478" w:author="Benjamin J. Makhlouf" w:date="2026-07-09T08:21:00Z" w16du:dateUtc="2026-07-09T15:21:00Z">
        <w:r w:rsidR="00684CAF">
          <w:rPr>
            <w:rFonts w:ascii="Garamond" w:hAnsi="Garamond"/>
          </w:rPr>
          <w:t>igure 3b)</w:t>
        </w:r>
      </w:ins>
      <w:r>
        <w:rPr>
          <w:rFonts w:ascii="Garamond" w:hAnsi="Garamond"/>
        </w:rPr>
        <w:t>. The second quartile (June 12</w:t>
      </w:r>
      <w:r>
        <w:rPr>
          <w:rFonts w:ascii="Garamond" w:hAnsi="Garamond"/>
          <w:vertAlign w:val="superscript"/>
        </w:rPr>
        <w:t>th</w:t>
      </w:r>
      <w:r>
        <w:rPr>
          <w:rFonts w:ascii="Garamond" w:hAnsi="Garamond"/>
        </w:rPr>
        <w:t xml:space="preserve"> – 21</w:t>
      </w:r>
      <w:r>
        <w:rPr>
          <w:rFonts w:ascii="Garamond" w:hAnsi="Garamond"/>
          <w:vertAlign w:val="superscript"/>
        </w:rPr>
        <w:t>st</w:t>
      </w:r>
      <w:r>
        <w:rPr>
          <w:rFonts w:ascii="Garamond" w:hAnsi="Garamond"/>
        </w:rPr>
        <w:t>, Fig. 3b.) exhibited a slight decrease in contribution from group two (31.0%), with increasing contribution from groups four and five (25.8% and 19.8%, respectively). This pattern largely held in the 3</w:t>
      </w:r>
      <w:r>
        <w:rPr>
          <w:rFonts w:ascii="Garamond" w:hAnsi="Garamond"/>
          <w:vertAlign w:val="superscript"/>
        </w:rPr>
        <w:t>rd</w:t>
      </w:r>
      <w:r>
        <w:rPr>
          <w:rFonts w:ascii="Garamond" w:hAnsi="Garamond"/>
        </w:rPr>
        <w:t xml:space="preserve"> quartile (June 22</w:t>
      </w:r>
      <w:r>
        <w:rPr>
          <w:rFonts w:ascii="Garamond" w:hAnsi="Garamond"/>
          <w:vertAlign w:val="superscript"/>
        </w:rPr>
        <w:t>nd</w:t>
      </w:r>
      <w:r>
        <w:rPr>
          <w:rFonts w:ascii="Garamond" w:hAnsi="Garamond"/>
        </w:rPr>
        <w:t>- July 1st</w:t>
      </w:r>
      <w:del w:id="479" w:author="Benjamin J. Makhlouf" w:date="2026-07-09T08:21:00Z" w16du:dateUtc="2026-07-09T15:21:00Z">
        <w:r w:rsidDel="00684CAF">
          <w:rPr>
            <w:rFonts w:ascii="Garamond" w:hAnsi="Garamond"/>
          </w:rPr>
          <w:delText>, Fig. 3c</w:delText>
        </w:r>
      </w:del>
      <w:r>
        <w:rPr>
          <w:rFonts w:ascii="Garamond" w:hAnsi="Garamond"/>
        </w:rPr>
        <w:t xml:space="preserve">.), with a further decrease in contribution from group two (21.6%) and an increased contribution from group four (30.1%). </w:t>
      </w:r>
      <w:r>
        <w:rPr>
          <w:rFonts w:ascii="Garamond" w:hAnsi="Garamond"/>
        </w:rPr>
        <w:lastRenderedPageBreak/>
        <w:t>Finally, the fourth quartile (July 2</w:t>
      </w:r>
      <w:r>
        <w:rPr>
          <w:rFonts w:ascii="Garamond" w:hAnsi="Garamond"/>
          <w:vertAlign w:val="superscript"/>
        </w:rPr>
        <w:t>nd</w:t>
      </w:r>
      <w:r>
        <w:rPr>
          <w:rFonts w:ascii="Garamond" w:hAnsi="Garamond"/>
        </w:rPr>
        <w:t xml:space="preserve"> onward</w:t>
      </w:r>
      <w:del w:id="480" w:author="Benjamin J. Makhlouf" w:date="2026-07-09T08:21:00Z" w16du:dateUtc="2026-07-09T15:21:00Z">
        <w:r w:rsidDel="00684CAF">
          <w:rPr>
            <w:rFonts w:ascii="Garamond" w:hAnsi="Garamond"/>
          </w:rPr>
          <w:delText>, Fig. 3d</w:delText>
        </w:r>
      </w:del>
      <w:r>
        <w:rPr>
          <w:rFonts w:ascii="Garamond" w:hAnsi="Garamond"/>
        </w:rPr>
        <w:t xml:space="preserve">.) exhibited a marked increase in median contribution from the furthest downstream group (group six, 17.9%), and contribution to this quartile was largely driven by groups four and five located in the bottom of the watershed (26.9% and 25.4%, respectively). </w:t>
      </w:r>
    </w:p>
    <w:p w14:paraId="02B40C2D" w14:textId="37D87F13" w:rsidR="009E7ECB" w:rsidDel="00706214" w:rsidRDefault="00536536" w:rsidP="006D6AEE">
      <w:pPr>
        <w:pStyle w:val="whitespace-normal"/>
        <w:spacing w:line="480" w:lineRule="auto"/>
        <w:rPr>
          <w:del w:id="481" w:author="Benjamin J. Makhlouf" w:date="2026-07-09T08:37:00Z" w16du:dateUtc="2026-07-09T15:37:00Z"/>
          <w:rFonts w:ascii="Garamond" w:hAnsi="Garamond"/>
        </w:rPr>
      </w:pPr>
      <w:r>
        <w:rPr>
          <w:rFonts w:ascii="Garamond" w:hAnsi="Garamond"/>
        </w:rPr>
        <w:t>Cumulative distribution plots (Fig. 4) illustrated</w:t>
      </w:r>
      <w:ins w:id="482" w:author="Benjamin J. Makhlouf" w:date="2026-06-23T09:20:00Z" w16du:dateUtc="2026-06-23T16:20:00Z">
        <w:r w:rsidR="00906B81">
          <w:rPr>
            <w:rFonts w:ascii="Garamond" w:hAnsi="Garamond"/>
          </w:rPr>
          <w:t xml:space="preserve"> interannual</w:t>
        </w:r>
      </w:ins>
      <w:r>
        <w:rPr>
          <w:rFonts w:ascii="Garamond" w:hAnsi="Garamond"/>
        </w:rPr>
        <w:t xml:space="preserve"> variation in seasonal migration timing among regional groups independent of the total returning individuals within each group. In each year, upper watershed individuals arrived earlier in the season, whereas further downstream groups returned later. There was some variability in run timing among middle/lower watershed groups, however, a clear pattern in run timing between the upper and lower portions of the watershed was evident despite differences in the average migration timing and temporal distribution of the run (i.e. compressed vs. protracted run timing) (Fig. 4, gray solid line). The proportion of total CPUE remaining at the front-end closure date (dashed gray line, Fig. 4) varied substantially among years. In some years, nearly the entire run had yet to arrive by the closure date (e.g., 2017), whereas in others, almost 25% of the total return occurred before the closure end date.</w:t>
      </w:r>
      <w:ins w:id="483" w:author="Benjamin J. Makhlouf" w:date="2026-07-09T08:38:00Z" w16du:dateUtc="2026-07-09T15:38:00Z">
        <w:r w:rsidR="009E7ECB">
          <w:rPr>
            <w:rFonts w:ascii="Garamond" w:hAnsi="Garamond"/>
          </w:rPr>
          <w:t xml:space="preserve"> </w:t>
        </w:r>
      </w:ins>
      <w:ins w:id="484" w:author="Benjamin J. Makhlouf" w:date="2026-07-09T09:08:00Z">
        <w:r w:rsidR="004C4B85" w:rsidRPr="004C4B85">
          <w:rPr>
            <w:rFonts w:ascii="Garamond" w:hAnsi="Garamond"/>
          </w:rPr>
          <w:t xml:space="preserve">In addition, interannual variability in return timing differed among groups. Based on the date by which 50% of the </w:t>
        </w:r>
        <w:commentRangeStart w:id="485"/>
        <w:r w:rsidR="004C4B85" w:rsidRPr="004C4B85">
          <w:rPr>
            <w:rFonts w:ascii="Garamond" w:hAnsi="Garamond"/>
          </w:rPr>
          <w:t xml:space="preserve">cumulative run had entered the system, Groups </w:t>
        </w:r>
      </w:ins>
      <w:r w:rsidR="0068067F">
        <w:rPr>
          <w:rFonts w:ascii="Garamond" w:hAnsi="Garamond"/>
        </w:rPr>
        <w:t>one</w:t>
      </w:r>
      <w:ins w:id="486" w:author="Benjamin J. Makhlouf" w:date="2026-07-09T09:08:00Z">
        <w:r w:rsidR="004C4B85" w:rsidRPr="004C4B85">
          <w:rPr>
            <w:rFonts w:ascii="Garamond" w:hAnsi="Garamond"/>
          </w:rPr>
          <w:t xml:space="preserve"> and </w:t>
        </w:r>
      </w:ins>
      <w:r w:rsidR="0068067F">
        <w:rPr>
          <w:rFonts w:ascii="Garamond" w:hAnsi="Garamond"/>
        </w:rPr>
        <w:t>two</w:t>
      </w:r>
      <w:ins w:id="487" w:author="Benjamin J. Makhlouf" w:date="2026-07-09T09:08:00Z">
        <w:r w:rsidR="004C4B85" w:rsidRPr="004C4B85">
          <w:rPr>
            <w:rFonts w:ascii="Garamond" w:hAnsi="Garamond"/>
          </w:rPr>
          <w:t xml:space="preserve"> exhibited greater variability in return timing</w:t>
        </w:r>
      </w:ins>
      <w:r w:rsidR="0068067F">
        <w:rPr>
          <w:rFonts w:ascii="Garamond" w:hAnsi="Garamond"/>
        </w:rPr>
        <w:t xml:space="preserve"> among years</w:t>
      </w:r>
      <w:ins w:id="488" w:author="Benjamin J. Makhlouf" w:date="2026-07-09T09:08:00Z">
        <w:r w:rsidR="004C4B85" w:rsidRPr="004C4B85">
          <w:rPr>
            <w:rFonts w:ascii="Garamond" w:hAnsi="Garamond"/>
          </w:rPr>
          <w:t xml:space="preserve"> (</w:t>
        </w:r>
      </w:ins>
      <w:r w:rsidR="00F303A6">
        <w:rPr>
          <w:rFonts w:ascii="Garamond" w:hAnsi="Garamond"/>
        </w:rPr>
        <w:t>SD</w:t>
      </w:r>
      <w:ins w:id="489" w:author="Benjamin J. Makhlouf" w:date="2026-07-09T09:08:00Z">
        <w:r w:rsidR="004C4B85" w:rsidRPr="004C4B85">
          <w:rPr>
            <w:rFonts w:ascii="Garamond" w:hAnsi="Garamond"/>
          </w:rPr>
          <w:t xml:space="preserve"> = </w:t>
        </w:r>
      </w:ins>
      <w:r w:rsidR="00F303A6">
        <w:rPr>
          <w:rFonts w:ascii="Garamond" w:hAnsi="Garamond"/>
        </w:rPr>
        <w:t>5.9 days</w:t>
      </w:r>
      <w:ins w:id="490" w:author="Benjamin J. Makhlouf" w:date="2026-07-09T09:08:00Z">
        <w:r w:rsidR="004C4B85" w:rsidRPr="004C4B85">
          <w:rPr>
            <w:rFonts w:ascii="Garamond" w:hAnsi="Garamond"/>
          </w:rPr>
          <w:t xml:space="preserve"> and </w:t>
        </w:r>
      </w:ins>
      <w:r w:rsidR="00F303A6">
        <w:rPr>
          <w:rFonts w:ascii="Garamond" w:hAnsi="Garamond"/>
        </w:rPr>
        <w:t>4.1 days</w:t>
      </w:r>
      <w:ins w:id="491" w:author="Benjamin J. Makhlouf" w:date="2026-07-09T09:08:00Z">
        <w:r w:rsidR="004C4B85" w:rsidRPr="004C4B85">
          <w:rPr>
            <w:rFonts w:ascii="Garamond" w:hAnsi="Garamond"/>
          </w:rPr>
          <w:t>, respectively) than the remaining groups across the watershed (</w:t>
        </w:r>
      </w:ins>
      <w:r w:rsidR="008A2F58">
        <w:rPr>
          <w:rFonts w:ascii="Garamond" w:hAnsi="Garamond"/>
        </w:rPr>
        <w:t>SD</w:t>
      </w:r>
      <w:ins w:id="492" w:author="Benjamin J. Makhlouf" w:date="2026-07-09T09:08:00Z">
        <w:r w:rsidR="004C4B85" w:rsidRPr="004C4B85">
          <w:rPr>
            <w:rFonts w:ascii="Garamond" w:hAnsi="Garamond"/>
          </w:rPr>
          <w:t xml:space="preserve"> = </w:t>
        </w:r>
      </w:ins>
      <w:r w:rsidR="00F303A6">
        <w:rPr>
          <w:rFonts w:ascii="Garamond" w:hAnsi="Garamond"/>
        </w:rPr>
        <w:t>2.5</w:t>
      </w:r>
      <w:ins w:id="493" w:author="Benjamin J. Makhlouf" w:date="2026-07-13T16:56:00Z" w16du:dateUtc="2026-07-13T23:56:00Z">
        <w:r w:rsidR="004A579B">
          <w:rPr>
            <w:rFonts w:ascii="Garamond" w:hAnsi="Garamond"/>
          </w:rPr>
          <w:t xml:space="preserve"> </w:t>
        </w:r>
      </w:ins>
      <w:ins w:id="494" w:author="Benjamin J. Makhlouf" w:date="2026-07-09T09:08:00Z">
        <w:r w:rsidR="004C4B85" w:rsidRPr="004C4B85">
          <w:rPr>
            <w:rFonts w:ascii="Garamond" w:hAnsi="Garamond"/>
          </w:rPr>
          <w:t>–</w:t>
        </w:r>
      </w:ins>
      <w:r w:rsidR="00F303A6">
        <w:rPr>
          <w:rFonts w:ascii="Garamond" w:hAnsi="Garamond"/>
        </w:rPr>
        <w:t xml:space="preserve"> 2.8 days</w:t>
      </w:r>
      <w:ins w:id="495" w:author="Benjamin J. Makhlouf" w:date="2026-07-09T09:08:00Z">
        <w:r w:rsidR="004C4B85" w:rsidRPr="004C4B85">
          <w:rPr>
            <w:rFonts w:ascii="Garamond" w:hAnsi="Garamond"/>
          </w:rPr>
          <w:t>).</w:t>
        </w:r>
      </w:ins>
      <w:commentRangeEnd w:id="485"/>
      <w:r w:rsidR="00C77775">
        <w:rPr>
          <w:rStyle w:val="CommentReference"/>
          <w:rFonts w:ascii="Garamond" w:hAnsi="Garamond"/>
          <w:sz w:val="24"/>
          <w:szCs w:val="24"/>
        </w:rPr>
        <w:commentReference w:id="485"/>
      </w:r>
    </w:p>
    <w:p w14:paraId="57A1F09E" w14:textId="77777777" w:rsidR="00706214" w:rsidRPr="009E7ECB" w:rsidRDefault="00706214" w:rsidP="009E7ECB">
      <w:pPr>
        <w:pStyle w:val="whitespace-normal"/>
        <w:spacing w:line="480" w:lineRule="auto"/>
        <w:ind w:firstLine="720"/>
        <w:rPr>
          <w:ins w:id="496" w:author="Benjamin J. Makhlouf" w:date="2026-07-13T16:56:00Z" w16du:dateUtc="2026-07-13T23:56:00Z"/>
          <w:rFonts w:ascii="Garamond" w:hAnsi="Garamond"/>
          <w:rPrChange w:id="497" w:author="Benjamin J. Makhlouf" w:date="2026-07-09T08:39:00Z" w16du:dateUtc="2026-07-09T15:39:00Z">
            <w:rPr>
              <w:ins w:id="498" w:author="Benjamin J. Makhlouf" w:date="2026-07-13T16:56:00Z" w16du:dateUtc="2026-07-13T23:56:00Z"/>
              <w:rFonts w:ascii="Garamond" w:hAnsi="Garamond"/>
              <w:b/>
              <w:bCs/>
            </w:rPr>
          </w:rPrChange>
        </w:rPr>
      </w:pPr>
    </w:p>
    <w:p w14:paraId="425125A7" w14:textId="7EB8F101" w:rsidR="00397FF6" w:rsidRPr="00FC02BD" w:rsidRDefault="007C6331" w:rsidP="006D6AEE">
      <w:pPr>
        <w:pStyle w:val="whitespace-normal"/>
        <w:spacing w:line="480" w:lineRule="auto"/>
        <w:rPr>
          <w:rFonts w:ascii="Garamond" w:hAnsi="Garamond"/>
        </w:rPr>
      </w:pPr>
      <w:r>
        <w:rPr>
          <w:rFonts w:ascii="Garamond" w:hAnsi="Garamond"/>
          <w:b/>
          <w:bCs/>
        </w:rPr>
        <w:t xml:space="preserve">3.2 Front-end closure protections </w:t>
      </w:r>
    </w:p>
    <w:p w14:paraId="3E0FDA39" w14:textId="15009E85" w:rsidR="00A54B4A" w:rsidRPr="00FC02BD" w:rsidRDefault="00E67672" w:rsidP="00D516D1">
      <w:pPr>
        <w:pStyle w:val="whitespace-normal"/>
        <w:spacing w:line="480" w:lineRule="auto"/>
        <w:ind w:firstLine="720"/>
        <w:rPr>
          <w:rFonts w:ascii="Garamond" w:hAnsi="Garamond"/>
        </w:rPr>
      </w:pPr>
      <w:r>
        <w:rPr>
          <w:rFonts w:ascii="Garamond" w:hAnsi="Garamond"/>
        </w:rPr>
        <w:t xml:space="preserve">Early returning upper Kuskokwim populations were afforded higher proportional protection through the implementation of a front-end closure management strategy (Fig. 5). On average, group one, comprised of the furthest upstream populations, received 22.6% of its total </w:t>
      </w:r>
      <w:ins w:id="499" w:author="Benjamin J. Makhlouf" w:date="2026-07-08T14:57:00Z" w16du:dateUtc="2026-07-08T21:57:00Z">
        <w:r w:rsidR="00923A9B">
          <w:rPr>
            <w:rFonts w:ascii="Garamond" w:hAnsi="Garamond"/>
          </w:rPr>
          <w:t xml:space="preserve">relative abundance </w:t>
        </w:r>
      </w:ins>
      <w:del w:id="500" w:author="Benjamin J. Makhlouf" w:date="2026-07-08T14:57:00Z" w16du:dateUtc="2026-07-08T21:57:00Z">
        <w:r w:rsidDel="00923A9B">
          <w:rPr>
            <w:rFonts w:ascii="Garamond" w:hAnsi="Garamond"/>
          </w:rPr>
          <w:delText>contribution</w:delText>
        </w:r>
      </w:del>
      <w:r>
        <w:rPr>
          <w:rFonts w:ascii="Garamond" w:hAnsi="Garamond"/>
        </w:rPr>
        <w:t xml:space="preserve"> </w:t>
      </w:r>
      <w:r>
        <w:rPr>
          <w:rFonts w:ascii="Garamond" w:hAnsi="Garamond"/>
        </w:rPr>
        <w:lastRenderedPageBreak/>
        <w:t>within the front-end closure window, followed by group two at 13.5%. In contrast, populations in further downstream areas received considerably less protection, with less than 10% protection afforded to groups three through six on average. These downstream groups also displayed a much narrower range of protection values across all years of our dataset: proportional protection ranged from 1.0%–14% for groups four through six and 1.7%–19% for group three. In contrast, upstream groups displayed a much larger range of</w:t>
      </w:r>
      <w:r w:rsidR="00BE5A63">
        <w:rPr>
          <w:rFonts w:ascii="Garamond" w:hAnsi="Garamond"/>
        </w:rPr>
        <w:t xml:space="preserve"> their</w:t>
      </w:r>
      <w:r>
        <w:rPr>
          <w:rFonts w:ascii="Garamond" w:hAnsi="Garamond"/>
        </w:rPr>
        <w:t xml:space="preserve"> </w:t>
      </w:r>
      <w:ins w:id="501" w:author="Benjamin J. Makhlouf" w:date="2026-07-08T14:58:00Z" w16du:dateUtc="2026-07-08T21:58:00Z">
        <w:r w:rsidR="00923A9B">
          <w:rPr>
            <w:rFonts w:ascii="Garamond" w:hAnsi="Garamond"/>
          </w:rPr>
          <w:t>relative ab</w:t>
        </w:r>
      </w:ins>
      <w:ins w:id="502" w:author="Benjamin J. Makhlouf" w:date="2026-07-08T14:59:00Z" w16du:dateUtc="2026-07-08T21:59:00Z">
        <w:r w:rsidR="00923A9B">
          <w:rPr>
            <w:rFonts w:ascii="Garamond" w:hAnsi="Garamond"/>
          </w:rPr>
          <w:t xml:space="preserve">undance </w:t>
        </w:r>
      </w:ins>
      <w:r>
        <w:rPr>
          <w:rFonts w:ascii="Garamond" w:hAnsi="Garamond"/>
        </w:rPr>
        <w:t>protect</w:t>
      </w:r>
      <w:ins w:id="503" w:author="Benjamin J. Makhlouf" w:date="2026-07-08T14:59:00Z" w16du:dateUtc="2026-07-08T21:59:00Z">
        <w:r w:rsidR="00923A9B">
          <w:rPr>
            <w:rFonts w:ascii="Garamond" w:hAnsi="Garamond"/>
          </w:rPr>
          <w:t>ed</w:t>
        </w:r>
      </w:ins>
      <w:del w:id="504" w:author="Benjamin J. Makhlouf" w:date="2026-07-08T14:59:00Z" w16du:dateUtc="2026-07-08T21:59:00Z">
        <w:r w:rsidDel="00923A9B">
          <w:rPr>
            <w:rFonts w:ascii="Garamond" w:hAnsi="Garamond"/>
          </w:rPr>
          <w:delText>ion</w:delText>
        </w:r>
      </w:del>
      <w:r>
        <w:rPr>
          <w:rFonts w:ascii="Garamond" w:hAnsi="Garamond"/>
        </w:rPr>
        <w:t xml:space="preserve"> across our dataset, with group two ranging from 2.4%–29.4% and group one ranging from 3%–52% of the overall return protected by the front-end closure. </w:t>
      </w:r>
    </w:p>
    <w:p w14:paraId="0CCE43E4" w14:textId="350F3968" w:rsidR="00CE01B9" w:rsidRDefault="00BA542C" w:rsidP="00A95426">
      <w:pPr>
        <w:pStyle w:val="whitespace-normal"/>
        <w:spacing w:line="480" w:lineRule="auto"/>
        <w:ind w:firstLine="720"/>
        <w:rPr>
          <w:ins w:id="505" w:author="Benjamin J. Makhlouf" w:date="2026-07-08T15:12:00Z" w16du:dateUtc="2026-07-08T22:12:00Z"/>
          <w:rFonts w:ascii="Garamond" w:hAnsi="Garamond"/>
        </w:rPr>
      </w:pPr>
      <w:r>
        <w:rPr>
          <w:rFonts w:ascii="Garamond" w:hAnsi="Garamond"/>
        </w:rPr>
        <w:t xml:space="preserve">Varying the duration of the front-end closure did not change the overall pattern of higher protection afforded to upstream populations. However, an earlier closure date (June 8th) markedly decreased both the median and range of protection for upstream groups; median protection for groups one and two dropped to 5.4% and 6.7%, respectively. In at least one year of our dataset, ending the front-end closure three days early resulted in &lt;1% protection for all groups, and no group received greater than 20% protection in any year. In contrast, extending the front-end closure later than the current date increased median protection across all groups. Groups one and two saw an increase of </w:t>
      </w:r>
      <w:bookmarkStart w:id="506" w:name="_Hlk213834610"/>
      <w:r>
        <w:rPr>
          <w:rFonts w:ascii="Garamond" w:hAnsi="Garamond"/>
        </w:rPr>
        <w:t xml:space="preserve">17.4% and 9.1% in median protection, respectively, by extending the front-end closure three days and the same groups saw a 32.3% and 21.3% </w:t>
      </w:r>
      <w:bookmarkEnd w:id="506"/>
      <w:r>
        <w:rPr>
          <w:rFonts w:ascii="Garamond" w:hAnsi="Garamond"/>
        </w:rPr>
        <w:t xml:space="preserve">increase in protection by extending the front-end closure six days past the current closure date. Importantly, the </w:t>
      </w:r>
      <w:ins w:id="507" w:author="Benjamin J. Makhlouf" w:date="2026-06-23T09:53:00Z" w16du:dateUtc="2026-06-23T16:53:00Z">
        <w:r w:rsidR="00A95426">
          <w:rPr>
            <w:rFonts w:ascii="Garamond" w:hAnsi="Garamond"/>
          </w:rPr>
          <w:t>lowest proportional protection</w:t>
        </w:r>
      </w:ins>
      <w:r w:rsidR="00BE5A63">
        <w:rPr>
          <w:rFonts w:ascii="Garamond" w:hAnsi="Garamond"/>
        </w:rPr>
        <w:t>s</w:t>
      </w:r>
      <w:ins w:id="508" w:author="Benjamin J. Makhlouf" w:date="2026-06-23T09:53:00Z" w16du:dateUtc="2026-06-23T16:53:00Z">
        <w:r w:rsidR="00A95426">
          <w:rPr>
            <w:rFonts w:ascii="Garamond" w:hAnsi="Garamond"/>
          </w:rPr>
          <w:t xml:space="preserve"> in the </w:t>
        </w:r>
      </w:ins>
      <w:del w:id="509" w:author="Benjamin J. Makhlouf" w:date="2026-06-23T09:53:00Z" w16du:dateUtc="2026-06-23T16:53:00Z">
        <w:r w:rsidDel="00A95426">
          <w:rPr>
            <w:rFonts w:ascii="Garamond" w:hAnsi="Garamond"/>
          </w:rPr>
          <w:delText xml:space="preserve">minimum protection values in the </w:delText>
        </w:r>
      </w:del>
      <w:r>
        <w:rPr>
          <w:rFonts w:ascii="Garamond" w:hAnsi="Garamond"/>
        </w:rPr>
        <w:t>three-day extension scenario were similar to the results of the currently implemented closure</w:t>
      </w:r>
      <w:ins w:id="510" w:author="Benjamin J. Makhlouf" w:date="2026-07-08T15:10:00Z" w16du:dateUtc="2026-07-08T22:10:00Z">
        <w:r w:rsidR="00356C95">
          <w:rPr>
            <w:rFonts w:ascii="Garamond" w:hAnsi="Garamond"/>
          </w:rPr>
          <w:t xml:space="preserve">, indicating that in select years extending the front end closure by three days would not provide additional conservation benefit. </w:t>
        </w:r>
      </w:ins>
      <w:del w:id="511" w:author="Benjamin J. Makhlouf" w:date="2026-07-08T15:10:00Z" w16du:dateUtc="2026-07-08T22:10:00Z">
        <w:r w:rsidDel="00356C95">
          <w:rPr>
            <w:rFonts w:ascii="Garamond" w:hAnsi="Garamond"/>
          </w:rPr>
          <w:delText xml:space="preserve">. </w:delText>
        </w:r>
      </w:del>
      <w:r>
        <w:rPr>
          <w:rFonts w:ascii="Garamond" w:hAnsi="Garamond"/>
        </w:rPr>
        <w:t>For a closure ending on June 14</w:t>
      </w:r>
      <w:r>
        <w:rPr>
          <w:rFonts w:ascii="Garamond" w:hAnsi="Garamond"/>
          <w:vertAlign w:val="superscript"/>
        </w:rPr>
        <w:t>th</w:t>
      </w:r>
      <w:r>
        <w:rPr>
          <w:rFonts w:ascii="Garamond" w:hAnsi="Garamond"/>
        </w:rPr>
        <w:t>, the lowest protection afforded to groups one and two was 7.8% and 4.4%, respectively, which are only 4.4% and 2.0% increases over the original closure date. By extending the closure six days (</w:t>
      </w:r>
      <w:r w:rsidR="00BE5A63">
        <w:rPr>
          <w:rFonts w:ascii="Garamond" w:hAnsi="Garamond"/>
        </w:rPr>
        <w:t xml:space="preserve">to </w:t>
      </w:r>
      <w:r>
        <w:rPr>
          <w:rFonts w:ascii="Garamond" w:hAnsi="Garamond"/>
        </w:rPr>
        <w:t>June 17</w:t>
      </w:r>
      <w:r>
        <w:rPr>
          <w:rFonts w:ascii="Garamond" w:hAnsi="Garamond"/>
          <w:vertAlign w:val="superscript"/>
        </w:rPr>
        <w:t>th</w:t>
      </w:r>
      <w:r>
        <w:rPr>
          <w:rFonts w:ascii="Garamond" w:hAnsi="Garamond"/>
        </w:rPr>
        <w:t xml:space="preserve">), </w:t>
      </w:r>
      <w:r>
        <w:rPr>
          <w:rFonts w:ascii="Garamond" w:hAnsi="Garamond"/>
        </w:rPr>
        <w:lastRenderedPageBreak/>
        <w:t xml:space="preserve">minimum protection values increased more prominently to 21.9% and 14.9% for groups one and two. </w:t>
      </w:r>
    </w:p>
    <w:p w14:paraId="2A9EA7B8" w14:textId="1CE1A514" w:rsidR="00AB779D" w:rsidRPr="00D0678D" w:rsidRDefault="00BA542C" w:rsidP="00A95426">
      <w:pPr>
        <w:pStyle w:val="whitespace-normal"/>
        <w:spacing w:line="480" w:lineRule="auto"/>
        <w:ind w:firstLine="720"/>
        <w:rPr>
          <w:rFonts w:ascii="Garamond" w:hAnsi="Garamond"/>
        </w:rPr>
      </w:pPr>
      <w:r>
        <w:rPr>
          <w:rFonts w:ascii="Garamond" w:hAnsi="Garamond"/>
        </w:rPr>
        <w:t>While a longer front-end closure provides greater protection to stocks across the basin, it also increases the share of the total return that cannot be harvested. Under the current closure duration, an average of 1</w:t>
      </w:r>
      <w:ins w:id="512" w:author="Benjamin J. Makhlouf" w:date="2026-07-09T09:14:00Z" w16du:dateUtc="2026-07-09T16:14:00Z">
        <w:r w:rsidR="004C4B85">
          <w:rPr>
            <w:rFonts w:ascii="Garamond" w:hAnsi="Garamond"/>
          </w:rPr>
          <w:t>1</w:t>
        </w:r>
      </w:ins>
      <w:del w:id="513" w:author="Benjamin J. Makhlouf" w:date="2026-07-09T09:14:00Z" w16du:dateUtc="2026-07-09T16:14:00Z">
        <w:r w:rsidDel="004C4B85">
          <w:rPr>
            <w:rFonts w:ascii="Garamond" w:hAnsi="Garamond"/>
          </w:rPr>
          <w:delText>2</w:delText>
        </w:r>
      </w:del>
      <w:r>
        <w:rPr>
          <w:rFonts w:ascii="Garamond" w:hAnsi="Garamond"/>
        </w:rPr>
        <w:t xml:space="preserve">% of the total </w:t>
      </w:r>
      <w:ins w:id="514" w:author="Daniel Schindler" w:date="2026-07-16T09:11:00Z" w16du:dateUtc="2026-07-16T17:11:00Z">
        <w:r w:rsidR="00C93CB2">
          <w:rPr>
            <w:rFonts w:ascii="Garamond" w:hAnsi="Garamond"/>
          </w:rPr>
          <w:t xml:space="preserve">test fishery </w:t>
        </w:r>
      </w:ins>
      <w:r>
        <w:rPr>
          <w:rFonts w:ascii="Garamond" w:hAnsi="Garamond"/>
        </w:rPr>
        <w:t>CPUE fell within the closure period</w:t>
      </w:r>
      <w:ins w:id="515" w:author="Benjamin J. Makhlouf" w:date="2026-07-08T15:16:00Z" w16du:dateUtc="2026-07-08T22:16:00Z">
        <w:r w:rsidR="00CE01B9">
          <w:rPr>
            <w:rFonts w:ascii="Garamond" w:hAnsi="Garamond"/>
          </w:rPr>
          <w:t xml:space="preserve"> </w:t>
        </w:r>
        <w:r w:rsidR="00CE01B9" w:rsidRPr="004C4B85">
          <w:rPr>
            <w:rFonts w:ascii="Garamond" w:hAnsi="Garamond"/>
          </w:rPr>
          <w:t xml:space="preserve">(range </w:t>
        </w:r>
      </w:ins>
      <w:ins w:id="516" w:author="Benjamin J. Makhlouf" w:date="2026-07-09T09:15:00Z" w16du:dateUtc="2026-07-09T16:15:00Z">
        <w:r w:rsidR="004C4B85" w:rsidRPr="004C4B85">
          <w:rPr>
            <w:rFonts w:ascii="Garamond" w:hAnsi="Garamond"/>
            <w:rPrChange w:id="517" w:author="Benjamin J. Makhlouf" w:date="2026-07-09T09:17:00Z" w16du:dateUtc="2026-07-09T16:17:00Z">
              <w:rPr>
                <w:rFonts w:ascii="Garamond" w:hAnsi="Garamond"/>
                <w:highlight w:val="yellow"/>
              </w:rPr>
            </w:rPrChange>
          </w:rPr>
          <w:t xml:space="preserve">= </w:t>
        </w:r>
      </w:ins>
      <w:ins w:id="518" w:author="Benjamin J. Makhlouf" w:date="2026-07-09T09:14:00Z" w16du:dateUtc="2026-07-09T16:14:00Z">
        <w:r w:rsidR="004C4B85" w:rsidRPr="004C4B85">
          <w:rPr>
            <w:rFonts w:ascii="Garamond" w:hAnsi="Garamond"/>
            <w:rPrChange w:id="519" w:author="Benjamin J. Makhlouf" w:date="2026-07-09T09:17:00Z" w16du:dateUtc="2026-07-09T16:17:00Z">
              <w:rPr>
                <w:rFonts w:ascii="Garamond" w:hAnsi="Garamond"/>
                <w:highlight w:val="yellow"/>
              </w:rPr>
            </w:rPrChange>
          </w:rPr>
          <w:t>4.9% - 20.3%</w:t>
        </w:r>
      </w:ins>
      <w:ins w:id="520" w:author="Benjamin J. Makhlouf" w:date="2026-07-08T15:16:00Z" w16du:dateUtc="2026-07-08T22:16:00Z">
        <w:r w:rsidR="00CE01B9" w:rsidRPr="004C4B85">
          <w:rPr>
            <w:rFonts w:ascii="Garamond" w:hAnsi="Garamond"/>
          </w:rPr>
          <w:t>)</w:t>
        </w:r>
      </w:ins>
      <w:r w:rsidRPr="004C4B85">
        <w:rPr>
          <w:rFonts w:ascii="Garamond" w:hAnsi="Garamond"/>
        </w:rPr>
        <w:t>.</w:t>
      </w:r>
      <w:r>
        <w:rPr>
          <w:rFonts w:ascii="Garamond" w:hAnsi="Garamond"/>
        </w:rPr>
        <w:t xml:space="preserve"> Shortening the closure reduces this loss to less than 5% but offers </w:t>
      </w:r>
      <w:del w:id="521" w:author="Daniel Schindler" w:date="2026-07-16T09:11:00Z" w16du:dateUtc="2026-07-16T17:11:00Z">
        <w:r w:rsidDel="00C93CB2">
          <w:rPr>
            <w:rFonts w:ascii="Garamond" w:hAnsi="Garamond"/>
          </w:rPr>
          <w:delText xml:space="preserve">very </w:delText>
        </w:r>
      </w:del>
      <w:del w:id="522" w:author="Daniel Schindler" w:date="2026-07-16T09:12:00Z" w16du:dateUtc="2026-07-16T17:12:00Z">
        <w:r w:rsidDel="00C93CB2">
          <w:rPr>
            <w:rFonts w:ascii="Garamond" w:hAnsi="Garamond"/>
          </w:rPr>
          <w:delText xml:space="preserve">little </w:delText>
        </w:r>
      </w:del>
      <w:ins w:id="523" w:author="Daniel Schindler" w:date="2026-07-16T09:12:00Z" w16du:dateUtc="2026-07-16T17:12:00Z">
        <w:r w:rsidR="00C93CB2">
          <w:rPr>
            <w:rFonts w:ascii="Garamond" w:hAnsi="Garamond"/>
          </w:rPr>
          <w:t xml:space="preserve">negligible </w:t>
        </w:r>
      </w:ins>
      <w:r>
        <w:rPr>
          <w:rFonts w:ascii="Garamond" w:hAnsi="Garamond"/>
        </w:rPr>
        <w:t xml:space="preserve">protection for upstream stocks (Fig. 5). Extending the closure, by contrast, substantially increases protection for </w:t>
      </w:r>
      <w:ins w:id="524" w:author="Benjamin J. Makhlouf" w:date="2026-07-08T15:14:00Z" w16du:dateUtc="2026-07-08T22:14:00Z">
        <w:r w:rsidR="00CE01B9">
          <w:rPr>
            <w:rFonts w:ascii="Garamond" w:hAnsi="Garamond"/>
          </w:rPr>
          <w:t>upriver</w:t>
        </w:r>
      </w:ins>
      <w:del w:id="525" w:author="Benjamin J. Makhlouf" w:date="2026-07-08T15:14:00Z" w16du:dateUtc="2026-07-08T22:14:00Z">
        <w:r w:rsidDel="00CE01B9">
          <w:rPr>
            <w:rFonts w:ascii="Garamond" w:hAnsi="Garamond"/>
          </w:rPr>
          <w:delText>severa</w:delText>
        </w:r>
      </w:del>
      <w:del w:id="526" w:author="Benjamin J. Makhlouf" w:date="2026-07-08T15:13:00Z" w16du:dateUtc="2026-07-08T22:13:00Z">
        <w:r w:rsidDel="00CE01B9">
          <w:rPr>
            <w:rFonts w:ascii="Garamond" w:hAnsi="Garamond"/>
          </w:rPr>
          <w:delText>l</w:delText>
        </w:r>
      </w:del>
      <w:r>
        <w:rPr>
          <w:rFonts w:ascii="Garamond" w:hAnsi="Garamond"/>
        </w:rPr>
        <w:t xml:space="preserve"> groups; however, an average of 17%</w:t>
      </w:r>
      <w:ins w:id="527" w:author="Benjamin J. Makhlouf" w:date="2026-07-09T09:15:00Z" w16du:dateUtc="2026-07-09T16:15:00Z">
        <w:r w:rsidR="004C4B85">
          <w:rPr>
            <w:rFonts w:ascii="Garamond" w:hAnsi="Garamond"/>
          </w:rPr>
          <w:t xml:space="preserve"> (range = 7.5%</w:t>
        </w:r>
      </w:ins>
      <w:ins w:id="528" w:author="Benjamin J. Makhlouf" w:date="2026-07-13T16:57:00Z" w16du:dateUtc="2026-07-13T23:57:00Z">
        <w:r w:rsidR="004A579B">
          <w:rPr>
            <w:rFonts w:ascii="Garamond" w:hAnsi="Garamond"/>
          </w:rPr>
          <w:t xml:space="preserve"> </w:t>
        </w:r>
      </w:ins>
      <w:ins w:id="529" w:author="Benjamin J. Makhlouf" w:date="2026-07-09T09:15:00Z" w16du:dateUtc="2026-07-09T16:15:00Z">
        <w:r w:rsidR="004C4B85">
          <w:rPr>
            <w:rFonts w:ascii="Garamond" w:hAnsi="Garamond"/>
          </w:rPr>
          <w:t>-</w:t>
        </w:r>
      </w:ins>
      <w:ins w:id="530" w:author="Benjamin J. Makhlouf" w:date="2026-07-13T16:57:00Z" w16du:dateUtc="2026-07-13T23:57:00Z">
        <w:r w:rsidR="004A579B">
          <w:rPr>
            <w:rFonts w:ascii="Garamond" w:hAnsi="Garamond"/>
          </w:rPr>
          <w:t xml:space="preserve"> </w:t>
        </w:r>
      </w:ins>
      <w:ins w:id="531" w:author="Benjamin J. Makhlouf" w:date="2026-07-09T09:15:00Z" w16du:dateUtc="2026-07-09T16:15:00Z">
        <w:r w:rsidR="004C4B85">
          <w:rPr>
            <w:rFonts w:ascii="Garamond" w:hAnsi="Garamond"/>
          </w:rPr>
          <w:t>28.1%)</w:t>
        </w:r>
      </w:ins>
      <w:r>
        <w:rPr>
          <w:rFonts w:ascii="Garamond" w:hAnsi="Garamond"/>
        </w:rPr>
        <w:t xml:space="preserve"> and 24%</w:t>
      </w:r>
      <w:ins w:id="532" w:author="Benjamin J. Makhlouf" w:date="2026-07-09T09:15:00Z" w16du:dateUtc="2026-07-09T16:15:00Z">
        <w:r w:rsidR="004C4B85">
          <w:rPr>
            <w:rFonts w:ascii="Garamond" w:hAnsi="Garamond"/>
          </w:rPr>
          <w:t xml:space="preserve"> (range = 11.9% - 39.6%)</w:t>
        </w:r>
      </w:ins>
      <w:r>
        <w:rPr>
          <w:rFonts w:ascii="Garamond" w:hAnsi="Garamond"/>
        </w:rPr>
        <w:t xml:space="preserve"> of the total potential harvest fell within the front-end closure with a three or six-day extension to the current end date.</w:t>
      </w:r>
      <w:r>
        <w:t xml:space="preserve"> </w:t>
      </w:r>
    </w:p>
    <w:p w14:paraId="31EF3EFC" w14:textId="3BB8BE79" w:rsidR="006A798F" w:rsidRPr="00FC02BD" w:rsidRDefault="000854BE" w:rsidP="007C6331">
      <w:pPr>
        <w:pStyle w:val="whitespace-normal"/>
        <w:numPr>
          <w:ilvl w:val="0"/>
          <w:numId w:val="12"/>
        </w:numPr>
        <w:spacing w:line="480" w:lineRule="auto"/>
        <w:rPr>
          <w:rFonts w:ascii="Garamond" w:hAnsi="Garamond"/>
          <w:b/>
          <w:bCs/>
          <w:sz w:val="32"/>
          <w:szCs w:val="32"/>
          <w:u w:val="single"/>
        </w:rPr>
      </w:pPr>
      <w:r>
        <w:rPr>
          <w:rFonts w:ascii="Garamond" w:hAnsi="Garamond"/>
          <w:b/>
          <w:bCs/>
          <w:sz w:val="32"/>
          <w:szCs w:val="32"/>
          <w:u w:val="single"/>
        </w:rPr>
        <w:t>Discussion</w:t>
      </w:r>
    </w:p>
    <w:p w14:paraId="7E471F36" w14:textId="3BF5A577" w:rsidR="00E67672" w:rsidDel="00F5142E" w:rsidRDefault="004504D1" w:rsidP="00BE5A63">
      <w:pPr>
        <w:pStyle w:val="whitespace-normal"/>
        <w:spacing w:line="480" w:lineRule="auto"/>
        <w:ind w:firstLine="360"/>
        <w:rPr>
          <w:del w:id="533" w:author="Benjamin J. Makhlouf" w:date="2026-07-09T09:35:00Z" w16du:dateUtc="2026-07-09T16:35:00Z"/>
          <w:rFonts w:ascii="Garamond" w:hAnsi="Garamond"/>
        </w:rPr>
      </w:pPr>
      <w:r>
        <w:rPr>
          <w:rFonts w:ascii="Garamond" w:hAnsi="Garamond"/>
        </w:rPr>
        <w:t xml:space="preserve">The results presented here illustrate the most recent and comprehensive basin-wide quantification of the spatiotemporal patterns of Chinook salmon migrating into the Kuskokwim River. Our data </w:t>
      </w:r>
      <w:r w:rsidR="00BE5A63">
        <w:rPr>
          <w:rFonts w:ascii="Garamond" w:hAnsi="Garamond"/>
        </w:rPr>
        <w:t>corroborates</w:t>
      </w:r>
      <w:r>
        <w:rPr>
          <w:rFonts w:ascii="Garamond" w:hAnsi="Garamond"/>
        </w:rPr>
        <w:t xml:space="preserve"> previously observed relationships between run timing and watershed position of spawning habitat, wherein the earliest returning fish contribute to </w:t>
      </w:r>
      <w:ins w:id="534" w:author="Benjamin J. Makhlouf" w:date="2026-06-23T10:02:00Z" w16du:dateUtc="2026-06-23T17:02:00Z">
        <w:r w:rsidR="007F65C8">
          <w:rPr>
            <w:rFonts w:ascii="Garamond" w:hAnsi="Garamond"/>
          </w:rPr>
          <w:t>tributaries</w:t>
        </w:r>
      </w:ins>
      <w:ins w:id="535" w:author="Benjamin J. Makhlouf" w:date="2026-07-13T16:58:00Z" w16du:dateUtc="2026-07-13T23:58:00Z">
        <w:r w:rsidR="004A579B">
          <w:rPr>
            <w:rFonts w:ascii="Garamond" w:hAnsi="Garamond"/>
          </w:rPr>
          <w:t xml:space="preserve"> </w:t>
        </w:r>
      </w:ins>
      <w:del w:id="536" w:author="Benjamin J. Makhlouf" w:date="2026-06-23T10:02:00Z" w16du:dateUtc="2026-06-23T17:02:00Z">
        <w:r w:rsidDel="007F65C8">
          <w:rPr>
            <w:rFonts w:ascii="Garamond" w:hAnsi="Garamond"/>
          </w:rPr>
          <w:delText xml:space="preserve">watersheds </w:delText>
        </w:r>
      </w:del>
      <w:r>
        <w:rPr>
          <w:rFonts w:ascii="Garamond" w:hAnsi="Garamond"/>
        </w:rPr>
        <w:t>in</w:t>
      </w:r>
      <w:ins w:id="537" w:author="Benjamin J. Makhlouf" w:date="2026-07-13T16:58:00Z" w16du:dateUtc="2026-07-13T23:58:00Z">
        <w:r w:rsidR="004A579B">
          <w:rPr>
            <w:rFonts w:ascii="Garamond" w:hAnsi="Garamond"/>
          </w:rPr>
          <w:t xml:space="preserve"> </w:t>
        </w:r>
      </w:ins>
      <w:del w:id="538" w:author="Benjamin J. Makhlouf" w:date="2026-07-09T09:36:00Z" w16du:dateUtc="2026-07-09T16:36:00Z">
        <w:r w:rsidDel="00EC283C">
          <w:rPr>
            <w:rFonts w:ascii="Garamond" w:hAnsi="Garamond"/>
          </w:rPr>
          <w:delText xml:space="preserve"> </w:delText>
        </w:r>
      </w:del>
      <w:r>
        <w:rPr>
          <w:rFonts w:ascii="Garamond" w:hAnsi="Garamond"/>
        </w:rPr>
        <w:t>the uppermost portions and the latest returning fish return to the furthest downstream portions of the watershed</w:t>
      </w:r>
      <w:ins w:id="539" w:author="Benjamin J. Makhlouf" w:date="2026-07-15T15:04:00Z" w16du:dateUtc="2026-07-15T22:04:00Z">
        <w:r w:rsidR="00186B3C">
          <w:rPr>
            <w:rFonts w:ascii="Garamond" w:hAnsi="Garamond"/>
          </w:rPr>
          <w:t xml:space="preserve">. </w:t>
        </w:r>
      </w:ins>
      <w:del w:id="540" w:author="Benjamin J. Makhlouf" w:date="2026-07-15T15:04:00Z" w16du:dateUtc="2026-07-15T22:04:00Z">
        <w:r w:rsidRPr="004A579B" w:rsidDel="00186B3C">
          <w:rPr>
            <w:rFonts w:ascii="Garamond" w:hAnsi="Garamond"/>
            <w:highlight w:val="yellow"/>
            <w:rPrChange w:id="541" w:author="Benjamin J. Makhlouf" w:date="2026-07-13T16:58:00Z" w16du:dateUtc="2026-07-13T23:58:00Z">
              <w:rPr>
                <w:rFonts w:ascii="Garamond" w:hAnsi="Garamond"/>
              </w:rPr>
            </w:rPrChange>
          </w:rPr>
          <w:delText>.</w:delText>
        </w:r>
        <w:r w:rsidDel="00186B3C">
          <w:rPr>
            <w:rFonts w:ascii="Garamond" w:hAnsi="Garamond"/>
          </w:rPr>
          <w:delText xml:space="preserve"> </w:delText>
        </w:r>
      </w:del>
      <w:r>
        <w:rPr>
          <w:rFonts w:ascii="Garamond" w:hAnsi="Garamond"/>
        </w:rPr>
        <w:t>This relationship was consistent throughout our multi-year dataset</w:t>
      </w:r>
      <w:ins w:id="542" w:author="Benjamin J. Makhlouf" w:date="2026-07-08T15:15:00Z" w16du:dateUtc="2026-07-08T22:15:00Z">
        <w:r w:rsidR="00CE01B9">
          <w:rPr>
            <w:rFonts w:ascii="Garamond" w:hAnsi="Garamond"/>
          </w:rPr>
          <w:t xml:space="preserve"> (2017-2022)</w:t>
        </w:r>
      </w:ins>
      <w:del w:id="543" w:author="Benjamin J. Makhlouf" w:date="2026-06-23T10:05:00Z" w16du:dateUtc="2026-06-23T17:05:00Z">
        <w:r w:rsidDel="001E03F0">
          <w:rPr>
            <w:rFonts w:ascii="Garamond" w:hAnsi="Garamond"/>
          </w:rPr>
          <w:delText>, emphasizing the consistency of this pattern</w:delText>
        </w:r>
      </w:del>
      <w:r>
        <w:rPr>
          <w:rFonts w:ascii="Garamond" w:hAnsi="Garamond"/>
        </w:rPr>
        <w:t xml:space="preserve"> </w:t>
      </w:r>
      <w:del w:id="544" w:author="Benjamin J. Makhlouf" w:date="2026-06-23T10:05:00Z" w16du:dateUtc="2026-06-23T17:05:00Z">
        <w:r w:rsidDel="001E03F0">
          <w:rPr>
            <w:rFonts w:ascii="Garamond" w:hAnsi="Garamond"/>
          </w:rPr>
          <w:delText xml:space="preserve">across several generations </w:delText>
        </w:r>
      </w:del>
      <w:r>
        <w:rPr>
          <w:rFonts w:ascii="Garamond" w:hAnsi="Garamond"/>
        </w:rPr>
        <w:t>despite variation in the overall migration timing</w:t>
      </w:r>
      <w:ins w:id="545" w:author="Benjamin J. Makhlouf" w:date="2026-07-09T09:35:00Z" w16du:dateUtc="2026-07-09T16:35:00Z">
        <w:r w:rsidR="00EC283C">
          <w:rPr>
            <w:rFonts w:ascii="Garamond" w:hAnsi="Garamond"/>
          </w:rPr>
          <w:t xml:space="preserve">. </w:t>
        </w:r>
      </w:ins>
      <w:del w:id="546" w:author="Benjamin J. Makhlouf" w:date="2026-07-09T09:34:00Z" w16du:dateUtc="2026-07-09T16:34:00Z">
        <w:r w:rsidDel="00EC283C">
          <w:rPr>
            <w:rFonts w:ascii="Garamond" w:hAnsi="Garamond"/>
          </w:rPr>
          <w:delText xml:space="preserve"> and abundance</w:delText>
        </w:r>
      </w:del>
      <w:del w:id="547" w:author="Benjamin J. Makhlouf" w:date="2026-07-09T09:35:00Z" w16du:dateUtc="2026-07-09T16:35:00Z">
        <w:r w:rsidDel="00EC283C">
          <w:rPr>
            <w:rFonts w:ascii="Garamond" w:hAnsi="Garamond"/>
          </w:rPr>
          <w:delText>.</w:delText>
        </w:r>
      </w:del>
      <w:ins w:id="548" w:author="Benjamin J. Makhlouf" w:date="2026-07-13T17:12:00Z" w16du:dateUtc="2026-07-14T00:12:00Z">
        <w:r w:rsidR="00BE3061">
          <w:rPr>
            <w:rFonts w:ascii="Garamond" w:hAnsi="Garamond"/>
          </w:rPr>
          <w:t>T</w:t>
        </w:r>
      </w:ins>
      <w:ins w:id="549" w:author="Benjamin J. Makhlouf" w:date="2026-07-09T09:55:00Z">
        <w:r w:rsidR="00256AEE" w:rsidRPr="00256AEE">
          <w:rPr>
            <w:rFonts w:ascii="Garamond" w:hAnsi="Garamond"/>
          </w:rPr>
          <w:t>elemetry studies identified similar patterns in</w:t>
        </w:r>
      </w:ins>
      <w:ins w:id="550" w:author="Benjamin J. Makhlouf" w:date="2026-07-13T17:13:00Z" w16du:dateUtc="2026-07-14T00:13:00Z">
        <w:r w:rsidR="00BE3061">
          <w:rPr>
            <w:rFonts w:ascii="Garamond" w:hAnsi="Garamond"/>
          </w:rPr>
          <w:t xml:space="preserve"> relative</w:t>
        </w:r>
      </w:ins>
      <w:ins w:id="551" w:author="Benjamin J. Makhlouf" w:date="2026-07-09T09:55:00Z">
        <w:r w:rsidR="00256AEE" w:rsidRPr="00256AEE">
          <w:rPr>
            <w:rFonts w:ascii="Garamond" w:hAnsi="Garamond"/>
          </w:rPr>
          <w:t xml:space="preserve"> run timing among regions of the watershed, including comparable </w:t>
        </w:r>
      </w:ins>
      <w:ins w:id="552" w:author="Benjamin J. Makhlouf" w:date="2026-07-13T17:13:00Z" w16du:dateUtc="2026-07-14T00:13:00Z">
        <w:r w:rsidR="00BE3061">
          <w:rPr>
            <w:rFonts w:ascii="Garamond" w:hAnsi="Garamond"/>
          </w:rPr>
          <w:t xml:space="preserve">average </w:t>
        </w:r>
      </w:ins>
      <w:ins w:id="553" w:author="Benjamin J. Makhlouf" w:date="2026-07-09T09:57:00Z" w16du:dateUtc="2026-07-09T16:57:00Z">
        <w:r w:rsidR="00256AEE">
          <w:rPr>
            <w:rFonts w:ascii="Garamond" w:hAnsi="Garamond"/>
          </w:rPr>
          <w:t xml:space="preserve">return timing to upper watershed tributaries. </w:t>
        </w:r>
      </w:ins>
      <w:ins w:id="554" w:author="Benjamin J. Makhlouf" w:date="2026-07-09T09:55:00Z">
        <w:r w:rsidR="00256AEE" w:rsidRPr="00256AEE">
          <w:rPr>
            <w:rFonts w:ascii="Garamond" w:hAnsi="Garamond"/>
          </w:rPr>
          <w:t>In one year of overlapping data</w:t>
        </w:r>
      </w:ins>
      <w:ins w:id="555" w:author="Benjamin J. Makhlouf" w:date="2026-07-09T09:58:00Z" w16du:dateUtc="2026-07-09T16:58:00Z">
        <w:r w:rsidR="00256AEE">
          <w:rPr>
            <w:rFonts w:ascii="Garamond" w:hAnsi="Garamond"/>
          </w:rPr>
          <w:t xml:space="preserve"> between telemetry studies and our dataset (2017)</w:t>
        </w:r>
      </w:ins>
      <w:ins w:id="556" w:author="Benjamin J. Makhlouf" w:date="2026-07-09T09:55:00Z">
        <w:r w:rsidR="00256AEE" w:rsidRPr="00256AEE">
          <w:rPr>
            <w:rFonts w:ascii="Garamond" w:hAnsi="Garamond"/>
          </w:rPr>
          <w:t>, telemetry observations indicated a four-day difference in median return timing between fish returning to tributaries above McGrath</w:t>
        </w:r>
      </w:ins>
      <w:ins w:id="557" w:author="Benjamin J. Makhlouf" w:date="2026-07-15T15:04:00Z" w16du:dateUtc="2026-07-15T22:04:00Z">
        <w:r w:rsidR="00186B3C">
          <w:rPr>
            <w:rFonts w:ascii="Garamond" w:hAnsi="Garamond"/>
          </w:rPr>
          <w:t>, AK</w:t>
        </w:r>
      </w:ins>
      <w:ins w:id="558" w:author="Benjamin J. Makhlouf" w:date="2026-07-09T09:55:00Z">
        <w:r w:rsidR="00256AEE" w:rsidRPr="00256AEE">
          <w:rPr>
            <w:rFonts w:ascii="Garamond" w:hAnsi="Garamond"/>
          </w:rPr>
          <w:t xml:space="preserve"> and those returning to the middle watershed, </w:t>
        </w:r>
        <w:r w:rsidR="00256AEE" w:rsidRPr="00256AEE">
          <w:rPr>
            <w:rFonts w:ascii="Garamond" w:hAnsi="Garamond"/>
          </w:rPr>
          <w:lastRenderedPageBreak/>
          <w:t>approximately between Aniak</w:t>
        </w:r>
      </w:ins>
      <w:ins w:id="559" w:author="Benjamin J. Makhlouf" w:date="2026-07-15T15:04:00Z" w16du:dateUtc="2026-07-15T22:04:00Z">
        <w:r w:rsidR="00186B3C">
          <w:rPr>
            <w:rFonts w:ascii="Garamond" w:hAnsi="Garamond"/>
          </w:rPr>
          <w:t xml:space="preserve">, AK </w:t>
        </w:r>
      </w:ins>
      <w:ins w:id="560" w:author="Benjamin J. Makhlouf" w:date="2026-07-09T09:55:00Z">
        <w:r w:rsidR="00256AEE" w:rsidRPr="00256AEE">
          <w:rPr>
            <w:rFonts w:ascii="Garamond" w:hAnsi="Garamond"/>
          </w:rPr>
          <w:t xml:space="preserve"> and McGrath</w:t>
        </w:r>
      </w:ins>
      <w:ins w:id="561" w:author="Benjamin J. Makhlouf" w:date="2026-07-15T15:04:00Z" w16du:dateUtc="2026-07-15T22:04:00Z">
        <w:r w:rsidR="00186B3C">
          <w:rPr>
            <w:rFonts w:ascii="Garamond" w:hAnsi="Garamond"/>
          </w:rPr>
          <w:t xml:space="preserve">, AK </w:t>
        </w:r>
      </w:ins>
      <w:r w:rsidR="006C395C">
        <w:rPr>
          <w:rFonts w:ascii="Garamond" w:hAnsi="Garamond"/>
        </w:rPr>
        <w:fldChar w:fldCharType="begin"/>
      </w:r>
      <w:r w:rsidR="006C395C">
        <w:rPr>
          <w:rFonts w:ascii="Garamond" w:hAnsi="Garamond"/>
        </w:rPr>
        <w:instrText xml:space="preserve"> ADDIN ZOTERO_ITEM CSL_CITATION {"citationID":"cuH2khkV","properties":{"unsorted":false,"formattedCitation":"(J. N. Clark &amp; Smith, 2019)","plainCitation":"(J. N. Clark &amp; Smith, 2019)","noteIndex":0},"citationItems":[{"id":5951,"uris":["http://zotero.org/users/8421274/items/CIAC53WC"],"itemData":{"id":5951,"type":"article-journal","collection-title":"Alaska Department of Fish and Game, Fishery Data Series No. 19-21, Anchorage.","language":"en","source":"Zotero","title":"Inriver Abundance of Kuskokwim River Chinook Salmon, 2017","author":[{"family":"Clark","given":"Joshua N"},{"family":"Smith","given":"Nicholas J"}],"issued":{"date-parts":[["2019"]]}}}],"schema":"https://github.com/citation-style-language/schema/raw/master/csl-citation.json"} </w:instrText>
      </w:r>
      <w:r w:rsidR="006C395C">
        <w:rPr>
          <w:rFonts w:ascii="Garamond" w:hAnsi="Garamond"/>
        </w:rPr>
        <w:fldChar w:fldCharType="separate"/>
      </w:r>
      <w:r w:rsidR="006C395C">
        <w:rPr>
          <w:rFonts w:ascii="Garamond" w:hAnsi="Garamond"/>
          <w:noProof/>
        </w:rPr>
        <w:t>(J. N. Clark &amp; Smith, 2019)</w:t>
      </w:r>
      <w:r w:rsidR="006C395C">
        <w:rPr>
          <w:rFonts w:ascii="Garamond" w:hAnsi="Garamond"/>
        </w:rPr>
        <w:fldChar w:fldCharType="end"/>
      </w:r>
      <w:ins w:id="562" w:author="Benjamin J. Makhlouf" w:date="2026-07-15T15:04:00Z" w16du:dateUtc="2026-07-15T22:04:00Z">
        <w:r w:rsidR="00186B3C">
          <w:rPr>
            <w:rFonts w:ascii="Garamond" w:hAnsi="Garamond"/>
          </w:rPr>
          <w:t>.</w:t>
        </w:r>
      </w:ins>
      <w:r w:rsidR="00BE5A63">
        <w:rPr>
          <w:rFonts w:ascii="Garamond" w:hAnsi="Garamond"/>
        </w:rPr>
        <w:t xml:space="preserve"> </w:t>
      </w:r>
      <w:ins w:id="563" w:author="Benjamin J. Makhlouf" w:date="2026-07-09T09:58:00Z" w16du:dateUtc="2026-07-09T16:58:00Z">
        <w:r w:rsidR="00256AEE">
          <w:rPr>
            <w:rFonts w:ascii="Garamond" w:hAnsi="Garamond"/>
          </w:rPr>
          <w:t xml:space="preserve">Although these stock groupings </w:t>
        </w:r>
      </w:ins>
      <w:ins w:id="564" w:author="Benjamin J. Makhlouf" w:date="2026-07-12T17:11:00Z" w16du:dateUtc="2026-07-13T00:11:00Z">
        <w:r w:rsidR="009368EA">
          <w:rPr>
            <w:rFonts w:ascii="Garamond" w:hAnsi="Garamond"/>
          </w:rPr>
          <w:t>are not a dire</w:t>
        </w:r>
      </w:ins>
      <w:ins w:id="565" w:author="Benjamin J. Makhlouf" w:date="2026-07-12T17:12:00Z" w16du:dateUtc="2026-07-13T00:12:00Z">
        <w:r w:rsidR="009368EA">
          <w:rPr>
            <w:rFonts w:ascii="Garamond" w:hAnsi="Garamond"/>
          </w:rPr>
          <w:t xml:space="preserve">ct comparison to our isotope-defined groups, </w:t>
        </w:r>
      </w:ins>
      <w:ins w:id="566" w:author="Benjamin J. Makhlouf" w:date="2026-07-09T09:55:00Z">
        <w:r w:rsidR="00256AEE" w:rsidRPr="00256AEE">
          <w:rPr>
            <w:rFonts w:ascii="Garamond" w:hAnsi="Garamond"/>
          </w:rPr>
          <w:t xml:space="preserve">the observed </w:t>
        </w:r>
      </w:ins>
      <w:ins w:id="567" w:author="Benjamin J. Makhlouf" w:date="2026-07-13T17:13:00Z" w16du:dateUtc="2026-07-14T00:13:00Z">
        <w:r w:rsidR="00BE3061" w:rsidRPr="00256AEE">
          <w:rPr>
            <w:rFonts w:ascii="Garamond" w:hAnsi="Garamond"/>
          </w:rPr>
          <w:t>difference</w:t>
        </w:r>
      </w:ins>
      <w:ins w:id="568" w:author="Benjamin J. Makhlouf" w:date="2026-07-09T09:55:00Z">
        <w:r w:rsidR="00256AEE" w:rsidRPr="00256AEE">
          <w:rPr>
            <w:rFonts w:ascii="Garamond" w:hAnsi="Garamond"/>
          </w:rPr>
          <w:t xml:space="preserve"> in timing </w:t>
        </w:r>
      </w:ins>
      <w:ins w:id="569" w:author="Benjamin J. Makhlouf" w:date="2026-07-09T09:59:00Z" w16du:dateUtc="2026-07-09T16:59:00Z">
        <w:r w:rsidR="00256AEE">
          <w:rPr>
            <w:rFonts w:ascii="Garamond" w:hAnsi="Garamond"/>
          </w:rPr>
          <w:t>is</w:t>
        </w:r>
      </w:ins>
      <w:ins w:id="570" w:author="Benjamin J. Makhlouf" w:date="2026-07-09T09:55:00Z">
        <w:r w:rsidR="00256AEE" w:rsidRPr="00256AEE">
          <w:rPr>
            <w:rFonts w:ascii="Garamond" w:hAnsi="Garamond"/>
          </w:rPr>
          <w:t xml:space="preserve"> broadly consistent with </w:t>
        </w:r>
      </w:ins>
      <w:ins w:id="571" w:author="Benjamin J. Makhlouf" w:date="2026-07-13T17:14:00Z" w16du:dateUtc="2026-07-14T00:14:00Z">
        <w:r w:rsidR="00BE3061">
          <w:rPr>
            <w:rFonts w:ascii="Garamond" w:hAnsi="Garamond"/>
          </w:rPr>
          <w:t xml:space="preserve">our </w:t>
        </w:r>
      </w:ins>
      <w:ins w:id="572" w:author="Benjamin J. Makhlouf" w:date="2026-07-09T09:55:00Z">
        <w:r w:rsidR="00256AEE" w:rsidRPr="00256AEE">
          <w:rPr>
            <w:rFonts w:ascii="Garamond" w:hAnsi="Garamond"/>
          </w:rPr>
          <w:t>observ</w:t>
        </w:r>
      </w:ins>
      <w:ins w:id="573" w:author="Benjamin J. Makhlouf" w:date="2026-07-13T17:14:00Z" w16du:dateUtc="2026-07-14T00:14:00Z">
        <w:r w:rsidR="00BE3061">
          <w:rPr>
            <w:rFonts w:ascii="Garamond" w:hAnsi="Garamond"/>
          </w:rPr>
          <w:t>ations</w:t>
        </w:r>
      </w:ins>
      <w:ins w:id="574" w:author="Benjamin J. Makhlouf" w:date="2026-07-09T09:55:00Z">
        <w:r w:rsidR="00256AEE" w:rsidRPr="00256AEE">
          <w:rPr>
            <w:rFonts w:ascii="Garamond" w:hAnsi="Garamond"/>
          </w:rPr>
          <w:t xml:space="preserve"> </w:t>
        </w:r>
      </w:ins>
      <w:ins w:id="575" w:author="Benjamin J. Makhlouf" w:date="2026-07-13T17:14:00Z" w16du:dateUtc="2026-07-14T00:14:00Z">
        <w:r w:rsidR="00BE3061">
          <w:rPr>
            <w:rFonts w:ascii="Garamond" w:hAnsi="Garamond"/>
          </w:rPr>
          <w:t xml:space="preserve">between </w:t>
        </w:r>
      </w:ins>
      <w:ins w:id="576" w:author="Benjamin J. Makhlouf" w:date="2026-07-09T10:01:00Z" w16du:dateUtc="2026-07-09T17:01:00Z">
        <w:r w:rsidR="009D3E39">
          <w:rPr>
            <w:rFonts w:ascii="Garamond" w:hAnsi="Garamond"/>
          </w:rPr>
          <w:t>g</w:t>
        </w:r>
      </w:ins>
      <w:ins w:id="577" w:author="Benjamin J. Makhlouf" w:date="2026-07-09T09:55:00Z">
        <w:r w:rsidR="00256AEE" w:rsidRPr="00256AEE">
          <w:rPr>
            <w:rFonts w:ascii="Garamond" w:hAnsi="Garamond"/>
          </w:rPr>
          <w:t xml:space="preserve">roups </w:t>
        </w:r>
      </w:ins>
      <w:ins w:id="578" w:author="Benjamin J. Makhlouf" w:date="2026-07-09T10:01:00Z" w16du:dateUtc="2026-07-09T17:01:00Z">
        <w:r w:rsidR="009D3E39">
          <w:rPr>
            <w:rFonts w:ascii="Garamond" w:hAnsi="Garamond"/>
          </w:rPr>
          <w:t>one</w:t>
        </w:r>
      </w:ins>
      <w:ins w:id="579" w:author="Benjamin J. Makhlouf" w:date="2026-07-09T09:55:00Z">
        <w:r w:rsidR="00256AEE" w:rsidRPr="00256AEE">
          <w:rPr>
            <w:rFonts w:ascii="Garamond" w:hAnsi="Garamond"/>
          </w:rPr>
          <w:t xml:space="preserve"> and </w:t>
        </w:r>
      </w:ins>
      <w:ins w:id="580" w:author="Benjamin J. Makhlouf" w:date="2026-07-09T10:01:00Z" w16du:dateUtc="2026-07-09T17:01:00Z">
        <w:r w:rsidR="009D3E39">
          <w:rPr>
            <w:rFonts w:ascii="Garamond" w:hAnsi="Garamond"/>
          </w:rPr>
          <w:t>two</w:t>
        </w:r>
      </w:ins>
      <w:ins w:id="581" w:author="Benjamin J. Makhlouf" w:date="2026-07-09T09:55:00Z">
        <w:r w:rsidR="00256AEE" w:rsidRPr="00256AEE">
          <w:rPr>
            <w:rFonts w:ascii="Garamond" w:hAnsi="Garamond"/>
          </w:rPr>
          <w:t xml:space="preserve">, </w:t>
        </w:r>
        <w:r w:rsidR="00256AEE" w:rsidRPr="005019CE">
          <w:rPr>
            <w:rFonts w:ascii="Garamond" w:hAnsi="Garamond"/>
          </w:rPr>
          <w:t>which primarily occur within these regions</w:t>
        </w:r>
      </w:ins>
      <w:ins w:id="582" w:author="Benjamin J. Makhlouf" w:date="2026-07-09T13:31:00Z" w16du:dateUtc="2026-07-09T20:31:00Z">
        <w:r w:rsidR="00005DA6" w:rsidRPr="005019CE">
          <w:rPr>
            <w:rFonts w:ascii="Garamond" w:hAnsi="Garamond"/>
          </w:rPr>
          <w:t xml:space="preserve"> </w:t>
        </w:r>
      </w:ins>
      <w:r w:rsidR="005019CE" w:rsidRPr="005019CE">
        <w:rPr>
          <w:rFonts w:ascii="Garamond" w:hAnsi="Garamond"/>
          <w:rPrChange w:id="583" w:author="Benjamin J. Makhlouf" w:date="2026-07-15T13:39:00Z" w16du:dateUtc="2026-07-15T20:39:00Z">
            <w:rPr>
              <w:rFonts w:ascii="Garamond" w:hAnsi="Garamond"/>
              <w:highlight w:val="yellow"/>
            </w:rPr>
          </w:rPrChange>
        </w:rPr>
        <w:fldChar w:fldCharType="begin"/>
      </w:r>
      <w:r w:rsidR="005019CE" w:rsidRPr="005019CE">
        <w:rPr>
          <w:rFonts w:ascii="Garamond" w:hAnsi="Garamond"/>
          <w:rPrChange w:id="584" w:author="Benjamin J. Makhlouf" w:date="2026-07-15T13:39:00Z" w16du:dateUtc="2026-07-15T20:39:00Z">
            <w:rPr>
              <w:rFonts w:ascii="Garamond" w:hAnsi="Garamond"/>
              <w:highlight w:val="yellow"/>
            </w:rPr>
          </w:rPrChange>
        </w:rPr>
        <w:instrText xml:space="preserve"> ADDIN ZOTERO_ITEM CSL_CITATION {"citationID":"q1pcvvPz","properties":{"unsorted":false,"formattedCitation":"(J. N. Clark &amp; Smith, 2019)","plainCitation":"(J. N. Clark &amp; Smith, 2019)","noteIndex":0},"citationItems":[{"id":5951,"uris":["http://zotero.org/users/8421274/items/CIAC53WC"],"itemData":{"id":5951,"type":"article-journal","collection-title":"Alaska Department of Fish and Game, Fishery Data Series No. 19-21, Anchorage.","language":"en","source":"Zotero","title":"Inriver Abundance of Kuskokwim River Chinook Salmon, 2017","author":[{"family":"Clark","given":"Joshua N"},{"family":"Smith","given":"Nicholas J"}],"issued":{"date-parts":[["2019"]]}}}],"schema":"https://github.com/citation-style-language/schema/raw/master/csl-citation.json"} </w:instrText>
      </w:r>
      <w:r w:rsidR="005019CE" w:rsidRPr="005019CE">
        <w:rPr>
          <w:rFonts w:ascii="Garamond" w:hAnsi="Garamond"/>
          <w:rPrChange w:id="585" w:author="Benjamin J. Makhlouf" w:date="2026-07-15T13:39:00Z" w16du:dateUtc="2026-07-15T20:39:00Z">
            <w:rPr>
              <w:rFonts w:ascii="Garamond" w:hAnsi="Garamond"/>
              <w:highlight w:val="yellow"/>
            </w:rPr>
          </w:rPrChange>
        </w:rPr>
        <w:fldChar w:fldCharType="separate"/>
      </w:r>
      <w:r w:rsidR="005019CE" w:rsidRPr="005019CE">
        <w:rPr>
          <w:rFonts w:ascii="Garamond" w:hAnsi="Garamond"/>
          <w:noProof/>
          <w:rPrChange w:id="586" w:author="Benjamin J. Makhlouf" w:date="2026-07-15T13:39:00Z" w16du:dateUtc="2026-07-15T20:39:00Z">
            <w:rPr>
              <w:rFonts w:ascii="Garamond" w:hAnsi="Garamond"/>
              <w:noProof/>
              <w:highlight w:val="yellow"/>
            </w:rPr>
          </w:rPrChange>
        </w:rPr>
        <w:t>(J. N. Clark &amp; Smith, 2019)</w:t>
      </w:r>
      <w:r w:rsidR="005019CE" w:rsidRPr="005019CE">
        <w:rPr>
          <w:rFonts w:ascii="Garamond" w:hAnsi="Garamond"/>
          <w:rPrChange w:id="587" w:author="Benjamin J. Makhlouf" w:date="2026-07-15T13:39:00Z" w16du:dateUtc="2026-07-15T20:39:00Z">
            <w:rPr>
              <w:rFonts w:ascii="Garamond" w:hAnsi="Garamond"/>
              <w:highlight w:val="yellow"/>
            </w:rPr>
          </w:rPrChange>
        </w:rPr>
        <w:fldChar w:fldCharType="end"/>
      </w:r>
      <w:ins w:id="588" w:author="Benjamin J. Makhlouf" w:date="2026-07-15T13:39:00Z" w16du:dateUtc="2026-07-15T20:39:00Z">
        <w:r w:rsidR="005019CE" w:rsidRPr="005019CE">
          <w:rPr>
            <w:rFonts w:ascii="Garamond" w:hAnsi="Garamond"/>
          </w:rPr>
          <w:t>.</w:t>
        </w:r>
      </w:ins>
    </w:p>
    <w:p w14:paraId="1533761C" w14:textId="77777777" w:rsidR="00F5142E" w:rsidRDefault="00F5142E" w:rsidP="00BE5A63">
      <w:pPr>
        <w:pStyle w:val="whitespace-normal"/>
        <w:spacing w:line="480" w:lineRule="auto"/>
        <w:ind w:firstLine="360"/>
        <w:rPr>
          <w:ins w:id="589" w:author="Benjamin J. Makhlouf" w:date="2026-07-15T13:27:00Z" w16du:dateUtc="2026-07-15T20:27:00Z"/>
          <w:rFonts w:ascii="Garamond" w:hAnsi="Garamond"/>
        </w:rPr>
        <w:pPrChange w:id="590" w:author="Benjamin J. Makhlouf" w:date="2026-07-15T15:05:00Z" w16du:dateUtc="2026-07-15T22:05:00Z">
          <w:pPr>
            <w:pStyle w:val="whitespace-normal"/>
            <w:spacing w:line="480" w:lineRule="auto"/>
            <w:ind w:firstLine="720"/>
          </w:pPr>
        </w:pPrChange>
      </w:pPr>
    </w:p>
    <w:p w14:paraId="476F8195" w14:textId="558D0149" w:rsidR="00450ED3" w:rsidRPr="00EC283C" w:rsidRDefault="00EE2B9C" w:rsidP="00005DA6">
      <w:pPr>
        <w:pStyle w:val="whitespace-normal"/>
        <w:spacing w:line="480" w:lineRule="auto"/>
        <w:ind w:firstLine="720"/>
        <w:rPr>
          <w:rStyle w:val="Strong"/>
          <w:rFonts w:ascii="Garamond" w:hAnsi="Garamond"/>
          <w:b w:val="0"/>
          <w:bCs w:val="0"/>
          <w:rPrChange w:id="591" w:author="Benjamin J. Makhlouf" w:date="2026-07-09T09:32:00Z" w16du:dateUtc="2026-07-09T16:32:00Z">
            <w:rPr>
              <w:rStyle w:val="Strong"/>
              <w:rFonts w:ascii="Garamond" w:eastAsiaTheme="majorEastAsia" w:hAnsi="Garamond" w:cstheme="minorBidi"/>
              <w:b w:val="0"/>
              <w:bCs w:val="0"/>
              <w:kern w:val="2"/>
              <w14:ligatures w14:val="standardContextual"/>
            </w:rPr>
          </w:rPrChange>
        </w:rPr>
      </w:pPr>
      <w:r>
        <w:rPr>
          <w:rFonts w:ascii="Garamond" w:hAnsi="Garamond"/>
        </w:rPr>
        <w:t>A clear pattern of early-</w:t>
      </w:r>
      <w:del w:id="592" w:author="Daniel Schindler" w:date="2026-07-16T09:15:00Z" w16du:dateUtc="2026-07-16T17:15:00Z">
        <w:r w:rsidDel="00637562">
          <w:rPr>
            <w:rFonts w:ascii="Garamond" w:hAnsi="Garamond"/>
          </w:rPr>
          <w:delText xml:space="preserve">returning </w:delText>
        </w:r>
      </w:del>
      <w:ins w:id="593" w:author="Daniel Schindler" w:date="2026-07-16T09:15:00Z" w16du:dateUtc="2026-07-16T17:15:00Z">
        <w:r w:rsidR="00637562">
          <w:rPr>
            <w:rFonts w:ascii="Garamond" w:hAnsi="Garamond"/>
          </w:rPr>
          <w:t xml:space="preserve">migrating </w:t>
        </w:r>
      </w:ins>
      <w:r>
        <w:rPr>
          <w:rFonts w:ascii="Garamond" w:hAnsi="Garamond"/>
        </w:rPr>
        <w:t>upriver populations supports the front-end closure’s objective of protecting these fish from downriver harvest and providing more equitable harvest opportunities</w:t>
      </w:r>
      <w:ins w:id="594" w:author="Benjamin J. Makhlouf" w:date="2026-07-09T09:34:00Z" w16du:dateUtc="2026-07-09T16:34:00Z">
        <w:r w:rsidR="00EC283C">
          <w:rPr>
            <w:rFonts w:ascii="Garamond" w:hAnsi="Garamond"/>
          </w:rPr>
          <w:t xml:space="preserve"> </w:t>
        </w:r>
      </w:ins>
      <w:del w:id="595" w:author="Benjamin J. Makhlouf" w:date="2026-07-15T15:06:00Z" w16du:dateUtc="2026-07-15T22:06:00Z">
        <w:r w:rsidDel="00186B3C">
          <w:rPr>
            <w:rStyle w:val="CommentReference"/>
            <w:rFonts w:asciiTheme="minorHAnsi" w:eastAsiaTheme="minorHAnsi" w:hAnsiTheme="minorHAnsi" w:cstheme="minorBidi"/>
            <w:kern w:val="2"/>
            <w14:ligatures w14:val="standardContextual"/>
          </w:rPr>
          <w:delText xml:space="preserve"> </w:delText>
        </w:r>
      </w:del>
      <w:r>
        <w:rPr>
          <w:rFonts w:ascii="Garamond" w:hAnsi="Garamond"/>
        </w:rPr>
        <w:t>in the upper watershed. Upper Kuskokwim groups contributed substantially to early-season migrants (i.e. group two); however, the furthest upstream populations (group one) consistently represented only a small portion of total basin-wide returns in our dataset</w:t>
      </w:r>
      <w:ins w:id="596" w:author="Benjamin J. Makhlouf" w:date="2026-07-09T13:29:00Z" w16du:dateUtc="2026-07-09T20:29:00Z">
        <w:r w:rsidR="00005DA6">
          <w:rPr>
            <w:rFonts w:ascii="Garamond" w:hAnsi="Garamond"/>
          </w:rPr>
          <w:t xml:space="preserve"> (F</w:t>
        </w:r>
      </w:ins>
      <w:ins w:id="597" w:author="Benjamin J. Makhlouf" w:date="2026-07-09T13:30:00Z" w16du:dateUtc="2026-07-09T20:30:00Z">
        <w:r w:rsidR="00005DA6">
          <w:rPr>
            <w:rFonts w:ascii="Garamond" w:hAnsi="Garamond"/>
          </w:rPr>
          <w:t xml:space="preserve">ig. </w:t>
        </w:r>
      </w:ins>
      <w:ins w:id="598" w:author="Benjamin J. Makhlouf" w:date="2026-07-09T13:31:00Z" w16du:dateUtc="2026-07-09T20:31:00Z">
        <w:r w:rsidR="00005DA6">
          <w:rPr>
            <w:rFonts w:ascii="Garamond" w:hAnsi="Garamond"/>
          </w:rPr>
          <w:t>3b)</w:t>
        </w:r>
      </w:ins>
      <w:ins w:id="599" w:author="Benjamin J. Makhlouf" w:date="2026-07-15T15:06:00Z" w16du:dateUtc="2026-07-15T22:06:00Z">
        <w:r w:rsidR="00186B3C">
          <w:rPr>
            <w:rFonts w:ascii="Garamond" w:hAnsi="Garamond"/>
          </w:rPr>
          <w:t xml:space="preserve">, </w:t>
        </w:r>
        <w:del w:id="600" w:author="Daniel Schindler" w:date="2026-07-16T09:15:00Z" w16du:dateUtc="2026-07-16T17:15:00Z">
          <w:r w:rsidR="00186B3C" w:rsidDel="00637562">
            <w:rPr>
              <w:rFonts w:ascii="Garamond" w:hAnsi="Garamond"/>
            </w:rPr>
            <w:delText>consistant</w:delText>
          </w:r>
        </w:del>
      </w:ins>
      <w:ins w:id="601" w:author="Daniel Schindler" w:date="2026-07-16T09:15:00Z" w16du:dateUtc="2026-07-16T17:15:00Z">
        <w:r w:rsidR="00637562">
          <w:rPr>
            <w:rFonts w:ascii="Garamond" w:hAnsi="Garamond"/>
          </w:rPr>
          <w:t>consistent</w:t>
        </w:r>
      </w:ins>
      <w:ins w:id="602" w:author="Benjamin J. Makhlouf" w:date="2026-07-15T15:06:00Z" w16du:dateUtc="2026-07-15T22:06:00Z">
        <w:r w:rsidR="00186B3C">
          <w:rPr>
            <w:rFonts w:ascii="Garamond" w:hAnsi="Garamond"/>
          </w:rPr>
          <w:t xml:space="preserve"> with findings from telemetry data </w:t>
        </w:r>
      </w:ins>
      <w:r w:rsidR="008E0323">
        <w:rPr>
          <w:rFonts w:ascii="Garamond" w:hAnsi="Garamond"/>
        </w:rPr>
        <w:fldChar w:fldCharType="begin"/>
      </w:r>
      <w:r w:rsidR="008E0323">
        <w:rPr>
          <w:rFonts w:ascii="Garamond" w:hAnsi="Garamond"/>
        </w:rPr>
        <w:instrText xml:space="preserve"> ADDIN ZOTERO_ITEM CSL_CITATION {"citationID":"mPPe84Pe","properties":{"unsorted":false,"formattedCitation":"(J. N. Clark &amp; Smith, 2019)","plainCitation":"(J. N. Clark &amp; Smith, 2019)","noteIndex":0},"citationItems":[{"id":5951,"uris":["http://zotero.org/users/8421274/items/CIAC53WC"],"itemData":{"id":5951,"type":"article-journal","collection-title":"Alaska Department of Fish and Game, Fishery Data Series No. 19-21, Anchorage.","language":"en","source":"Zotero","title":"Inriver Abundance of Kuskokwim River Chinook Salmon, 2017","author":[{"family":"Clark","given":"Joshua N"},{"family":"Smith","given":"Nicholas J"}],"issued":{"date-parts":[["2019"]]}}}],"schema":"https://github.com/citation-style-language/schema/raw/master/csl-citation.json"} </w:instrText>
      </w:r>
      <w:r w:rsidR="008E0323">
        <w:rPr>
          <w:rFonts w:ascii="Garamond" w:hAnsi="Garamond"/>
        </w:rPr>
        <w:fldChar w:fldCharType="separate"/>
      </w:r>
      <w:r w:rsidR="008E0323">
        <w:rPr>
          <w:rFonts w:ascii="Garamond" w:hAnsi="Garamond"/>
          <w:noProof/>
        </w:rPr>
        <w:t>(J. N. Clark &amp; Smith, 2019)</w:t>
      </w:r>
      <w:r w:rsidR="008E0323">
        <w:rPr>
          <w:rFonts w:ascii="Garamond" w:hAnsi="Garamond"/>
        </w:rPr>
        <w:fldChar w:fldCharType="end"/>
      </w:r>
      <w:r w:rsidR="00BE5A63">
        <w:rPr>
          <w:rFonts w:ascii="Garamond" w:hAnsi="Garamond"/>
        </w:rPr>
        <w:t>.</w:t>
      </w:r>
      <w:ins w:id="603" w:author="Benjamin J. Makhlouf" w:date="2026-07-15T15:06:00Z" w16du:dateUtc="2026-07-15T22:06:00Z">
        <w:r w:rsidR="00186B3C">
          <w:rPr>
            <w:rFonts w:ascii="Garamond" w:hAnsi="Garamond"/>
          </w:rPr>
          <w:t xml:space="preserve"> </w:t>
        </w:r>
      </w:ins>
      <w:del w:id="604" w:author="Benjamin J. Makhlouf" w:date="2026-07-09T13:31:00Z" w16du:dateUtc="2026-07-09T20:31:00Z">
        <w:r w:rsidDel="00005DA6">
          <w:rPr>
            <w:rFonts w:ascii="Garamond" w:hAnsi="Garamond"/>
          </w:rPr>
          <w:delText xml:space="preserve">. </w:delText>
        </w:r>
      </w:del>
      <w:r>
        <w:rPr>
          <w:rFonts w:ascii="Garamond" w:hAnsi="Garamond"/>
        </w:rPr>
        <w:t xml:space="preserve">Despite this variation in abundance, individuals in both upper watershed groups returned early in the migration season. </w:t>
      </w:r>
      <w:ins w:id="605" w:author="Benjamin J. Makhlouf" w:date="2026-07-15T15:07:00Z" w16du:dateUtc="2026-07-15T22:07:00Z">
        <w:r w:rsidR="00186B3C">
          <w:rPr>
            <w:rFonts w:ascii="Garamond" w:hAnsi="Garamond"/>
          </w:rPr>
          <w:t>T</w:t>
        </w:r>
      </w:ins>
      <w:del w:id="606" w:author="Benjamin J. Makhlouf" w:date="2026-07-15T15:07:00Z" w16du:dateUtc="2026-07-15T22:07:00Z">
        <w:r w:rsidDel="00186B3C">
          <w:rPr>
            <w:rFonts w:ascii="Garamond" w:hAnsi="Garamond"/>
          </w:rPr>
          <w:delText>As such, t</w:delText>
        </w:r>
      </w:del>
      <w:r>
        <w:rPr>
          <w:rFonts w:ascii="Garamond" w:hAnsi="Garamond"/>
        </w:rPr>
        <w:t>he front-end closure strategy as it is currently implemented</w:t>
      </w:r>
      <w:ins w:id="607" w:author="Benjamin J. Makhlouf" w:date="2026-07-15T15:07:00Z" w16du:dateUtc="2026-07-15T22:07:00Z">
        <w:r w:rsidR="00186B3C">
          <w:rPr>
            <w:rFonts w:ascii="Garamond" w:hAnsi="Garamond"/>
          </w:rPr>
          <w:t xml:space="preserve"> therefore</w:t>
        </w:r>
      </w:ins>
      <w:r>
        <w:rPr>
          <w:rFonts w:ascii="Garamond" w:hAnsi="Garamond"/>
        </w:rPr>
        <w:t xml:space="preserve"> provides </w:t>
      </w:r>
      <w:del w:id="608" w:author="Daniel Schindler" w:date="2026-07-16T09:15:00Z" w16du:dateUtc="2026-07-16T17:15:00Z">
        <w:r w:rsidDel="00637562">
          <w:rPr>
            <w:rFonts w:ascii="Garamond" w:hAnsi="Garamond"/>
          </w:rPr>
          <w:delText xml:space="preserve">harvest </w:delText>
        </w:r>
      </w:del>
      <w:r>
        <w:rPr>
          <w:rFonts w:ascii="Garamond" w:hAnsi="Garamond"/>
        </w:rPr>
        <w:t xml:space="preserve">protection to </w:t>
      </w:r>
      <w:ins w:id="609" w:author="Benjamin J. Makhlouf" w:date="2026-07-13T17:15:00Z" w16du:dateUtc="2026-07-14T00:15:00Z">
        <w:r w:rsidR="00BE3061">
          <w:rPr>
            <w:rFonts w:ascii="Garamond" w:hAnsi="Garamond"/>
          </w:rPr>
          <w:t xml:space="preserve">both </w:t>
        </w:r>
      </w:ins>
      <w:del w:id="610" w:author="Benjamin J. Makhlouf" w:date="2026-07-13T17:15:00Z" w16du:dateUtc="2026-07-14T00:15:00Z">
        <w:r w:rsidDel="00BE3061">
          <w:rPr>
            <w:rFonts w:ascii="Garamond" w:hAnsi="Garamond"/>
          </w:rPr>
          <w:delText xml:space="preserve">upper watershed </w:delText>
        </w:r>
      </w:del>
      <w:r>
        <w:rPr>
          <w:rFonts w:ascii="Garamond" w:hAnsi="Garamond"/>
        </w:rPr>
        <w:t xml:space="preserve">populations regardless of their overall abundance. For relatively small stocks such as those found in group one, this strategy may be particularly important for preserving biodiversity by preventing overharvest very early in the season when they may be co-migrating with much more abundant populations such as those in group two. Protecting these populations, despite relatively low returns, </w:t>
      </w:r>
      <w:ins w:id="611" w:author="Benjamin J. Makhlouf" w:date="2026-07-13T17:16:00Z" w16du:dateUtc="2026-07-14T00:16:00Z">
        <w:r w:rsidR="00BE3061">
          <w:rPr>
            <w:rFonts w:ascii="Garamond" w:hAnsi="Garamond"/>
          </w:rPr>
          <w:t xml:space="preserve">helps to maintain </w:t>
        </w:r>
      </w:ins>
      <w:del w:id="612" w:author="Benjamin J. Makhlouf" w:date="2026-07-13T17:16:00Z" w16du:dateUtc="2026-07-14T00:16:00Z">
        <w:r w:rsidDel="00BE3061">
          <w:rPr>
            <w:rStyle w:val="Strong"/>
            <w:rFonts w:ascii="Garamond" w:eastAsiaTheme="majorEastAsia" w:hAnsi="Garamond"/>
            <w:b w:val="0"/>
            <w:bCs w:val="0"/>
          </w:rPr>
          <w:delText xml:space="preserve">contributes to maintaining </w:delText>
        </w:r>
      </w:del>
      <w:r>
        <w:rPr>
          <w:rStyle w:val="Strong"/>
          <w:rFonts w:ascii="Garamond" w:eastAsiaTheme="majorEastAsia" w:hAnsi="Garamond"/>
          <w:b w:val="0"/>
          <w:bCs w:val="0"/>
        </w:rPr>
        <w:t xml:space="preserve">basin-wide biodiversity and may contribute to adaptive capacity at the basin scale as less dominant sub-stocks can become more productive over longer time frames </w:t>
      </w:r>
      <w:r>
        <w:rPr>
          <w:rStyle w:val="Strong"/>
          <w:rFonts w:ascii="Garamond" w:eastAsiaTheme="majorEastAsia" w:hAnsi="Garamond"/>
          <w:b w:val="0"/>
          <w:bCs w:val="0"/>
        </w:rPr>
        <w:fldChar w:fldCharType="begin"/>
      </w:r>
      <w:r>
        <w:rPr>
          <w:rStyle w:val="Strong"/>
          <w:rFonts w:ascii="Garamond" w:eastAsiaTheme="majorEastAsia" w:hAnsi="Garamond"/>
          <w:b w:val="0"/>
          <w:bCs w:val="0"/>
        </w:rPr>
        <w:instrText xml:space="preserve"> ADDIN ZOTERO_ITEM CSL_CITATION {"citationID":"8jDPVp1V","properties":{"formattedCitation":"(Hilborn et al., 2003; Schindler et al., 2010)","plainCitation":"(Hilborn et al., 2003; Schindler et al., 2010)","noteIndex":0},"citationItems":[{"id":3359,"uris":["http://zotero.org/users/8421274/items/F3IVX7SS"],"itemData":{"id":3359,"type":"article-journal","abstract":"A classic example of a sustainable fishery is that targeting sockeye salmon in Bristol Bay, Alaska, where record catches have occurred during the last 20 years. The stock complex is an amalgamation of several hundred discrete spawning populations. Structured within lake systems, individual populations display diverse life history characteristics and local adaptations to the variation in spawning and rearing habitats. This biocomplexity has enabled the aggregate of populations to sustain its productivity despite major changes in climatic conditions affecting the freshwater and marine environments during the last century. Different geographic and life history components that were minor producers during one climatic regime have dominated during others, emphasizing that the biocomplexity of fish stocks is critical for maintaining their resilience to environmental change.","container-title":"Proceedings of the National Academy of Sciences","DOI":"10.1073/pnas.1037274100","issue":"11","page":"6564-6568","publisher":"Proceedings of the National Academy of Sciences","source":"pnas.org (Atypon)","title":"Biocomplexity and fisheries sustainability","volume":"100","author":[{"family":"Hilborn","given":"Ray"},{"family":"Quinn","given":"Thomas P."},{"family":"Schindler","given":"Daniel E."},{"family":"Rogers","given":"Donald E."}],"issued":{"date-parts":[["2003",5,27]]}}},{"id":272,"uris":["http://zotero.org/users/8421274/items/24NDGS7V"],"itemData":{"id":272,"type":"article-journal","abstract":"One of the most pervasive themes in ecology is that biological diversity stabilizes ecosystem processes and the services they provide to society, a concept that has become a common argument for biodiversity conservation. Species-rich communities are thought to produce more temporally stable ecosystem services because of the complementary or independent dynamics among species that perform similar ecosystem functions. Such variance dampening within communities is referred to as a portfolio effect and is analogous to the effects of asset diversity on the stability of financial portfolios. In ecology, these arguments have focused on the effects of species diversity on ecosystem stability but have not considered the importance of biologically relevant diversity within individual species. Current rates of population extirpation are probably at least three orders of magnitude higher than species extinction rates, so there is a pressing need to clarify how population and life history diversity affect the performance of individual species in providing important ecosystem services. Here we use five decades of data from Oncorhynchus nerka (sockeye salmon) in Bristol Bay, Alaska, to provide the first quantification of portfolio effects that derive from population and life history diversity in an important and heavily exploited species. Variability in annual Bristol Bay salmon returns is 2.2 times lower than it would be if the system consisted of a single homogenous population rather than the several hundred discrete populations it currently consists of. Furthermore, if it were a single homogeneous population, such increased variability would lead to ten times more frequent fisheries closures. Portfolio effects are also evident in watershed food webs, where they stabilize and extend predator access to salmon resources. Our results demonstrate the critical importance of maintaining population diversity for stabilizing ecosystem services and securing the economies and livelihoods that depend on them. The reliability of ecosystem services will erode faster than indicated by species loss alone. [PUBLICATION ABSTRACT]","container-title":"Nature","DOI":"https://doi-org.prox.lib.ncsu.edu/10.1038/nature09060","ISSN":"00280836","issue":"7298","language":"English","license":"Copyright Nature Publishing Group Jun 3, 2010","note":"number-of-pages: 5\npublisher-place: London, United States","publisher":"Nature Publishing Group","section":"LETTERS","source":"ProQuest","title":"Population diversity and the portfolio effect in an exploited species","URL":"http://www.proquest.com/docview/375318240/abstract/317AC81E34EB4163PQ/1","volume":"465","author":[{"family":"Schindler","given":"Daniel E."},{"family":"Hilborn","given":"Ray"},{"family":"Chasco","given":"Brandon"},{"family":"Boatright","given":"Christopher P."},{"family":"Quinn","given":"Thomas P."},{"family":"Rogers","given":"Lauren A."},{"family":"Webster","given":"Michael S."}],"accessed":{"date-parts":[["2022",5,12]]},"issued":{"date-parts":[["2010",6,3]]}}}],"schema":"https://github.com/citation-style-language/schema/raw/master/csl-citation.json"} </w:instrText>
      </w:r>
      <w:r>
        <w:rPr>
          <w:rStyle w:val="Strong"/>
          <w:rFonts w:ascii="Garamond" w:eastAsiaTheme="majorEastAsia" w:hAnsi="Garamond"/>
          <w:b w:val="0"/>
          <w:bCs w:val="0"/>
        </w:rPr>
        <w:fldChar w:fldCharType="separate"/>
      </w:r>
      <w:r>
        <w:rPr>
          <w:rStyle w:val="Strong"/>
          <w:rFonts w:ascii="Garamond" w:eastAsiaTheme="majorEastAsia" w:hAnsi="Garamond"/>
          <w:b w:val="0"/>
          <w:bCs w:val="0"/>
          <w:noProof/>
        </w:rPr>
        <w:t>(Hilborn et al., 2003; Schindler et al., 2010)</w:t>
      </w:r>
      <w:r>
        <w:rPr>
          <w:rStyle w:val="Strong"/>
          <w:rFonts w:ascii="Garamond" w:eastAsiaTheme="majorEastAsia" w:hAnsi="Garamond"/>
          <w:b w:val="0"/>
          <w:bCs w:val="0"/>
        </w:rPr>
        <w:fldChar w:fldCharType="end"/>
      </w:r>
      <w:r>
        <w:rPr>
          <w:rStyle w:val="Strong"/>
          <w:rFonts w:ascii="Garamond" w:eastAsiaTheme="majorEastAsia" w:hAnsi="Garamond"/>
          <w:b w:val="0"/>
          <w:bCs w:val="0"/>
        </w:rPr>
        <w:t xml:space="preserve">. </w:t>
      </w:r>
    </w:p>
    <w:p w14:paraId="1DD5BDE7" w14:textId="6BEC2158" w:rsidR="00BE3061" w:rsidRDefault="005312E0" w:rsidP="00BE3061">
      <w:pPr>
        <w:pStyle w:val="whitespace-normal"/>
        <w:spacing w:line="480" w:lineRule="auto"/>
        <w:ind w:firstLine="720"/>
        <w:rPr>
          <w:ins w:id="613" w:author="Benjamin J. Makhlouf" w:date="2026-07-13T17:20:00Z" w16du:dateUtc="2026-07-14T00:20:00Z"/>
          <w:rFonts w:ascii="Garamond" w:hAnsi="Garamond"/>
        </w:rPr>
      </w:pPr>
      <w:r>
        <w:rPr>
          <w:rFonts w:ascii="Garamond" w:hAnsi="Garamond"/>
        </w:rPr>
        <w:t xml:space="preserve">Despite a consistent overall relationship between watershed position and migration timing, we observed substantial interannual variability in both the proportional contributions of regional groups to the total run </w:t>
      </w:r>
      <w:ins w:id="614" w:author="Benjamin J. Makhlouf" w:date="2026-07-13T17:17:00Z" w16du:dateUtc="2026-07-14T00:17:00Z">
        <w:r w:rsidR="00BE3061">
          <w:rPr>
            <w:rFonts w:ascii="Garamond" w:hAnsi="Garamond"/>
          </w:rPr>
          <w:t xml:space="preserve">(Fig. 3b) </w:t>
        </w:r>
      </w:ins>
      <w:r>
        <w:rPr>
          <w:rFonts w:ascii="Garamond" w:hAnsi="Garamond"/>
        </w:rPr>
        <w:t>and the proportional protection afforded by the front-end closure strategy</w:t>
      </w:r>
      <w:ins w:id="615" w:author="Benjamin J. Makhlouf" w:date="2026-07-13T17:17:00Z" w16du:dateUtc="2026-07-14T00:17:00Z">
        <w:r w:rsidR="00BE3061">
          <w:rPr>
            <w:rFonts w:ascii="Garamond" w:hAnsi="Garamond"/>
          </w:rPr>
          <w:t xml:space="preserve"> (Fig. 5). </w:t>
        </w:r>
      </w:ins>
      <w:del w:id="616" w:author="Benjamin J. Makhlouf" w:date="2026-07-13T17:16:00Z" w16du:dateUtc="2026-07-14T00:16:00Z">
        <w:r w:rsidDel="00BE3061">
          <w:rPr>
            <w:rFonts w:ascii="Garamond" w:hAnsi="Garamond"/>
          </w:rPr>
          <w:delText>.</w:delText>
        </w:r>
      </w:del>
      <w:del w:id="617" w:author="Benjamin J. Makhlouf" w:date="2026-07-13T17:17:00Z" w16du:dateUtc="2026-07-14T00:17:00Z">
        <w:r w:rsidDel="00BE3061">
          <w:rPr>
            <w:rFonts w:ascii="Garamond" w:hAnsi="Garamond"/>
          </w:rPr>
          <w:delText xml:space="preserve"> </w:delText>
        </w:r>
      </w:del>
      <w:r>
        <w:rPr>
          <w:rFonts w:ascii="Garamond" w:hAnsi="Garamond"/>
        </w:rPr>
        <w:t>Variability in spatial patterns of production align</w:t>
      </w:r>
      <w:del w:id="618" w:author="Benjamin J. Makhlouf" w:date="2026-07-13T17:17:00Z" w16du:dateUtc="2026-07-14T00:17:00Z">
        <w:r w:rsidDel="00BE3061">
          <w:rPr>
            <w:rFonts w:ascii="Garamond" w:hAnsi="Garamond"/>
          </w:rPr>
          <w:delText>s</w:delText>
        </w:r>
      </w:del>
      <w:r>
        <w:rPr>
          <w:rFonts w:ascii="Garamond" w:hAnsi="Garamond"/>
        </w:rPr>
        <w:t xml:space="preserve"> with well-documented </w:t>
      </w:r>
      <w:ins w:id="619" w:author="Benjamin J. Makhlouf" w:date="2026-07-15T15:08:00Z" w16du:dateUtc="2026-07-15T22:08:00Z">
        <w:r w:rsidR="00186B3C">
          <w:rPr>
            <w:rFonts w:ascii="Garamond" w:hAnsi="Garamond"/>
          </w:rPr>
          <w:lastRenderedPageBreak/>
          <w:t xml:space="preserve">characteristics </w:t>
        </w:r>
      </w:ins>
      <w:del w:id="620" w:author="Benjamin J. Makhlouf" w:date="2026-07-15T15:08:00Z" w16du:dateUtc="2026-07-15T22:08:00Z">
        <w:r w:rsidDel="00186B3C">
          <w:rPr>
            <w:rFonts w:ascii="Garamond" w:hAnsi="Garamond"/>
          </w:rPr>
          <w:delText xml:space="preserve">variability </w:delText>
        </w:r>
      </w:del>
      <w:ins w:id="621" w:author="Benjamin J. Makhlouf" w:date="2026-07-15T15:08:00Z" w16du:dateUtc="2026-07-15T22:08:00Z">
        <w:r w:rsidR="00186B3C">
          <w:rPr>
            <w:rFonts w:ascii="Garamond" w:hAnsi="Garamond"/>
          </w:rPr>
          <w:t>of</w:t>
        </w:r>
      </w:ins>
      <w:del w:id="622" w:author="Benjamin J. Makhlouf" w:date="2026-07-15T15:08:00Z" w16du:dateUtc="2026-07-15T22:08:00Z">
        <w:r w:rsidDel="00186B3C">
          <w:rPr>
            <w:rFonts w:ascii="Garamond" w:hAnsi="Garamond"/>
          </w:rPr>
          <w:delText>in</w:delText>
        </w:r>
      </w:del>
      <w:r>
        <w:rPr>
          <w:rFonts w:ascii="Garamond" w:hAnsi="Garamond"/>
        </w:rPr>
        <w:t xml:space="preserve"> salmon life histories and previously observed shifts in habitat use across annual timescales </w:t>
      </w:r>
      <w:r>
        <w:rPr>
          <w:rFonts w:ascii="Garamond" w:hAnsi="Garamond"/>
        </w:rPr>
        <w:fldChar w:fldCharType="begin"/>
      </w:r>
      <w:r>
        <w:rPr>
          <w:rFonts w:ascii="Garamond" w:hAnsi="Garamond"/>
        </w:rPr>
        <w:instrText xml:space="preserve"> ADDIN ZOTERO_ITEM CSL_CITATION {"citationID":"xeiQXhMP","properties":{"formattedCitation":"(Brennan et al., 2019; Schindler et al., 2010)","plainCitation":"(Brennan et al., 2019; Schindler et al., 2010)","noteIndex":0},"citationItems":[{"id":3844,"uris":["http://zotero.org/users/8421274/items/RXD5IA9D"],"itemData":{"id":3844,"type":"article-journal","abstract":"Watersheds are complex mosaics of habitats whose conditions vary across space and time as landscape features filter overriding climate forcing, yet the extent to which the reliability of ecosystem services depends on these dynamics remains unknown. We quantified how shifting habitat mosaics are expressed across a range of spatial scales within a large, free-flowing river, and how they stabilize the production of Pacific salmon that support valuable fisheries. The strontium isotope records of ear stones (otoliths) show that the relative productivity of locations across the river network, as both natal- and juvenile-rearing habitat, varies widely among years and that this variability is expressed across a broad range of spatial scales, ultimately stabilizing the interannual production of fish at the scale of the entire basin.","container-title":"Science","DOI":"10.1126/science.aav4313","issue":"6442","page":"783-786","publisher":"American Association for the Advancement of Science","source":"science.org (Atypon)","title":"Shifting habitat mosaics and fish production across river basins","volume":"364","author":[{"family":"Brennan","given":"Sean R."},{"family":"Schindler","given":"Daniel E."},{"family":"Cline","given":"Timothy J."},{"family":"Walsworth","given":"Timothy E."},{"family":"Buck","given":"Greg"},{"family":"Fernandez","given":"Diego P."}],"issued":{"date-parts":[["2019"]]}}},{"id":272,"uris":["http://zotero.org/users/8421274/items/24NDGS7V"],"itemData":{"id":272,"type":"article-journal","abstract":"One of the most pervasive themes in ecology is that biological diversity stabilizes ecosystem processes and the services they provide to society, a concept that has become a common argument for biodiversity conservation. Species-rich communities are thought to produce more temporally stable ecosystem services because of the complementary or independent dynamics among species that perform similar ecosystem functions. Such variance dampening within communities is referred to as a portfolio effect and is analogous to the effects of asset diversity on the stability of financial portfolios. In ecology, these arguments have focused on the effects of species diversity on ecosystem stability but have not considered the importance of biologically relevant diversity within individual species. Current rates of population extirpation are probably at least three orders of magnitude higher than species extinction rates, so there is a pressing need to clarify how population and life history diversity affect the performance of individual species in providing important ecosystem services. Here we use five decades of data from Oncorhynchus nerka (sockeye salmon) in Bristol Bay, Alaska, to provide the first quantification of portfolio effects that derive from population and life history diversity in an important and heavily exploited species. Variability in annual Bristol Bay salmon returns is 2.2 times lower than it would be if the system consisted of a single homogenous population rather than the several hundred discrete populations it currently consists of. Furthermore, if it were a single homogeneous population, such increased variability would lead to ten times more frequent fisheries closures. Portfolio effects are also evident in watershed food webs, where they stabilize and extend predator access to salmon resources. Our results demonstrate the critical importance of maintaining population diversity for stabilizing ecosystem services and securing the economies and livelihoods that depend on them. The reliability of ecosystem services will erode faster than indicated by species loss alone. [PUBLICATION ABSTRACT]","container-title":"Nature","DOI":"https://doi-org.prox.lib.ncsu.edu/10.1038/nature09060","ISSN":"00280836","issue":"7298","language":"English","license":"Copyright Nature Publishing Group Jun 3, 2010","note":"number-of-pages: 5\npublisher-place: London, United States","publisher":"Nature Publishing Group","section":"LETTERS","source":"ProQuest","title":"Population diversity and the portfolio effect in an exploited species","URL":"http://www.proquest.com/docview/375318240/abstract/317AC81E34EB4163PQ/1","volume":"465","author":[{"family":"Schindler","given":"Daniel E."},{"family":"Hilborn","given":"Ray"},{"family":"Chasco","given":"Brandon"},{"family":"Boatright","given":"Christopher P."},{"family":"Quinn","given":"Thomas P."},{"family":"Rogers","given":"Lauren A."},{"family":"Webster","given":"Michael S."}],"accessed":{"date-parts":[["2022",5,12]]},"issued":{"date-parts":[["2010",6,3]]}}}],"schema":"https://github.com/citation-style-language/schema/raw/master/csl-citation.json"} </w:instrText>
      </w:r>
      <w:r>
        <w:rPr>
          <w:rFonts w:ascii="Garamond" w:hAnsi="Garamond"/>
        </w:rPr>
        <w:fldChar w:fldCharType="separate"/>
      </w:r>
      <w:r>
        <w:rPr>
          <w:rFonts w:ascii="Garamond" w:hAnsi="Garamond"/>
          <w:noProof/>
        </w:rPr>
        <w:t>(Brennan et al., 2019; Schindler et al., 2010)</w:t>
      </w:r>
      <w:r>
        <w:rPr>
          <w:rFonts w:ascii="Garamond" w:hAnsi="Garamond"/>
        </w:rPr>
        <w:fldChar w:fldCharType="end"/>
      </w:r>
      <w:r>
        <w:rPr>
          <w:rFonts w:ascii="Garamond" w:hAnsi="Garamond"/>
        </w:rPr>
        <w:t xml:space="preserve">. However, variability in the efficacy of the front-end closure also likely reflects the interaction between run dynamics and management strategies that operate on a fixed calendar date. Because the closure is implemented on a fixed schedule, interannual variation in migration timing means that the proportion of the run occurring within the closure window depends on both the timing (early vs. late) and duration (compressed vs. protracted) of the overall migration. Late return timing or extended run duration may result in less proportional contribution within the closure window as compared to earlier returning and less protracted run timing. </w:t>
      </w:r>
      <w:del w:id="623" w:author="Benjamin J. Makhlouf" w:date="2026-07-13T17:19:00Z" w16du:dateUtc="2026-07-14T00:19:00Z">
        <w:r w:rsidDel="00BE3061">
          <w:rPr>
            <w:rFonts w:ascii="Garamond" w:hAnsi="Garamond"/>
          </w:rPr>
          <w:delText xml:space="preserve">As a result, both the amount and distribution of populations afforded protection depend on this interaction. </w:delText>
        </w:r>
      </w:del>
      <w:r>
        <w:rPr>
          <w:rFonts w:ascii="Garamond" w:hAnsi="Garamond"/>
        </w:rPr>
        <w:t>When combined with natural variability in basin-wide production patterns, this may introduce substantial variability in the population-specific effect</w:t>
      </w:r>
      <w:ins w:id="624" w:author="Daniel Schindler" w:date="2026-07-16T09:17:00Z" w16du:dateUtc="2026-07-16T17:17:00Z">
        <w:r w:rsidR="00637562">
          <w:rPr>
            <w:rFonts w:ascii="Garamond" w:hAnsi="Garamond"/>
          </w:rPr>
          <w:t>s</w:t>
        </w:r>
      </w:ins>
      <w:r>
        <w:rPr>
          <w:rFonts w:ascii="Garamond" w:hAnsi="Garamond"/>
        </w:rPr>
        <w:t xml:space="preserve"> of the front-end closure</w:t>
      </w:r>
      <w:ins w:id="625" w:author="Benjamin J. Makhlouf" w:date="2026-07-13T17:20:00Z" w16du:dateUtc="2026-07-14T00:20:00Z">
        <w:r w:rsidR="00BE3061">
          <w:rPr>
            <w:rFonts w:ascii="Garamond" w:hAnsi="Garamond"/>
          </w:rPr>
          <w:t xml:space="preserve">, highlighting </w:t>
        </w:r>
      </w:ins>
      <w:del w:id="626" w:author="Benjamin J. Makhlouf" w:date="2026-07-13T17:20:00Z" w16du:dateUtc="2026-07-14T00:20:00Z">
        <w:r w:rsidDel="00BE3061">
          <w:rPr>
            <w:rFonts w:ascii="Garamond" w:hAnsi="Garamond"/>
          </w:rPr>
          <w:delText>.</w:delText>
        </w:r>
      </w:del>
      <w:del w:id="627" w:author="Benjamin J. Makhlouf" w:date="2026-07-09T13:38:00Z" w16du:dateUtc="2026-07-09T20:38:00Z">
        <w:r w:rsidDel="00005DA6">
          <w:rPr>
            <w:rFonts w:ascii="Garamond" w:hAnsi="Garamond"/>
          </w:rPr>
          <w:delText xml:space="preserve"> </w:delText>
        </w:r>
      </w:del>
      <w:del w:id="628" w:author="Benjamin J. Makhlouf" w:date="2026-07-13T17:20:00Z" w16du:dateUtc="2026-07-14T00:20:00Z">
        <w:r w:rsidDel="00BE3061">
          <w:rPr>
            <w:rFonts w:ascii="Garamond" w:hAnsi="Garamond"/>
          </w:rPr>
          <w:delText xml:space="preserve">These results suggest </w:delText>
        </w:r>
      </w:del>
      <w:r>
        <w:rPr>
          <w:rFonts w:ascii="Garamond" w:hAnsi="Garamond"/>
        </w:rPr>
        <w:t xml:space="preserve">a potential limitation of a fixed date closure and </w:t>
      </w:r>
      <w:del w:id="629" w:author="Daniel Schindler" w:date="2026-07-16T09:17:00Z" w16du:dateUtc="2026-07-16T17:17:00Z">
        <w:r w:rsidDel="00637562">
          <w:rPr>
            <w:rFonts w:ascii="Garamond" w:hAnsi="Garamond"/>
          </w:rPr>
          <w:delText xml:space="preserve">highlight </w:delText>
        </w:r>
      </w:del>
      <w:ins w:id="630" w:author="Daniel Schindler" w:date="2026-07-16T09:17:00Z" w16du:dateUtc="2026-07-16T17:17:00Z">
        <w:r w:rsidR="00637562">
          <w:rPr>
            <w:rFonts w:ascii="Garamond" w:hAnsi="Garamond"/>
          </w:rPr>
          <w:t xml:space="preserve">emphasizing </w:t>
        </w:r>
      </w:ins>
      <w:r>
        <w:rPr>
          <w:rFonts w:ascii="Garamond" w:hAnsi="Garamond"/>
        </w:rPr>
        <w:t xml:space="preserve">the </w:t>
      </w:r>
      <w:del w:id="631" w:author="Daniel Schindler" w:date="2026-07-16T09:17:00Z" w16du:dateUtc="2026-07-16T17:17:00Z">
        <w:r w:rsidDel="00637562">
          <w:rPr>
            <w:rFonts w:ascii="Garamond" w:hAnsi="Garamond"/>
          </w:rPr>
          <w:delText xml:space="preserve">difficulty </w:delText>
        </w:r>
      </w:del>
      <w:ins w:id="632" w:author="Daniel Schindler" w:date="2026-07-16T09:17:00Z" w16du:dateUtc="2026-07-16T17:17:00Z">
        <w:r w:rsidR="00637562">
          <w:rPr>
            <w:rFonts w:ascii="Garamond" w:hAnsi="Garamond"/>
          </w:rPr>
          <w:t>challenges in</w:t>
        </w:r>
      </w:ins>
      <w:del w:id="633" w:author="Daniel Schindler" w:date="2026-07-16T09:17:00Z" w16du:dateUtc="2026-07-16T17:17:00Z">
        <w:r w:rsidDel="00637562">
          <w:rPr>
            <w:rFonts w:ascii="Garamond" w:hAnsi="Garamond"/>
          </w:rPr>
          <w:delText>of</w:delText>
        </w:r>
      </w:del>
      <w:r>
        <w:rPr>
          <w:rFonts w:ascii="Garamond" w:hAnsi="Garamond"/>
        </w:rPr>
        <w:t xml:space="preserve"> managing for a dynamic ecosystem</w:t>
      </w:r>
      <w:del w:id="634" w:author="Daniel Schindler" w:date="2026-07-16T09:18:00Z" w16du:dateUtc="2026-07-16T17:18:00Z">
        <w:r w:rsidDel="00637562">
          <w:rPr>
            <w:rFonts w:ascii="Garamond" w:hAnsi="Garamond"/>
          </w:rPr>
          <w:delText xml:space="preserve"> with fixed-duration management</w:delText>
        </w:r>
      </w:del>
      <w:r>
        <w:rPr>
          <w:rFonts w:ascii="Garamond" w:hAnsi="Garamond"/>
        </w:rPr>
        <w:t>.</w:t>
      </w:r>
    </w:p>
    <w:p w14:paraId="690B8EFD" w14:textId="7771CDC0" w:rsidR="009C3FA5" w:rsidRPr="00313872" w:rsidRDefault="005312E0" w:rsidP="00BE3061">
      <w:pPr>
        <w:pStyle w:val="whitespace-normal"/>
        <w:spacing w:line="480" w:lineRule="auto"/>
        <w:ind w:firstLine="720"/>
        <w:rPr>
          <w:rFonts w:ascii="Garamond" w:hAnsi="Garamond"/>
          <w:rPrChange w:id="635" w:author="Benjamin J. Makhlouf" w:date="2026-07-09T13:44:00Z" w16du:dateUtc="2026-07-09T20:44:00Z">
            <w:rPr/>
          </w:rPrChange>
        </w:rPr>
      </w:pPr>
      <w:r>
        <w:rPr>
          <w:rFonts w:ascii="Garamond" w:hAnsi="Garamond"/>
        </w:rPr>
        <w:t xml:space="preserve"> </w:t>
      </w:r>
      <w:ins w:id="636" w:author="Benjamin J. Makhlouf" w:date="2026-07-09T19:42:00Z">
        <w:r w:rsidR="00B7081E" w:rsidRPr="00B7081E">
          <w:rPr>
            <w:rFonts w:ascii="Garamond" w:hAnsi="Garamond"/>
          </w:rPr>
          <w:t xml:space="preserve">In the absence of detailed information on basin-wide spatial ecology, a fixed-date closure provides a </w:t>
        </w:r>
      </w:ins>
      <w:ins w:id="637" w:author="Daniel Schindler" w:date="2026-07-16T09:18:00Z" w16du:dateUtc="2026-07-16T17:18:00Z">
        <w:r w:rsidR="00637562">
          <w:rPr>
            <w:rFonts w:ascii="Garamond" w:hAnsi="Garamond"/>
          </w:rPr>
          <w:t xml:space="preserve">simple and </w:t>
        </w:r>
      </w:ins>
      <w:ins w:id="638" w:author="Benjamin J. Makhlouf" w:date="2026-07-09T19:42:00Z">
        <w:r w:rsidR="00B7081E" w:rsidRPr="00B7081E">
          <w:rPr>
            <w:rFonts w:ascii="Garamond" w:hAnsi="Garamond"/>
          </w:rPr>
          <w:t>practical management approach that offers a predictable harvest window for fishers. The results presented here suggest that this strategy has been largely effective despite limited knowledge of population-specific migration patterns.</w:t>
        </w:r>
      </w:ins>
      <w:ins w:id="639" w:author="Benjamin J. Makhlouf" w:date="2026-07-13T17:20:00Z" w16du:dateUtc="2026-07-14T00:20:00Z">
        <w:r w:rsidR="00BE3061">
          <w:rPr>
            <w:rFonts w:ascii="Garamond" w:hAnsi="Garamond"/>
          </w:rPr>
          <w:t xml:space="preserve"> </w:t>
        </w:r>
      </w:ins>
      <w:ins w:id="640" w:author="Benjamin J. Makhlouf" w:date="2026-07-09T13:53:00Z" w16du:dateUtc="2026-07-09T20:53:00Z">
        <w:r w:rsidR="0065735E">
          <w:rPr>
            <w:rFonts w:ascii="Garamond" w:hAnsi="Garamond"/>
          </w:rPr>
          <w:t>However, a</w:t>
        </w:r>
      </w:ins>
      <w:del w:id="641" w:author="Benjamin J. Makhlouf" w:date="2026-07-09T13:54:00Z" w16du:dateUtc="2026-07-09T20:54:00Z">
        <w:r w:rsidDel="0065735E">
          <w:rPr>
            <w:rFonts w:ascii="Garamond" w:hAnsi="Garamond"/>
          </w:rPr>
          <w:delText>A</w:delText>
        </w:r>
      </w:del>
      <w:r>
        <w:rPr>
          <w:rFonts w:ascii="Garamond" w:hAnsi="Garamond"/>
        </w:rPr>
        <w:t xml:space="preserve"> more dynamic closure which is responsive to predicted or observed run dynamics may provide more consistent protection to upstream populations. </w:t>
      </w:r>
      <w:ins w:id="642" w:author="Benjamin J. Makhlouf" w:date="2026-07-09T19:43:00Z">
        <w:r w:rsidR="00B7081E" w:rsidRPr="00B7081E">
          <w:rPr>
            <w:rFonts w:ascii="Garamond" w:hAnsi="Garamond"/>
          </w:rPr>
          <w:t xml:space="preserve">Implementing such an approach would require accurate forecasts of both the onset of the run and the relative timing of migration among subpopulations. Although </w:t>
        </w:r>
      </w:ins>
      <w:ins w:id="643" w:author="Benjamin J. Makhlouf" w:date="2026-07-13T17:20:00Z" w16du:dateUtc="2026-07-14T00:20:00Z">
        <w:r w:rsidR="00BE3061">
          <w:rPr>
            <w:rFonts w:ascii="Garamond" w:hAnsi="Garamond"/>
          </w:rPr>
          <w:t xml:space="preserve">our </w:t>
        </w:r>
      </w:ins>
      <w:ins w:id="644" w:author="Benjamin J. Makhlouf" w:date="2026-07-15T13:39:00Z" w16du:dateUtc="2026-07-15T20:39:00Z">
        <w:r w:rsidR="005019CE">
          <w:rPr>
            <w:rFonts w:ascii="Garamond" w:hAnsi="Garamond"/>
          </w:rPr>
          <w:t xml:space="preserve">results </w:t>
        </w:r>
        <w:r w:rsidR="005019CE" w:rsidRPr="00B7081E">
          <w:rPr>
            <w:rFonts w:ascii="Garamond" w:hAnsi="Garamond"/>
          </w:rPr>
          <w:t>indicate</w:t>
        </w:r>
      </w:ins>
      <w:ins w:id="645" w:author="Benjamin J. Makhlouf" w:date="2026-07-09T19:43:00Z">
        <w:r w:rsidR="00B7081E" w:rsidRPr="00B7081E">
          <w:rPr>
            <w:rFonts w:ascii="Garamond" w:hAnsi="Garamond"/>
          </w:rPr>
          <w:t xml:space="preserve"> broadly consistent differences in migration timing among groups, the greater interannual variability observed for upper watershed populations illustrates the difficulty of designing a dynamic closure that reliably protects a consistent proportion of these</w:t>
        </w:r>
        <w:del w:id="646" w:author="bmak29" w:date="2026-07-15T15:29:00Z" w16du:dateUtc="2026-07-15T22:29:00Z">
          <w:r w:rsidR="00B7081E" w:rsidRPr="00B7081E" w:rsidDel="000D5ACA">
            <w:rPr>
              <w:rFonts w:ascii="Garamond" w:hAnsi="Garamond"/>
            </w:rPr>
            <w:delText xml:space="preserve"> </w:delText>
          </w:r>
        </w:del>
      </w:ins>
      <w:ins w:id="647" w:author="bmak29" w:date="2026-07-15T15:29:00Z" w16du:dateUtc="2026-07-15T22:29:00Z">
        <w:r w:rsidR="000D5ACA">
          <w:rPr>
            <w:rFonts w:ascii="Garamond" w:hAnsi="Garamond"/>
          </w:rPr>
          <w:t xml:space="preserve"> populations</w:t>
        </w:r>
      </w:ins>
      <w:ins w:id="648" w:author="Benjamin J. Makhlouf" w:date="2026-07-09T19:43:00Z">
        <w:del w:id="649" w:author="bmak29" w:date="2026-07-15T15:29:00Z" w16du:dateUtc="2026-07-15T22:29:00Z">
          <w:r w:rsidR="00B7081E" w:rsidRPr="00B7081E" w:rsidDel="000D5ACA">
            <w:rPr>
              <w:rFonts w:ascii="Garamond" w:hAnsi="Garamond"/>
            </w:rPr>
            <w:delText>stocks</w:delText>
          </w:r>
        </w:del>
        <w:r w:rsidR="00B7081E" w:rsidRPr="00B7081E">
          <w:rPr>
            <w:rFonts w:ascii="Garamond" w:hAnsi="Garamond"/>
          </w:rPr>
          <w:t>.</w:t>
        </w:r>
      </w:ins>
      <w:ins w:id="650" w:author="Benjamin J. Makhlouf" w:date="2026-07-09T19:38:00Z" w16du:dateUtc="2026-07-10T02:38:00Z">
        <w:r w:rsidR="004437C4">
          <w:rPr>
            <w:rFonts w:ascii="Garamond" w:hAnsi="Garamond"/>
          </w:rPr>
          <w:t xml:space="preserve"> </w:t>
        </w:r>
      </w:ins>
      <w:r>
        <w:rPr>
          <w:rFonts w:ascii="Garamond" w:hAnsi="Garamond"/>
        </w:rPr>
        <w:t xml:space="preserve">Improvement of run timing forecasts </w:t>
      </w:r>
      <w:r>
        <w:rPr>
          <w:rFonts w:ascii="Garamond" w:hAnsi="Garamond"/>
        </w:rPr>
        <w:fldChar w:fldCharType="begin"/>
      </w:r>
      <w:r>
        <w:rPr>
          <w:rFonts w:ascii="Garamond" w:hAnsi="Garamond"/>
        </w:rPr>
        <w:instrText xml:space="preserve"> ADDIN ZOTERO_ITEM CSL_CITATION {"citationID":"0VgE4Nmv","properties":{"formattedCitation":"(Mundy, 1982; Staton et al., 2017)","plainCitation":"(Mundy, 1982; Staton et al., 2017)","dontUpdate":true,"noteIndex":0},"citationItems":[{"id":5973,"uris":["http://zotero.org/users/8421274/items/T67UPK8M"],"itemData":{"id":5973,"type":"article-journal","abstract":"An objective definition of migratory timing is applied to commercial and test fishing catch data for chinook salmon (Oncorhynchus tshawytscha) from the Yukon delta, 1961-1980. On the average, 91% of all the commercial catch is taken before the end of June, with one-half of the catch being taken by June 21. The middle part of the migration (25-75%) usually is available for harvest only over a span of 11 days. However, the length of the central span has varied from 8 to 13 days, depending on timing. Mean dates of migration based on catch and CPUE data were nearly identical (about June 21), with range limits of June 12-30. Test fishing and commercial catch data for 1963-1978 showed no significant difference (α = 0.05) for the mean date of migration. The spread of the migration (variance) appears to be inversely proportional to the mean date of migration for early and late migrations. Timing of migration may be dependent on factors related to air temperature.","container-title":"North American Journal of Fisheries Management","DOI":"10.1577/1548-8659(1982)2&lt;359:COMTSF&gt;2.0.CO;2","ISSN":"0275-5947","issue":"4","note":"_eprint: https://doi.org/10.1577/1548-8659(1982)2&lt;359:COMTSF&gt;2.0.CO;2","page":"359-370","publisher":"AFS Website","source":"Taylor and Francis+NEJM","title":"Computation of Migratory Timing Statistics for Adult Chinook Salmon in the Yukon River, Alaska, and Their Relevance to Fisheries Management","volume":"2","author":[{"family":"Mundy","given":"P. R."}],"issued":{"date-parts":[["1982",10,1]]}}},{"id":2532,"uris":["http://zotero.org/users/8421274/items/SGCHNLTN"],"itemData":{"id":2532,"type":"article-journal","abstract":"Annual variation in adult salmon migration timing makes the interpretation of in-season assessment data difficult, leading to much in-season uncertainty in run size. We developed and evaluated a run timing forecast model for the Kuskokwim River Chinook salmon stock, located in western Alaska, intended to aid in reducing this source of uncertainty. An objective and adaptive approach (using model-averaging and a sliding window algorithm to select predictive time periods, both calibrated annually) was adopted to deal with multidimensional selection of four climatic variables and was based entirely on predictive performance. Forecast cross-validation was used to evaluate the performance of three forecasting approaches: the null (i.e., intercept only) model, the single model with the lowest mean absolute error, and a model-averaged forecast across 16 nested linear models. As of 2016, the null model had the lowest mean absolute error (2.64days), although the model-averaged forecast performed as well or better than the null model in the majority of retrospective years. The model-averaged forecast had a consistent mean absolute error regardless of the type of year (i.e., average or extreme early/late) the forecast was made for, which was not true of the null model. The availability of the run timing forecast was not found to increase overall accuracy of in-season run assessments in relation to the null model, but was found to substantially increase the precision of these assessments, particularly early in the season.","container-title":"Fisheries Research","DOI":"10.1016/j.fishres.2017.05.003","ISSN":"0165-7836","journalAbbreviation":"Fisheries Research","language":"en","page":"9-21","source":"ScienceDirect","title":"Development and evaluation of a migration timing forecast model for Kuskokwim River Chinook salmon","volume":"194","author":[{"family":"Staton","given":"Benjamin A."},{"family":"Catalano","given":"Matthew J."},{"family":"Farmer","given":"Troy M."},{"family":"Abebe","given":"Asheber"},{"family":"Dobson","given":"F. Stephen"}],"issued":{"date-parts":[["2017",10,1]]}}}],"schema":"https://github.com/citation-style-language/schema/raw/master/csl-citation.json"} </w:instrText>
      </w:r>
      <w:r>
        <w:rPr>
          <w:rFonts w:ascii="Garamond" w:hAnsi="Garamond"/>
        </w:rPr>
        <w:fldChar w:fldCharType="separate"/>
      </w:r>
      <w:r>
        <w:rPr>
          <w:rFonts w:ascii="Garamond" w:hAnsi="Garamond"/>
          <w:noProof/>
        </w:rPr>
        <w:t>(e.g. Mundy, 1982; Staton et al., 2017)</w:t>
      </w:r>
      <w:r>
        <w:rPr>
          <w:rFonts w:ascii="Garamond" w:hAnsi="Garamond"/>
        </w:rPr>
        <w:fldChar w:fldCharType="end"/>
      </w:r>
      <w:ins w:id="651" w:author="bmak29" w:date="2026-07-15T15:29:00Z" w16du:dateUtc="2026-07-15T22:29:00Z">
        <w:r w:rsidR="000D5ACA">
          <w:rPr>
            <w:rFonts w:ascii="Garamond" w:hAnsi="Garamond"/>
          </w:rPr>
          <w:t xml:space="preserve"> and a more complete understanding of </w:t>
        </w:r>
        <w:r w:rsidR="000D5ACA">
          <w:rPr>
            <w:rFonts w:ascii="Garamond" w:hAnsi="Garamond"/>
          </w:rPr>
          <w:lastRenderedPageBreak/>
          <w:t>relative timing among stocks,</w:t>
        </w:r>
      </w:ins>
      <w:r>
        <w:rPr>
          <w:rFonts w:ascii="Garamond" w:hAnsi="Garamond"/>
        </w:rPr>
        <w:t xml:space="preserve"> might allow for variable front-end closure timing among years; however, until such reliable forecasting methods are developed for the Kuskokwim River, the static approach currently employed here appears to perform relatively well at protecting the upriver stocks that are the primary focus of conservation.</w:t>
      </w:r>
      <w:r>
        <w:t xml:space="preserve"> </w:t>
      </w:r>
    </w:p>
    <w:p w14:paraId="25323A12" w14:textId="05323919" w:rsidR="000D5ACA" w:rsidRDefault="009C3FA5" w:rsidP="000D5ACA">
      <w:pPr>
        <w:pStyle w:val="whitespace-normal"/>
        <w:spacing w:line="480" w:lineRule="auto"/>
        <w:ind w:firstLine="720"/>
        <w:rPr>
          <w:ins w:id="652" w:author="bmak29" w:date="2026-07-15T15:33:00Z" w16du:dateUtc="2026-07-15T22:33:00Z"/>
          <w:rFonts w:ascii="Garamond" w:hAnsi="Garamond"/>
        </w:rPr>
      </w:pPr>
      <w:r>
        <w:rPr>
          <w:rFonts w:ascii="Garamond" w:hAnsi="Garamond"/>
        </w:rPr>
        <w:t xml:space="preserve">Simulated changes to the front-end closure duration increased the average protection afforded to several regional groups, with a six-day extension from the current end date resulting in increased protection to regional groups one and two by 32.3% and 21.3%. However, increasing the duration of the closure did not result in high protection in all years. In both the three and six-day extension scenarios, several years of data displayed moderately low protection in years where the average run timing was relatively late, reiterating the challenge of estimating the population specific impacts even with a longer duration closure window. In addition, management decisions must consider the dual goals of </w:t>
      </w:r>
      <w:del w:id="653" w:author="Daniel Schindler" w:date="2026-07-16T09:19:00Z" w16du:dateUtc="2026-07-16T17:19:00Z">
        <w:r w:rsidDel="00637562">
          <w:rPr>
            <w:rFonts w:ascii="Garamond" w:hAnsi="Garamond"/>
          </w:rPr>
          <w:delText xml:space="preserve">maintaining </w:delText>
        </w:r>
      </w:del>
      <w:r>
        <w:rPr>
          <w:rFonts w:ascii="Garamond" w:hAnsi="Garamond"/>
        </w:rPr>
        <w:t xml:space="preserve">both </w:t>
      </w:r>
      <w:ins w:id="654" w:author="Daniel Schindler" w:date="2026-07-16T09:19:00Z" w16du:dateUtc="2026-07-16T17:19:00Z">
        <w:r w:rsidR="00637562">
          <w:rPr>
            <w:rFonts w:ascii="Garamond" w:hAnsi="Garamond"/>
          </w:rPr>
          <w:t xml:space="preserve">protecting </w:t>
        </w:r>
      </w:ins>
      <w:r>
        <w:rPr>
          <w:rFonts w:ascii="Garamond" w:hAnsi="Garamond"/>
        </w:rPr>
        <w:t xml:space="preserve">biodiversity and </w:t>
      </w:r>
      <w:ins w:id="655" w:author="Daniel Schindler" w:date="2026-07-16T09:19:00Z" w16du:dateUtc="2026-07-16T17:19:00Z">
        <w:r w:rsidR="00637562">
          <w:rPr>
            <w:rFonts w:ascii="Garamond" w:hAnsi="Garamond"/>
          </w:rPr>
          <w:t>prov</w:t>
        </w:r>
      </w:ins>
      <w:ins w:id="656" w:author="Daniel Schindler" w:date="2026-07-16T09:20:00Z" w16du:dateUtc="2026-07-16T17:20:00Z">
        <w:r w:rsidR="00637562">
          <w:rPr>
            <w:rFonts w:ascii="Garamond" w:hAnsi="Garamond"/>
          </w:rPr>
          <w:t xml:space="preserve">iding </w:t>
        </w:r>
      </w:ins>
      <w:r>
        <w:rPr>
          <w:rFonts w:ascii="Garamond" w:hAnsi="Garamond"/>
        </w:rPr>
        <w:t>harvest opportunity. As currently implemented, the front-end closure on the Kuskokwim resulted in 12%</w:t>
      </w:r>
      <w:ins w:id="657" w:author="Benjamin J. Makhlouf" w:date="2026-07-09T19:45:00Z" w16du:dateUtc="2026-07-10T02:45:00Z">
        <w:r w:rsidR="00B7081E">
          <w:rPr>
            <w:rFonts w:ascii="Garamond" w:hAnsi="Garamond"/>
          </w:rPr>
          <w:t xml:space="preserve"> </w:t>
        </w:r>
      </w:ins>
      <w:ins w:id="658" w:author="Benjamin J. Makhlouf" w:date="2026-07-09T19:45:00Z">
        <w:r w:rsidR="00B7081E" w:rsidRPr="00B7081E">
          <w:rPr>
            <w:rFonts w:ascii="Garamond" w:hAnsi="Garamond"/>
          </w:rPr>
          <w:t>(range = 4.9% - 20.3%)</w:t>
        </w:r>
      </w:ins>
      <w:r>
        <w:rPr>
          <w:rFonts w:ascii="Garamond" w:hAnsi="Garamond"/>
        </w:rPr>
        <w:t xml:space="preserve"> of the total potential harvest falling within the closure window. Although the three-day and six-day extensions did improve both the minimum and average protection afforded to upper watershed groups, they also resulted in an additional 6%</w:t>
      </w:r>
      <w:ins w:id="659" w:author="Benjamin J. Makhlouf" w:date="2026-07-09T19:47:00Z" w16du:dateUtc="2026-07-10T02:47:00Z">
        <w:r w:rsidR="00B7081E">
          <w:rPr>
            <w:rFonts w:ascii="Garamond" w:hAnsi="Garamond"/>
          </w:rPr>
          <w:t xml:space="preserve"> </w:t>
        </w:r>
      </w:ins>
      <w:ins w:id="660" w:author="Benjamin J. Makhlouf" w:date="2026-07-09T19:47:00Z">
        <w:r w:rsidR="00B7081E" w:rsidRPr="00B7081E">
          <w:rPr>
            <w:rFonts w:ascii="Garamond" w:hAnsi="Garamond"/>
          </w:rPr>
          <w:t>(range = 2.6% – 9.7%)</w:t>
        </w:r>
      </w:ins>
      <w:r>
        <w:rPr>
          <w:rFonts w:ascii="Garamond" w:hAnsi="Garamond"/>
        </w:rPr>
        <w:t xml:space="preserve"> and 1</w:t>
      </w:r>
      <w:ins w:id="661" w:author="Benjamin J. Makhlouf" w:date="2026-07-09T19:48:00Z" w16du:dateUtc="2026-07-10T02:48:00Z">
        <w:r w:rsidR="00B7081E">
          <w:rPr>
            <w:rFonts w:ascii="Garamond" w:hAnsi="Garamond"/>
          </w:rPr>
          <w:t>3%</w:t>
        </w:r>
      </w:ins>
      <w:del w:id="662" w:author="Benjamin J. Makhlouf" w:date="2026-07-09T19:47:00Z" w16du:dateUtc="2026-07-10T02:47:00Z">
        <w:r w:rsidDel="00B7081E">
          <w:rPr>
            <w:rFonts w:ascii="Garamond" w:hAnsi="Garamond"/>
          </w:rPr>
          <w:delText>4</w:delText>
        </w:r>
      </w:del>
      <w:del w:id="663" w:author="Benjamin J. Makhlouf" w:date="2026-07-09T19:48:00Z" w16du:dateUtc="2026-07-10T02:48:00Z">
        <w:r w:rsidDel="00B7081E">
          <w:rPr>
            <w:rFonts w:ascii="Garamond" w:hAnsi="Garamond"/>
          </w:rPr>
          <w:delText>%</w:delText>
        </w:r>
      </w:del>
      <w:ins w:id="664" w:author="Benjamin J. Makhlouf" w:date="2026-07-09T19:47:00Z" w16du:dateUtc="2026-07-10T02:47:00Z">
        <w:r w:rsidR="00B7081E">
          <w:rPr>
            <w:rFonts w:ascii="Garamond" w:hAnsi="Garamond"/>
          </w:rPr>
          <w:t xml:space="preserve"> </w:t>
        </w:r>
      </w:ins>
      <w:ins w:id="665" w:author="Benjamin J. Makhlouf" w:date="2026-07-09T19:47:00Z">
        <w:r w:rsidR="00B7081E" w:rsidRPr="00B7081E">
          <w:rPr>
            <w:rFonts w:ascii="Garamond" w:hAnsi="Garamond"/>
          </w:rPr>
          <w:t>(range = 7.0% – 19.3%)</w:t>
        </w:r>
      </w:ins>
      <w:r>
        <w:rPr>
          <w:rFonts w:ascii="Garamond" w:hAnsi="Garamond"/>
        </w:rPr>
        <w:t xml:space="preserve"> of the potential harvest falling within the closure window. </w:t>
      </w:r>
      <w:ins w:id="666" w:author="bmak29" w:date="2026-07-15T15:30:00Z" w16du:dateUtc="2026-07-15T22:30:00Z">
        <w:r w:rsidR="000D5ACA">
          <w:rPr>
            <w:rFonts w:ascii="Garamond" w:hAnsi="Garamond"/>
          </w:rPr>
          <w:t xml:space="preserve">These </w:t>
        </w:r>
      </w:ins>
      <w:ins w:id="667" w:author="bmak29" w:date="2026-07-15T15:31:00Z" w16du:dateUtc="2026-07-15T22:31:00Z">
        <w:r w:rsidR="000D5ACA">
          <w:rPr>
            <w:rFonts w:ascii="Garamond" w:hAnsi="Garamond"/>
          </w:rPr>
          <w:t xml:space="preserve">results highlight the need to evaluate the tradeoff between conservation benefit and the associated cost to harvest in the watershed. </w:t>
        </w:r>
      </w:ins>
    </w:p>
    <w:p w14:paraId="5003A478" w14:textId="21C3EEC7" w:rsidR="003F1234" w:rsidRPr="000D5ACA" w:rsidRDefault="000D5ACA">
      <w:pPr>
        <w:pStyle w:val="whitespace-normal"/>
        <w:spacing w:line="480" w:lineRule="auto"/>
        <w:ind w:firstLine="720"/>
        <w:rPr>
          <w:rFonts w:ascii="Garamond" w:hAnsi="Garamond"/>
          <w:rPrChange w:id="668" w:author="bmak29" w:date="2026-07-15T15:35:00Z" w16du:dateUtc="2026-07-15T22:35:00Z">
            <w:rPr/>
          </w:rPrChange>
        </w:rPr>
        <w:pPrChange w:id="669" w:author="bmak29" w:date="2026-07-15T15:33:00Z" w16du:dateUtc="2026-07-15T22:33:00Z">
          <w:pPr>
            <w:pStyle w:val="NormalWeb"/>
            <w:spacing w:line="480" w:lineRule="auto"/>
            <w:ind w:firstLine="720"/>
          </w:pPr>
        </w:pPrChange>
      </w:pPr>
      <w:ins w:id="670" w:author="bmak29" w:date="2026-07-15T15:32:00Z" w16du:dateUtc="2026-07-15T22:32:00Z">
        <w:r w:rsidRPr="000D5ACA">
          <w:rPr>
            <w:rFonts w:ascii="Garamond" w:hAnsi="Garamond"/>
          </w:rPr>
          <w:t xml:space="preserve">Although </w:t>
        </w:r>
      </w:ins>
      <w:del w:id="671" w:author="bmak29" w:date="2026-07-15T15:32:00Z" w16du:dateUtc="2026-07-15T22:32:00Z">
        <w:r w:rsidR="00C57048" w:rsidRPr="000D5ACA" w:rsidDel="000D5ACA">
          <w:rPr>
            <w:rFonts w:ascii="Garamond" w:hAnsi="Garamond"/>
            <w:rPrChange w:id="672" w:author="bmak29" w:date="2026-07-15T15:35:00Z" w16du:dateUtc="2026-07-15T22:35:00Z">
              <w:rPr/>
            </w:rPrChange>
          </w:rPr>
          <w:delText xml:space="preserve">Protecting upper Kuskokwim stocks through </w:delText>
        </w:r>
      </w:del>
      <w:r w:rsidR="00C57048" w:rsidRPr="000D5ACA">
        <w:rPr>
          <w:rFonts w:ascii="Garamond" w:hAnsi="Garamond"/>
          <w:rPrChange w:id="673" w:author="bmak29" w:date="2026-07-15T15:35:00Z" w16du:dateUtc="2026-07-15T22:35:00Z">
            <w:rPr/>
          </w:rPrChange>
        </w:rPr>
        <w:t>a front-end closure appears to be an effective strategy for maintaining biodiversity in the upper watershed</w:t>
      </w:r>
      <w:del w:id="674" w:author="bmak29" w:date="2026-07-15T15:32:00Z" w16du:dateUtc="2026-07-15T22:32:00Z">
        <w:r w:rsidR="00C57048" w:rsidRPr="000D5ACA" w:rsidDel="000D5ACA">
          <w:rPr>
            <w:rFonts w:ascii="Garamond" w:hAnsi="Garamond"/>
            <w:rPrChange w:id="675" w:author="bmak29" w:date="2026-07-15T15:35:00Z" w16du:dateUtc="2026-07-15T22:35:00Z">
              <w:rPr/>
            </w:rPrChange>
          </w:rPr>
          <w:delText xml:space="preserve"> </w:delText>
        </w:r>
      </w:del>
      <w:ins w:id="676" w:author="bmak29" w:date="2026-07-15T15:32:00Z" w16du:dateUtc="2026-07-15T22:32:00Z">
        <w:r w:rsidRPr="000D5ACA">
          <w:rPr>
            <w:rFonts w:ascii="Garamond" w:hAnsi="Garamond"/>
            <w:rPrChange w:id="677" w:author="bmak29" w:date="2026-07-15T15:35:00Z" w16du:dateUtc="2026-07-15T22:35:00Z">
              <w:rPr/>
            </w:rPrChange>
          </w:rPr>
          <w:t xml:space="preserve">, </w:t>
        </w:r>
      </w:ins>
      <w:del w:id="678" w:author="bmak29" w:date="2026-07-15T15:32:00Z" w16du:dateUtc="2026-07-15T22:32:00Z">
        <w:r w:rsidR="00C57048" w:rsidRPr="000D5ACA" w:rsidDel="000D5ACA">
          <w:rPr>
            <w:rFonts w:ascii="Garamond" w:hAnsi="Garamond"/>
            <w:rPrChange w:id="679" w:author="bmak29" w:date="2026-07-15T15:35:00Z" w16du:dateUtc="2026-07-15T22:35:00Z">
              <w:rPr/>
            </w:rPrChange>
          </w:rPr>
          <w:delText xml:space="preserve">while supporting basin-wide escapement goals and harvest opportunities. However, </w:delText>
        </w:r>
      </w:del>
      <w:r w:rsidR="00C57048" w:rsidRPr="000D5ACA">
        <w:rPr>
          <w:rFonts w:ascii="Garamond" w:hAnsi="Garamond"/>
          <w:rPrChange w:id="680" w:author="bmak29" w:date="2026-07-15T15:35:00Z" w16du:dateUtc="2026-07-15T22:35:00Z">
            <w:rPr/>
          </w:rPrChange>
        </w:rPr>
        <w:t xml:space="preserve">the overall effectiveness of this strategy </w:t>
      </w:r>
      <w:del w:id="681" w:author="bmak29" w:date="2026-07-15T15:33:00Z" w16du:dateUtc="2026-07-15T22:33:00Z">
        <w:r w:rsidR="00C57048" w:rsidRPr="000D5ACA" w:rsidDel="000D5ACA">
          <w:rPr>
            <w:rFonts w:ascii="Garamond" w:hAnsi="Garamond"/>
            <w:rPrChange w:id="682" w:author="bmak29" w:date="2026-07-15T15:35:00Z" w16du:dateUtc="2026-07-15T22:35:00Z">
              <w:rPr/>
            </w:rPrChange>
          </w:rPr>
          <w:delText xml:space="preserve">in sustaining stock diversity and balancing conservation with harvest </w:delText>
        </w:r>
      </w:del>
      <w:r w:rsidR="00C57048" w:rsidRPr="000D5ACA">
        <w:rPr>
          <w:rFonts w:ascii="Garamond" w:hAnsi="Garamond"/>
          <w:rPrChange w:id="683" w:author="bmak29" w:date="2026-07-15T15:35:00Z" w16du:dateUtc="2026-07-15T22:35:00Z">
            <w:rPr/>
          </w:rPrChange>
        </w:rPr>
        <w:t xml:space="preserve">depends not only on the protection provided </w:t>
      </w:r>
      <w:del w:id="684" w:author="Benjamin J. Makhlouf" w:date="2026-07-13T17:21:00Z" w16du:dateUtc="2026-07-14T00:21:00Z">
        <w:r w:rsidR="00C57048" w:rsidRPr="000D5ACA" w:rsidDel="00BE3061">
          <w:rPr>
            <w:rFonts w:ascii="Garamond" w:hAnsi="Garamond"/>
            <w:rPrChange w:id="685" w:author="bmak29" w:date="2026-07-15T15:35:00Z" w16du:dateUtc="2026-07-15T22:35:00Z">
              <w:rPr/>
            </w:rPrChange>
          </w:rPr>
          <w:delText xml:space="preserve">to upper-watershed stocks </w:delText>
        </w:r>
      </w:del>
      <w:r w:rsidR="00C57048" w:rsidRPr="000D5ACA">
        <w:rPr>
          <w:rFonts w:ascii="Garamond" w:hAnsi="Garamond"/>
          <w:rPrChange w:id="686" w:author="bmak29" w:date="2026-07-15T15:35:00Z" w16du:dateUtc="2026-07-15T22:35:00Z">
            <w:rPr/>
          </w:rPrChange>
        </w:rPr>
        <w:t xml:space="preserve">during the closure, but also on how the closure affects overall harvest opportunity and harvest behavior once the fishery reopens. For example, a closure which protects a large proportion </w:t>
      </w:r>
      <w:r w:rsidR="00C57048" w:rsidRPr="000D5ACA">
        <w:rPr>
          <w:rFonts w:ascii="Garamond" w:hAnsi="Garamond"/>
          <w:rPrChange w:id="687" w:author="bmak29" w:date="2026-07-15T15:35:00Z" w16du:dateUtc="2026-07-15T22:35:00Z">
            <w:rPr/>
          </w:rPrChange>
        </w:rPr>
        <w:lastRenderedPageBreak/>
        <w:t xml:space="preserve">of upstream stocks by prohibiting harvest on a significant portion of the run may concentrate fishing pressure on later returning stocks. As a result, this shift in the temporal distribution of fishing pressure may </w:t>
      </w:r>
      <w:ins w:id="688" w:author="bmak29" w:date="2026-07-15T15:34:00Z" w16du:dateUtc="2026-07-15T22:34:00Z">
        <w:r w:rsidRPr="000D5ACA">
          <w:rPr>
            <w:rFonts w:ascii="Garamond" w:hAnsi="Garamond"/>
            <w:rPrChange w:id="689" w:author="bmak29" w:date="2026-07-15T15:35:00Z" w16du:dateUtc="2026-07-15T22:35:00Z">
              <w:rPr/>
            </w:rPrChange>
          </w:rPr>
          <w:t xml:space="preserve">impose a greater </w:t>
        </w:r>
      </w:ins>
      <w:r w:rsidR="00C57048" w:rsidRPr="000D5ACA">
        <w:rPr>
          <w:rFonts w:ascii="Garamond" w:hAnsi="Garamond"/>
          <w:rPrChange w:id="690" w:author="bmak29" w:date="2026-07-15T15:35:00Z" w16du:dateUtc="2026-07-15T22:35:00Z">
            <w:rPr/>
          </w:rPrChange>
        </w:rPr>
        <w:t xml:space="preserve">impact </w:t>
      </w:r>
      <w:ins w:id="691" w:author="bmak29" w:date="2026-07-15T15:34:00Z" w16du:dateUtc="2026-07-15T22:34:00Z">
        <w:r w:rsidRPr="000D5ACA">
          <w:rPr>
            <w:rFonts w:ascii="Garamond" w:hAnsi="Garamond"/>
            <w:rPrChange w:id="692" w:author="bmak29" w:date="2026-07-15T15:35:00Z" w16du:dateUtc="2026-07-15T22:35:00Z">
              <w:rPr/>
            </w:rPrChange>
          </w:rPr>
          <w:t xml:space="preserve">to </w:t>
        </w:r>
      </w:ins>
      <w:r w:rsidR="00C57048" w:rsidRPr="000D5ACA">
        <w:rPr>
          <w:rFonts w:ascii="Garamond" w:hAnsi="Garamond"/>
          <w:rPrChange w:id="693" w:author="bmak29" w:date="2026-07-15T15:35:00Z" w16du:dateUtc="2026-07-15T22:35:00Z">
            <w:rPr/>
          </w:rPrChange>
        </w:rPr>
        <w:t>weak downstream stocks as compared to the same harvest pressure distributed across the full migration window</w:t>
      </w:r>
      <w:ins w:id="694" w:author="bmak29" w:date="2026-07-15T15:34:00Z" w16du:dateUtc="2026-07-15T22:34:00Z">
        <w:r w:rsidRPr="000D5ACA">
          <w:rPr>
            <w:rFonts w:ascii="Garamond" w:hAnsi="Garamond"/>
            <w:rPrChange w:id="695" w:author="bmak29" w:date="2026-07-15T15:35:00Z" w16du:dateUtc="2026-07-15T22:35:00Z">
              <w:rPr/>
            </w:rPrChange>
          </w:rPr>
          <w:t xml:space="preserve">. </w:t>
        </w:r>
      </w:ins>
      <w:del w:id="696" w:author="bmak29" w:date="2026-07-15T15:34:00Z" w16du:dateUtc="2026-07-15T22:34:00Z">
        <w:r w:rsidR="00C57048" w:rsidRPr="000D5ACA" w:rsidDel="000D5ACA">
          <w:rPr>
            <w:rFonts w:ascii="Garamond" w:hAnsi="Garamond"/>
            <w:rPrChange w:id="697" w:author="bmak29" w:date="2026-07-15T15:35:00Z" w16du:dateUtc="2026-07-15T22:35:00Z">
              <w:rPr/>
            </w:rPrChange>
          </w:rPr>
          <w:delText xml:space="preserve">, thereby degrading biodiversity. </w:delText>
        </w:r>
      </w:del>
      <w:ins w:id="698" w:author="Benjamin J. Makhlouf" w:date="2026-07-12T13:18:00Z">
        <w:r w:rsidR="00FC3951" w:rsidRPr="000D5ACA">
          <w:rPr>
            <w:rFonts w:ascii="Garamond" w:hAnsi="Garamond"/>
            <w:rPrChange w:id="699" w:author="bmak29" w:date="2026-07-15T15:35:00Z" w16du:dateUtc="2026-07-15T22:35:00Z">
              <w:rPr/>
            </w:rPrChange>
          </w:rPr>
          <w:t xml:space="preserve">By the same principle, reduced fishing opportunities for Chinook salmon could shift subsistence harvest effort toward other </w:t>
        </w:r>
      </w:ins>
      <w:ins w:id="700" w:author="Benjamin J. Makhlouf" w:date="2026-07-12T13:18:00Z" w16du:dateUtc="2026-07-12T20:18:00Z">
        <w:r w:rsidR="00FC3951" w:rsidRPr="000D5ACA">
          <w:rPr>
            <w:rFonts w:ascii="Garamond" w:hAnsi="Garamond"/>
            <w:rPrChange w:id="701" w:author="bmak29" w:date="2026-07-15T15:35:00Z" w16du:dateUtc="2026-07-15T22:35:00Z">
              <w:rPr/>
            </w:rPrChange>
          </w:rPr>
          <w:t xml:space="preserve">important subsistence </w:t>
        </w:r>
      </w:ins>
      <w:ins w:id="702" w:author="Benjamin J. Makhlouf" w:date="2026-07-12T13:18:00Z">
        <w:r w:rsidR="00FC3951" w:rsidRPr="000D5ACA">
          <w:rPr>
            <w:rFonts w:ascii="Garamond" w:hAnsi="Garamond"/>
            <w:rPrChange w:id="703" w:author="bmak29" w:date="2026-07-15T15:35:00Z" w16du:dateUtc="2026-07-15T22:35:00Z">
              <w:rPr/>
            </w:rPrChange>
          </w:rPr>
          <w:t>species</w:t>
        </w:r>
      </w:ins>
      <w:ins w:id="704" w:author="Benjamin J. Makhlouf" w:date="2026-07-12T13:18:00Z" w16du:dateUtc="2026-07-12T20:18:00Z">
        <w:r w:rsidR="00FC3951" w:rsidRPr="000D5ACA">
          <w:rPr>
            <w:rFonts w:ascii="Garamond" w:hAnsi="Garamond"/>
            <w:rPrChange w:id="705" w:author="bmak29" w:date="2026-07-15T15:35:00Z" w16du:dateUtc="2026-07-15T22:35:00Z">
              <w:rPr/>
            </w:rPrChange>
          </w:rPr>
          <w:t xml:space="preserve"> </w:t>
        </w:r>
      </w:ins>
      <w:ins w:id="706" w:author="Benjamin J. Makhlouf" w:date="2026-07-12T13:18:00Z">
        <w:r w:rsidR="00FC3951" w:rsidRPr="000D5ACA">
          <w:rPr>
            <w:rFonts w:ascii="Garamond" w:hAnsi="Garamond"/>
            <w:rPrChange w:id="707" w:author="bmak29" w:date="2026-07-15T15:35:00Z" w16du:dateUtc="2026-07-15T22:35:00Z">
              <w:rPr/>
            </w:rPrChange>
          </w:rPr>
          <w:t>such as chum salmon, which return later in the season but face similar conservation concerns.</w:t>
        </w:r>
      </w:ins>
      <w:ins w:id="708" w:author="Benjamin J. Makhlouf" w:date="2026-07-12T13:18:00Z" w16du:dateUtc="2026-07-12T20:18:00Z">
        <w:r w:rsidR="00FC3951" w:rsidRPr="000D5ACA">
          <w:rPr>
            <w:rFonts w:ascii="Garamond" w:hAnsi="Garamond"/>
            <w:rPrChange w:id="709" w:author="bmak29" w:date="2026-07-15T15:35:00Z" w16du:dateUtc="2026-07-15T22:35:00Z">
              <w:rPr/>
            </w:rPrChange>
          </w:rPr>
          <w:t xml:space="preserve"> </w:t>
        </w:r>
      </w:ins>
      <w:ins w:id="710" w:author="Benjamin J. Makhlouf" w:date="2026-07-13T17:22:00Z" w16du:dateUtc="2026-07-14T00:22:00Z">
        <w:r w:rsidR="00390710" w:rsidRPr="000D5ACA">
          <w:rPr>
            <w:rFonts w:ascii="Garamond" w:hAnsi="Garamond"/>
            <w:rPrChange w:id="711" w:author="bmak29" w:date="2026-07-15T15:35:00Z" w16du:dateUtc="2026-07-15T22:35:00Z">
              <w:rPr/>
            </w:rPrChange>
          </w:rPr>
          <w:t>T</w:t>
        </w:r>
      </w:ins>
      <w:del w:id="712" w:author="Benjamin J. Makhlouf" w:date="2026-07-13T17:22:00Z" w16du:dateUtc="2026-07-14T00:22:00Z">
        <w:r w:rsidR="00C57048" w:rsidRPr="000D5ACA" w:rsidDel="00390710">
          <w:rPr>
            <w:rFonts w:ascii="Garamond" w:hAnsi="Garamond"/>
            <w:rPrChange w:id="713" w:author="bmak29" w:date="2026-07-15T15:35:00Z" w16du:dateUtc="2026-07-15T22:35:00Z">
              <w:rPr/>
            </w:rPrChange>
          </w:rPr>
          <w:delText>Further, t</w:delText>
        </w:r>
      </w:del>
      <w:r w:rsidR="00C57048" w:rsidRPr="000D5ACA">
        <w:rPr>
          <w:rFonts w:ascii="Garamond" w:hAnsi="Garamond"/>
          <w:rPrChange w:id="714" w:author="bmak29" w:date="2026-07-15T15:35:00Z" w16du:dateUtc="2026-07-15T22:35:00Z">
            <w:rPr/>
          </w:rPrChange>
        </w:rPr>
        <w:t xml:space="preserve">he timing of the front-end closure </w:t>
      </w:r>
      <w:ins w:id="715" w:author="Benjamin J. Makhlouf" w:date="2026-07-13T17:22:00Z" w16du:dateUtc="2026-07-14T00:22:00Z">
        <w:r w:rsidR="00390710" w:rsidRPr="000D5ACA">
          <w:rPr>
            <w:rFonts w:ascii="Garamond" w:hAnsi="Garamond"/>
            <w:rPrChange w:id="716" w:author="bmak29" w:date="2026-07-15T15:35:00Z" w16du:dateUtc="2026-07-15T22:35:00Z">
              <w:rPr/>
            </w:rPrChange>
          </w:rPr>
          <w:t xml:space="preserve">also </w:t>
        </w:r>
      </w:ins>
      <w:r w:rsidR="00C57048" w:rsidRPr="000D5ACA">
        <w:rPr>
          <w:rFonts w:ascii="Garamond" w:hAnsi="Garamond"/>
          <w:rPrChange w:id="717" w:author="bmak29" w:date="2026-07-15T15:35:00Z" w16du:dateUtc="2026-07-15T22:35:00Z">
            <w:rPr/>
          </w:rPrChange>
        </w:rPr>
        <w:t>coincides with the preferred and traditional timing of fishing for many communities in the lower Kuskokwim</w:t>
      </w:r>
      <w:ins w:id="718" w:author="Benjamin J. Makhlouf" w:date="2026-07-12T13:23:00Z" w16du:dateUtc="2026-07-12T20:23:00Z">
        <w:r w:rsidR="00AC7FA1" w:rsidRPr="000D5ACA">
          <w:rPr>
            <w:rFonts w:ascii="Garamond" w:hAnsi="Garamond"/>
            <w:rPrChange w:id="719" w:author="bmak29" w:date="2026-07-15T15:35:00Z" w16du:dateUtc="2026-07-15T22:35:00Z">
              <w:rPr/>
            </w:rPrChange>
          </w:rPr>
          <w:t xml:space="preserve">, including the </w:t>
        </w:r>
      </w:ins>
      <w:del w:id="720" w:author="Benjamin J. Makhlouf" w:date="2026-07-12T13:22:00Z" w16du:dateUtc="2026-07-12T20:22:00Z">
        <w:r w:rsidR="00C57048" w:rsidRPr="000D5ACA" w:rsidDel="00AC7FA1">
          <w:rPr>
            <w:rFonts w:ascii="Garamond" w:hAnsi="Garamond"/>
            <w:rPrChange w:id="721" w:author="bmak29" w:date="2026-07-15T15:35:00Z" w16du:dateUtc="2026-07-15T22:35:00Z">
              <w:rPr/>
            </w:rPrChange>
          </w:rPr>
          <w:delText xml:space="preserve">. </w:delText>
        </w:r>
      </w:del>
      <w:ins w:id="722" w:author="Benjamin J. Makhlouf" w:date="2026-07-12T13:23:00Z" w16du:dateUtc="2026-07-12T20:23:00Z">
        <w:r w:rsidR="00AC7FA1" w:rsidRPr="000D5ACA">
          <w:rPr>
            <w:rFonts w:ascii="Garamond" w:hAnsi="Garamond"/>
            <w:rPrChange w:id="723" w:author="bmak29" w:date="2026-07-15T15:35:00Z" w16du:dateUtc="2026-07-15T22:35:00Z">
              <w:rPr/>
            </w:rPrChange>
          </w:rPr>
          <w:t xml:space="preserve">optimal </w:t>
        </w:r>
      </w:ins>
      <w:ins w:id="724" w:author="Benjamin J. Makhlouf" w:date="2026-07-12T13:20:00Z" w16du:dateUtc="2026-07-12T20:20:00Z">
        <w:r w:rsidR="00FC3951" w:rsidRPr="000D5ACA">
          <w:rPr>
            <w:rFonts w:ascii="Garamond" w:hAnsi="Garamond"/>
            <w:rPrChange w:id="725" w:author="bmak29" w:date="2026-07-15T15:35:00Z" w16du:dateUtc="2026-07-15T22:35:00Z">
              <w:rPr/>
            </w:rPrChange>
          </w:rPr>
          <w:t>timing for drying</w:t>
        </w:r>
      </w:ins>
      <w:ins w:id="726" w:author="Benjamin J. Makhlouf" w:date="2026-07-12T13:24:00Z" w16du:dateUtc="2026-07-12T20:24:00Z">
        <w:r w:rsidR="00AC7FA1" w:rsidRPr="000D5ACA">
          <w:rPr>
            <w:rFonts w:ascii="Garamond" w:hAnsi="Garamond"/>
            <w:rPrChange w:id="727" w:author="bmak29" w:date="2026-07-15T15:35:00Z" w16du:dateUtc="2026-07-15T22:35:00Z">
              <w:rPr/>
            </w:rPrChange>
          </w:rPr>
          <w:t>, processing,</w:t>
        </w:r>
      </w:ins>
      <w:ins w:id="728" w:author="Benjamin J. Makhlouf" w:date="2026-07-12T13:20:00Z" w16du:dateUtc="2026-07-12T20:20:00Z">
        <w:r w:rsidR="00FC3951" w:rsidRPr="000D5ACA">
          <w:rPr>
            <w:rFonts w:ascii="Garamond" w:hAnsi="Garamond"/>
            <w:rPrChange w:id="729" w:author="bmak29" w:date="2026-07-15T15:35:00Z" w16du:dateUtc="2026-07-15T22:35:00Z">
              <w:rPr/>
            </w:rPrChange>
          </w:rPr>
          <w:t xml:space="preserve"> and preserving</w:t>
        </w:r>
      </w:ins>
      <w:ins w:id="730" w:author="Benjamin J. Makhlouf" w:date="2026-07-12T13:24:00Z" w16du:dateUtc="2026-07-12T20:24:00Z">
        <w:r w:rsidR="00AC7FA1" w:rsidRPr="000D5ACA">
          <w:rPr>
            <w:rFonts w:ascii="Garamond" w:hAnsi="Garamond"/>
            <w:rPrChange w:id="731" w:author="bmak29" w:date="2026-07-15T15:35:00Z" w16du:dateUtc="2026-07-15T22:35:00Z">
              <w:rPr/>
            </w:rPrChange>
          </w:rPr>
          <w:t xml:space="preserve"> harvested</w:t>
        </w:r>
      </w:ins>
      <w:ins w:id="732" w:author="Benjamin J. Makhlouf" w:date="2026-07-12T13:20:00Z" w16du:dateUtc="2026-07-12T20:20:00Z">
        <w:r w:rsidR="00FC3951" w:rsidRPr="000D5ACA">
          <w:rPr>
            <w:rFonts w:ascii="Garamond" w:hAnsi="Garamond"/>
            <w:rPrChange w:id="733" w:author="bmak29" w:date="2026-07-15T15:35:00Z" w16du:dateUtc="2026-07-15T22:35:00Z">
              <w:rPr/>
            </w:rPrChange>
          </w:rPr>
          <w:t xml:space="preserve"> fish</w:t>
        </w:r>
      </w:ins>
      <w:ins w:id="734" w:author="Benjamin J. Makhlouf" w:date="2026-07-12T13:24:00Z" w16du:dateUtc="2026-07-12T20:24:00Z">
        <w:r w:rsidR="00AC7FA1" w:rsidRPr="000D5ACA">
          <w:rPr>
            <w:rFonts w:ascii="Garamond" w:hAnsi="Garamond"/>
            <w:rPrChange w:id="735" w:author="bmak29" w:date="2026-07-15T15:35:00Z" w16du:dateUtc="2026-07-15T22:35:00Z">
              <w:rPr/>
            </w:rPrChange>
          </w:rPr>
          <w:t xml:space="preserve">. </w:t>
        </w:r>
      </w:ins>
      <w:r w:rsidR="00C57048" w:rsidRPr="000D5ACA">
        <w:rPr>
          <w:rFonts w:ascii="Garamond" w:hAnsi="Garamond"/>
          <w:rPrChange w:id="736" w:author="bmak29" w:date="2026-07-15T15:35:00Z" w16du:dateUtc="2026-07-15T22:35:00Z">
            <w:rPr/>
          </w:rPrChange>
        </w:rPr>
        <w:t>An extended duration of this closure</w:t>
      </w:r>
      <w:ins w:id="737" w:author="Benjamin J. Makhlouf" w:date="2026-07-12T13:24:00Z" w16du:dateUtc="2026-07-12T20:24:00Z">
        <w:r w:rsidR="00AC7FA1" w:rsidRPr="000D5ACA">
          <w:rPr>
            <w:rFonts w:ascii="Garamond" w:hAnsi="Garamond"/>
            <w:rPrChange w:id="738" w:author="bmak29" w:date="2026-07-15T15:35:00Z" w16du:dateUtc="2026-07-15T22:35:00Z">
              <w:rPr/>
            </w:rPrChange>
          </w:rPr>
          <w:t xml:space="preserve"> </w:t>
        </w:r>
        <w:del w:id="739" w:author="bmak29" w:date="2026-07-15T15:34:00Z" w16du:dateUtc="2026-07-15T22:34:00Z">
          <w:r w:rsidR="00AC7FA1" w:rsidRPr="000D5ACA" w:rsidDel="000D5ACA">
            <w:rPr>
              <w:rFonts w:ascii="Garamond" w:hAnsi="Garamond"/>
              <w:rPrChange w:id="740" w:author="bmak29" w:date="2026-07-15T15:35:00Z" w16du:dateUtc="2026-07-15T22:35:00Z">
                <w:rPr/>
              </w:rPrChange>
            </w:rPr>
            <w:delText>therefore</w:delText>
          </w:r>
        </w:del>
      </w:ins>
      <w:del w:id="741" w:author="bmak29" w:date="2026-07-15T15:34:00Z" w16du:dateUtc="2026-07-15T22:34:00Z">
        <w:r w:rsidR="00C57048" w:rsidRPr="000D5ACA" w:rsidDel="000D5ACA">
          <w:rPr>
            <w:rFonts w:ascii="Garamond" w:hAnsi="Garamond"/>
            <w:rPrChange w:id="742" w:author="bmak29" w:date="2026-07-15T15:35:00Z" w16du:dateUtc="2026-07-15T22:35:00Z">
              <w:rPr/>
            </w:rPrChange>
          </w:rPr>
          <w:delText xml:space="preserve"> </w:delText>
        </w:r>
      </w:del>
      <w:ins w:id="743" w:author="bmak29" w:date="2026-07-15T15:35:00Z" w16du:dateUtc="2026-07-15T22:35:00Z">
        <w:r w:rsidRPr="000D5ACA">
          <w:rPr>
            <w:rFonts w:ascii="Garamond" w:hAnsi="Garamond"/>
            <w:rPrChange w:id="744" w:author="bmak29" w:date="2026-07-15T15:35:00Z" w16du:dateUtc="2026-07-15T22:35:00Z">
              <w:rPr/>
            </w:rPrChange>
          </w:rPr>
          <w:t xml:space="preserve">could </w:t>
        </w:r>
      </w:ins>
      <w:del w:id="745" w:author="bmak29" w:date="2026-07-15T15:35:00Z" w16du:dateUtc="2026-07-15T22:35:00Z">
        <w:r w:rsidR="00C57048" w:rsidRPr="000D5ACA" w:rsidDel="000D5ACA">
          <w:rPr>
            <w:rFonts w:ascii="Garamond" w:hAnsi="Garamond"/>
            <w:rPrChange w:id="746" w:author="bmak29" w:date="2026-07-15T15:35:00Z" w16du:dateUtc="2026-07-15T22:35:00Z">
              <w:rPr/>
            </w:rPrChange>
          </w:rPr>
          <w:delText>has the potential to</w:delText>
        </w:r>
      </w:del>
      <w:ins w:id="747" w:author="Benjamin J. Makhlouf" w:date="2026-07-12T13:20:00Z" w16du:dateUtc="2026-07-12T20:20:00Z">
        <w:del w:id="748" w:author="bmak29" w:date="2026-07-15T15:35:00Z" w16du:dateUtc="2026-07-15T22:35:00Z">
          <w:r w:rsidR="00FC3951" w:rsidRPr="000D5ACA" w:rsidDel="000D5ACA">
            <w:rPr>
              <w:rFonts w:ascii="Garamond" w:hAnsi="Garamond"/>
              <w:rPrChange w:id="749" w:author="bmak29" w:date="2026-07-15T15:35:00Z" w16du:dateUtc="2026-07-15T22:35:00Z">
                <w:rPr/>
              </w:rPrChange>
            </w:rPr>
            <w:delText xml:space="preserve"> </w:delText>
          </w:r>
        </w:del>
        <w:r w:rsidR="00FC3951" w:rsidRPr="000D5ACA">
          <w:rPr>
            <w:rFonts w:ascii="Garamond" w:hAnsi="Garamond"/>
            <w:rPrChange w:id="750" w:author="bmak29" w:date="2026-07-15T15:35:00Z" w16du:dateUtc="2026-07-15T22:35:00Z">
              <w:rPr/>
            </w:rPrChange>
          </w:rPr>
          <w:t xml:space="preserve">not only disrupt fishing </w:t>
        </w:r>
      </w:ins>
      <w:r w:rsidR="00BE5A63" w:rsidRPr="000D5ACA">
        <w:rPr>
          <w:rFonts w:ascii="Garamond" w:hAnsi="Garamond"/>
          <w:rPrChange w:id="751" w:author="bmak29" w:date="2026-07-15T15:35:00Z" w16du:dateUtc="2026-07-15T22:35:00Z">
            <w:rPr>
              <w:rFonts w:ascii="Garamond" w:hAnsi="Garamond"/>
            </w:rPr>
          </w:rPrChange>
        </w:rPr>
        <w:t>opportunities</w:t>
      </w:r>
      <w:ins w:id="752" w:author="Benjamin J. Makhlouf" w:date="2026-07-12T13:20:00Z" w16du:dateUtc="2026-07-12T20:20:00Z">
        <w:r w:rsidR="00FC3951" w:rsidRPr="000D5ACA">
          <w:rPr>
            <w:rFonts w:ascii="Garamond" w:hAnsi="Garamond"/>
            <w:rPrChange w:id="753" w:author="bmak29" w:date="2026-07-15T15:35:00Z" w16du:dateUtc="2026-07-15T22:35:00Z">
              <w:rPr/>
            </w:rPrChange>
          </w:rPr>
          <w:t xml:space="preserve"> by reducing the overall</w:t>
        </w:r>
      </w:ins>
      <w:ins w:id="754" w:author="Benjamin J. Makhlouf" w:date="2026-07-12T13:21:00Z" w16du:dateUtc="2026-07-12T20:21:00Z">
        <w:r w:rsidR="00FC3951" w:rsidRPr="000D5ACA">
          <w:rPr>
            <w:rFonts w:ascii="Garamond" w:hAnsi="Garamond"/>
            <w:rPrChange w:id="755" w:author="bmak29" w:date="2026-07-15T15:35:00Z" w16du:dateUtc="2026-07-15T22:35:00Z">
              <w:rPr/>
            </w:rPrChange>
          </w:rPr>
          <w:t xml:space="preserve"> available harvest window but also by conflicting with the customs and traditions involved with </w:t>
        </w:r>
      </w:ins>
      <w:ins w:id="756" w:author="Benjamin J. Makhlouf" w:date="2026-07-12T13:22:00Z" w16du:dateUtc="2026-07-12T20:22:00Z">
        <w:r w:rsidR="00FC3951" w:rsidRPr="000D5ACA">
          <w:rPr>
            <w:rFonts w:ascii="Garamond" w:hAnsi="Garamond"/>
            <w:rPrChange w:id="757" w:author="bmak29" w:date="2026-07-15T15:35:00Z" w16du:dateUtc="2026-07-15T22:35:00Z">
              <w:rPr/>
            </w:rPrChange>
          </w:rPr>
          <w:t xml:space="preserve">subsistence harvest. </w:t>
        </w:r>
      </w:ins>
      <w:del w:id="758" w:author="Benjamin J. Makhlouf" w:date="2026-07-12T13:24:00Z" w16du:dateUtc="2026-07-12T20:24:00Z">
        <w:r w:rsidR="00C57048" w:rsidRPr="000D5ACA" w:rsidDel="00AC7FA1">
          <w:rPr>
            <w:rFonts w:ascii="Garamond" w:hAnsi="Garamond"/>
            <w:rPrChange w:id="759" w:author="bmak29" w:date="2026-07-15T15:35:00Z" w16du:dateUtc="2026-07-15T22:35:00Z">
              <w:rPr/>
            </w:rPrChange>
          </w:rPr>
          <w:delText xml:space="preserve"> further disrupt </w:delText>
        </w:r>
        <w:commentRangeStart w:id="760"/>
        <w:r w:rsidR="00C57048" w:rsidRPr="000D5ACA" w:rsidDel="00AC7FA1">
          <w:rPr>
            <w:rFonts w:ascii="Garamond" w:hAnsi="Garamond"/>
            <w:rPrChange w:id="761" w:author="bmak29" w:date="2026-07-15T15:35:00Z" w16du:dateUtc="2026-07-15T22:35:00Z">
              <w:rPr/>
            </w:rPrChange>
          </w:rPr>
          <w:delText xml:space="preserve">traditional fishing opportunities </w:delText>
        </w:r>
        <w:commentRangeEnd w:id="760"/>
        <w:r w:rsidR="00CE01B9" w:rsidRPr="000D5ACA" w:rsidDel="00AC7FA1">
          <w:rPr>
            <w:rStyle w:val="CommentReference"/>
            <w:rFonts w:ascii="Garamond" w:hAnsi="Garamond"/>
            <w:sz w:val="24"/>
            <w:szCs w:val="24"/>
            <w:rPrChange w:id="762" w:author="bmak29" w:date="2026-07-15T15:35:00Z" w16du:dateUtc="2026-07-15T22:35:00Z">
              <w:rPr>
                <w:rStyle w:val="CommentReference"/>
                <w:sz w:val="24"/>
                <w:szCs w:val="24"/>
              </w:rPr>
            </w:rPrChange>
          </w:rPr>
          <w:commentReference w:id="760"/>
        </w:r>
      </w:del>
      <w:del w:id="763" w:author="Benjamin J. Makhlouf" w:date="2026-07-12T13:12:00Z" w16du:dateUtc="2026-07-12T20:12:00Z">
        <w:r w:rsidR="00C57048" w:rsidRPr="000D5ACA" w:rsidDel="00FC3951">
          <w:rPr>
            <w:rFonts w:ascii="Garamond" w:hAnsi="Garamond"/>
            <w:rPrChange w:id="764" w:author="bmak29" w:date="2026-07-15T15:35:00Z" w16du:dateUtc="2026-07-15T22:35:00Z">
              <w:rPr/>
            </w:rPrChange>
          </w:rPr>
          <w:delText>for these communities</w:delText>
        </w:r>
      </w:del>
      <w:del w:id="765" w:author="Benjamin J. Makhlouf" w:date="2026-07-09T19:50:00Z" w16du:dateUtc="2026-07-10T02:50:00Z">
        <w:r w:rsidR="00C57048" w:rsidRPr="000D5ACA" w:rsidDel="00CC3614">
          <w:rPr>
            <w:rFonts w:ascii="Garamond" w:hAnsi="Garamond"/>
            <w:rPrChange w:id="766" w:author="bmak29" w:date="2026-07-15T15:35:00Z" w16du:dateUtc="2026-07-15T22:35:00Z">
              <w:rPr/>
            </w:rPrChange>
          </w:rPr>
          <w:delText xml:space="preserve"> </w:delText>
        </w:r>
      </w:del>
      <w:del w:id="767" w:author="Benjamin J. Makhlouf" w:date="2026-07-12T13:13:00Z" w16du:dateUtc="2026-07-12T20:13:00Z">
        <w:r w:rsidR="00C57048" w:rsidRPr="000D5ACA" w:rsidDel="00FC3951">
          <w:rPr>
            <w:rFonts w:ascii="Garamond" w:hAnsi="Garamond"/>
            <w:rPrChange w:id="768" w:author="bmak29" w:date="2026-07-15T15:35:00Z" w16du:dateUtc="2026-07-15T22:35:00Z">
              <w:rPr/>
            </w:rPrChange>
          </w:rPr>
          <w:delText>and</w:delText>
        </w:r>
      </w:del>
      <w:del w:id="769" w:author="Benjamin J. Makhlouf" w:date="2026-07-09T19:50:00Z" w16du:dateUtc="2026-07-10T02:50:00Z">
        <w:r w:rsidR="00C57048" w:rsidRPr="000D5ACA" w:rsidDel="00B7081E">
          <w:rPr>
            <w:rFonts w:ascii="Garamond" w:hAnsi="Garamond"/>
            <w:rPrChange w:id="770" w:author="bmak29" w:date="2026-07-15T15:35:00Z" w16du:dateUtc="2026-07-15T22:35:00Z">
              <w:rPr/>
            </w:rPrChange>
          </w:rPr>
          <w:delText xml:space="preserve"> </w:delText>
        </w:r>
      </w:del>
      <w:del w:id="771" w:author="Benjamin J. Makhlouf" w:date="2026-07-12T13:13:00Z" w16du:dateUtc="2026-07-12T20:13:00Z">
        <w:r w:rsidR="00C57048" w:rsidRPr="000D5ACA" w:rsidDel="00FC3951">
          <w:rPr>
            <w:rFonts w:ascii="Garamond" w:hAnsi="Garamond"/>
            <w:rPrChange w:id="772" w:author="bmak29" w:date="2026-07-15T15:35:00Z" w16du:dateUtc="2026-07-15T22:35:00Z">
              <w:rPr/>
            </w:rPrChange>
          </w:rPr>
          <w:delText xml:space="preserve">cause </w:delText>
        </w:r>
      </w:del>
      <w:del w:id="773" w:author="Benjamin J. Makhlouf" w:date="2026-07-12T13:24:00Z" w16du:dateUtc="2026-07-12T20:24:00Z">
        <w:r w:rsidR="00C57048" w:rsidRPr="000D5ACA" w:rsidDel="00AC7FA1">
          <w:rPr>
            <w:rFonts w:ascii="Garamond" w:hAnsi="Garamond"/>
            <w:rPrChange w:id="774" w:author="bmak29" w:date="2026-07-15T15:35:00Z" w16du:dateUtc="2026-07-15T22:35:00Z">
              <w:rPr/>
            </w:rPrChange>
          </w:rPr>
          <w:delText xml:space="preserve">further hardship to subsistence communities in the basin. </w:delText>
        </w:r>
      </w:del>
      <w:r w:rsidR="00C57048" w:rsidRPr="000D5ACA">
        <w:rPr>
          <w:rFonts w:ascii="Garamond" w:hAnsi="Garamond"/>
          <w:rPrChange w:id="775" w:author="bmak29" w:date="2026-07-15T15:35:00Z" w16du:dateUtc="2026-07-15T22:35:00Z">
            <w:rPr/>
          </w:rPrChange>
        </w:rPr>
        <w:t xml:space="preserve">The </w:t>
      </w:r>
      <w:ins w:id="776" w:author="Benjamin J. Makhlouf" w:date="2026-07-13T17:22:00Z" w16du:dateUtc="2026-07-14T00:22:00Z">
        <w:r w:rsidR="00390710" w:rsidRPr="000D5ACA">
          <w:rPr>
            <w:rFonts w:ascii="Garamond" w:hAnsi="Garamond"/>
            <w:rPrChange w:id="777" w:author="bmak29" w:date="2026-07-15T15:35:00Z" w16du:dateUtc="2026-07-15T22:35:00Z">
              <w:rPr/>
            </w:rPrChange>
          </w:rPr>
          <w:t xml:space="preserve">ultimate effect </w:t>
        </w:r>
      </w:ins>
      <w:del w:id="778" w:author="Benjamin J. Makhlouf" w:date="2026-07-13T17:22:00Z" w16du:dateUtc="2026-07-14T00:22:00Z">
        <w:r w:rsidR="00C57048" w:rsidRPr="000D5ACA" w:rsidDel="00390710">
          <w:rPr>
            <w:rFonts w:ascii="Garamond" w:hAnsi="Garamond"/>
            <w:rPrChange w:id="779" w:author="bmak29" w:date="2026-07-15T15:35:00Z" w16du:dateUtc="2026-07-15T22:35:00Z">
              <w:rPr/>
            </w:rPrChange>
          </w:rPr>
          <w:delText xml:space="preserve">efficacy </w:delText>
        </w:r>
      </w:del>
      <w:r w:rsidR="00C57048" w:rsidRPr="000D5ACA">
        <w:rPr>
          <w:rFonts w:ascii="Garamond" w:hAnsi="Garamond"/>
          <w:rPrChange w:id="780" w:author="bmak29" w:date="2026-07-15T15:35:00Z" w16du:dateUtc="2026-07-15T22:35:00Z">
            <w:rPr/>
          </w:rPrChange>
        </w:rPr>
        <w:t xml:space="preserve">of management strategies such as front-end closures must therefore be evaluated in the context of ecosystem, fishery, and cultural dynamics to fully understand their role in maintaining basin-wide biodiversity. </w:t>
      </w:r>
    </w:p>
    <w:p w14:paraId="3B62F4AB" w14:textId="557889B4" w:rsidR="00D04B7C" w:rsidRPr="00892B92" w:rsidRDefault="00E46D9E" w:rsidP="00892B92">
      <w:pPr>
        <w:pStyle w:val="whitespace-normal"/>
        <w:spacing w:line="480" w:lineRule="auto"/>
        <w:ind w:firstLine="720"/>
        <w:rPr>
          <w:rFonts w:ascii="Garamond" w:eastAsiaTheme="majorEastAsia" w:hAnsi="Garamond"/>
          <w:rPrChange w:id="781" w:author="bmak29" w:date="2026-07-15T15:40:00Z" w16du:dateUtc="2026-07-15T22:40:00Z">
            <w:rPr>
              <w:rFonts w:ascii="Garamond" w:hAnsi="Garamond"/>
            </w:rPr>
          </w:rPrChange>
        </w:rPr>
      </w:pPr>
      <w:r>
        <w:rPr>
          <w:rFonts w:ascii="Garamond" w:hAnsi="Garamond"/>
        </w:rPr>
        <w:t>The accuracy of otolith-based methods ha</w:t>
      </w:r>
      <w:ins w:id="782" w:author="bmak29" w:date="2026-07-15T15:37:00Z" w16du:dateUtc="2026-07-15T22:37:00Z">
        <w:r w:rsidR="000D5ACA">
          <w:rPr>
            <w:rFonts w:ascii="Garamond" w:hAnsi="Garamond"/>
          </w:rPr>
          <w:t>ve</w:t>
        </w:r>
      </w:ins>
      <w:del w:id="783" w:author="bmak29" w:date="2026-07-15T15:37:00Z" w16du:dateUtc="2026-07-15T22:37:00Z">
        <w:r w:rsidDel="000D5ACA">
          <w:rPr>
            <w:rFonts w:ascii="Garamond" w:hAnsi="Garamond"/>
          </w:rPr>
          <w:delText>s</w:delText>
        </w:r>
      </w:del>
      <w:r>
        <w:rPr>
          <w:rFonts w:ascii="Garamond" w:hAnsi="Garamond"/>
        </w:rPr>
        <w:t xml:space="preserve"> not been explicitly validated in the Kuskokwim River basin; however, they have demonstrated high assignment accuracy for Pacific salmon in similar Alaska watersheds </w:t>
      </w:r>
      <w:r>
        <w:rPr>
          <w:rFonts w:ascii="Garamond" w:hAnsi="Garamond"/>
        </w:rPr>
        <w:fldChar w:fldCharType="begin"/>
      </w:r>
      <w:r w:rsidR="00301B81">
        <w:rPr>
          <w:rFonts w:ascii="Garamond" w:hAnsi="Garamond"/>
        </w:rPr>
        <w:instrText xml:space="preserve"> ADDIN ZOTERO_ITEM CSL_CITATION {"citationID":"tvE9voRc","properties":{"formattedCitation":"(Brennan, Zimmerman, et al., 2015)","plainCitation":"(Brennan, Zimmerman, et al., 2015)","noteIndex":0},"citationItems":[{"id":"6JYUnuDD/DjZU0x8k","uris":["http://zotero.org/users/8421274/items/IY3FLHLM"],"itemData":{"id":"qdfHghSJ/KSW9LWYv","type":"article-journal","abstract":"Strontium isotopes simultaneously delineate fine-scale natal habitats and migrations of Pacific salmon harvested during a coastal commercial fishery., Highly migratory organisms present major challenges to conservation efforts. This is especially true for exploited anadromous fish species, which exhibit long-range dispersals from natal sites, complex population structures, and extensive mixing of distinct populations during exploitation. By tracing the migratory histories of individual Chinook salmon caught in fisheries using strontium isotopes, we determined the relative production of natal habitats at fine spatial scales and different life histories. Although strontium isotopes have been widely used in provenance research, we present a new robust framework to simultaneously assess natal sources and migrations of individuals within fishery harvests through time. Our results pave the way for investigating how fine-scale habitat production and life histories of salmon respond to perturbations—providing crucial insights for conservation.","container-title":"Science Advances","DOI":"10.1126/sciadv.1400124","ISSN":"2375-2548","issue":"4","journalAbbreviation":"Sci Adv","note":"PMID: 26601173\nPMCID: PMC4640640","page":"e1400124","source":"PubMed Central","title":"Strontium isotopes delineate fine-scale natal origins and migration histories of Pacific salmon","volume":"1","author":[{"family":"Brennan","given":"Sean R."},{"family":"Zimmerman","given":"Christian E."},{"family":"Fernandez","given":"Diego P."},{"family":"Cerling","given":"Thure E."},{"family":"McPhee","given":"Megan V."},{"family":"Wooller","given":"Matthew J."}],"issued":{"date-parts":[["2015",5,15]]}}}],"schema":"https://github.com/citation-style-language/schema/raw/master/csl-citation.json"} </w:instrText>
      </w:r>
      <w:r>
        <w:rPr>
          <w:rFonts w:ascii="Garamond" w:hAnsi="Garamond"/>
        </w:rPr>
        <w:fldChar w:fldCharType="separate"/>
      </w:r>
      <w:r w:rsidR="00301B81">
        <w:rPr>
          <w:rFonts w:ascii="Garamond" w:hAnsi="Garamond"/>
          <w:noProof/>
        </w:rPr>
        <w:t>(Brennan, Zimmerman, et al., 2015)</w:t>
      </w:r>
      <w:r>
        <w:rPr>
          <w:rFonts w:ascii="Garamond" w:hAnsi="Garamond"/>
        </w:rPr>
        <w:fldChar w:fldCharType="end"/>
      </w:r>
      <w:r>
        <w:rPr>
          <w:rFonts w:ascii="Garamond" w:hAnsi="Garamond"/>
        </w:rPr>
        <w:t>, and our results replicate ecological patterns which have been observed in other contexts in the basin.</w:t>
      </w:r>
      <w:ins w:id="784" w:author="Benjamin J. Makhlouf" w:date="2026-07-15T13:28:00Z" w16du:dateUtc="2026-07-15T20:28:00Z">
        <w:r w:rsidR="00F5142E">
          <w:rPr>
            <w:rFonts w:ascii="Garamond" w:hAnsi="Garamond"/>
          </w:rPr>
          <w:t xml:space="preserve"> </w:t>
        </w:r>
      </w:ins>
      <w:ins w:id="785" w:author="Benjamin J. Makhlouf" w:date="2026-07-15T13:35:00Z" w16du:dateUtc="2026-07-15T20:35:00Z">
        <w:r w:rsidR="005019CE" w:rsidRPr="005019CE">
          <w:rPr>
            <w:rFonts w:ascii="Garamond" w:hAnsi="Garamond"/>
            <w:rPrChange w:id="786" w:author="Benjamin J. Makhlouf" w:date="2026-07-15T13:36:00Z" w16du:dateUtc="2026-07-15T20:36:00Z">
              <w:rPr/>
            </w:rPrChange>
          </w:rPr>
          <w:t>Given the number of steps in the analytical approach, methodological decisions</w:t>
        </w:r>
      </w:ins>
      <w:ins w:id="787" w:author="bmak29" w:date="2026-07-15T15:37:00Z" w16du:dateUtc="2026-07-15T22:37:00Z">
        <w:r w:rsidR="000D5ACA">
          <w:rPr>
            <w:rFonts w:ascii="Garamond" w:hAnsi="Garamond"/>
          </w:rPr>
          <w:t xml:space="preserve"> throughout</w:t>
        </w:r>
      </w:ins>
      <w:ins w:id="788" w:author="Benjamin J. Makhlouf" w:date="2026-07-15T13:35:00Z" w16du:dateUtc="2026-07-15T20:35:00Z">
        <w:r w:rsidR="005019CE" w:rsidRPr="005019CE">
          <w:rPr>
            <w:rFonts w:ascii="Garamond" w:hAnsi="Garamond"/>
            <w:rPrChange w:id="789" w:author="Benjamin J. Makhlouf" w:date="2026-07-15T13:36:00Z" w16du:dateUtc="2026-07-15T20:36:00Z">
              <w:rPr/>
            </w:rPrChange>
          </w:rPr>
          <w:t xml:space="preserve"> have the potential to influence the results. However, a sensitivity analysis evaluating a range of posterior probability thresholds demonstrated that the overall patterns were robust to the proportion of posterior assignment values retained (Supp. Fig. 4). Applying increasingly stringent thresholds resulted in a modest increase in the proportion of fish assigned to group two, suggest</w:t>
        </w:r>
      </w:ins>
      <w:ins w:id="790" w:author="bmak29" w:date="2026-07-15T15:37:00Z" w16du:dateUtc="2026-07-15T22:37:00Z">
        <w:r w:rsidR="000D5ACA">
          <w:rPr>
            <w:rFonts w:ascii="Garamond" w:hAnsi="Garamond"/>
          </w:rPr>
          <w:t>i</w:t>
        </w:r>
      </w:ins>
      <w:ins w:id="791" w:author="Benjamin J. Makhlouf" w:date="2026-07-15T13:35:00Z" w16du:dateUtc="2026-07-15T20:35:00Z">
        <w:del w:id="792" w:author="bmak29" w:date="2026-07-15T15:37:00Z" w16du:dateUtc="2026-07-15T22:37:00Z">
          <w:r w:rsidR="005019CE" w:rsidRPr="005019CE" w:rsidDel="000D5ACA">
            <w:rPr>
              <w:rFonts w:ascii="Garamond" w:hAnsi="Garamond"/>
              <w:rPrChange w:id="793" w:author="Benjamin J. Makhlouf" w:date="2026-07-15T13:36:00Z" w16du:dateUtc="2026-07-15T20:36:00Z">
                <w:rPr/>
              </w:rPrChange>
            </w:rPr>
            <w:delText>s i</w:delText>
          </w:r>
        </w:del>
        <w:r w:rsidR="005019CE" w:rsidRPr="005019CE">
          <w:rPr>
            <w:rFonts w:ascii="Garamond" w:hAnsi="Garamond"/>
            <w:rPrChange w:id="794" w:author="Benjamin J. Makhlouf" w:date="2026-07-15T13:36:00Z" w16du:dateUtc="2026-07-15T20:36:00Z">
              <w:rPr/>
            </w:rPrChange>
          </w:rPr>
          <w:t xml:space="preserve">ng that the results presented here </w:t>
        </w:r>
        <w:del w:id="795" w:author="bmak29" w:date="2026-07-15T15:37:00Z" w16du:dateUtc="2026-07-15T22:37:00Z">
          <w:r w:rsidR="005019CE" w:rsidRPr="005019CE" w:rsidDel="000D5ACA">
            <w:rPr>
              <w:rFonts w:ascii="Garamond" w:hAnsi="Garamond"/>
              <w:rPrChange w:id="796" w:author="Benjamin J. Makhlouf" w:date="2026-07-15T13:36:00Z" w16du:dateUtc="2026-07-15T20:36:00Z">
                <w:rPr/>
              </w:rPrChange>
            </w:rPr>
            <w:delText xml:space="preserve">may </w:delText>
          </w:r>
        </w:del>
        <w:r w:rsidR="005019CE" w:rsidRPr="005019CE">
          <w:rPr>
            <w:rFonts w:ascii="Garamond" w:hAnsi="Garamond"/>
            <w:rPrChange w:id="797" w:author="Benjamin J. Makhlouf" w:date="2026-07-15T13:36:00Z" w16du:dateUtc="2026-07-15T20:36:00Z">
              <w:rPr/>
            </w:rPrChange>
          </w:rPr>
          <w:t xml:space="preserve">provide a </w:t>
        </w:r>
        <w:del w:id="798" w:author="Daniel Schindler" w:date="2026-07-16T09:21:00Z" w16du:dateUtc="2026-07-16T17:21:00Z">
          <w:r w:rsidR="005019CE" w:rsidRPr="005019CE" w:rsidDel="00637562">
            <w:rPr>
              <w:rFonts w:ascii="Garamond" w:hAnsi="Garamond"/>
              <w:rPrChange w:id="799" w:author="Benjamin J. Makhlouf" w:date="2026-07-15T13:36:00Z" w16du:dateUtc="2026-07-15T20:36:00Z">
                <w:rPr/>
              </w:rPrChange>
            </w:rPr>
            <w:lastRenderedPageBreak/>
            <w:delText>conservative</w:delText>
          </w:r>
        </w:del>
      </w:ins>
      <w:r w:rsidR="00BE5A63">
        <w:rPr>
          <w:rFonts w:ascii="Garamond" w:hAnsi="Garamond"/>
        </w:rPr>
        <w:t>conservative</w:t>
      </w:r>
      <w:ins w:id="800" w:author="Benjamin J. Makhlouf" w:date="2026-07-15T13:35:00Z" w16du:dateUtc="2026-07-15T20:35:00Z">
        <w:r w:rsidR="005019CE" w:rsidRPr="005019CE">
          <w:rPr>
            <w:rFonts w:ascii="Garamond" w:hAnsi="Garamond"/>
            <w:rPrChange w:id="801" w:author="Benjamin J. Makhlouf" w:date="2026-07-15T13:36:00Z" w16du:dateUtc="2026-07-15T20:36:00Z">
              <w:rPr/>
            </w:rPrChange>
          </w:rPr>
          <w:t xml:space="preserve"> estimate of the degree to which the front-end closure protects fish from this group.</w:t>
        </w:r>
      </w:ins>
      <w:del w:id="802" w:author="Benjamin J. Makhlouf" w:date="2026-07-15T13:28:00Z" w16du:dateUtc="2026-07-15T20:28:00Z">
        <w:r w:rsidRPr="005019CE" w:rsidDel="00F5142E">
          <w:rPr>
            <w:rFonts w:ascii="Garamond" w:hAnsi="Garamond"/>
          </w:rPr>
          <w:delText xml:space="preserve"> </w:delText>
        </w:r>
      </w:del>
      <w:ins w:id="803" w:author="Benjamin J. Makhlouf" w:date="2026-07-15T13:36:00Z" w16du:dateUtc="2026-07-15T20:36:00Z">
        <w:r w:rsidR="005019CE">
          <w:rPr>
            <w:rFonts w:ascii="Garamond" w:hAnsi="Garamond"/>
          </w:rPr>
          <w:t xml:space="preserve"> </w:t>
        </w:r>
      </w:ins>
      <w:r>
        <w:rPr>
          <w:rFonts w:ascii="Garamond" w:hAnsi="Garamond"/>
        </w:rPr>
        <w:t xml:space="preserve">Although these methods present some limitations for in-season management (i.e. turnaround time), </w:t>
      </w:r>
      <w:r>
        <w:rPr>
          <w:rStyle w:val="Strong"/>
          <w:rFonts w:ascii="Garamond" w:eastAsiaTheme="majorEastAsia" w:hAnsi="Garamond"/>
          <w:b w:val="0"/>
          <w:bCs w:val="0"/>
        </w:rPr>
        <w:t xml:space="preserve">tools that enable reconstruction of population specific spatiotemporal patterns in remote ecosystems allow for an explicit consideration of existing intrapopulation variability into management and conservation. </w:t>
      </w:r>
      <w:r>
        <w:rPr>
          <w:rFonts w:ascii="Garamond" w:hAnsi="Garamond"/>
        </w:rPr>
        <w:t xml:space="preserve">The data presented here demonstrate this application for population-specific </w:t>
      </w:r>
      <w:del w:id="804" w:author="Daniel Schindler" w:date="2026-07-16T09:22:00Z" w16du:dateUtc="2026-07-16T17:22:00Z">
        <w:r w:rsidDel="00637562">
          <w:rPr>
            <w:rFonts w:ascii="Garamond" w:hAnsi="Garamond"/>
          </w:rPr>
          <w:delText xml:space="preserve">run </w:delText>
        </w:r>
      </w:del>
      <w:ins w:id="805" w:author="Daniel Schindler" w:date="2026-07-16T09:22:00Z" w16du:dateUtc="2026-07-16T17:22:00Z">
        <w:r w:rsidR="00637562">
          <w:rPr>
            <w:rFonts w:ascii="Garamond" w:hAnsi="Garamond"/>
          </w:rPr>
          <w:t xml:space="preserve">migration </w:t>
        </w:r>
      </w:ins>
      <w:r>
        <w:rPr>
          <w:rFonts w:ascii="Garamond" w:hAnsi="Garamond"/>
        </w:rPr>
        <w:t xml:space="preserve">timing of salmon in the Kuskokwim River basin; however, this principle can be applied to </w:t>
      </w:r>
      <w:r>
        <w:rPr>
          <w:rStyle w:val="Strong"/>
          <w:rFonts w:ascii="Garamond" w:eastAsiaTheme="majorEastAsia" w:hAnsi="Garamond"/>
          <w:b w:val="0"/>
          <w:bCs w:val="0"/>
        </w:rPr>
        <w:t>multiple dimensions of inter- and intra-species variation which contribute to system-wide biodiversity.</w:t>
      </w:r>
      <w:ins w:id="806" w:author="Benjamin J. Makhlouf" w:date="2026-07-13T17:31:00Z" w16du:dateUtc="2026-07-14T00:31:00Z">
        <w:r w:rsidR="00390710">
          <w:rPr>
            <w:rStyle w:val="Strong"/>
            <w:rFonts w:ascii="Garamond" w:eastAsiaTheme="majorEastAsia" w:hAnsi="Garamond"/>
            <w:b w:val="0"/>
            <w:bCs w:val="0"/>
          </w:rPr>
          <w:t xml:space="preserve"> </w:t>
        </w:r>
      </w:ins>
      <w:ins w:id="807" w:author="Benjamin J. Makhlouf" w:date="2026-07-13T17:37:00Z">
        <w:r w:rsidR="002E0F45" w:rsidRPr="002E0F45">
          <w:rPr>
            <w:rFonts w:ascii="Garamond" w:eastAsiaTheme="majorEastAsia" w:hAnsi="Garamond"/>
          </w:rPr>
          <w:t xml:space="preserve">For salmon management, approaches capable of characterizing population diversity at refined spatial scales are becoming increasingly important for incorporating </w:t>
        </w:r>
      </w:ins>
      <w:ins w:id="808" w:author="bmak29" w:date="2026-07-15T15:38:00Z" w16du:dateUtc="2026-07-15T22:38:00Z">
        <w:r w:rsidR="000D5ACA">
          <w:rPr>
            <w:rFonts w:ascii="Garamond" w:eastAsiaTheme="majorEastAsia" w:hAnsi="Garamond"/>
          </w:rPr>
          <w:t xml:space="preserve">intrapopulation diversity </w:t>
        </w:r>
      </w:ins>
      <w:ins w:id="809" w:author="Benjamin J. Makhlouf" w:date="2026-07-13T17:37:00Z">
        <w:del w:id="810" w:author="bmak29" w:date="2026-07-15T15:38:00Z" w16du:dateUtc="2026-07-15T22:38:00Z">
          <w:r w:rsidR="002E0F45" w:rsidRPr="002E0F45" w:rsidDel="000D5ACA">
            <w:rPr>
              <w:rFonts w:ascii="Garamond" w:eastAsiaTheme="majorEastAsia" w:hAnsi="Garamond"/>
            </w:rPr>
            <w:delText xml:space="preserve">this diversity </w:delText>
          </w:r>
        </w:del>
        <w:r w:rsidR="002E0F45" w:rsidRPr="002E0F45">
          <w:rPr>
            <w:rFonts w:ascii="Garamond" w:eastAsiaTheme="majorEastAsia" w:hAnsi="Garamond"/>
          </w:rPr>
          <w:t>into management and conservation decisions</w:t>
        </w:r>
        <w:r w:rsidR="002E0F45" w:rsidRPr="00175DEB">
          <w:rPr>
            <w:rFonts w:ascii="Garamond" w:eastAsiaTheme="majorEastAsia" w:hAnsi="Garamond"/>
          </w:rPr>
          <w:t xml:space="preserve">. </w:t>
        </w:r>
      </w:ins>
      <w:ins w:id="811" w:author="bmak29" w:date="2026-07-15T15:40:00Z" w16du:dateUtc="2026-07-15T22:40:00Z">
        <w:r w:rsidR="00892B92" w:rsidRPr="00175DEB">
          <w:rPr>
            <w:rFonts w:ascii="Garamond" w:hAnsi="Garamond"/>
          </w:rPr>
          <w:t xml:space="preserve">In other salmon-bearing watersheds, such as the Sacramento River basin, similar approaches have improved understanding of the ecological role of population diversity </w:t>
        </w:r>
      </w:ins>
      <w:r w:rsidR="00861D8B">
        <w:rPr>
          <w:rFonts w:ascii="Garamond" w:hAnsi="Garamond"/>
        </w:rPr>
        <w:fldChar w:fldCharType="begin"/>
      </w:r>
      <w:r w:rsidR="00861D8B">
        <w:rPr>
          <w:rFonts w:ascii="Garamond" w:hAnsi="Garamond"/>
        </w:rPr>
        <w:instrText xml:space="preserve"> ADDIN ZOTERO_ITEM CSL_CITATION {"citationID":"LFX74zOI","properties":{"unsorted":false,"formattedCitation":"(Barnett-Johnson et al., 2008; Phillis et al., 2018; Willmes et al., 2024)","plainCitation":"(Barnett-Johnson et al., 2008; Phillis et al., 2018; Willmes et al., 2024)","noteIndex":0},"citationItems":[{"id":6735,"uris":["http://zotero.org/users/8421274/items/PLDX7FIE"],"itemData":{"id":6735,"type":"article-journal","abstract":"The inability to identify natal origins (i.e., individual rivers and hatcheries) of adult Pacific salmon in the ocean has impeded our understanding of their ocean ecology and the management of mixed-stock fisheries. Strontium isotope (87Sr : 86Sr) ratios recorded in otoliths of fall-run Chinook salmon (Oncorhynchus tshawytscha) from all major natural and hatchery spawning sites in the California Central Valley can be used as natural tags to identify natal origins with high accuracy (82%) and improved when additional otolith markers identified fish to hatchery (98%) or naturally spawned (94%) sources. A spatial baseline of 87Sr : 86Sr signatures was developed by targeting 87Sr : 86Sr within juvenile portions of otoliths accreted in natal streams and hatcheries using laser ablation and a multicollector inductively coupled plasma mass spectrometer. The availability and analyses of known-origin coded wire tagged adults provides a rare test of this technique to reconstruct early life-histories of adults (90% correct classification). By quantifying the area of watershed influenced by granitic rocks using hydrologic and geologic data layers, we explained 94% of the geographic variability in 87Sr : 86Sr in salmon otoliths. Creating a spatial map in geographic information systems relating landscape geology to Sr isotopes is a useful framework for evaluating the efficacy of Sr isotopes to track the natal origin and movement of salmonids in freshwater, estuarine, and marine environments to better understand how processes occurring in these habitats influence the growth, survival, and reproductive success of anadromous fishes.","container-title":"Limnology and Oceanography","DOI":"10.2307/40058282","journalAbbreviation":"Limnology and Oceanography","source":"ResearchGate","title":"Tracking natal origins of salmon using isotopes, otoliths, and landscape geology","volume":"53","author":[{"family":"Barnett-Johnson","given":"Rachel"},{"family":"Pearson","given":"Thomas"},{"family":"Ramos","given":"Frank"},{"family":"Grimes","given":"Churchill"},{"family":"Macfarlane","given":"Robert"}],"issued":{"date-parts":[["2008",7,1]]}}},{"id":1713,"uris":["http://zotero.org/users/8421274/items/YJZDU73I"],"itemData":{"id":1713,"type":"article-journal","abstract":"Protecting habitats for imperiled species is central to conservation efforts. However, for migratory species, identifying juvenile habitats that confer success requires tracking individuals to reproduction. Here, we used otolith strontium isotope ratios (87Sr/86Sr) to reconstruct juvenile habitat use by endangered Sacramento River winter-run Chinook salmon that survived to adulthood. The isotope data revealed that 44–65% of surviving adults reared in non-natal habitats, most of which is not designated as critical habitat under the Endangered Species Act. Juveniles entered these non-natal habitats at small sizes, yet left freshwater at a similar size to those that reared in the mainstem Sacramento River, suggesting these alternate rearing habitats provide suitable growth conditions. These findings indicate Sacramento River winter-run Chinook salmon rely on rearing habitats across a broader geographic region than previously known, potentially opening up greater restoration and conservation opportunities for species recovery.","container-title":"Biological Conservation","DOI":"10.1016/j.biocon.2017.10.023","ISSN":"0006-3207","journalAbbreviation":"Biological Conservation","language":"en","page":"358-362","source":"ScienceDirect","title":"Endangered winter-run Chinook salmon rely on diverse rearing habitats in a highly altered landscape","volume":"217","author":[{"family":"Phillis","given":"Corey C."},{"family":"Sturrock","given":"Anna M."},{"family":"Johnson","given":"Rachel C."},{"family":"Weber","given":"Peter K."}],"issued":{"date-parts":[["2018",1,1]]}}},{"id":4551,"uris":["http://zotero.org/users/8421274/items/2GXTMZHP"],"itemData":{"id":4551,"type":"article-journal","abstract":"Intraspecific biodiversity is vital for species persistence in an increasingly volatile world. By embracing methods that integrate information at different spatiotemporal scales, we can directly monitor and reconstruct changes in intraspecific biodiversity. Here we combined genetics and otolith biochronologies to describe the genotypic and phenotypic diversity of Chinook salmon (Oncorhynchus tshawytscha) in the Yuba River, California, comparing cohorts that experienced a range of hydroclimatic conditions. Yuba River salmon have been heavily impacted by habitat loss and degradation, and large influxes of unmarked hatchery fish each year have led to concern about introgression and uncertainty around the viability of its wild populations, particularly the rarer spring-run salmon. Otolith strontium isotopes showed that Yuba River origin fish represented, on average, 42% (range 7%–73%) of spawners across six return years (2009–2011, 2018–2020), with large interannual variability. The remainder of adult Chinook salmon in the river were primarily strays from the nearby Feather River hatchery, and since 2018 from the Mokelumne River hatchery. Among the Yuba-origin spawners, on average, 30% (range 14%–50%) exhibited the spring-run genotype. The Yuba-origin fish also displayed a variety of outmigration phenotypes that differed in the timing and size at which they left the Yuba river. Early-migrating fry dominated the returns (mean 59%, range 33%–89%), and their contribution rates were negatively correlated with freshwater flows. It is unlikely that fry survival rates are elevated during droughts, suggesting that this trend reflects disproportionately low survival of larger later migrating parr, smolts, and yearlings along the migratory corridor in drier years. Otolith daily increments indicated generally faster growth rates in non-natal habitats, emphasizing the importance of continuing upstream restoration efforts to improve in-river growing conditions. Together, these findings show that, despite a long history of habitat degradation and hatchery introgression, the Yuba River maintains intraspecific biodiversity that should be taken into account in future management, restoration, and reintroduction plans. The finding that genotypic spring-run are reproducing, surviving, and returning to the Yuba River every year suggests that re-establishment of an independent population is possible, although hatchery-wild interactions would need to be carefully considered. Integrating methods is critical to monitor changes in key genetic, physiological, and behavioral traits to assess population viability and resilience.","container-title":"Journal of Fish Biology","DOI":"10.1111/jfb.15847","ISSN":"1095-8649","issue":"2","language":"en","license":"© 2024 The Author(s). Journal of Fish Biology published by John Wiley &amp; Sons Ltd on behalf of Fisheries Society of the British Isles.","note":"_eprint: https://onlinelibrary.wiley.com/doi/pdf/10.1111/jfb.15847","page":"412-430","source":"Wiley Online Library","title":"Integrating otolith and genetic tools to reveal intraspecific biodiversity in a highly impacted salmon population","volume":"105","author":[{"family":"Willmes","given":"Malte"},{"family":"Sturrock","given":"Anna M."},{"family":"Cordoleani","given":"Flora"},{"family":"Hugentobler","given":"Sara"},{"family":"Meek","given":"Mariah H."},{"family":"Whitman","given":"George"},{"family":"Evans","given":"Kimberly"},{"family":"Palkovacs","given":"Eric P."},{"family":"Stauffer-Olsen","given":"Natalie J."},{"family":"Johnson","given":"Rachel C."}],"issued":{"date-parts":[["2024"]]}}}],"schema":"https://github.com/citation-style-language/schema/raw/master/csl-citation.json"} </w:instrText>
      </w:r>
      <w:r w:rsidR="00861D8B">
        <w:rPr>
          <w:rFonts w:ascii="Garamond" w:hAnsi="Garamond"/>
        </w:rPr>
        <w:fldChar w:fldCharType="separate"/>
      </w:r>
      <w:r w:rsidR="00861D8B">
        <w:rPr>
          <w:rFonts w:ascii="Garamond" w:hAnsi="Garamond"/>
          <w:noProof/>
        </w:rPr>
        <w:t>(Barnett-Johnson et al., 2008; Phillis et al., 2018; Willmes et al., 2024)</w:t>
      </w:r>
      <w:r w:rsidR="00861D8B">
        <w:rPr>
          <w:rFonts w:ascii="Garamond" w:hAnsi="Garamond"/>
        </w:rPr>
        <w:fldChar w:fldCharType="end"/>
      </w:r>
      <w:ins w:id="812" w:author="bmak29" w:date="2026-07-15T15:40:00Z" w16du:dateUtc="2026-07-15T22:40:00Z">
        <w:r w:rsidR="00892B92" w:rsidRPr="00175DEB">
          <w:rPr>
            <w:rFonts w:ascii="Garamond" w:hAnsi="Garamond"/>
          </w:rPr>
          <w:t xml:space="preserve">, the consequences of climate and anthropogenic change for salmon populations </w:t>
        </w:r>
      </w:ins>
      <w:r w:rsidR="00861D8B">
        <w:rPr>
          <w:rFonts w:ascii="Garamond" w:hAnsi="Garamond"/>
        </w:rPr>
        <w:fldChar w:fldCharType="begin"/>
      </w:r>
      <w:r w:rsidR="00861D8B">
        <w:rPr>
          <w:rFonts w:ascii="Garamond" w:hAnsi="Garamond"/>
        </w:rPr>
        <w:instrText xml:space="preserve"> ADDIN ZOTERO_ITEM CSL_CITATION {"citationID":"22fP5Ews","properties":{"unsorted":false,"formattedCitation":"(Sturrock et al., 2020)","plainCitation":"(Sturrock et al., 2020)","noteIndex":0},"citationItems":[{"id":2469,"uris":["http://zotero.org/users/8421274/items/F9DP5EK8"],"itemData":{"id":2469,"type":"article-journal","abstract":"Altered river flows and fragmented habitats often simplify riverine communities and favor non-native fishes, but their influence on life-history expression and survival is less clear. Here, we quantified the expression and ultimate success of diverse salmon emigration behaviors in an anthropogenically altered California river system. We analyzed two decades of Chinook salmon monitoring data to explore the influence of regulated flows on juvenile emigration phenology, abundance, and recruitment. We then followed seven cohorts into adulthood using otolith (ear stone) chemical archives to identify patterns in time- and size-selective mortality along the migratory corridor. Suppressed winter flow cues were associated with delayed emigration timing, particularly in warm, dry years, which was also when selection against late migrants was the most extreme. Lower, less variable flows were also associated with reduced juvenile and adult production, highlighting the importance of streamflow for cohort success in these southernmost populations. While most juveniles emigrated from the natal stream as fry or smolts, the survivors were dominated by the rare few that left at intermediate sizes and times, coinciding with managed flows released before extreme summer temperatures. The consistent selection against early (small) and late (large) migrants counters prevailing ecological theory that predicts different traits to be favored under varying environmental conditions. Yet, even with this weakened portfolio, maintaining a broad distribution in migration traits still increased adult production and reduced variance. In years exhibiting large fry pulses, even marginal increases in their survival would have significantly boosted recruitment. However, management actions favoring any single phenotype could have negative evolutionary and demographic consequences, potentially reducing adaptability and population stability. To recover fish populations and support viable fisheries in a warming and increasingly unpredictable climate, coordinating flow and habitat management within and among watersheds will be critical to balance trait optimization versus diversification.","container-title":"Global Change Biology","DOI":"10.1111/gcb.14896","ISSN":"1365-2486","issue":"3","language":"en","note":"_eprint: https://onlinelibrary.wiley.com/doi/pdf/10.1111/gcb.14896","page":"1235-1247","source":"Wiley Online Library","title":"Unnatural selection of salmon life histories in a modified riverscape","volume":"26","author":[{"family":"Sturrock","given":"Anna M."},{"family":"Carlson","given":"Stephanie M."},{"family":"Wikert","given":"John D."},{"family":"Heyne","given":"Tim"},{"family":"Nusslé","given":"Sébastien"},{"family":"Merz","given":"Joseph E."},{"family":"Sturrock","given":"Hugh J. W."},{"family":"Johnson","given":"Rachel C."}],"issued":{"date-parts":[["2020"]]}}}],"schema":"https://github.com/citation-style-language/schema/raw/master/csl-citation.json"} </w:instrText>
      </w:r>
      <w:r w:rsidR="00861D8B">
        <w:rPr>
          <w:rFonts w:ascii="Garamond" w:hAnsi="Garamond"/>
        </w:rPr>
        <w:fldChar w:fldCharType="separate"/>
      </w:r>
      <w:r w:rsidR="00861D8B">
        <w:rPr>
          <w:rFonts w:ascii="Garamond" w:hAnsi="Garamond"/>
          <w:noProof/>
        </w:rPr>
        <w:t>(Sturrock et al., 2020)</w:t>
      </w:r>
      <w:r w:rsidR="00861D8B">
        <w:rPr>
          <w:rFonts w:ascii="Garamond" w:hAnsi="Garamond"/>
        </w:rPr>
        <w:fldChar w:fldCharType="end"/>
      </w:r>
      <w:ins w:id="813" w:author="bmak29" w:date="2026-07-15T15:40:00Z" w16du:dateUtc="2026-07-15T22:40:00Z">
        <w:r w:rsidR="00892B92" w:rsidRPr="00175DEB">
          <w:rPr>
            <w:rFonts w:ascii="Garamond" w:hAnsi="Garamond"/>
          </w:rPr>
          <w:t xml:space="preserve">, and the capacity of restoration efforts to conserve distinct life-history strategies </w:t>
        </w:r>
      </w:ins>
      <w:r w:rsidR="00861D8B">
        <w:rPr>
          <w:rFonts w:ascii="Garamond" w:hAnsi="Garamond"/>
        </w:rPr>
        <w:fldChar w:fldCharType="begin"/>
      </w:r>
      <w:r w:rsidR="00861D8B">
        <w:rPr>
          <w:rFonts w:ascii="Garamond" w:hAnsi="Garamond"/>
        </w:rPr>
        <w:instrText xml:space="preserve"> ADDIN ZOTERO_ITEM CSL_CITATION {"citationID":"nKeoMJjV","properties":{"unsorted":false,"formattedCitation":"(Cordoleani et al., 2024)","plainCitation":"(Cordoleani et al., 2024)","noteIndex":0},"citationItems":[{"id":5990,"uris":["http://zotero.org/users/8421274/items/BGVZ7ZLQ"],"itemData":{"id":5990,"type":"article-journal","abstract":"Phenotypic diversity and abundance drive salmon resilience in the face of increasing environmental variability. But what happens when human activities fundamentally alter the habitat complexity that drives this diversity? And how can we restore habitats to recover both diversity and abundance to support salmon persistence in a warming climate? Here, we looked at the impact of a large watershed restoration effort on the abundance and climate resilience of the three remaining core natural spring-run Chinook Salmon populations in the California Central Valley (Butte, Mill, and Deer Creek). Butte Creek fish, which have floodplain access, had higher overall productivity and faster juvenile growth compared with Mill and Deer Creek populations, and the proportion of floodplain inundation was positively correlated with Butte Creek adult abundance two years later. While Butte Creek exhibited significant increases in abundance post-restoration (similar to 000%), it generally exhibited lower phenotypic diversity and only a marginal increase in population stability after restoration based on the coefficient of variation (CV). In particular, Butte Creek salmon tended to exhibit larger drops in escapement following dry years (e.g., return years 2010, 2017) compared with Mill and Deer Creek populations, presumably due to limited inundation of its downstream floodplain. The late-migrating juvenile strategy (i.e., yearling), which disproportionately supported Mill and Deer Creek populations during droughts, was uncommon among Butte Creek adults (averaging 60% of returns for Mill and Deer Creek vs. 0.3% for Butte Creek). Increased spring-run stock complex stability was found, post-restoration, when combining the three spring-run populations (i.e., lower aggregate CV). However, among-river pairwise correlations also suggested increased synchronization in population abundances post-restoration, potentially due to increasing frequency and severity of extreme climatic events (e.g., droughts and ocean warming). This study underscores the importance of restoring a connected mosaic of aquatic habitats across modified landscapes, such as cold water refugia and floodplains, to preserve multiple (across-population) life history pathways for increasing salmon stock complex stability and abundance. These landscape-scale process-based habitat restoration efforts are likely to be crucial for the successful long-term recovery of vulnerable species in a rapidly changing climate.","container-title":"Ecosphere","DOI":"10.1002/ecs2.4803","ISSN":"2150-8925","issue":"3","journalAbbreviation":"Ecosphere","language":"English","note":"number-of-pages: 18\npublisher-place: Hoboken\nWeb of Science ID: WOS:001182186400001","page":"e4803","publisher":"Wiley","source":"Clarivate Analytics Web of Science","title":"Restoring freshwater habitat mosaics to promote resilience of vulnerable salmon populations","volume":"15","author":[{"family":"Cordoleani","given":"Flora"},{"family":"Phillis","given":"Corey C."},{"family":"Sturrock","given":"Anna M."},{"family":"Willmes","given":"Malte"},{"family":"Whitman","given":"George"},{"family":"Holmes","given":"Eric"},{"family":"Weber","given":"Peter K."},{"family":"Jeffres","given":"Carson"},{"family":"Johnson","given":"Rachel C."}],"issued":{"date-parts":[["2024",3]]}}}],"schema":"https://github.com/citation-style-language/schema/raw/master/csl-citation.json"} </w:instrText>
      </w:r>
      <w:r w:rsidR="00861D8B">
        <w:rPr>
          <w:rFonts w:ascii="Garamond" w:hAnsi="Garamond"/>
        </w:rPr>
        <w:fldChar w:fldCharType="separate"/>
      </w:r>
      <w:r w:rsidR="00861D8B">
        <w:rPr>
          <w:rFonts w:ascii="Garamond" w:hAnsi="Garamond"/>
          <w:noProof/>
        </w:rPr>
        <w:t>(Cordoleani et al., 2024)</w:t>
      </w:r>
      <w:r w:rsidR="00861D8B">
        <w:rPr>
          <w:rFonts w:ascii="Garamond" w:hAnsi="Garamond"/>
        </w:rPr>
        <w:fldChar w:fldCharType="end"/>
      </w:r>
      <w:r w:rsidR="00175DEB">
        <w:rPr>
          <w:rFonts w:ascii="Garamond" w:hAnsi="Garamond"/>
        </w:rPr>
        <w:t>.</w:t>
      </w:r>
      <w:ins w:id="814" w:author="bmak29" w:date="2026-07-15T15:40:00Z" w16du:dateUtc="2026-07-15T22:40:00Z">
        <w:r w:rsidR="00892B92">
          <w:rPr>
            <w:rFonts w:ascii="Garamond" w:eastAsiaTheme="majorEastAsia" w:hAnsi="Garamond"/>
          </w:rPr>
          <w:t xml:space="preserve"> </w:t>
        </w:r>
      </w:ins>
      <w:ins w:id="815" w:author="Benjamin J. Makhlouf" w:date="2026-07-13T17:42:00Z" w16du:dateUtc="2026-07-14T00:42:00Z">
        <w:del w:id="816" w:author="bmak29" w:date="2026-07-15T15:40:00Z" w16du:dateUtc="2026-07-15T22:40:00Z">
          <w:r w:rsidR="002E0F45" w:rsidDel="00892B92">
            <w:rPr>
              <w:rFonts w:ascii="Garamond" w:eastAsiaTheme="majorEastAsia" w:hAnsi="Garamond"/>
            </w:rPr>
            <w:delText xml:space="preserve"> </w:delText>
          </w:r>
        </w:del>
      </w:ins>
      <w:ins w:id="817" w:author="Benjamin J. Makhlouf" w:date="2026-07-13T17:45:00Z" w16du:dateUtc="2026-07-14T00:45:00Z">
        <w:del w:id="818" w:author="bmak29" w:date="2026-07-15T15:40:00Z" w16du:dateUtc="2026-07-15T22:40:00Z">
          <w:r w:rsidR="005401E5" w:rsidDel="00892B92">
            <w:rPr>
              <w:rFonts w:ascii="Garamond" w:eastAsiaTheme="majorEastAsia" w:hAnsi="Garamond"/>
            </w:rPr>
            <w:delText>However,</w:delText>
          </w:r>
        </w:del>
      </w:ins>
      <w:ins w:id="819" w:author="bmak29" w:date="2026-07-15T15:40:00Z" w16du:dateUtc="2026-07-15T22:40:00Z">
        <w:r w:rsidR="00892B92">
          <w:rPr>
            <w:rFonts w:ascii="Garamond" w:eastAsiaTheme="majorEastAsia" w:hAnsi="Garamond"/>
          </w:rPr>
          <w:t>A</w:t>
        </w:r>
      </w:ins>
      <w:ins w:id="820" w:author="Benjamin J. Makhlouf" w:date="2026-07-13T17:45:00Z" w16du:dateUtc="2026-07-14T00:45:00Z">
        <w:del w:id="821" w:author="bmak29" w:date="2026-07-15T15:40:00Z" w16du:dateUtc="2026-07-15T22:40:00Z">
          <w:r w:rsidR="005401E5" w:rsidDel="00892B92">
            <w:rPr>
              <w:rFonts w:ascii="Garamond" w:eastAsiaTheme="majorEastAsia" w:hAnsi="Garamond"/>
            </w:rPr>
            <w:delText xml:space="preserve"> these same principals apply beyond fisheries. A</w:delText>
          </w:r>
        </w:del>
        <w:r w:rsidR="005401E5">
          <w:rPr>
            <w:rFonts w:ascii="Garamond" w:eastAsiaTheme="majorEastAsia" w:hAnsi="Garamond"/>
          </w:rPr>
          <w:t xml:space="preserve">cross ecosystems and species, </w:t>
        </w:r>
      </w:ins>
      <w:ins w:id="822" w:author="Benjamin J. Makhlouf" w:date="2026-07-13T17:44:00Z" w16du:dateUtc="2026-07-14T00:44:00Z">
        <w:r w:rsidR="005401E5">
          <w:rPr>
            <w:rFonts w:ascii="Garamond" w:eastAsiaTheme="majorEastAsia" w:hAnsi="Garamond"/>
          </w:rPr>
          <w:t xml:space="preserve">developing methods </w:t>
        </w:r>
      </w:ins>
      <w:del w:id="823" w:author="Benjamin J. Makhlouf" w:date="2026-07-13T17:31:00Z" w16du:dateUtc="2026-07-14T00:31:00Z">
        <w:r w:rsidRPr="00390710" w:rsidDel="00390710">
          <w:rPr>
            <w:rStyle w:val="Strong"/>
            <w:rFonts w:ascii="Garamond" w:eastAsiaTheme="majorEastAsia" w:hAnsi="Garamond"/>
            <w:b w:val="0"/>
            <w:bCs w:val="0"/>
            <w:rPrChange w:id="824" w:author="Benjamin J. Makhlouf" w:date="2026-07-13T17:32:00Z" w16du:dateUtc="2026-07-14T00:32:00Z">
              <w:rPr>
                <w:rStyle w:val="Strong"/>
                <w:rFonts w:ascii="Garamond" w:eastAsiaTheme="majorEastAsia" w:hAnsi="Garamond"/>
              </w:rPr>
            </w:rPrChange>
          </w:rPr>
          <w:delText xml:space="preserve"> </w:delText>
        </w:r>
      </w:del>
      <w:del w:id="825" w:author="Benjamin J. Makhlouf" w:date="2026-07-13T17:42:00Z" w16du:dateUtc="2026-07-14T00:42:00Z">
        <w:r w:rsidDel="002E0F45">
          <w:rPr>
            <w:rStyle w:val="Strong"/>
            <w:rFonts w:ascii="Garamond" w:eastAsiaTheme="majorEastAsia" w:hAnsi="Garamond"/>
            <w:b w:val="0"/>
            <w:bCs w:val="0"/>
          </w:rPr>
          <w:delText>D</w:delText>
        </w:r>
      </w:del>
      <w:del w:id="826" w:author="Benjamin J. Makhlouf" w:date="2026-07-13T17:44:00Z" w16du:dateUtc="2026-07-14T00:44:00Z">
        <w:r w:rsidDel="005401E5">
          <w:rPr>
            <w:rFonts w:ascii="Garamond" w:hAnsi="Garamond"/>
          </w:rPr>
          <w:delText xml:space="preserve">eveloping methods </w:delText>
        </w:r>
      </w:del>
      <w:ins w:id="827" w:author="Benjamin J. Makhlouf" w:date="2026-07-13T17:42:00Z" w16du:dateUtc="2026-07-14T00:42:00Z">
        <w:r w:rsidR="002E0F45">
          <w:rPr>
            <w:rFonts w:ascii="Garamond" w:hAnsi="Garamond"/>
          </w:rPr>
          <w:t xml:space="preserve">capable </w:t>
        </w:r>
      </w:ins>
      <w:ins w:id="828" w:author="Benjamin J. Makhlouf" w:date="2026-07-13T17:44:00Z" w16du:dateUtc="2026-07-14T00:44:00Z">
        <w:r w:rsidR="005401E5">
          <w:rPr>
            <w:rFonts w:ascii="Garamond" w:hAnsi="Garamond"/>
          </w:rPr>
          <w:t xml:space="preserve">of characterizing biodiversity </w:t>
        </w:r>
      </w:ins>
      <w:ins w:id="829" w:author="Benjamin J. Makhlouf" w:date="2026-07-13T17:45:00Z" w16du:dateUtc="2026-07-14T00:45:00Z">
        <w:r w:rsidR="005401E5">
          <w:rPr>
            <w:rFonts w:ascii="Garamond" w:hAnsi="Garamond"/>
          </w:rPr>
          <w:t xml:space="preserve">at </w:t>
        </w:r>
        <w:del w:id="830" w:author="bmak29" w:date="2026-07-15T15:40:00Z" w16du:dateUtc="2026-07-15T22:40:00Z">
          <w:r w:rsidR="005401E5" w:rsidDel="00892B92">
            <w:rPr>
              <w:rFonts w:ascii="Garamond" w:hAnsi="Garamond"/>
            </w:rPr>
            <w:delText>relvent</w:delText>
          </w:r>
        </w:del>
      </w:ins>
      <w:ins w:id="831" w:author="bmak29" w:date="2026-07-15T15:40:00Z" w16du:dateUtc="2026-07-15T22:40:00Z">
        <w:r w:rsidR="00892B92">
          <w:rPr>
            <w:rFonts w:ascii="Garamond" w:hAnsi="Garamond"/>
          </w:rPr>
          <w:t>relevant</w:t>
        </w:r>
      </w:ins>
      <w:ins w:id="832" w:author="Benjamin J. Makhlouf" w:date="2026-07-13T17:45:00Z" w16du:dateUtc="2026-07-14T00:45:00Z">
        <w:r w:rsidR="005401E5">
          <w:rPr>
            <w:rFonts w:ascii="Garamond" w:hAnsi="Garamond"/>
          </w:rPr>
          <w:t xml:space="preserve"> spatial scales, and </w:t>
        </w:r>
      </w:ins>
      <w:del w:id="833" w:author="Benjamin J. Makhlouf" w:date="2026-07-13T17:42:00Z" w16du:dateUtc="2026-07-14T00:42:00Z">
        <w:r w:rsidDel="002E0F45">
          <w:rPr>
            <w:rFonts w:ascii="Garamond" w:hAnsi="Garamond"/>
          </w:rPr>
          <w:delText xml:space="preserve">that explicitly consider </w:delText>
        </w:r>
      </w:del>
      <w:del w:id="834" w:author="Benjamin J. Makhlouf" w:date="2026-07-13T17:45:00Z" w16du:dateUtc="2026-07-14T00:45:00Z">
        <w:r w:rsidDel="005401E5">
          <w:rPr>
            <w:rFonts w:ascii="Garamond" w:hAnsi="Garamond"/>
          </w:rPr>
          <w:delText>this diversity and</w:delText>
        </w:r>
      </w:del>
      <w:r>
        <w:rPr>
          <w:rFonts w:ascii="Garamond" w:hAnsi="Garamond"/>
        </w:rPr>
        <w:t>deploying them to better understand tradeoffs between conservation and exploitation strategies</w:t>
      </w:r>
      <w:ins w:id="835" w:author="bmak29" w:date="2026-07-15T15:41:00Z" w16du:dateUtc="2026-07-15T22:41:00Z">
        <w:r w:rsidR="00892B92">
          <w:rPr>
            <w:rFonts w:ascii="Garamond" w:hAnsi="Garamond"/>
          </w:rPr>
          <w:t>,</w:t>
        </w:r>
      </w:ins>
      <w:r>
        <w:rPr>
          <w:rFonts w:ascii="Garamond" w:hAnsi="Garamond"/>
        </w:rPr>
        <w:t xml:space="preserve"> is an important step toward designing management frameworks that provide ecosystem services while safeguarding their reliability and the communities they support.</w:t>
      </w:r>
    </w:p>
    <w:p w14:paraId="14DF7D46" w14:textId="77777777" w:rsidR="003525FA" w:rsidRPr="001A17C1" w:rsidRDefault="003525FA" w:rsidP="003525FA">
      <w:pPr>
        <w:rPr>
          <w:rFonts w:ascii="Garamond" w:hAnsi="Garamond" w:cs="Times New Roman"/>
          <w:b/>
          <w:bCs/>
        </w:rPr>
      </w:pPr>
      <w:r>
        <w:rPr>
          <w:rFonts w:ascii="Garamond" w:hAnsi="Garamond" w:cs="Times New Roman"/>
          <w:b/>
          <w:bCs/>
        </w:rPr>
        <w:t xml:space="preserve">Acknowledgments: </w:t>
      </w:r>
    </w:p>
    <w:p w14:paraId="5CD5A49E" w14:textId="3E9CACB3" w:rsidR="003525FA" w:rsidRPr="001A17C1" w:rsidRDefault="003525FA" w:rsidP="003525FA">
      <w:pPr>
        <w:ind w:firstLine="720"/>
        <w:rPr>
          <w:rFonts w:ascii="Garamond" w:hAnsi="Garamond" w:cs="Times New Roman"/>
        </w:rPr>
      </w:pPr>
      <w:r>
        <w:rPr>
          <w:rFonts w:ascii="Garamond" w:hAnsi="Garamond" w:cs="Times New Roman"/>
        </w:rPr>
        <w:t>We thank the Alaska Department of Fish &amp; Game, particularly Sean Larson and Zachary Liller for coordinating otolith sampling at the Bethel Test Fishery and for feedback on the study design and manuscript. Funding for this work was provided by the Arctic-Yukon-Kuskokwim Sustainable Salmon Initiative</w:t>
      </w:r>
      <w:ins w:id="836" w:author="Daniel Schindler" w:date="2026-07-16T09:23:00Z" w16du:dateUtc="2026-07-16T17:23:00Z">
        <w:r w:rsidR="00637562">
          <w:rPr>
            <w:rFonts w:ascii="Garamond" w:hAnsi="Garamond" w:cs="Times New Roman"/>
          </w:rPr>
          <w:t xml:space="preserve"> and by the Kuskokwim River Intertribal Fish</w:t>
        </w:r>
      </w:ins>
      <w:ins w:id="837" w:author="Daniel Schindler" w:date="2026-07-16T09:24:00Z" w16du:dateUtc="2026-07-16T17:24:00Z">
        <w:r w:rsidR="00637562">
          <w:rPr>
            <w:rFonts w:ascii="Garamond" w:hAnsi="Garamond" w:cs="Times New Roman"/>
          </w:rPr>
          <w:t xml:space="preserve"> Commission</w:t>
        </w:r>
      </w:ins>
      <w:r>
        <w:rPr>
          <w:rFonts w:ascii="Garamond" w:hAnsi="Garamond" w:cs="Times New Roman"/>
        </w:rPr>
        <w:t xml:space="preserve">. Joseph Spaeder of the AYK-SSI also provided feedback on the study design. We also thank the local community members who supported otolith removal and collection as well as the ONC fisheries program staff members who helped support data collection and distributed sampled fish to elders, disabled, and widowed community members. This work was made possible by the efforts of Dr. </w:t>
      </w:r>
      <w:r>
        <w:rPr>
          <w:rFonts w:ascii="Garamond" w:hAnsi="Garamond" w:cs="Times New Roman"/>
        </w:rPr>
        <w:lastRenderedPageBreak/>
        <w:t xml:space="preserve">Sean Brennan, who was instrumental in the collection of these datasets and was motivated to push forward on the boundaries of using isotope-based methods to explore ecological processes in Alaska salmon. </w:t>
      </w:r>
    </w:p>
    <w:p w14:paraId="524398E2" w14:textId="77777777" w:rsidR="00A844A4" w:rsidRDefault="00A844A4" w:rsidP="00A844A4">
      <w:pPr>
        <w:jc w:val="center"/>
        <w:rPr>
          <w:rFonts w:ascii="Garamond" w:hAnsi="Garamond" w:cs="Times New Roman"/>
          <w:b/>
          <w:bCs/>
        </w:rPr>
      </w:pPr>
    </w:p>
    <w:p w14:paraId="787BC2FF" w14:textId="31681551" w:rsidR="00A844A4" w:rsidRPr="001A17C1" w:rsidRDefault="00A844A4" w:rsidP="00A844A4">
      <w:pPr>
        <w:rPr>
          <w:rFonts w:ascii="Garamond" w:hAnsi="Garamond" w:cs="Times New Roman"/>
        </w:rPr>
      </w:pPr>
      <w:r>
        <w:rPr>
          <w:rFonts w:ascii="Garamond" w:hAnsi="Garamond" w:cs="Times New Roman"/>
          <w:b/>
          <w:bCs/>
        </w:rPr>
        <w:t>Author Contribution Statement:</w:t>
      </w:r>
      <w:r>
        <w:rPr>
          <w:rFonts w:ascii="Garamond" w:hAnsi="Garamond" w:cs="Times New Roman"/>
        </w:rPr>
        <w:t xml:space="preserve"> Ben Makhlouf performed data analysis and wrote the manuscript, Daniel E. Schindler directed the project and analysis, secured funding, and helped to develop the manuscript. Timothy J. Cline contributed to analysis and code development, Diego Fernandez performed laboratory microchemical analysis, Janessa Esquible directed otolith dataset collection, Avery Hoffman directed the field sampling program as part of the Bethel Test Fishery. All co-authors reviewed the final manuscript. </w:t>
      </w:r>
    </w:p>
    <w:p w14:paraId="438A18FD" w14:textId="77777777" w:rsidR="00C2778F" w:rsidRDefault="00C2778F" w:rsidP="00C2778F">
      <w:pPr>
        <w:jc w:val="center"/>
        <w:rPr>
          <w:rFonts w:ascii="Garamond" w:hAnsi="Garamond" w:cs="Times New Roman"/>
          <w:b/>
          <w:bCs/>
        </w:rPr>
      </w:pPr>
    </w:p>
    <w:p w14:paraId="3ADBB868" w14:textId="77EC6921" w:rsidR="00C2778F" w:rsidRPr="001A17C1" w:rsidRDefault="00C2778F" w:rsidP="00C2778F">
      <w:pPr>
        <w:rPr>
          <w:rFonts w:ascii="Garamond" w:hAnsi="Garamond" w:cs="Times New Roman"/>
        </w:rPr>
      </w:pPr>
      <w:r>
        <w:rPr>
          <w:rFonts w:ascii="Garamond" w:hAnsi="Garamond" w:cs="Times New Roman"/>
          <w:b/>
          <w:bCs/>
        </w:rPr>
        <w:t>Data Availability Statement:</w:t>
      </w:r>
      <w:r>
        <w:rPr>
          <w:rFonts w:ascii="Garamond" w:hAnsi="Garamond" w:cs="Times New Roman"/>
        </w:rPr>
        <w:t xml:space="preserve"> Data will be available in an open Dryad repository: http://datadryad.org/share/LINK_NOT_FOR_PUBLICATION/Sqv1RJ19OMW_MkxaOOWTsS7DT1q5Y4gE-pqzVPn5HJo</w:t>
      </w:r>
    </w:p>
    <w:p w14:paraId="29347CE7" w14:textId="77777777" w:rsidR="003525FA" w:rsidRPr="007B1069" w:rsidRDefault="003525FA" w:rsidP="003525FA">
      <w:pPr>
        <w:pStyle w:val="whitespace-normal"/>
        <w:spacing w:line="480" w:lineRule="auto"/>
        <w:rPr>
          <w:rFonts w:ascii="Garamond" w:eastAsiaTheme="majorEastAsia" w:hAnsi="Garamond"/>
          <w:b/>
          <w:bCs/>
        </w:rPr>
      </w:pPr>
    </w:p>
    <w:p w14:paraId="66FE2C7D" w14:textId="406C547B" w:rsidR="005D0EF1" w:rsidRPr="00BA542C" w:rsidRDefault="005D0EF1" w:rsidP="005D0EF1">
      <w:pPr>
        <w:pStyle w:val="whitespace-normal"/>
        <w:spacing w:line="480" w:lineRule="auto"/>
        <w:rPr>
          <w:b/>
          <w:bCs/>
        </w:rPr>
      </w:pPr>
      <w:r>
        <w:rPr>
          <w:b/>
          <w:bCs/>
        </w:rPr>
        <w:t xml:space="preserve">References </w:t>
      </w:r>
    </w:p>
    <w:p w14:paraId="654DF270" w14:textId="77777777" w:rsidR="00FA25AE" w:rsidRPr="00FA25AE" w:rsidRDefault="00836381" w:rsidP="00FA25AE">
      <w:pPr>
        <w:pStyle w:val="Bibliography"/>
      </w:pPr>
      <w:r>
        <w:rPr>
          <w:rFonts w:ascii="Garamond" w:hAnsi="Garamond"/>
        </w:rPr>
        <w:fldChar w:fldCharType="begin"/>
      </w:r>
      <w:r w:rsidR="00FA25AE">
        <w:rPr>
          <w:rFonts w:ascii="Garamond" w:hAnsi="Garamond"/>
        </w:rPr>
        <w:instrText xml:space="preserve"> ADDIN ZOTERO_BIBL {"uncited":[],"omitted":[],"custom":[]} CSL_BIBLIOGRAPHY </w:instrText>
      </w:r>
      <w:r>
        <w:rPr>
          <w:rFonts w:ascii="Garamond" w:hAnsi="Garamond"/>
        </w:rPr>
        <w:fldChar w:fldCharType="separate"/>
      </w:r>
      <w:r w:rsidR="00FA25AE" w:rsidRPr="00FA25AE">
        <w:t xml:space="preserve">ADFG. (2025). </w:t>
      </w:r>
      <w:r w:rsidR="00FA25AE" w:rsidRPr="00FA25AE">
        <w:rPr>
          <w:i/>
          <w:iCs/>
        </w:rPr>
        <w:t>Kuskokwim River Area: Subsistance Fishing</w:t>
      </w:r>
      <w:r w:rsidR="00FA25AE" w:rsidRPr="00FA25AE">
        <w:t>. https://www.adfg.alaska.gov/index.cfm?adfg=ByAreaSubsistenceKuskokwim.fishingInfo</w:t>
      </w:r>
    </w:p>
    <w:p w14:paraId="7A5AA121" w14:textId="77777777" w:rsidR="00FA25AE" w:rsidRPr="00FA25AE" w:rsidRDefault="00FA25AE" w:rsidP="00FA25AE">
      <w:pPr>
        <w:pStyle w:val="Bibliography"/>
      </w:pPr>
      <w:r w:rsidRPr="00FA25AE">
        <w:t xml:space="preserve">Atlas, W. I., Sloat, M. R., Satterthwaite, W. H., Buehrens, T. W., Parken, C. K., Moore, J. W., Mantua, N. J., Hart, J., &amp; Potapova, A. (2023). Trends in Chinook salmon spawner abundance and total run size highlight linkages between life history, geography and decline. </w:t>
      </w:r>
      <w:r w:rsidRPr="00FA25AE">
        <w:rPr>
          <w:i/>
          <w:iCs/>
        </w:rPr>
        <w:t>Fish and Fisheries</w:t>
      </w:r>
      <w:r w:rsidRPr="00FA25AE">
        <w:t xml:space="preserve">, </w:t>
      </w:r>
      <w:r w:rsidRPr="00FA25AE">
        <w:rPr>
          <w:i/>
          <w:iCs/>
        </w:rPr>
        <w:t>24</w:t>
      </w:r>
      <w:r w:rsidRPr="00FA25AE">
        <w:t>(4), 595–617. https://doi.org/10.1111/faf.12750</w:t>
      </w:r>
    </w:p>
    <w:p w14:paraId="01E46528" w14:textId="77777777" w:rsidR="00FA25AE" w:rsidRPr="00FA25AE" w:rsidRDefault="00FA25AE" w:rsidP="00FA25AE">
      <w:pPr>
        <w:pStyle w:val="Bibliography"/>
      </w:pPr>
      <w:r w:rsidRPr="00FA25AE">
        <w:t xml:space="preserve">Barnett-Johnson, R., Pearson, T., Ramos, F., Grimes, C., &amp; Macfarlane, R. (2008). Tracking natal origins of salmon using isotopes, otoliths, and landscape geology. </w:t>
      </w:r>
      <w:r w:rsidRPr="00FA25AE">
        <w:rPr>
          <w:i/>
          <w:iCs/>
        </w:rPr>
        <w:t>Limnology and Oceanography</w:t>
      </w:r>
      <w:r w:rsidRPr="00FA25AE">
        <w:t xml:space="preserve">, </w:t>
      </w:r>
      <w:r w:rsidRPr="00FA25AE">
        <w:rPr>
          <w:i/>
          <w:iCs/>
        </w:rPr>
        <w:t>53</w:t>
      </w:r>
      <w:r w:rsidRPr="00FA25AE">
        <w:t>. https://doi.org/10.2307/40058282</w:t>
      </w:r>
    </w:p>
    <w:p w14:paraId="32094DE1" w14:textId="77777777" w:rsidR="00FA25AE" w:rsidRPr="00FA25AE" w:rsidRDefault="00FA25AE" w:rsidP="00FA25AE">
      <w:pPr>
        <w:pStyle w:val="Bibliography"/>
      </w:pPr>
      <w:r w:rsidRPr="00FA25AE">
        <w:lastRenderedPageBreak/>
        <w:t xml:space="preserve">Bolnick, D. I., Amarasekare, P., Araújo, M. S., Bürger, R., Levine, J. M., Novak, M., Rudolf, V. H. W., Schreiber, S. J., Urban, M. C., &amp; Vasseur, D. A. (2011). Why intraspecific trait variation matters in community ecology. </w:t>
      </w:r>
      <w:r w:rsidRPr="00FA25AE">
        <w:rPr>
          <w:i/>
          <w:iCs/>
        </w:rPr>
        <w:t>Trends in Ecology &amp; Evolution</w:t>
      </w:r>
      <w:r w:rsidRPr="00FA25AE">
        <w:t xml:space="preserve">, </w:t>
      </w:r>
      <w:r w:rsidRPr="00FA25AE">
        <w:rPr>
          <w:i/>
          <w:iCs/>
        </w:rPr>
        <w:t>26</w:t>
      </w:r>
      <w:r w:rsidRPr="00FA25AE">
        <w:t>(4), 183–192. https://doi.org/10.1016/j.tree.2011.01.009</w:t>
      </w:r>
    </w:p>
    <w:p w14:paraId="29FD79DF" w14:textId="77777777" w:rsidR="00FA25AE" w:rsidRPr="000F27F0" w:rsidRDefault="00FA25AE" w:rsidP="00FA25AE">
      <w:pPr>
        <w:pStyle w:val="Bibliography"/>
        <w:rPr>
          <w:lang w:val="es-ES"/>
        </w:rPr>
      </w:pPr>
      <w:r w:rsidRPr="00FA25AE">
        <w:t xml:space="preserve">Brennan, S. R., Fernandez, D. P., Zimmerman, C. E., Cerling, T. E., Brown, R. J., &amp; Wooller, M. J. (2015). Strontium isotopes in otoliths of a non-migratory fish (slimy sculpin): Implications for provenance studies. </w:t>
      </w:r>
      <w:r w:rsidRPr="000F27F0">
        <w:rPr>
          <w:i/>
          <w:iCs/>
          <w:lang w:val="es-ES"/>
        </w:rPr>
        <w:t>Geochimica et Cosmochimica Acta</w:t>
      </w:r>
      <w:r w:rsidRPr="000F27F0">
        <w:rPr>
          <w:lang w:val="es-ES"/>
        </w:rPr>
        <w:t xml:space="preserve">, </w:t>
      </w:r>
      <w:r w:rsidRPr="000F27F0">
        <w:rPr>
          <w:i/>
          <w:iCs/>
          <w:lang w:val="es-ES"/>
        </w:rPr>
        <w:t>149</w:t>
      </w:r>
      <w:r w:rsidRPr="000F27F0">
        <w:rPr>
          <w:lang w:val="es-ES"/>
        </w:rPr>
        <w:t>, 32–45. https://doi.org/10.1016/j.gca.2014.10.032</w:t>
      </w:r>
    </w:p>
    <w:p w14:paraId="7C393547" w14:textId="77777777" w:rsidR="00FA25AE" w:rsidRPr="00FA25AE" w:rsidRDefault="00FA25AE" w:rsidP="00FA25AE">
      <w:pPr>
        <w:pStyle w:val="Bibliography"/>
      </w:pPr>
      <w:r w:rsidRPr="000F27F0">
        <w:rPr>
          <w:lang w:val="es-ES"/>
        </w:rPr>
        <w:t xml:space="preserve">Brennan, S. R., &amp; Schindler, D. E. (2017). </w:t>
      </w:r>
      <w:r w:rsidRPr="00FA25AE">
        <w:t xml:space="preserve">Linking otolith microchemistry and dendritic isoscapes to map heterogeneous production of fish across river basins. </w:t>
      </w:r>
      <w:r w:rsidRPr="00FA25AE">
        <w:rPr>
          <w:i/>
          <w:iCs/>
        </w:rPr>
        <w:t>Ecological Applications</w:t>
      </w:r>
      <w:r w:rsidRPr="00FA25AE">
        <w:t xml:space="preserve">, </w:t>
      </w:r>
      <w:r w:rsidRPr="00FA25AE">
        <w:rPr>
          <w:i/>
          <w:iCs/>
        </w:rPr>
        <w:t>27</w:t>
      </w:r>
      <w:r w:rsidRPr="00FA25AE">
        <w:t>(2), 363–377. https://doi.org/10.1002/eap.1474</w:t>
      </w:r>
    </w:p>
    <w:p w14:paraId="39BDD9C2" w14:textId="77777777" w:rsidR="00FA25AE" w:rsidRPr="00FA25AE" w:rsidRDefault="00FA25AE" w:rsidP="00FA25AE">
      <w:pPr>
        <w:pStyle w:val="Bibliography"/>
      </w:pPr>
      <w:r w:rsidRPr="00FA25AE">
        <w:t xml:space="preserve">Brennan, S. R., Schindler, D. E., Cline, T. J., Walsworth, T. E., Buck, G., &amp; Fernandez, D. P. (2019). Shifting habitat mosaics and fish production across river basins. </w:t>
      </w:r>
      <w:r w:rsidRPr="00FA25AE">
        <w:rPr>
          <w:i/>
          <w:iCs/>
        </w:rPr>
        <w:t>Science</w:t>
      </w:r>
      <w:r w:rsidRPr="00FA25AE">
        <w:t xml:space="preserve">, </w:t>
      </w:r>
      <w:r w:rsidRPr="00FA25AE">
        <w:rPr>
          <w:i/>
          <w:iCs/>
        </w:rPr>
        <w:t>364</w:t>
      </w:r>
      <w:r w:rsidRPr="00FA25AE">
        <w:t>(6442), 783–786. https://doi.org/10.1126/science.aav4313</w:t>
      </w:r>
    </w:p>
    <w:p w14:paraId="4357AFC8" w14:textId="77777777" w:rsidR="00FA25AE" w:rsidRPr="00FA25AE" w:rsidRDefault="00FA25AE" w:rsidP="00FA25AE">
      <w:pPr>
        <w:pStyle w:val="Bibliography"/>
      </w:pPr>
      <w:r w:rsidRPr="00FA25AE">
        <w:t xml:space="preserve">Brennan, S. R., Torgersen, C. E., Hollenbeck, J. P., Fernandez, D. P., Jensen, C. K., &amp; Schindler, D. E. (2016). Dendritic network models: Improving isoscapes and quantifying influence of landscape and in-stream processes on strontium isotopes in rivers. </w:t>
      </w:r>
      <w:r w:rsidRPr="00FA25AE">
        <w:rPr>
          <w:i/>
          <w:iCs/>
        </w:rPr>
        <w:t>Geophysical Research Letters</w:t>
      </w:r>
      <w:r w:rsidRPr="00FA25AE">
        <w:t xml:space="preserve">, </w:t>
      </w:r>
      <w:r w:rsidRPr="00FA25AE">
        <w:rPr>
          <w:i/>
          <w:iCs/>
        </w:rPr>
        <w:t>43</w:t>
      </w:r>
      <w:r w:rsidRPr="00FA25AE">
        <w:t>(10), 5043–5051. https://doi.org/10.1002/2016GL068904</w:t>
      </w:r>
    </w:p>
    <w:p w14:paraId="15FF705D" w14:textId="77777777" w:rsidR="00FA25AE" w:rsidRPr="00FA25AE" w:rsidRDefault="00FA25AE" w:rsidP="00FA25AE">
      <w:pPr>
        <w:pStyle w:val="Bibliography"/>
      </w:pPr>
      <w:r w:rsidRPr="00FA25AE">
        <w:t xml:space="preserve">Brennan, S. R., Zimmerman, C. E., Fernandez, D. P., Cerling, T. E., McPhee, M. V., &amp; Wooller, M. J. (2015). Strontium isotopes delineate fine-scale natal origins and migration </w:t>
      </w:r>
      <w:r w:rsidRPr="00FA25AE">
        <w:lastRenderedPageBreak/>
        <w:t xml:space="preserve">histories of Pacific salmon. </w:t>
      </w:r>
      <w:r w:rsidRPr="00FA25AE">
        <w:rPr>
          <w:i/>
          <w:iCs/>
        </w:rPr>
        <w:t>Science Advances</w:t>
      </w:r>
      <w:r w:rsidRPr="00FA25AE">
        <w:t xml:space="preserve">, </w:t>
      </w:r>
      <w:r w:rsidRPr="00FA25AE">
        <w:rPr>
          <w:i/>
          <w:iCs/>
        </w:rPr>
        <w:t>1</w:t>
      </w:r>
      <w:r w:rsidRPr="00FA25AE">
        <w:t>(4), e1400124. https://doi.org/10.1126/sciadv.1400124</w:t>
      </w:r>
    </w:p>
    <w:p w14:paraId="0386580F" w14:textId="77777777" w:rsidR="00FA25AE" w:rsidRPr="00FA25AE" w:rsidRDefault="00FA25AE" w:rsidP="00FA25AE">
      <w:pPr>
        <w:pStyle w:val="Bibliography"/>
      </w:pPr>
      <w:r w:rsidRPr="00FA25AE">
        <w:t xml:space="preserve">Brown, C. L., &amp; Godduhn, A. (2015). </w:t>
      </w:r>
      <w:r w:rsidRPr="00FA25AE">
        <w:rPr>
          <w:i/>
          <w:iCs/>
        </w:rPr>
        <w:t>Socioeconomic effects of declining salmon runs on the Yukon River</w:t>
      </w:r>
      <w:r w:rsidRPr="00FA25AE">
        <w:t>.</w:t>
      </w:r>
    </w:p>
    <w:p w14:paraId="53ECFABC" w14:textId="77777777" w:rsidR="00FA25AE" w:rsidRPr="00FA25AE" w:rsidRDefault="00FA25AE" w:rsidP="00FA25AE">
      <w:pPr>
        <w:pStyle w:val="Bibliography"/>
      </w:pPr>
      <w:r w:rsidRPr="00FA25AE">
        <w:t xml:space="preserve">Campana, S. (1999). Chemistry and composition of fish otoliths:pathways, mechanisms and applications. </w:t>
      </w:r>
      <w:r w:rsidRPr="00FA25AE">
        <w:rPr>
          <w:i/>
          <w:iCs/>
        </w:rPr>
        <w:t>Marine Ecology Progress Series</w:t>
      </w:r>
      <w:r w:rsidRPr="00FA25AE">
        <w:t xml:space="preserve">, </w:t>
      </w:r>
      <w:r w:rsidRPr="00FA25AE">
        <w:rPr>
          <w:i/>
          <w:iCs/>
        </w:rPr>
        <w:t>188</w:t>
      </w:r>
      <w:r w:rsidRPr="00FA25AE">
        <w:t>, 263–297. https://doi.org/10.3354/meps188263</w:t>
      </w:r>
    </w:p>
    <w:p w14:paraId="455BDC7B" w14:textId="77777777" w:rsidR="00FA25AE" w:rsidRPr="00FA25AE" w:rsidRDefault="00FA25AE" w:rsidP="00FA25AE">
      <w:pPr>
        <w:pStyle w:val="Bibliography"/>
      </w:pPr>
      <w:r w:rsidRPr="00FA25AE">
        <w:t xml:space="preserve">Capo, R. C., Stewart, B. W., &amp; Chadwick, O. A. (1998). Strontium isotopes as tracers of ecosystem processes: Theory and methods. </w:t>
      </w:r>
      <w:r w:rsidRPr="00FA25AE">
        <w:rPr>
          <w:i/>
          <w:iCs/>
        </w:rPr>
        <w:t>Geoderma</w:t>
      </w:r>
      <w:r w:rsidRPr="00FA25AE">
        <w:t xml:space="preserve">, </w:t>
      </w:r>
      <w:r w:rsidRPr="00FA25AE">
        <w:rPr>
          <w:i/>
          <w:iCs/>
        </w:rPr>
        <w:t>82</w:t>
      </w:r>
      <w:r w:rsidRPr="00FA25AE">
        <w:t>(1), 197–225. https://doi.org/10.1016/S0016-7061(97)00102-X</w:t>
      </w:r>
    </w:p>
    <w:p w14:paraId="702640E2" w14:textId="77777777" w:rsidR="00FA25AE" w:rsidRPr="00FA25AE" w:rsidRDefault="00FA25AE" w:rsidP="00FA25AE">
      <w:pPr>
        <w:pStyle w:val="Bibliography"/>
      </w:pPr>
      <w:r w:rsidRPr="00FA25AE">
        <w:t xml:space="preserve">Chittaro, P., Hegg, J., Fuhrman, A., Robichaux, D., Doung, R., Beckman, B., Fisher, C., Vervoort, J., &amp; Kennedy, B. (2023). The incorporation of environmentally derived 87Sr/86Sr and Sr/Ca in early otolith formation of Chinook salmon. </w:t>
      </w:r>
      <w:r w:rsidRPr="00FA25AE">
        <w:rPr>
          <w:i/>
          <w:iCs/>
        </w:rPr>
        <w:t>Ecology of Freshwater Fish</w:t>
      </w:r>
      <w:r w:rsidRPr="00FA25AE">
        <w:t xml:space="preserve">, </w:t>
      </w:r>
      <w:r w:rsidRPr="00FA25AE">
        <w:rPr>
          <w:i/>
          <w:iCs/>
        </w:rPr>
        <w:t>32</w:t>
      </w:r>
      <w:r w:rsidRPr="00FA25AE">
        <w:t>(1), 107–119. https://doi.org/10.1111/eff.12673</w:t>
      </w:r>
    </w:p>
    <w:p w14:paraId="06941504" w14:textId="77777777" w:rsidR="00FA25AE" w:rsidRPr="00FA25AE" w:rsidRDefault="00FA25AE" w:rsidP="00FA25AE">
      <w:pPr>
        <w:pStyle w:val="Bibliography"/>
      </w:pPr>
      <w:r w:rsidRPr="00FA25AE">
        <w:t xml:space="preserve">Clark, J. N., &amp; Smith, N. J. (2019). </w:t>
      </w:r>
      <w:r w:rsidRPr="00FA25AE">
        <w:rPr>
          <w:i/>
          <w:iCs/>
        </w:rPr>
        <w:t>Inriver Abundance of Kuskokwim River Chinook Salmon, 2017</w:t>
      </w:r>
      <w:r w:rsidRPr="00FA25AE">
        <w:t xml:space="preserve">. </w:t>
      </w:r>
      <w:r w:rsidRPr="00FA25AE">
        <w:rPr>
          <w:i/>
          <w:iCs/>
        </w:rPr>
        <w:t>Alaska Department of Fish and Game, Fishery Data Series No. 19-21, Anchorage.</w:t>
      </w:r>
    </w:p>
    <w:p w14:paraId="79F6F81E" w14:textId="77777777" w:rsidR="00FA25AE" w:rsidRPr="00FA25AE" w:rsidRDefault="00FA25AE" w:rsidP="00FA25AE">
      <w:pPr>
        <w:pStyle w:val="Bibliography"/>
      </w:pPr>
      <w:r w:rsidRPr="00FA25AE">
        <w:t xml:space="preserve">Clark, S. C., Tanner, T. L., Sethi, S. A., Bentley, K. T., &amp; Schindler, D. E. (2015). Migration Timing of Adult Chinook Salmon into the Togiak River, Alaska, Watershed: Is There Evidence for Stock Structure? </w:t>
      </w:r>
      <w:r w:rsidRPr="00FA25AE">
        <w:rPr>
          <w:i/>
          <w:iCs/>
        </w:rPr>
        <w:t>Transactions of the American Fisheries Society</w:t>
      </w:r>
      <w:r w:rsidRPr="00FA25AE">
        <w:t xml:space="preserve">, </w:t>
      </w:r>
      <w:r w:rsidRPr="00FA25AE">
        <w:rPr>
          <w:i/>
          <w:iCs/>
        </w:rPr>
        <w:t>144</w:t>
      </w:r>
      <w:r w:rsidRPr="00FA25AE">
        <w:t>(4), 829–836. https://doi.org/10.1080/00028487.2015.1031281</w:t>
      </w:r>
    </w:p>
    <w:p w14:paraId="1299838C" w14:textId="77777777" w:rsidR="00FA25AE" w:rsidRPr="00FA25AE" w:rsidRDefault="00FA25AE" w:rsidP="00FA25AE">
      <w:pPr>
        <w:pStyle w:val="Bibliography"/>
      </w:pPr>
      <w:r w:rsidRPr="00FA25AE">
        <w:lastRenderedPageBreak/>
        <w:t xml:space="preserve">Cline, T. J., Schindler, D. E., &amp; Hilborn, R. (2017). Fisheries portfolio diversification and turnover buffer Alaskan fishing communities from abrupt resource and market changes. </w:t>
      </w:r>
      <w:r w:rsidRPr="00FA25AE">
        <w:rPr>
          <w:i/>
          <w:iCs/>
        </w:rPr>
        <w:t>Nature Communications</w:t>
      </w:r>
      <w:r w:rsidRPr="00FA25AE">
        <w:t xml:space="preserve">, </w:t>
      </w:r>
      <w:r w:rsidRPr="00FA25AE">
        <w:rPr>
          <w:i/>
          <w:iCs/>
        </w:rPr>
        <w:t>8</w:t>
      </w:r>
      <w:r w:rsidRPr="00FA25AE">
        <w:t>(1), Article 1. https://doi.org/10.1038/ncomms14042</w:t>
      </w:r>
    </w:p>
    <w:p w14:paraId="265853E0" w14:textId="77777777" w:rsidR="00FA25AE" w:rsidRPr="00FA25AE" w:rsidRDefault="00FA25AE" w:rsidP="00FA25AE">
      <w:pPr>
        <w:pStyle w:val="Bibliography"/>
      </w:pPr>
      <w:r w:rsidRPr="00FA25AE">
        <w:t xml:space="preserve">Connors, B. M., Staton, B., Coggins, L., Walters, C., Jones, M., Gwinn, D., Catalano, M., &amp; Fleischman, S. (2020). Incorporating harvest–population diversity trade-offs into harvest policy analyses of salmon management in large river basins. </w:t>
      </w:r>
      <w:r w:rsidRPr="00FA25AE">
        <w:rPr>
          <w:i/>
          <w:iCs/>
        </w:rPr>
        <w:t>Canadian Journal of Fisheries and Aquatic Sciences</w:t>
      </w:r>
      <w:r w:rsidRPr="00FA25AE">
        <w:t xml:space="preserve">, </w:t>
      </w:r>
      <w:r w:rsidRPr="00FA25AE">
        <w:rPr>
          <w:i/>
          <w:iCs/>
        </w:rPr>
        <w:t>77</w:t>
      </w:r>
      <w:r w:rsidRPr="00FA25AE">
        <w:t>(6), 1076–1089. https://doi.org/10.1139/cjfas-2019-0282</w:t>
      </w:r>
    </w:p>
    <w:p w14:paraId="25966CD4" w14:textId="77777777" w:rsidR="00FA25AE" w:rsidRPr="00FA25AE" w:rsidRDefault="00FA25AE" w:rsidP="00FA25AE">
      <w:pPr>
        <w:pStyle w:val="Bibliography"/>
      </w:pPr>
      <w:r w:rsidRPr="00FA25AE">
        <w:t xml:space="preserve">Cordoleani, F., Phillis, C. C., Sturrock, A. M., Willmes, M., Whitman, G., Holmes, E., Weber, P. K., Jeffres, C., &amp; Johnson, R. C. (2024). Restoring freshwater habitat mosaics to promote resilience of vulnerable salmon populations. </w:t>
      </w:r>
      <w:r w:rsidRPr="00FA25AE">
        <w:rPr>
          <w:i/>
          <w:iCs/>
        </w:rPr>
        <w:t>Ecosphere</w:t>
      </w:r>
      <w:r w:rsidRPr="00FA25AE">
        <w:t xml:space="preserve">, </w:t>
      </w:r>
      <w:r w:rsidRPr="00FA25AE">
        <w:rPr>
          <w:i/>
          <w:iCs/>
        </w:rPr>
        <w:t>15</w:t>
      </w:r>
      <w:r w:rsidRPr="00FA25AE">
        <w:t>(3), e4803. https://doi.org/10.1002/ecs2.4803</w:t>
      </w:r>
    </w:p>
    <w:p w14:paraId="16D9BA30" w14:textId="77777777" w:rsidR="00FA25AE" w:rsidRPr="00FA25AE" w:rsidRDefault="00FA25AE" w:rsidP="00FA25AE">
      <w:pPr>
        <w:pStyle w:val="Bibliography"/>
      </w:pPr>
      <w:r w:rsidRPr="00FA25AE">
        <w:t xml:space="preserve">Donohoe, C. J., &amp; Zimmerman, C. E. (2010). A method of mounting multiple otoliths for beam-based microchemical analyses. </w:t>
      </w:r>
      <w:r w:rsidRPr="00FA25AE">
        <w:rPr>
          <w:i/>
          <w:iCs/>
        </w:rPr>
        <w:t>Environmental Biology of Fishes</w:t>
      </w:r>
      <w:r w:rsidRPr="00FA25AE">
        <w:t xml:space="preserve">, </w:t>
      </w:r>
      <w:r w:rsidRPr="00FA25AE">
        <w:rPr>
          <w:i/>
          <w:iCs/>
        </w:rPr>
        <w:t>89</w:t>
      </w:r>
      <w:r w:rsidRPr="00FA25AE">
        <w:t>(3), 473–477. https://doi.org/10.1007/s10641-010-9680-3</w:t>
      </w:r>
    </w:p>
    <w:p w14:paraId="39C88D9E" w14:textId="77777777" w:rsidR="00FA25AE" w:rsidRPr="00FA25AE" w:rsidRDefault="00FA25AE" w:rsidP="00FA25AE">
      <w:pPr>
        <w:pStyle w:val="Bibliography"/>
      </w:pPr>
      <w:r w:rsidRPr="00FA25AE">
        <w:t xml:space="preserve">Falke, &amp; Paul. (2025). </w:t>
      </w:r>
      <w:r w:rsidRPr="00FA25AE">
        <w:rPr>
          <w:i/>
          <w:iCs/>
        </w:rPr>
        <w:t>Stream Attributes and Habitat Intrinsic Potential Model Results to examine Freshwater Habitat Potential for Chinook Salmon in the Yukon and Kuskokwim River Basins, Alaska</w:t>
      </w:r>
      <w:r w:rsidRPr="00FA25AE">
        <w:t xml:space="preserve"> [Csv,xml,shp]. U.S. Geological Survey. https://doi.org/10.5066/P95AV4JO</w:t>
      </w:r>
    </w:p>
    <w:p w14:paraId="5DEDB97E" w14:textId="77777777" w:rsidR="00FA25AE" w:rsidRPr="00FA25AE" w:rsidRDefault="00FA25AE" w:rsidP="00FA25AE">
      <w:pPr>
        <w:pStyle w:val="Bibliography"/>
      </w:pPr>
      <w:r w:rsidRPr="00FA25AE">
        <w:t xml:space="preserve">French, D. W., Schindler, D. E., Brennan, S. R., &amp; Whited, D. (2020). Headwater Catchments Govern Biogeochemistry in America’s Largest Free-Flowing River Network. </w:t>
      </w:r>
      <w:r w:rsidRPr="00FA25AE">
        <w:rPr>
          <w:i/>
          <w:iCs/>
        </w:rPr>
        <w:t xml:space="preserve">Journal of </w:t>
      </w:r>
      <w:r w:rsidRPr="00FA25AE">
        <w:rPr>
          <w:i/>
          <w:iCs/>
        </w:rPr>
        <w:lastRenderedPageBreak/>
        <w:t>Geophysical Research: Biogeosciences</w:t>
      </w:r>
      <w:r w:rsidRPr="00FA25AE">
        <w:t xml:space="preserve">, </w:t>
      </w:r>
      <w:r w:rsidRPr="00FA25AE">
        <w:rPr>
          <w:i/>
          <w:iCs/>
        </w:rPr>
        <w:t>125</w:t>
      </w:r>
      <w:r w:rsidRPr="00FA25AE">
        <w:t>(12), e2020JG005851. https://doi.org/10.1029/2020JG005851</w:t>
      </w:r>
    </w:p>
    <w:p w14:paraId="03F2017A" w14:textId="77777777" w:rsidR="00FA25AE" w:rsidRPr="00FA25AE" w:rsidRDefault="00FA25AE" w:rsidP="00FA25AE">
      <w:pPr>
        <w:pStyle w:val="Bibliography"/>
      </w:pPr>
      <w:r w:rsidRPr="00FA25AE">
        <w:t xml:space="preserve">Griffiths, J. R., Schindler, D. E., Armstrong, J. B., Scheuerell, M. D., Whited, D. C., Clark, R. A., Hilborn, R., Holt, C. A., Lindley, S. T., Stanford, J. A., &amp; Volk, E. C. (2014). Performance of salmon fishery portfolios across western North America. </w:t>
      </w:r>
      <w:r w:rsidRPr="00FA25AE">
        <w:rPr>
          <w:i/>
          <w:iCs/>
        </w:rPr>
        <w:t>JOURNAL OF APPLIED ECOLOGY</w:t>
      </w:r>
      <w:r w:rsidRPr="00FA25AE">
        <w:t xml:space="preserve">, </w:t>
      </w:r>
      <w:r w:rsidRPr="00FA25AE">
        <w:rPr>
          <w:i/>
          <w:iCs/>
        </w:rPr>
        <w:t>51</w:t>
      </w:r>
      <w:r w:rsidRPr="00FA25AE">
        <w:t>(6), 1554–1563. https://doi.org/10.1111/1365-2664.12341</w:t>
      </w:r>
    </w:p>
    <w:p w14:paraId="762F4B9B" w14:textId="77777777" w:rsidR="00FA25AE" w:rsidRPr="00FA25AE" w:rsidRDefault="00FA25AE" w:rsidP="00FA25AE">
      <w:pPr>
        <w:pStyle w:val="Bibliography"/>
      </w:pPr>
      <w:r w:rsidRPr="00FA25AE">
        <w:t xml:space="preserve">Hamazaki, T. (2008). “When people argue about fish, the fish disappear.” </w:t>
      </w:r>
      <w:r w:rsidRPr="00FA25AE">
        <w:rPr>
          <w:i/>
          <w:iCs/>
        </w:rPr>
        <w:t>Fisheries</w:t>
      </w:r>
      <w:r w:rsidRPr="00FA25AE">
        <w:t xml:space="preserve">, </w:t>
      </w:r>
      <w:r w:rsidRPr="00FA25AE">
        <w:rPr>
          <w:i/>
          <w:iCs/>
        </w:rPr>
        <w:t>33</w:t>
      </w:r>
      <w:r w:rsidRPr="00FA25AE">
        <w:t>(10), 495–501. https://doi.org/10.1577/1548-8446-33.10.495</w:t>
      </w:r>
    </w:p>
    <w:p w14:paraId="0F74728C" w14:textId="77777777" w:rsidR="00FA25AE" w:rsidRPr="00FA25AE" w:rsidRDefault="00FA25AE" w:rsidP="00FA25AE">
      <w:pPr>
        <w:pStyle w:val="Bibliography"/>
      </w:pPr>
      <w:r w:rsidRPr="00FA25AE">
        <w:t xml:space="preserve">Head, J. M., Smith, N. J., &amp; Liller, Z. W. (2017). </w:t>
      </w:r>
      <w:r w:rsidRPr="00FA25AE">
        <w:rPr>
          <w:i/>
          <w:iCs/>
        </w:rPr>
        <w:t>Inriver abundance of Kuskokwim River Chinook salmon, 2014.</w:t>
      </w:r>
      <w:r w:rsidRPr="00FA25AE">
        <w:t xml:space="preserve"> (Alaska Department of Fish and Game, Fishery Data Series No. 17-23, Anchorage.).</w:t>
      </w:r>
    </w:p>
    <w:p w14:paraId="015B144B" w14:textId="77777777" w:rsidR="00FA25AE" w:rsidRPr="00FA25AE" w:rsidRDefault="00FA25AE" w:rsidP="00FA25AE">
      <w:pPr>
        <w:pStyle w:val="Bibliography"/>
      </w:pPr>
      <w:r w:rsidRPr="00FA25AE">
        <w:t xml:space="preserve">Hilborn, R., Quinn, T. P., Schindler, D. E., &amp; Rogers, D. E. (2003). Biocomplexity and fisheries sustainability. </w:t>
      </w:r>
      <w:r w:rsidRPr="00FA25AE">
        <w:rPr>
          <w:i/>
          <w:iCs/>
        </w:rPr>
        <w:t>Proceedings of the National Academy of Sciences</w:t>
      </w:r>
      <w:r w:rsidRPr="00FA25AE">
        <w:t xml:space="preserve">, </w:t>
      </w:r>
      <w:r w:rsidRPr="00FA25AE">
        <w:rPr>
          <w:i/>
          <w:iCs/>
        </w:rPr>
        <w:t>100</w:t>
      </w:r>
      <w:r w:rsidRPr="00FA25AE">
        <w:t>(11), 6564–6568. https://doi.org/10.1073/pnas.1037274100</w:t>
      </w:r>
    </w:p>
    <w:p w14:paraId="1E2633E6" w14:textId="77777777" w:rsidR="00FA25AE" w:rsidRPr="00FA25AE" w:rsidRDefault="00FA25AE" w:rsidP="00FA25AE">
      <w:pPr>
        <w:pStyle w:val="Bibliography"/>
      </w:pPr>
      <w:r w:rsidRPr="00FA25AE">
        <w:t xml:space="preserve">Kennedy, B. P., Blum, J. D., Folt, C. L., &amp; Nislow, K. H. (2000). Using natural strontium isotopic signatures as fish markers: Methodology and application. </w:t>
      </w:r>
      <w:r w:rsidRPr="00FA25AE">
        <w:rPr>
          <w:i/>
          <w:iCs/>
        </w:rPr>
        <w:t>Canadian Journal of Fisheries and Aquatic Sciences</w:t>
      </w:r>
      <w:r w:rsidRPr="00FA25AE">
        <w:t xml:space="preserve">, </w:t>
      </w:r>
      <w:r w:rsidRPr="00FA25AE">
        <w:rPr>
          <w:i/>
          <w:iCs/>
        </w:rPr>
        <w:t>57</w:t>
      </w:r>
      <w:r w:rsidRPr="00FA25AE">
        <w:t>(11), 2280–2292. https://doi.org/10.1139/f00-206</w:t>
      </w:r>
    </w:p>
    <w:p w14:paraId="3AA1D04E" w14:textId="77777777" w:rsidR="00FA25AE" w:rsidRPr="00FA25AE" w:rsidRDefault="00FA25AE" w:rsidP="00FA25AE">
      <w:pPr>
        <w:pStyle w:val="Bibliography"/>
      </w:pPr>
      <w:r w:rsidRPr="00FA25AE">
        <w:t xml:space="preserve">KRITFC. (2024). </w:t>
      </w:r>
      <w:r w:rsidRPr="00FA25AE">
        <w:rPr>
          <w:i/>
          <w:iCs/>
        </w:rPr>
        <w:t>Kuskokwim River Salmon Situation Report</w:t>
      </w:r>
      <w:r w:rsidRPr="00FA25AE">
        <w:t>. https://static1.squarespace.com/static/5afdc3d5e74940913f78773d/t/66e4bb2dfcc5d24880434ff7/1726266166559/2023+Kusko+Situation+Report_4.19.24+final.pdf</w:t>
      </w:r>
    </w:p>
    <w:p w14:paraId="6CC105D4" w14:textId="77777777" w:rsidR="00FA25AE" w:rsidRPr="00FA25AE" w:rsidRDefault="00FA25AE" w:rsidP="00FA25AE">
      <w:pPr>
        <w:pStyle w:val="Bibliography"/>
      </w:pPr>
      <w:r w:rsidRPr="00FA25AE">
        <w:lastRenderedPageBreak/>
        <w:t xml:space="preserve">Lamborn, C. C., Ohlberger, J., Walsworth, T. E., Westley, P. A. H., Cunningham, C. J., Wynsma, S., &amp; Smith, J. W. (2025a). A Synthesis of Factors Related to Trends in Abundance and Demography of Alaska Chinook Salmon (Oncorhynchus tshawytscha, Salmonidae): Implications for Research, Management, and Policy. </w:t>
      </w:r>
      <w:r w:rsidRPr="00FA25AE">
        <w:rPr>
          <w:i/>
          <w:iCs/>
        </w:rPr>
        <w:t>Fish and Fisheries</w:t>
      </w:r>
      <w:r w:rsidRPr="00FA25AE">
        <w:t xml:space="preserve">, </w:t>
      </w:r>
      <w:r w:rsidRPr="00FA25AE">
        <w:rPr>
          <w:i/>
          <w:iCs/>
        </w:rPr>
        <w:t>26</w:t>
      </w:r>
      <w:r w:rsidRPr="00FA25AE">
        <w:t>(4), 520–532. https://doi.org/10.1111/faf.12895</w:t>
      </w:r>
    </w:p>
    <w:p w14:paraId="4409952B" w14:textId="77777777" w:rsidR="00FA25AE" w:rsidRPr="00FA25AE" w:rsidRDefault="00FA25AE" w:rsidP="00FA25AE">
      <w:pPr>
        <w:pStyle w:val="Bibliography"/>
      </w:pPr>
      <w:r w:rsidRPr="00FA25AE">
        <w:t xml:space="preserve">Lamborn, C. C., Ohlberger, J., Walsworth, T. E., Westley, P. A. H., Cunningham, C. J., Wynsma, S., &amp; Smith, J. W. (2025b). A Synthesis of Factors Related to Trends in Abundance and Demography of Alaska Chinook Salmon (Oncorhynchus tshawytscha, Salmonidae): Implications for Research, Management, and Policy. </w:t>
      </w:r>
      <w:r w:rsidRPr="00FA25AE">
        <w:rPr>
          <w:i/>
          <w:iCs/>
        </w:rPr>
        <w:t>Fish and Fisheries</w:t>
      </w:r>
      <w:r w:rsidRPr="00FA25AE">
        <w:t xml:space="preserve">, </w:t>
      </w:r>
      <w:r w:rsidRPr="00FA25AE">
        <w:rPr>
          <w:i/>
          <w:iCs/>
        </w:rPr>
        <w:t>n/a</w:t>
      </w:r>
      <w:r w:rsidRPr="00FA25AE">
        <w:t>(n/a). https://doi.org/10.1111/faf.12895</w:t>
      </w:r>
    </w:p>
    <w:p w14:paraId="3EAC75E7" w14:textId="77777777" w:rsidR="00FA25AE" w:rsidRPr="00FA25AE" w:rsidRDefault="00FA25AE" w:rsidP="00FA25AE">
      <w:pPr>
        <w:pStyle w:val="Bibliography"/>
      </w:pPr>
      <w:r w:rsidRPr="00FA25AE">
        <w:t xml:space="preserve">Larson, W. A., Seeb, J. E., Pascal, C. E., Templin, W. D., &amp; Seeb, L. W. (2014). Single-nucleotide polymorphisms (SNPs) identified through genotyping-by-sequencing improve genetic stock identification of Chinook salmon ( </w:t>
      </w:r>
      <w:r w:rsidRPr="00FA25AE">
        <w:rPr>
          <w:i/>
          <w:iCs/>
        </w:rPr>
        <w:t>Oncorhynchus tshawytscha</w:t>
      </w:r>
      <w:r w:rsidRPr="00FA25AE">
        <w:t xml:space="preserve"> ) from western Alaska. </w:t>
      </w:r>
      <w:r w:rsidRPr="00FA25AE">
        <w:rPr>
          <w:i/>
          <w:iCs/>
        </w:rPr>
        <w:t>Canadian Journal of Fisheries and Aquatic Sciences</w:t>
      </w:r>
      <w:r w:rsidRPr="00FA25AE">
        <w:t xml:space="preserve">, </w:t>
      </w:r>
      <w:r w:rsidRPr="00FA25AE">
        <w:rPr>
          <w:i/>
          <w:iCs/>
        </w:rPr>
        <w:t>71</w:t>
      </w:r>
      <w:r w:rsidRPr="00FA25AE">
        <w:t>(5), 698–708. https://doi.org/10.1139/cjfas-2013-0502</w:t>
      </w:r>
    </w:p>
    <w:p w14:paraId="7933EC3E" w14:textId="77777777" w:rsidR="00FA25AE" w:rsidRPr="00FA25AE" w:rsidRDefault="00FA25AE" w:rsidP="00FA25AE">
      <w:pPr>
        <w:pStyle w:val="Bibliography"/>
      </w:pPr>
      <w:r w:rsidRPr="00FA25AE">
        <w:t xml:space="preserve">Lipka, C., &amp; Elison, T. (2015). </w:t>
      </w:r>
      <w:r w:rsidRPr="00FA25AE">
        <w:rPr>
          <w:i/>
          <w:iCs/>
        </w:rPr>
        <w:t>Characterization of the 2012 and 2013 salmon runs in the Kuskokwim River based on the test fishery at Bethel.</w:t>
      </w:r>
      <w:r w:rsidRPr="00FA25AE">
        <w:t xml:space="preserve"> (Fishery Data Series No. 16-06 Anchorage). Alaska Department of Fish and Game.</w:t>
      </w:r>
    </w:p>
    <w:p w14:paraId="57FAF1BF" w14:textId="77777777" w:rsidR="00FA25AE" w:rsidRPr="00FA25AE" w:rsidRDefault="00FA25AE" w:rsidP="00FA25AE">
      <w:pPr>
        <w:pStyle w:val="Bibliography"/>
      </w:pPr>
      <w:r w:rsidRPr="00FA25AE">
        <w:t xml:space="preserve">Luck, G., Daily, G., &amp; Ehrlich, P. (2003). Population diversity and ecosystem services. </w:t>
      </w:r>
      <w:r w:rsidRPr="00FA25AE">
        <w:rPr>
          <w:i/>
          <w:iCs/>
        </w:rPr>
        <w:t>Trends in Ecology &amp; Evolution</w:t>
      </w:r>
      <w:r w:rsidRPr="00FA25AE">
        <w:t xml:space="preserve">, </w:t>
      </w:r>
      <w:r w:rsidRPr="00FA25AE">
        <w:rPr>
          <w:i/>
          <w:iCs/>
        </w:rPr>
        <w:t>18</w:t>
      </w:r>
      <w:r w:rsidRPr="00FA25AE">
        <w:t>, 331–336. https://doi.org/10.1016/S0169-5347(03)00100-9</w:t>
      </w:r>
    </w:p>
    <w:p w14:paraId="51190387" w14:textId="77777777" w:rsidR="00FA25AE" w:rsidRPr="00FA25AE" w:rsidRDefault="00FA25AE" w:rsidP="00FA25AE">
      <w:pPr>
        <w:pStyle w:val="Bibliography"/>
      </w:pPr>
      <w:r w:rsidRPr="00FA25AE">
        <w:lastRenderedPageBreak/>
        <w:t xml:space="preserve">Makhlouf, B., Cline, T. J., Fernandez, D., Seeb, L., Lee, E., Gilk-Baumer, S., Whited, D., Zimmerman, C. E., &amp; Schindler, D. E. (2025). Combining genetic and isotope frameworks improves reconstruction of fish provenance across riverscapes. </w:t>
      </w:r>
      <w:r w:rsidRPr="00FA25AE">
        <w:rPr>
          <w:i/>
          <w:iCs/>
        </w:rPr>
        <w:t>Limnology and Oceanography Letters</w:t>
      </w:r>
      <w:r w:rsidRPr="00FA25AE">
        <w:t xml:space="preserve">, </w:t>
      </w:r>
      <w:r w:rsidRPr="00FA25AE">
        <w:rPr>
          <w:i/>
          <w:iCs/>
        </w:rPr>
        <w:t>n/a</w:t>
      </w:r>
      <w:r w:rsidRPr="00FA25AE">
        <w:t>(n/a). https://doi.org/10.1002/lol2.70025</w:t>
      </w:r>
    </w:p>
    <w:p w14:paraId="47A93566" w14:textId="77777777" w:rsidR="00FA25AE" w:rsidRPr="00FA25AE" w:rsidRDefault="00FA25AE" w:rsidP="00FA25AE">
      <w:pPr>
        <w:pStyle w:val="Bibliography"/>
      </w:pPr>
      <w:r w:rsidRPr="00FA25AE">
        <w:t xml:space="preserve">Mikow, E. H., Retherford, B., Runfola, D. M., &amp; Gonazalez, D. (2019). </w:t>
      </w:r>
      <w:r w:rsidRPr="00FA25AE">
        <w:rPr>
          <w:i/>
          <w:iCs/>
        </w:rPr>
        <w:t>Local traditional knowledge of salmon freshwater ecology in the middle and upper Kuskokwim River, Alaska Department of Fish and Game: Division of Subsistance, Anchorage Alaska TP-450</w:t>
      </w:r>
      <w:r w:rsidRPr="00FA25AE">
        <w:t>.</w:t>
      </w:r>
    </w:p>
    <w:p w14:paraId="41725E59" w14:textId="77777777" w:rsidR="00FA25AE" w:rsidRPr="00FA25AE" w:rsidRDefault="00FA25AE" w:rsidP="00FA25AE">
      <w:pPr>
        <w:pStyle w:val="Bibliography"/>
      </w:pPr>
      <w:r w:rsidRPr="00FA25AE">
        <w:t xml:space="preserve">Moore, J. W., Connors, B. M., &amp; Hodgson, E. E. (2021). Conservation risks and portfolio effects in mixed-stock fisheries. </w:t>
      </w:r>
      <w:r w:rsidRPr="00FA25AE">
        <w:rPr>
          <w:i/>
          <w:iCs/>
        </w:rPr>
        <w:t>Fish and Fisheries</w:t>
      </w:r>
      <w:r w:rsidRPr="00FA25AE">
        <w:t xml:space="preserve">, </w:t>
      </w:r>
      <w:r w:rsidRPr="00FA25AE">
        <w:rPr>
          <w:i/>
          <w:iCs/>
        </w:rPr>
        <w:t>22</w:t>
      </w:r>
      <w:r w:rsidRPr="00FA25AE">
        <w:t>(5), 1024–1040. https://doi.org/10.1111/faf.12567</w:t>
      </w:r>
    </w:p>
    <w:p w14:paraId="5B9A636F" w14:textId="77777777" w:rsidR="00FA25AE" w:rsidRPr="00FA25AE" w:rsidRDefault="00FA25AE" w:rsidP="00FA25AE">
      <w:pPr>
        <w:pStyle w:val="Bibliography"/>
      </w:pPr>
      <w:r w:rsidRPr="00FA25AE">
        <w:t xml:space="preserve">Mundy, P. R. (1982). Computation of Migratory Timing Statistics for Adult Chinook Salmon in the Yukon River, Alaska, and Their Relevance to Fisheries Management. </w:t>
      </w:r>
      <w:r w:rsidRPr="00FA25AE">
        <w:rPr>
          <w:i/>
          <w:iCs/>
        </w:rPr>
        <w:t>North American Journal of Fisheries Management</w:t>
      </w:r>
      <w:r w:rsidRPr="00FA25AE">
        <w:t xml:space="preserve">, </w:t>
      </w:r>
      <w:r w:rsidRPr="00FA25AE">
        <w:rPr>
          <w:i/>
          <w:iCs/>
        </w:rPr>
        <w:t>2</w:t>
      </w:r>
      <w:r w:rsidRPr="00FA25AE">
        <w:t>(4), 359–370. https://doi.org/10.1577/1548-8659(1982)2%3C359:COMTSF%3E2.0.CO;2</w:t>
      </w:r>
    </w:p>
    <w:p w14:paraId="4CE570C4" w14:textId="77777777" w:rsidR="00FA25AE" w:rsidRPr="00FA25AE" w:rsidRDefault="00FA25AE" w:rsidP="00FA25AE">
      <w:pPr>
        <w:pStyle w:val="Bibliography"/>
      </w:pPr>
      <w:r w:rsidRPr="00FA25AE">
        <w:t xml:space="preserve">Nesbitt, H. K., &amp; Moore, J. W. (2016). Species and population diversity in Pacific salmon fisheries underpin indigenous food security. </w:t>
      </w:r>
      <w:r w:rsidRPr="00FA25AE">
        <w:rPr>
          <w:i/>
          <w:iCs/>
        </w:rPr>
        <w:t>Journal of Applied Ecology</w:t>
      </w:r>
      <w:r w:rsidRPr="00FA25AE">
        <w:t xml:space="preserve">, </w:t>
      </w:r>
      <w:r w:rsidRPr="00FA25AE">
        <w:rPr>
          <w:i/>
          <w:iCs/>
        </w:rPr>
        <w:t>53</w:t>
      </w:r>
      <w:r w:rsidRPr="00FA25AE">
        <w:t>(5), 1489–1499. https://doi.org/10.1111/1365-2664.12717</w:t>
      </w:r>
    </w:p>
    <w:p w14:paraId="1923E812" w14:textId="77777777" w:rsidR="00FA25AE" w:rsidRPr="00FA25AE" w:rsidRDefault="00FA25AE" w:rsidP="00FA25AE">
      <w:pPr>
        <w:pStyle w:val="Bibliography"/>
      </w:pPr>
      <w:r w:rsidRPr="00FA25AE">
        <w:t xml:space="preserve">Ohlberger, J., Ward, E. J., Schindler, D. E., &amp; Lewis, B. (2018). Demographic changes in Chinook salmon across the Northeast Pacific Ocean. </w:t>
      </w:r>
      <w:r w:rsidRPr="00FA25AE">
        <w:rPr>
          <w:i/>
          <w:iCs/>
        </w:rPr>
        <w:t>Fish and Fisheries</w:t>
      </w:r>
      <w:r w:rsidRPr="00FA25AE">
        <w:t xml:space="preserve">, </w:t>
      </w:r>
      <w:r w:rsidRPr="00FA25AE">
        <w:rPr>
          <w:i/>
          <w:iCs/>
        </w:rPr>
        <w:t>19</w:t>
      </w:r>
      <w:r w:rsidRPr="00FA25AE">
        <w:t>(3), 533–546. https://doi.org/10.1111/faf.12272</w:t>
      </w:r>
    </w:p>
    <w:p w14:paraId="118ABE5A" w14:textId="77777777" w:rsidR="00FA25AE" w:rsidRPr="00FA25AE" w:rsidRDefault="00FA25AE" w:rsidP="00FA25AE">
      <w:pPr>
        <w:pStyle w:val="Bibliography"/>
      </w:pPr>
      <w:r w:rsidRPr="00FA25AE">
        <w:lastRenderedPageBreak/>
        <w:t xml:space="preserve">Phillis, C. C., Sturrock, A. M., Johnson, R. C., &amp; Weber, P. K. (2018). Endangered winter-run Chinook salmon rely on diverse rearing habitats in a highly altered landscape. </w:t>
      </w:r>
      <w:r w:rsidRPr="00FA25AE">
        <w:rPr>
          <w:i/>
          <w:iCs/>
        </w:rPr>
        <w:t>Biological Conservation</w:t>
      </w:r>
      <w:r w:rsidRPr="00FA25AE">
        <w:t xml:space="preserve">, </w:t>
      </w:r>
      <w:r w:rsidRPr="00FA25AE">
        <w:rPr>
          <w:i/>
          <w:iCs/>
        </w:rPr>
        <w:t>217</w:t>
      </w:r>
      <w:r w:rsidRPr="00FA25AE">
        <w:t>, 358–362. https://doi.org/10.1016/j.biocon.2017.10.023</w:t>
      </w:r>
    </w:p>
    <w:p w14:paraId="12B544EF" w14:textId="77777777" w:rsidR="00FA25AE" w:rsidRPr="00FA25AE" w:rsidRDefault="00FA25AE" w:rsidP="00FA25AE">
      <w:pPr>
        <w:pStyle w:val="Bibliography"/>
      </w:pPr>
      <w:r w:rsidRPr="00FA25AE">
        <w:t xml:space="preserve">Quinn, T. P. (2018). </w:t>
      </w:r>
      <w:r w:rsidRPr="00FA25AE">
        <w:rPr>
          <w:i/>
          <w:iCs/>
        </w:rPr>
        <w:t>The Behavior and Ecology of Pacific Salmon and Trout</w:t>
      </w:r>
      <w:r w:rsidRPr="00FA25AE">
        <w:t>. American Fisheries Society, University of Washington Press.</w:t>
      </w:r>
    </w:p>
    <w:p w14:paraId="4F224E2E" w14:textId="77777777" w:rsidR="00FA25AE" w:rsidRPr="00FA25AE" w:rsidRDefault="00FA25AE" w:rsidP="00FA25AE">
      <w:pPr>
        <w:pStyle w:val="Bibliography"/>
      </w:pPr>
      <w:r w:rsidRPr="00FA25AE">
        <w:t xml:space="preserve">Schaberg, K. L., Liller, Z. W., Molyneaux, B. G., Bue, B. G., &amp; Stuby, L. (2012). </w:t>
      </w:r>
      <w:r w:rsidRPr="00FA25AE">
        <w:rPr>
          <w:i/>
          <w:iCs/>
        </w:rPr>
        <w:t>Estimates of total annual return of Chinook salmon to the Kuskokwim River, 2002–2007. Alaska Department of Fish and Game, Fishery Data Series No. 12-36, Anchorage.</w:t>
      </w:r>
    </w:p>
    <w:p w14:paraId="721E0DE1" w14:textId="77777777" w:rsidR="00FA25AE" w:rsidRPr="00FA25AE" w:rsidRDefault="00FA25AE" w:rsidP="00FA25AE">
      <w:pPr>
        <w:pStyle w:val="Bibliography"/>
      </w:pPr>
      <w:r w:rsidRPr="00FA25AE">
        <w:t xml:space="preserve">Schindler, D. E., Armstrong, J. B., &amp; Reed, T. E. (2015). The portfolio concept in ecology and evolution. </w:t>
      </w:r>
      <w:r w:rsidRPr="00FA25AE">
        <w:rPr>
          <w:i/>
          <w:iCs/>
        </w:rPr>
        <w:t>Frontiers in Ecology and the Environment</w:t>
      </w:r>
      <w:r w:rsidRPr="00FA25AE">
        <w:t xml:space="preserve">, </w:t>
      </w:r>
      <w:r w:rsidRPr="00FA25AE">
        <w:rPr>
          <w:i/>
          <w:iCs/>
        </w:rPr>
        <w:t>13</w:t>
      </w:r>
      <w:r w:rsidRPr="00FA25AE">
        <w:t>(5), 257–263.</w:t>
      </w:r>
    </w:p>
    <w:p w14:paraId="06076269" w14:textId="77777777" w:rsidR="00FA25AE" w:rsidRPr="000F27F0" w:rsidRDefault="00FA25AE" w:rsidP="00FA25AE">
      <w:pPr>
        <w:pStyle w:val="Bibliography"/>
        <w:rPr>
          <w:lang w:val="fr-FR"/>
        </w:rPr>
      </w:pPr>
      <w:r w:rsidRPr="00FA25AE">
        <w:t xml:space="preserve">Schindler, D. E., Hilborn, R., Chasco, B., Boatright, C. P., Quinn, T. P., Rogers, L. A., &amp; Webster, M. S. (2010). Population diversity and the portfolio effect in an exploited species. </w:t>
      </w:r>
      <w:r w:rsidRPr="000F27F0">
        <w:rPr>
          <w:i/>
          <w:iCs/>
          <w:lang w:val="fr-FR"/>
        </w:rPr>
        <w:t>Nature</w:t>
      </w:r>
      <w:r w:rsidRPr="000F27F0">
        <w:rPr>
          <w:lang w:val="fr-FR"/>
        </w:rPr>
        <w:t xml:space="preserve">, </w:t>
      </w:r>
      <w:r w:rsidRPr="000F27F0">
        <w:rPr>
          <w:i/>
          <w:iCs/>
          <w:lang w:val="fr-FR"/>
        </w:rPr>
        <w:t>465</w:t>
      </w:r>
      <w:r w:rsidRPr="000F27F0">
        <w:rPr>
          <w:lang w:val="fr-FR"/>
        </w:rPr>
        <w:t>(7298). https://doi.org/https://doi-org.prox.lib.ncsu.edu/10.1038/nature09060</w:t>
      </w:r>
    </w:p>
    <w:p w14:paraId="6456F863" w14:textId="77777777" w:rsidR="00FA25AE" w:rsidRPr="00FA25AE" w:rsidRDefault="00FA25AE" w:rsidP="00FA25AE">
      <w:pPr>
        <w:pStyle w:val="Bibliography"/>
      </w:pPr>
      <w:r w:rsidRPr="00FA25AE">
        <w:t xml:space="preserve">Smith, N. J., &amp; Liller, Z. W. (2017a). </w:t>
      </w:r>
      <w:r w:rsidRPr="00FA25AE">
        <w:rPr>
          <w:i/>
          <w:iCs/>
        </w:rPr>
        <w:t>Inriver abundance and migration characteristics of Kuskokwim River Chinook salmon, 2015.</w:t>
      </w:r>
      <w:r w:rsidRPr="00FA25AE">
        <w:t xml:space="preserve"> (Alaska Department of Fish and Game, Fishery Data Series No. 17-22, Anchorage.).</w:t>
      </w:r>
    </w:p>
    <w:p w14:paraId="7783C82D" w14:textId="77777777" w:rsidR="00FA25AE" w:rsidRPr="00FA25AE" w:rsidRDefault="00FA25AE" w:rsidP="00FA25AE">
      <w:pPr>
        <w:pStyle w:val="Bibliography"/>
      </w:pPr>
      <w:r w:rsidRPr="00FA25AE">
        <w:t xml:space="preserve">Smith, N. J., &amp; Liller, Z. W. (2017b). </w:t>
      </w:r>
      <w:r w:rsidRPr="00FA25AE">
        <w:rPr>
          <w:i/>
          <w:iCs/>
        </w:rPr>
        <w:t>Inriver abundance and migration characteristics of Kuskokwim River Chinook salmon, 2016.</w:t>
      </w:r>
      <w:r w:rsidRPr="00FA25AE">
        <w:t xml:space="preserve"> </w:t>
      </w:r>
      <w:r w:rsidRPr="00FA25AE">
        <w:rPr>
          <w:i/>
          <w:iCs/>
        </w:rPr>
        <w:t>Alaska Department of Fish and Game, Fishery Data Series No. 17-47, Anchorage.</w:t>
      </w:r>
    </w:p>
    <w:p w14:paraId="15A35ADD" w14:textId="77777777" w:rsidR="00FA25AE" w:rsidRPr="00FA25AE" w:rsidRDefault="00FA25AE" w:rsidP="00FA25AE">
      <w:pPr>
        <w:pStyle w:val="Bibliography"/>
      </w:pPr>
      <w:r w:rsidRPr="000F27F0">
        <w:rPr>
          <w:lang w:val="es-ES"/>
        </w:rPr>
        <w:lastRenderedPageBreak/>
        <w:t xml:space="preserve">Staton, B. A., Catalano, M. J., Farmer, T. M., Abebe, A., &amp; Dobson, F. S. (2017). </w:t>
      </w:r>
      <w:r w:rsidRPr="00FA25AE">
        <w:t xml:space="preserve">Development and evaluation of a migration timing forecast model for Kuskokwim River Chinook salmon. </w:t>
      </w:r>
      <w:r w:rsidRPr="00FA25AE">
        <w:rPr>
          <w:i/>
          <w:iCs/>
        </w:rPr>
        <w:t>Fisheries Research</w:t>
      </w:r>
      <w:r w:rsidRPr="00FA25AE">
        <w:t xml:space="preserve">, </w:t>
      </w:r>
      <w:r w:rsidRPr="00FA25AE">
        <w:rPr>
          <w:i/>
          <w:iCs/>
        </w:rPr>
        <w:t>194</w:t>
      </w:r>
      <w:r w:rsidRPr="00FA25AE">
        <w:t>, 9–21. https://doi.org/10.1016/j.fishres.2017.05.003</w:t>
      </w:r>
    </w:p>
    <w:p w14:paraId="36E19525" w14:textId="77777777" w:rsidR="00FA25AE" w:rsidRPr="00FA25AE" w:rsidRDefault="00FA25AE" w:rsidP="00FA25AE">
      <w:pPr>
        <w:pStyle w:val="Bibliography"/>
      </w:pPr>
      <w:r w:rsidRPr="00FA25AE">
        <w:t xml:space="preserve">Stuby, L. (2007). </w:t>
      </w:r>
      <w:r w:rsidRPr="00FA25AE">
        <w:rPr>
          <w:i/>
          <w:iCs/>
        </w:rPr>
        <w:t>Inriver abundance of Chinook salmon in the Kuskokwim River, 2002-2006. Alaska Department of Fish and Game, Fishery Data Series No. 07-93, Anchorage.</w:t>
      </w:r>
    </w:p>
    <w:p w14:paraId="07238383" w14:textId="77777777" w:rsidR="00FA25AE" w:rsidRPr="00FA25AE" w:rsidRDefault="00FA25AE" w:rsidP="00FA25AE">
      <w:pPr>
        <w:pStyle w:val="Bibliography"/>
      </w:pPr>
      <w:r w:rsidRPr="00FA25AE">
        <w:t xml:space="preserve">Sturrock, A. M., Carlson, S. M., Wikert, J. D., Heyne, T., Nusslé, S., Merz, J. E., Sturrock, H. J. W., &amp; Johnson, R. C. (2020). Unnatural selection of salmon life histories in a modified riverscape. </w:t>
      </w:r>
      <w:r w:rsidRPr="00FA25AE">
        <w:rPr>
          <w:i/>
          <w:iCs/>
        </w:rPr>
        <w:t>Global Change Biology</w:t>
      </w:r>
      <w:r w:rsidRPr="00FA25AE">
        <w:t xml:space="preserve">, </w:t>
      </w:r>
      <w:r w:rsidRPr="00FA25AE">
        <w:rPr>
          <w:i/>
          <w:iCs/>
        </w:rPr>
        <w:t>26</w:t>
      </w:r>
      <w:r w:rsidRPr="00FA25AE">
        <w:t>(3), 1235–1247. https://doi.org/10.1111/gcb.14896</w:t>
      </w:r>
    </w:p>
    <w:p w14:paraId="7878EE9C" w14:textId="77777777" w:rsidR="00FA25AE" w:rsidRPr="00FA25AE" w:rsidRDefault="00FA25AE" w:rsidP="00FA25AE">
      <w:pPr>
        <w:pStyle w:val="Bibliography"/>
      </w:pPr>
      <w:r w:rsidRPr="00FA25AE">
        <w:t xml:space="preserve">Tiernan, A., &amp; Poetter, A. (2015). </w:t>
      </w:r>
      <w:r w:rsidRPr="00FA25AE">
        <w:rPr>
          <w:i/>
          <w:iCs/>
        </w:rPr>
        <w:t>013 Kuskokwim area management report. Alaska Departmentof Fish and Game, Fishery Management Report No. 15-46, Anchorage.</w:t>
      </w:r>
    </w:p>
    <w:p w14:paraId="5266D573" w14:textId="77777777" w:rsidR="00FA25AE" w:rsidRPr="00FA25AE" w:rsidRDefault="00FA25AE" w:rsidP="00FA25AE">
      <w:pPr>
        <w:pStyle w:val="Bibliography"/>
      </w:pPr>
      <w:r w:rsidRPr="00FA25AE">
        <w:t xml:space="preserve">Tilman, D., Polasky, S., &amp; Lehman, C. (2005). Diversity, productivity and temporal stability in the economies of humans and nature. </w:t>
      </w:r>
      <w:r w:rsidRPr="00FA25AE">
        <w:rPr>
          <w:i/>
          <w:iCs/>
        </w:rPr>
        <w:t>Journal of Environmental Economics and Management</w:t>
      </w:r>
      <w:r w:rsidRPr="00FA25AE">
        <w:t xml:space="preserve">, </w:t>
      </w:r>
      <w:r w:rsidRPr="00FA25AE">
        <w:rPr>
          <w:i/>
          <w:iCs/>
        </w:rPr>
        <w:t>49</w:t>
      </w:r>
      <w:r w:rsidRPr="00FA25AE">
        <w:t>(3), 405–426. https://doi.org/10.1016/j.jeem.2004.03.008</w:t>
      </w:r>
    </w:p>
    <w:p w14:paraId="4E178381" w14:textId="77777777" w:rsidR="00FA25AE" w:rsidRPr="00FA25AE" w:rsidRDefault="00FA25AE" w:rsidP="00FA25AE">
      <w:pPr>
        <w:pStyle w:val="Bibliography"/>
      </w:pPr>
      <w:r w:rsidRPr="00FA25AE">
        <w:t xml:space="preserve">Vander Zanden, H. B., Tucker, A. D., Hart, K. M., Lamont, M. M., Fujisaki, I., Addison, D. S., Mansfield, K. L., Phillips, K. F., Wunder, M. B., Bowen, G. J., Pajuelo, M., Bolten, A. B., &amp; Bjorndal, K. A. (2015). Determining origin in a migratory marine vertebrate: A novel method to integrate stable isotopes and satellite tracking. </w:t>
      </w:r>
      <w:r w:rsidRPr="00FA25AE">
        <w:rPr>
          <w:i/>
          <w:iCs/>
        </w:rPr>
        <w:t>Ecological Applications</w:t>
      </w:r>
      <w:r w:rsidRPr="00FA25AE">
        <w:t xml:space="preserve">, </w:t>
      </w:r>
      <w:r w:rsidRPr="00FA25AE">
        <w:rPr>
          <w:i/>
          <w:iCs/>
        </w:rPr>
        <w:t>25</w:t>
      </w:r>
      <w:r w:rsidRPr="00FA25AE">
        <w:t>(2), 320–335. https://doi.org/10.1890/14-0581.1</w:t>
      </w:r>
    </w:p>
    <w:p w14:paraId="771CC6D3" w14:textId="77777777" w:rsidR="00FA25AE" w:rsidRPr="00FA25AE" w:rsidRDefault="00FA25AE" w:rsidP="00FA25AE">
      <w:pPr>
        <w:pStyle w:val="Bibliography"/>
      </w:pPr>
      <w:r w:rsidRPr="00FA25AE">
        <w:lastRenderedPageBreak/>
        <w:t xml:space="preserve">Ver Hoef, J. M., &amp; Peterson, E. E. (2010). A Moving Average Approach for Spatial Statistical Models of Stream Networks. </w:t>
      </w:r>
      <w:r w:rsidRPr="00FA25AE">
        <w:rPr>
          <w:i/>
          <w:iCs/>
        </w:rPr>
        <w:t>Journal of the American Statistical Association</w:t>
      </w:r>
      <w:r w:rsidRPr="00FA25AE">
        <w:t xml:space="preserve">, </w:t>
      </w:r>
      <w:r w:rsidRPr="00FA25AE">
        <w:rPr>
          <w:i/>
          <w:iCs/>
        </w:rPr>
        <w:t>105</w:t>
      </w:r>
      <w:r w:rsidRPr="00FA25AE">
        <w:t>(489), 6–18. https://doi.org/10.1198/jasa.2009.ap08248</w:t>
      </w:r>
    </w:p>
    <w:p w14:paraId="26047A20" w14:textId="77777777" w:rsidR="00FA25AE" w:rsidRPr="00FA25AE" w:rsidRDefault="00FA25AE" w:rsidP="00FA25AE">
      <w:pPr>
        <w:pStyle w:val="Bibliography"/>
      </w:pPr>
      <w:r w:rsidRPr="00FA25AE">
        <w:t xml:space="preserve">Willmes, M., Sturrock, A. M., Cordoleani, F., Hugentobler, S., Meek, M. H., Whitman, G., Evans, K., Palkovacs, E. P., Stauffer-Olsen, N. J., &amp; Johnson, R. C. (2024). Integrating otolith and genetic tools to reveal intraspecific biodiversity in a highly impacted salmon population. </w:t>
      </w:r>
      <w:r w:rsidRPr="00FA25AE">
        <w:rPr>
          <w:i/>
          <w:iCs/>
        </w:rPr>
        <w:t>Journal of Fish Biology</w:t>
      </w:r>
      <w:r w:rsidRPr="00FA25AE">
        <w:t xml:space="preserve">, </w:t>
      </w:r>
      <w:r w:rsidRPr="00FA25AE">
        <w:rPr>
          <w:i/>
          <w:iCs/>
        </w:rPr>
        <w:t>105</w:t>
      </w:r>
      <w:r w:rsidRPr="00FA25AE">
        <w:t>(2), 412–430. https://doi.org/10.1111/jfb.15847</w:t>
      </w:r>
    </w:p>
    <w:p w14:paraId="14CDDFA4" w14:textId="77777777" w:rsidR="00FA25AE" w:rsidRPr="00FA25AE" w:rsidRDefault="00FA25AE" w:rsidP="00FA25AE">
      <w:pPr>
        <w:pStyle w:val="Bibliography"/>
      </w:pPr>
      <w:r w:rsidRPr="00FA25AE">
        <w:t xml:space="preserve">Wunder, M. B. (2010). Using Isoscapes to Model Probability Surfaces for Determining Geographic Origins. In J. B. West, G. J. Bowen, T. E. Dawson, &amp; K. P. Tu (Eds.), </w:t>
      </w:r>
      <w:r w:rsidRPr="00FA25AE">
        <w:rPr>
          <w:i/>
          <w:iCs/>
        </w:rPr>
        <w:t>Isoscapes</w:t>
      </w:r>
      <w:r w:rsidRPr="00FA25AE">
        <w:t xml:space="preserve"> (pp. 251–270). Springer Netherlands. https://doi.org/10.1007/978-90-481-3354-3_12</w:t>
      </w:r>
    </w:p>
    <w:p w14:paraId="39094B07" w14:textId="77777777" w:rsidR="00FA25AE" w:rsidRPr="00FA25AE" w:rsidRDefault="00FA25AE" w:rsidP="00FA25AE">
      <w:pPr>
        <w:pStyle w:val="Bibliography"/>
      </w:pPr>
      <w:r w:rsidRPr="00FA25AE">
        <w:t xml:space="preserve">Zimmerman, C. E., &amp; Reeves, G. H. (2002). Identification of Steelhead and Resident Rainbow Trout Progeny in the Deschutes River, Oregon, Revealed with Otolith Microchemistry. </w:t>
      </w:r>
      <w:r w:rsidRPr="00FA25AE">
        <w:rPr>
          <w:i/>
          <w:iCs/>
        </w:rPr>
        <w:t>Transactions of the American Fisheries Society</w:t>
      </w:r>
      <w:r w:rsidRPr="00FA25AE">
        <w:t xml:space="preserve">, </w:t>
      </w:r>
      <w:r w:rsidRPr="00FA25AE">
        <w:rPr>
          <w:i/>
          <w:iCs/>
        </w:rPr>
        <w:t>131</w:t>
      </w:r>
      <w:r w:rsidRPr="00FA25AE">
        <w:t>(5), 986–993. https://doi.org/10.1577/1548-8659(2002)131%3C0986:IOSARR%3E2.0.CO;2</w:t>
      </w:r>
    </w:p>
    <w:p w14:paraId="3EBAB241" w14:textId="34902B14" w:rsidR="00BF42AB" w:rsidRPr="00821884" w:rsidRDefault="00836381" w:rsidP="00FA25AE">
      <w:pPr>
        <w:pStyle w:val="Bibliography"/>
        <w:rPr>
          <w:rFonts w:ascii="Garamond" w:hAnsi="Garamond"/>
        </w:rPr>
      </w:pPr>
      <w:r>
        <w:rPr>
          <w:rFonts w:ascii="Garamond" w:hAnsi="Garamond"/>
        </w:rPr>
        <w:fldChar w:fldCharType="end"/>
      </w:r>
    </w:p>
    <w:sectPr w:rsidR="00BF42AB" w:rsidRPr="00821884" w:rsidSect="004712C9">
      <w:headerReference w:type="default" r:id="rId13"/>
      <w:footerReference w:type="even" r:id="rId14"/>
      <w:footerReference w:type="default" r:id="rId15"/>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71" w:author="Benjamin J. Makhlouf" w:date="2026-07-13T16:28:00Z" w:initials="BM">
    <w:p w14:paraId="04ADF96B" w14:textId="77777777" w:rsidR="009D5982" w:rsidRDefault="009D5982" w:rsidP="009D5982">
      <w:pPr>
        <w:pStyle w:val="CommentText"/>
      </w:pPr>
      <w:r>
        <w:rPr>
          <w:rStyle w:val="CommentReference"/>
        </w:rPr>
        <w:annotationRef/>
      </w:r>
      <w:r>
        <w:t>Supplemental with Diego’s specifications of ICPMS</w:t>
      </w:r>
    </w:p>
  </w:comment>
  <w:comment w:id="421" w:author="Benjamin J. Makhlouf" w:date="2026-07-15T14:59:00Z" w:initials="b">
    <w:p w14:paraId="08F4EBE7" w14:textId="77777777" w:rsidR="004A41B6" w:rsidRDefault="004A41B6" w:rsidP="004A41B6">
      <w:r>
        <w:rPr>
          <w:rStyle w:val="CommentReference"/>
        </w:rPr>
        <w:annotationRef/>
      </w:r>
      <w:r>
        <w:rPr>
          <w:sz w:val="20"/>
          <w:szCs w:val="20"/>
        </w:rPr>
        <w:t>Also unsure about this, but reviewers all asked for more comparison of our spatial groupings to others. Telemetry studies are basically "Above McGrath"</w:t>
      </w:r>
    </w:p>
    <w:p w14:paraId="3CD2C2D8" w14:textId="77777777" w:rsidR="004A41B6" w:rsidRDefault="004A41B6" w:rsidP="004A41B6"/>
  </w:comment>
  <w:comment w:id="422" w:author="Daniel Schindler" w:date="2026-07-16T08:56:00Z" w:initials="DS">
    <w:p w14:paraId="682B0B50" w14:textId="77777777" w:rsidR="00FB5657" w:rsidRDefault="00FB5657" w:rsidP="00FB5657">
      <w:pPr>
        <w:pStyle w:val="CommentText"/>
      </w:pPr>
      <w:r>
        <w:rPr>
          <w:rStyle w:val="CommentReference"/>
        </w:rPr>
        <w:annotationRef/>
      </w:r>
      <w:r>
        <w:t>Don’t think you can really do it. I would punt on it for now.</w:t>
      </w:r>
    </w:p>
  </w:comment>
  <w:comment w:id="485" w:author="Daniel Schindler" w:date="2026-07-16T09:04:00Z" w:initials="DS">
    <w:p w14:paraId="713A8F73" w14:textId="77777777" w:rsidR="00C77775" w:rsidRDefault="00C77775" w:rsidP="00C77775">
      <w:pPr>
        <w:pStyle w:val="CommentText"/>
      </w:pPr>
      <w:r>
        <w:rPr>
          <w:rStyle w:val="CommentReference"/>
        </w:rPr>
        <w:annotationRef/>
      </w:r>
      <w:r>
        <w:t>I think these are better expressed as standard deviations rather than by CV. Day of year is an arbitrary index… so the CV for dates at the end of the year will be much smaller than for dates in January.</w:t>
      </w:r>
    </w:p>
    <w:p w14:paraId="6E9E1FEB" w14:textId="77777777" w:rsidR="00C77775" w:rsidRDefault="00C77775" w:rsidP="00C77775">
      <w:pPr>
        <w:pStyle w:val="CommentText"/>
      </w:pPr>
    </w:p>
    <w:p w14:paraId="5C5B21F8" w14:textId="77777777" w:rsidR="00C77775" w:rsidRDefault="00C77775" w:rsidP="00C77775">
      <w:pPr>
        <w:pStyle w:val="CommentText"/>
      </w:pPr>
      <w:r>
        <w:t>Just present as Std Dev.</w:t>
      </w:r>
    </w:p>
  </w:comment>
  <w:comment w:id="760" w:author="Benjamin J. Makhlouf" w:date="2026-07-08T15:19:00Z" w:initials="BM">
    <w:p w14:paraId="4AA07CE7" w14:textId="77777777" w:rsidR="00CE01B9" w:rsidRDefault="00CE01B9" w:rsidP="00CE01B9">
      <w:pPr>
        <w:pStyle w:val="CommentText"/>
      </w:pPr>
      <w:r>
        <w:rPr>
          <w:rStyle w:val="CommentReference"/>
        </w:rPr>
        <w:annotationRef/>
      </w:r>
      <w:r>
        <w:t xml:space="preserve">Add more info about changing species composition as well as drying and preserving fish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4ADF96B" w15:done="0"/>
  <w15:commentEx w15:paraId="3CD2C2D8" w15:done="0"/>
  <w15:commentEx w15:paraId="682B0B50" w15:paraIdParent="3CD2C2D8" w15:done="0"/>
  <w15:commentEx w15:paraId="5C5B21F8" w15:done="0"/>
  <w15:commentEx w15:paraId="4AA07CE7"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6B762FC" w16cex:dateUtc="2026-07-13T23:28:00Z"/>
  <w16cex:commentExtensible w16cex:durableId="0EDC173D" w16cex:dateUtc="2026-07-15T21:59:00Z"/>
  <w16cex:commentExtensible w16cex:durableId="27920BA3" w16cex:dateUtc="2026-07-16T16:56:00Z"/>
  <w16cex:commentExtensible w16cex:durableId="742E7777" w16cex:dateUtc="2026-07-16T17:04:00Z"/>
  <w16cex:commentExtensible w16cex:durableId="277D6AAB" w16cex:dateUtc="2026-07-08T22: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4ADF96B" w16cid:durableId="76B762FC"/>
  <w16cid:commentId w16cid:paraId="3CD2C2D8" w16cid:durableId="0EDC173D"/>
  <w16cid:commentId w16cid:paraId="682B0B50" w16cid:durableId="27920BA3"/>
  <w16cid:commentId w16cid:paraId="5C5B21F8" w16cid:durableId="742E7777"/>
  <w16cid:commentId w16cid:paraId="4AA07CE7" w16cid:durableId="277D6AA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FA2EFE" w14:textId="77777777" w:rsidR="00235F2B" w:rsidRDefault="00235F2B">
      <w:pPr>
        <w:spacing w:after="0" w:line="240" w:lineRule="auto"/>
      </w:pPr>
      <w:r>
        <w:separator/>
      </w:r>
    </w:p>
  </w:endnote>
  <w:endnote w:type="continuationSeparator" w:id="0">
    <w:p w14:paraId="2850EBF2" w14:textId="77777777" w:rsidR="00235F2B" w:rsidRDefault="00235F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41923762"/>
      <w:docPartObj>
        <w:docPartGallery w:val="Page Numbers (Bottom of Page)"/>
        <w:docPartUnique/>
      </w:docPartObj>
    </w:sdtPr>
    <w:sdtContent>
      <w:p w14:paraId="0C958265" w14:textId="77777777" w:rsidR="007C2267" w:rsidRDefault="0065535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EB824FF" w14:textId="77777777" w:rsidR="007C2267" w:rsidRDefault="007C226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30426579"/>
      <w:docPartObj>
        <w:docPartGallery w:val="Page Numbers (Bottom of Page)"/>
        <w:docPartUnique/>
      </w:docPartObj>
    </w:sdtPr>
    <w:sdtContent>
      <w:p w14:paraId="3FD4FB3E" w14:textId="77777777" w:rsidR="007C2267" w:rsidRDefault="0065535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8B73CCF" w14:textId="77777777" w:rsidR="007C2267" w:rsidRDefault="007C226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8952D6" w14:textId="77777777" w:rsidR="00235F2B" w:rsidRDefault="00235F2B">
      <w:pPr>
        <w:spacing w:after="0" w:line="240" w:lineRule="auto"/>
      </w:pPr>
      <w:r>
        <w:separator/>
      </w:r>
    </w:p>
  </w:footnote>
  <w:footnote w:type="continuationSeparator" w:id="0">
    <w:p w14:paraId="3E8F3CD8" w14:textId="77777777" w:rsidR="00235F2B" w:rsidRDefault="00235F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B9B77" w14:textId="77777777" w:rsidR="001025C9" w:rsidRDefault="001025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904CD"/>
    <w:multiLevelType w:val="hybridMultilevel"/>
    <w:tmpl w:val="BC360582"/>
    <w:lvl w:ilvl="0" w:tplc="87E0FF16">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CC1321"/>
    <w:multiLevelType w:val="hybridMultilevel"/>
    <w:tmpl w:val="98EC45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F3132F"/>
    <w:multiLevelType w:val="hybridMultilevel"/>
    <w:tmpl w:val="96F00CA8"/>
    <w:lvl w:ilvl="0" w:tplc="9FEE0D1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294DD3"/>
    <w:multiLevelType w:val="hybridMultilevel"/>
    <w:tmpl w:val="C694996A"/>
    <w:lvl w:ilvl="0" w:tplc="72709C6E">
      <w:numFmt w:val="bullet"/>
      <w:lvlText w:val="-"/>
      <w:lvlJc w:val="left"/>
      <w:pPr>
        <w:ind w:left="720" w:hanging="360"/>
      </w:pPr>
      <w:rPr>
        <w:rFonts w:ascii="Garamond" w:eastAsiaTheme="minorHAnsi"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B00263"/>
    <w:multiLevelType w:val="hybridMultilevel"/>
    <w:tmpl w:val="33AA7B10"/>
    <w:lvl w:ilvl="0" w:tplc="43127796">
      <w:numFmt w:val="bullet"/>
      <w:lvlText w:val="-"/>
      <w:lvlJc w:val="left"/>
      <w:pPr>
        <w:ind w:left="720" w:hanging="360"/>
      </w:pPr>
      <w:rPr>
        <w:rFonts w:ascii="Garamond" w:eastAsia="Times New Roman" w:hAnsi="Garamond"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7A61CC"/>
    <w:multiLevelType w:val="hybridMultilevel"/>
    <w:tmpl w:val="A920D5FA"/>
    <w:lvl w:ilvl="0" w:tplc="77FC5AA4">
      <w:numFmt w:val="bullet"/>
      <w:lvlText w:val="-"/>
      <w:lvlJc w:val="left"/>
      <w:pPr>
        <w:ind w:left="720" w:hanging="360"/>
      </w:pPr>
      <w:rPr>
        <w:rFonts w:ascii="Garamond" w:eastAsiaTheme="minorHAnsi"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7253A8"/>
    <w:multiLevelType w:val="hybridMultilevel"/>
    <w:tmpl w:val="E7E8395C"/>
    <w:lvl w:ilvl="0" w:tplc="87A66DA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5BC65EB"/>
    <w:multiLevelType w:val="hybridMultilevel"/>
    <w:tmpl w:val="26B2BF6A"/>
    <w:lvl w:ilvl="0" w:tplc="6CDCC6A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64A19CD"/>
    <w:multiLevelType w:val="hybridMultilevel"/>
    <w:tmpl w:val="129C46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1210B8A"/>
    <w:multiLevelType w:val="hybridMultilevel"/>
    <w:tmpl w:val="BC84A2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320269"/>
    <w:multiLevelType w:val="hybridMultilevel"/>
    <w:tmpl w:val="CFBAA5E6"/>
    <w:lvl w:ilvl="0" w:tplc="14461D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6C333D4F"/>
    <w:multiLevelType w:val="hybridMultilevel"/>
    <w:tmpl w:val="234C80F4"/>
    <w:lvl w:ilvl="0" w:tplc="BF06EC8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5665541">
    <w:abstractNumId w:val="5"/>
  </w:num>
  <w:num w:numId="2" w16cid:durableId="1353727518">
    <w:abstractNumId w:val="3"/>
  </w:num>
  <w:num w:numId="3" w16cid:durableId="329413611">
    <w:abstractNumId w:val="11"/>
  </w:num>
  <w:num w:numId="4" w16cid:durableId="991065100">
    <w:abstractNumId w:val="6"/>
  </w:num>
  <w:num w:numId="5" w16cid:durableId="1019696258">
    <w:abstractNumId w:val="2"/>
  </w:num>
  <w:num w:numId="6" w16cid:durableId="1265116596">
    <w:abstractNumId w:val="7"/>
  </w:num>
  <w:num w:numId="7" w16cid:durableId="416367737">
    <w:abstractNumId w:val="4"/>
  </w:num>
  <w:num w:numId="8" w16cid:durableId="1863780797">
    <w:abstractNumId w:val="0"/>
  </w:num>
  <w:num w:numId="9" w16cid:durableId="227813615">
    <w:abstractNumId w:val="10"/>
  </w:num>
  <w:num w:numId="10" w16cid:durableId="1345399423">
    <w:abstractNumId w:val="8"/>
  </w:num>
  <w:num w:numId="11" w16cid:durableId="687874528">
    <w:abstractNumId w:val="1"/>
  </w:num>
  <w:num w:numId="12" w16cid:durableId="1595938579">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niel Schindler">
    <w15:presenceInfo w15:providerId="AD" w15:userId="S::deschind@uw.edu::638f7977-a89c-40df-b85e-dc804ddb30d9"/>
  </w15:person>
  <w15:person w15:author="Benjamin J. Makhlouf">
    <w15:presenceInfo w15:providerId="AD" w15:userId="S::bmak29@uw.edu::e2d819b1-db99-41fc-888c-ad60b4d561ad"/>
  </w15:person>
  <w15:person w15:author="bmak29">
    <w15:presenceInfo w15:providerId="AD" w15:userId="S::bmak29@uw.edu::e2d819b1-db99-41fc-888c-ad60b4d561a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448"/>
    <w:rsid w:val="00001F4B"/>
    <w:rsid w:val="00005DA6"/>
    <w:rsid w:val="00006A7A"/>
    <w:rsid w:val="00011A0E"/>
    <w:rsid w:val="000259EB"/>
    <w:rsid w:val="00033E6D"/>
    <w:rsid w:val="00040237"/>
    <w:rsid w:val="0004196B"/>
    <w:rsid w:val="00044401"/>
    <w:rsid w:val="000566CD"/>
    <w:rsid w:val="00060FEB"/>
    <w:rsid w:val="00065DC6"/>
    <w:rsid w:val="00066384"/>
    <w:rsid w:val="00066D9D"/>
    <w:rsid w:val="00071218"/>
    <w:rsid w:val="00072056"/>
    <w:rsid w:val="00077041"/>
    <w:rsid w:val="00083A7A"/>
    <w:rsid w:val="00085380"/>
    <w:rsid w:val="000854BE"/>
    <w:rsid w:val="00093841"/>
    <w:rsid w:val="000941AF"/>
    <w:rsid w:val="000979CB"/>
    <w:rsid w:val="000A55A6"/>
    <w:rsid w:val="000B24D0"/>
    <w:rsid w:val="000B5639"/>
    <w:rsid w:val="000B652C"/>
    <w:rsid w:val="000B6B65"/>
    <w:rsid w:val="000B7514"/>
    <w:rsid w:val="000C0406"/>
    <w:rsid w:val="000C2C96"/>
    <w:rsid w:val="000C384D"/>
    <w:rsid w:val="000C429D"/>
    <w:rsid w:val="000C6898"/>
    <w:rsid w:val="000D511B"/>
    <w:rsid w:val="000D5ACA"/>
    <w:rsid w:val="000D6E8E"/>
    <w:rsid w:val="000E1B66"/>
    <w:rsid w:val="000E5E9C"/>
    <w:rsid w:val="000F083A"/>
    <w:rsid w:val="000F27F0"/>
    <w:rsid w:val="000F3B6C"/>
    <w:rsid w:val="001000CB"/>
    <w:rsid w:val="001008AF"/>
    <w:rsid w:val="001018D7"/>
    <w:rsid w:val="001025C9"/>
    <w:rsid w:val="001028F4"/>
    <w:rsid w:val="00103582"/>
    <w:rsid w:val="001058B8"/>
    <w:rsid w:val="00107AEC"/>
    <w:rsid w:val="00112ED8"/>
    <w:rsid w:val="00114DA5"/>
    <w:rsid w:val="00116F1B"/>
    <w:rsid w:val="00120202"/>
    <w:rsid w:val="00121BC7"/>
    <w:rsid w:val="00121EA9"/>
    <w:rsid w:val="0012203D"/>
    <w:rsid w:val="00123AD2"/>
    <w:rsid w:val="001255D3"/>
    <w:rsid w:val="001269D4"/>
    <w:rsid w:val="00127F9A"/>
    <w:rsid w:val="00130CEE"/>
    <w:rsid w:val="00131432"/>
    <w:rsid w:val="0013324E"/>
    <w:rsid w:val="00134D4C"/>
    <w:rsid w:val="00136FC3"/>
    <w:rsid w:val="001419E1"/>
    <w:rsid w:val="00141DEA"/>
    <w:rsid w:val="001430A9"/>
    <w:rsid w:val="00143768"/>
    <w:rsid w:val="00151C49"/>
    <w:rsid w:val="00152000"/>
    <w:rsid w:val="001538CD"/>
    <w:rsid w:val="0015783A"/>
    <w:rsid w:val="00162958"/>
    <w:rsid w:val="0016395C"/>
    <w:rsid w:val="00163D3A"/>
    <w:rsid w:val="001679D4"/>
    <w:rsid w:val="00171632"/>
    <w:rsid w:val="00171E1A"/>
    <w:rsid w:val="0017389D"/>
    <w:rsid w:val="001740E9"/>
    <w:rsid w:val="00175DEB"/>
    <w:rsid w:val="00176511"/>
    <w:rsid w:val="001844EB"/>
    <w:rsid w:val="00186B3C"/>
    <w:rsid w:val="00190B2C"/>
    <w:rsid w:val="0019169F"/>
    <w:rsid w:val="00197965"/>
    <w:rsid w:val="001A05A3"/>
    <w:rsid w:val="001A07DD"/>
    <w:rsid w:val="001B0AC6"/>
    <w:rsid w:val="001B609C"/>
    <w:rsid w:val="001C3B8F"/>
    <w:rsid w:val="001C4C41"/>
    <w:rsid w:val="001C6B33"/>
    <w:rsid w:val="001D3E40"/>
    <w:rsid w:val="001D6D0B"/>
    <w:rsid w:val="001D71C8"/>
    <w:rsid w:val="001E03F0"/>
    <w:rsid w:val="001E0D88"/>
    <w:rsid w:val="001F2097"/>
    <w:rsid w:val="001F70E4"/>
    <w:rsid w:val="0020053D"/>
    <w:rsid w:val="002006A2"/>
    <w:rsid w:val="0020187E"/>
    <w:rsid w:val="00206F6C"/>
    <w:rsid w:val="00207847"/>
    <w:rsid w:val="00210C30"/>
    <w:rsid w:val="00213C2D"/>
    <w:rsid w:val="00216D27"/>
    <w:rsid w:val="002175BB"/>
    <w:rsid w:val="00221CA6"/>
    <w:rsid w:val="002256A0"/>
    <w:rsid w:val="002323C1"/>
    <w:rsid w:val="00233DAB"/>
    <w:rsid w:val="0023404E"/>
    <w:rsid w:val="00234875"/>
    <w:rsid w:val="00235BCC"/>
    <w:rsid w:val="00235F2B"/>
    <w:rsid w:val="0023706B"/>
    <w:rsid w:val="0024031C"/>
    <w:rsid w:val="00240367"/>
    <w:rsid w:val="00240DD3"/>
    <w:rsid w:val="00244695"/>
    <w:rsid w:val="00253057"/>
    <w:rsid w:val="002549E1"/>
    <w:rsid w:val="0025573D"/>
    <w:rsid w:val="00256AEE"/>
    <w:rsid w:val="002574F7"/>
    <w:rsid w:val="0026256C"/>
    <w:rsid w:val="00267F38"/>
    <w:rsid w:val="00270862"/>
    <w:rsid w:val="002768BC"/>
    <w:rsid w:val="002769C2"/>
    <w:rsid w:val="00276AFF"/>
    <w:rsid w:val="00280FDF"/>
    <w:rsid w:val="002811E4"/>
    <w:rsid w:val="002948A2"/>
    <w:rsid w:val="002A3FE3"/>
    <w:rsid w:val="002B1F16"/>
    <w:rsid w:val="002B597E"/>
    <w:rsid w:val="002C1C99"/>
    <w:rsid w:val="002C21B7"/>
    <w:rsid w:val="002C2F48"/>
    <w:rsid w:val="002C3375"/>
    <w:rsid w:val="002C6F1E"/>
    <w:rsid w:val="002D12FE"/>
    <w:rsid w:val="002D2CBF"/>
    <w:rsid w:val="002E0F45"/>
    <w:rsid w:val="002E45E7"/>
    <w:rsid w:val="002E5716"/>
    <w:rsid w:val="002E5729"/>
    <w:rsid w:val="002F0A2B"/>
    <w:rsid w:val="002F5388"/>
    <w:rsid w:val="00301B81"/>
    <w:rsid w:val="003031E8"/>
    <w:rsid w:val="00304260"/>
    <w:rsid w:val="00306D21"/>
    <w:rsid w:val="003071D2"/>
    <w:rsid w:val="0030774A"/>
    <w:rsid w:val="00310A9F"/>
    <w:rsid w:val="00312FC9"/>
    <w:rsid w:val="00313872"/>
    <w:rsid w:val="00313C02"/>
    <w:rsid w:val="00313CB8"/>
    <w:rsid w:val="003157C4"/>
    <w:rsid w:val="00320DDA"/>
    <w:rsid w:val="003224CC"/>
    <w:rsid w:val="0033106A"/>
    <w:rsid w:val="0033540B"/>
    <w:rsid w:val="0033663A"/>
    <w:rsid w:val="00343C0B"/>
    <w:rsid w:val="003442B4"/>
    <w:rsid w:val="00344DF9"/>
    <w:rsid w:val="003474F0"/>
    <w:rsid w:val="003505B6"/>
    <w:rsid w:val="003508BF"/>
    <w:rsid w:val="003525FA"/>
    <w:rsid w:val="0035364D"/>
    <w:rsid w:val="00354DC3"/>
    <w:rsid w:val="00354EC0"/>
    <w:rsid w:val="00356C95"/>
    <w:rsid w:val="00356F8B"/>
    <w:rsid w:val="0036019D"/>
    <w:rsid w:val="003610A6"/>
    <w:rsid w:val="00362078"/>
    <w:rsid w:val="003642FE"/>
    <w:rsid w:val="00366B95"/>
    <w:rsid w:val="00367B6D"/>
    <w:rsid w:val="003717DB"/>
    <w:rsid w:val="00371AC6"/>
    <w:rsid w:val="00372BCA"/>
    <w:rsid w:val="00374558"/>
    <w:rsid w:val="003760FD"/>
    <w:rsid w:val="00383B9A"/>
    <w:rsid w:val="0038542B"/>
    <w:rsid w:val="00385F28"/>
    <w:rsid w:val="0038700D"/>
    <w:rsid w:val="00390710"/>
    <w:rsid w:val="0039598A"/>
    <w:rsid w:val="0039711B"/>
    <w:rsid w:val="00397AF1"/>
    <w:rsid w:val="00397FF6"/>
    <w:rsid w:val="003A1EB0"/>
    <w:rsid w:val="003A53E2"/>
    <w:rsid w:val="003A58F7"/>
    <w:rsid w:val="003A7F78"/>
    <w:rsid w:val="003B0A46"/>
    <w:rsid w:val="003B38AA"/>
    <w:rsid w:val="003B6620"/>
    <w:rsid w:val="003B674A"/>
    <w:rsid w:val="003C2A7E"/>
    <w:rsid w:val="003C6E87"/>
    <w:rsid w:val="003D0402"/>
    <w:rsid w:val="003D30C7"/>
    <w:rsid w:val="003D7E04"/>
    <w:rsid w:val="003E016A"/>
    <w:rsid w:val="003E5F1E"/>
    <w:rsid w:val="003F0E0F"/>
    <w:rsid w:val="003F1234"/>
    <w:rsid w:val="003F6161"/>
    <w:rsid w:val="00400339"/>
    <w:rsid w:val="00400CBB"/>
    <w:rsid w:val="00401EE2"/>
    <w:rsid w:val="004025DD"/>
    <w:rsid w:val="004025ED"/>
    <w:rsid w:val="0040355B"/>
    <w:rsid w:val="00403B68"/>
    <w:rsid w:val="00416B2E"/>
    <w:rsid w:val="00417AE1"/>
    <w:rsid w:val="00417AEA"/>
    <w:rsid w:val="00424DB6"/>
    <w:rsid w:val="004256B8"/>
    <w:rsid w:val="00425BAB"/>
    <w:rsid w:val="004261EE"/>
    <w:rsid w:val="00431422"/>
    <w:rsid w:val="00433B90"/>
    <w:rsid w:val="00437729"/>
    <w:rsid w:val="00441FFD"/>
    <w:rsid w:val="00442120"/>
    <w:rsid w:val="004437C4"/>
    <w:rsid w:val="004504D1"/>
    <w:rsid w:val="00450591"/>
    <w:rsid w:val="00450ED3"/>
    <w:rsid w:val="00454FB2"/>
    <w:rsid w:val="00455535"/>
    <w:rsid w:val="00455561"/>
    <w:rsid w:val="00460AE8"/>
    <w:rsid w:val="00464231"/>
    <w:rsid w:val="00464971"/>
    <w:rsid w:val="0046614E"/>
    <w:rsid w:val="004665BB"/>
    <w:rsid w:val="00467885"/>
    <w:rsid w:val="00470C70"/>
    <w:rsid w:val="004712C9"/>
    <w:rsid w:val="00473B48"/>
    <w:rsid w:val="0047513B"/>
    <w:rsid w:val="00477415"/>
    <w:rsid w:val="00481088"/>
    <w:rsid w:val="00482FEA"/>
    <w:rsid w:val="00491C12"/>
    <w:rsid w:val="004A0003"/>
    <w:rsid w:val="004A072A"/>
    <w:rsid w:val="004A41B6"/>
    <w:rsid w:val="004A579B"/>
    <w:rsid w:val="004A6CF4"/>
    <w:rsid w:val="004B1488"/>
    <w:rsid w:val="004B1829"/>
    <w:rsid w:val="004B19B1"/>
    <w:rsid w:val="004B2F94"/>
    <w:rsid w:val="004B5E0E"/>
    <w:rsid w:val="004B7BC4"/>
    <w:rsid w:val="004C2230"/>
    <w:rsid w:val="004C3939"/>
    <w:rsid w:val="004C4B85"/>
    <w:rsid w:val="004C58FF"/>
    <w:rsid w:val="004C5CB5"/>
    <w:rsid w:val="004C6CE6"/>
    <w:rsid w:val="004D0AA2"/>
    <w:rsid w:val="004D6874"/>
    <w:rsid w:val="004D6C38"/>
    <w:rsid w:val="004D7CC1"/>
    <w:rsid w:val="004E3592"/>
    <w:rsid w:val="004E7082"/>
    <w:rsid w:val="004E7138"/>
    <w:rsid w:val="004E7B3B"/>
    <w:rsid w:val="004F0045"/>
    <w:rsid w:val="004F04C2"/>
    <w:rsid w:val="004F0E72"/>
    <w:rsid w:val="004F1ACA"/>
    <w:rsid w:val="004F324B"/>
    <w:rsid w:val="004F3972"/>
    <w:rsid w:val="004F4EF3"/>
    <w:rsid w:val="005019CE"/>
    <w:rsid w:val="0050237A"/>
    <w:rsid w:val="00505979"/>
    <w:rsid w:val="00507803"/>
    <w:rsid w:val="005078D8"/>
    <w:rsid w:val="005104A5"/>
    <w:rsid w:val="00512EE1"/>
    <w:rsid w:val="005149FF"/>
    <w:rsid w:val="00514EB9"/>
    <w:rsid w:val="00516589"/>
    <w:rsid w:val="005171B6"/>
    <w:rsid w:val="00517577"/>
    <w:rsid w:val="00520187"/>
    <w:rsid w:val="005229F0"/>
    <w:rsid w:val="005302EF"/>
    <w:rsid w:val="00530411"/>
    <w:rsid w:val="005312E0"/>
    <w:rsid w:val="005323CA"/>
    <w:rsid w:val="00533C59"/>
    <w:rsid w:val="00536536"/>
    <w:rsid w:val="00537343"/>
    <w:rsid w:val="005401E5"/>
    <w:rsid w:val="005416E6"/>
    <w:rsid w:val="005463B2"/>
    <w:rsid w:val="00551911"/>
    <w:rsid w:val="005554D7"/>
    <w:rsid w:val="00557194"/>
    <w:rsid w:val="00561B04"/>
    <w:rsid w:val="00571049"/>
    <w:rsid w:val="00572EF0"/>
    <w:rsid w:val="0057720D"/>
    <w:rsid w:val="005805EB"/>
    <w:rsid w:val="00581DBC"/>
    <w:rsid w:val="005858F1"/>
    <w:rsid w:val="0058744A"/>
    <w:rsid w:val="0059082A"/>
    <w:rsid w:val="005956BD"/>
    <w:rsid w:val="005A052B"/>
    <w:rsid w:val="005A36C3"/>
    <w:rsid w:val="005A4F22"/>
    <w:rsid w:val="005A53C9"/>
    <w:rsid w:val="005B0F4E"/>
    <w:rsid w:val="005B3AB3"/>
    <w:rsid w:val="005B3E0C"/>
    <w:rsid w:val="005B7FCD"/>
    <w:rsid w:val="005C0D40"/>
    <w:rsid w:val="005C2215"/>
    <w:rsid w:val="005C36CF"/>
    <w:rsid w:val="005C58CB"/>
    <w:rsid w:val="005D0EF1"/>
    <w:rsid w:val="005D4C96"/>
    <w:rsid w:val="005E6A59"/>
    <w:rsid w:val="005F27E4"/>
    <w:rsid w:val="005F3448"/>
    <w:rsid w:val="00606787"/>
    <w:rsid w:val="006101C3"/>
    <w:rsid w:val="00611D91"/>
    <w:rsid w:val="00612B95"/>
    <w:rsid w:val="00617B67"/>
    <w:rsid w:val="00617C63"/>
    <w:rsid w:val="00625357"/>
    <w:rsid w:val="006314EE"/>
    <w:rsid w:val="00631AAA"/>
    <w:rsid w:val="006357BB"/>
    <w:rsid w:val="0063598A"/>
    <w:rsid w:val="0063694A"/>
    <w:rsid w:val="00636B84"/>
    <w:rsid w:val="00636BF3"/>
    <w:rsid w:val="00636C9F"/>
    <w:rsid w:val="00637562"/>
    <w:rsid w:val="00642B65"/>
    <w:rsid w:val="00643AC4"/>
    <w:rsid w:val="00645EF1"/>
    <w:rsid w:val="00651133"/>
    <w:rsid w:val="00653AE8"/>
    <w:rsid w:val="00653AF7"/>
    <w:rsid w:val="006540BC"/>
    <w:rsid w:val="0065535A"/>
    <w:rsid w:val="00655F63"/>
    <w:rsid w:val="00656B48"/>
    <w:rsid w:val="0065735E"/>
    <w:rsid w:val="006617C0"/>
    <w:rsid w:val="0066241A"/>
    <w:rsid w:val="00662537"/>
    <w:rsid w:val="00663FC6"/>
    <w:rsid w:val="00665BC1"/>
    <w:rsid w:val="00673B3C"/>
    <w:rsid w:val="006762C3"/>
    <w:rsid w:val="00676513"/>
    <w:rsid w:val="0068067F"/>
    <w:rsid w:val="00682611"/>
    <w:rsid w:val="00684CAF"/>
    <w:rsid w:val="00687F38"/>
    <w:rsid w:val="00691BBC"/>
    <w:rsid w:val="00691F38"/>
    <w:rsid w:val="00693A39"/>
    <w:rsid w:val="006A2A72"/>
    <w:rsid w:val="006A4011"/>
    <w:rsid w:val="006A798F"/>
    <w:rsid w:val="006B1D97"/>
    <w:rsid w:val="006B418B"/>
    <w:rsid w:val="006B5AB0"/>
    <w:rsid w:val="006B75B5"/>
    <w:rsid w:val="006C395C"/>
    <w:rsid w:val="006C531D"/>
    <w:rsid w:val="006C663B"/>
    <w:rsid w:val="006C6CB7"/>
    <w:rsid w:val="006D11D3"/>
    <w:rsid w:val="006D6AEE"/>
    <w:rsid w:val="006E1BBC"/>
    <w:rsid w:val="006E5473"/>
    <w:rsid w:val="006F5657"/>
    <w:rsid w:val="0070135F"/>
    <w:rsid w:val="0070414B"/>
    <w:rsid w:val="00706214"/>
    <w:rsid w:val="0070647C"/>
    <w:rsid w:val="007072E7"/>
    <w:rsid w:val="00711069"/>
    <w:rsid w:val="0071220D"/>
    <w:rsid w:val="0071320D"/>
    <w:rsid w:val="00715F4A"/>
    <w:rsid w:val="00717761"/>
    <w:rsid w:val="00717B12"/>
    <w:rsid w:val="00720B50"/>
    <w:rsid w:val="0072380C"/>
    <w:rsid w:val="00724502"/>
    <w:rsid w:val="00724D0B"/>
    <w:rsid w:val="007266BC"/>
    <w:rsid w:val="00730A88"/>
    <w:rsid w:val="00731FB9"/>
    <w:rsid w:val="00735C63"/>
    <w:rsid w:val="00746351"/>
    <w:rsid w:val="00747075"/>
    <w:rsid w:val="007555A4"/>
    <w:rsid w:val="007561E4"/>
    <w:rsid w:val="0076034D"/>
    <w:rsid w:val="007603D4"/>
    <w:rsid w:val="00763A3E"/>
    <w:rsid w:val="007708F4"/>
    <w:rsid w:val="00772AC1"/>
    <w:rsid w:val="00780305"/>
    <w:rsid w:val="007878C0"/>
    <w:rsid w:val="00793B30"/>
    <w:rsid w:val="007A07BC"/>
    <w:rsid w:val="007A1D0A"/>
    <w:rsid w:val="007B1069"/>
    <w:rsid w:val="007B17D6"/>
    <w:rsid w:val="007B2EDA"/>
    <w:rsid w:val="007B71BB"/>
    <w:rsid w:val="007C0A61"/>
    <w:rsid w:val="007C1050"/>
    <w:rsid w:val="007C2267"/>
    <w:rsid w:val="007C2373"/>
    <w:rsid w:val="007C6331"/>
    <w:rsid w:val="007C6D95"/>
    <w:rsid w:val="007D1726"/>
    <w:rsid w:val="007D2894"/>
    <w:rsid w:val="007D630A"/>
    <w:rsid w:val="007D796E"/>
    <w:rsid w:val="007D7981"/>
    <w:rsid w:val="007E1736"/>
    <w:rsid w:val="007E3A31"/>
    <w:rsid w:val="007F098D"/>
    <w:rsid w:val="007F1A07"/>
    <w:rsid w:val="007F32DE"/>
    <w:rsid w:val="007F35F9"/>
    <w:rsid w:val="007F37AE"/>
    <w:rsid w:val="007F4A77"/>
    <w:rsid w:val="007F65C8"/>
    <w:rsid w:val="007F66C5"/>
    <w:rsid w:val="007F7231"/>
    <w:rsid w:val="007F747D"/>
    <w:rsid w:val="007F75D5"/>
    <w:rsid w:val="00800CBA"/>
    <w:rsid w:val="008050C3"/>
    <w:rsid w:val="0080518D"/>
    <w:rsid w:val="00807290"/>
    <w:rsid w:val="00811477"/>
    <w:rsid w:val="00811B88"/>
    <w:rsid w:val="00814CF2"/>
    <w:rsid w:val="00814EE7"/>
    <w:rsid w:val="00816626"/>
    <w:rsid w:val="00820E08"/>
    <w:rsid w:val="00821884"/>
    <w:rsid w:val="0082206F"/>
    <w:rsid w:val="008277E3"/>
    <w:rsid w:val="00832815"/>
    <w:rsid w:val="00832E18"/>
    <w:rsid w:val="00836381"/>
    <w:rsid w:val="00841435"/>
    <w:rsid w:val="00843258"/>
    <w:rsid w:val="0084410D"/>
    <w:rsid w:val="00845E76"/>
    <w:rsid w:val="00850065"/>
    <w:rsid w:val="00856168"/>
    <w:rsid w:val="00857F51"/>
    <w:rsid w:val="008605CB"/>
    <w:rsid w:val="00861D8B"/>
    <w:rsid w:val="00863C27"/>
    <w:rsid w:val="008730BC"/>
    <w:rsid w:val="0087708A"/>
    <w:rsid w:val="00881286"/>
    <w:rsid w:val="0088327B"/>
    <w:rsid w:val="0088451D"/>
    <w:rsid w:val="00885296"/>
    <w:rsid w:val="0088664E"/>
    <w:rsid w:val="008872F5"/>
    <w:rsid w:val="00891B6F"/>
    <w:rsid w:val="00892B92"/>
    <w:rsid w:val="00893125"/>
    <w:rsid w:val="008948AB"/>
    <w:rsid w:val="00895ED8"/>
    <w:rsid w:val="00895FC7"/>
    <w:rsid w:val="008970CF"/>
    <w:rsid w:val="008A2F58"/>
    <w:rsid w:val="008A6C66"/>
    <w:rsid w:val="008A7376"/>
    <w:rsid w:val="008B0A5A"/>
    <w:rsid w:val="008B1FF4"/>
    <w:rsid w:val="008B3EA1"/>
    <w:rsid w:val="008B64EE"/>
    <w:rsid w:val="008B6684"/>
    <w:rsid w:val="008C03AF"/>
    <w:rsid w:val="008C378F"/>
    <w:rsid w:val="008C65D7"/>
    <w:rsid w:val="008D1422"/>
    <w:rsid w:val="008D1B8A"/>
    <w:rsid w:val="008D39D2"/>
    <w:rsid w:val="008E0323"/>
    <w:rsid w:val="008E3428"/>
    <w:rsid w:val="008E4C82"/>
    <w:rsid w:val="008F2118"/>
    <w:rsid w:val="008F216B"/>
    <w:rsid w:val="008F26BA"/>
    <w:rsid w:val="00900DF4"/>
    <w:rsid w:val="0090107F"/>
    <w:rsid w:val="00901ACE"/>
    <w:rsid w:val="00906B81"/>
    <w:rsid w:val="00907410"/>
    <w:rsid w:val="009076B8"/>
    <w:rsid w:val="009110AF"/>
    <w:rsid w:val="0091492C"/>
    <w:rsid w:val="00915EEE"/>
    <w:rsid w:val="00916EE1"/>
    <w:rsid w:val="00917026"/>
    <w:rsid w:val="00922435"/>
    <w:rsid w:val="00923A9B"/>
    <w:rsid w:val="00925A21"/>
    <w:rsid w:val="009263B7"/>
    <w:rsid w:val="00931F9A"/>
    <w:rsid w:val="00932FBC"/>
    <w:rsid w:val="00933D52"/>
    <w:rsid w:val="009368EA"/>
    <w:rsid w:val="009423AC"/>
    <w:rsid w:val="00944E55"/>
    <w:rsid w:val="00946A92"/>
    <w:rsid w:val="00951507"/>
    <w:rsid w:val="00955A42"/>
    <w:rsid w:val="00956F44"/>
    <w:rsid w:val="00961F08"/>
    <w:rsid w:val="00964D8F"/>
    <w:rsid w:val="00966E61"/>
    <w:rsid w:val="00967DC4"/>
    <w:rsid w:val="00971164"/>
    <w:rsid w:val="0097261B"/>
    <w:rsid w:val="00973C7E"/>
    <w:rsid w:val="0097448D"/>
    <w:rsid w:val="009833DB"/>
    <w:rsid w:val="00983667"/>
    <w:rsid w:val="00983880"/>
    <w:rsid w:val="00986BAC"/>
    <w:rsid w:val="009879FD"/>
    <w:rsid w:val="00990982"/>
    <w:rsid w:val="00990A53"/>
    <w:rsid w:val="009916A5"/>
    <w:rsid w:val="009A7B39"/>
    <w:rsid w:val="009B24AC"/>
    <w:rsid w:val="009B595F"/>
    <w:rsid w:val="009C0002"/>
    <w:rsid w:val="009C079F"/>
    <w:rsid w:val="009C2F92"/>
    <w:rsid w:val="009C308C"/>
    <w:rsid w:val="009C3C93"/>
    <w:rsid w:val="009C3FA5"/>
    <w:rsid w:val="009C42BD"/>
    <w:rsid w:val="009C7F14"/>
    <w:rsid w:val="009D0427"/>
    <w:rsid w:val="009D3148"/>
    <w:rsid w:val="009D3D60"/>
    <w:rsid w:val="009D3E39"/>
    <w:rsid w:val="009D5982"/>
    <w:rsid w:val="009D66DA"/>
    <w:rsid w:val="009E68C7"/>
    <w:rsid w:val="009E7ECB"/>
    <w:rsid w:val="009F1309"/>
    <w:rsid w:val="009F1A92"/>
    <w:rsid w:val="009F3D19"/>
    <w:rsid w:val="009F3E36"/>
    <w:rsid w:val="009F51C3"/>
    <w:rsid w:val="009F56C0"/>
    <w:rsid w:val="009F5E0E"/>
    <w:rsid w:val="009F6624"/>
    <w:rsid w:val="009F7AF2"/>
    <w:rsid w:val="00A0052D"/>
    <w:rsid w:val="00A005B7"/>
    <w:rsid w:val="00A06CC6"/>
    <w:rsid w:val="00A10423"/>
    <w:rsid w:val="00A110EC"/>
    <w:rsid w:val="00A13C28"/>
    <w:rsid w:val="00A13EDE"/>
    <w:rsid w:val="00A14D37"/>
    <w:rsid w:val="00A16F99"/>
    <w:rsid w:val="00A20D93"/>
    <w:rsid w:val="00A22AAB"/>
    <w:rsid w:val="00A234BB"/>
    <w:rsid w:val="00A25870"/>
    <w:rsid w:val="00A26A50"/>
    <w:rsid w:val="00A3396F"/>
    <w:rsid w:val="00A3550B"/>
    <w:rsid w:val="00A36D27"/>
    <w:rsid w:val="00A44879"/>
    <w:rsid w:val="00A4712A"/>
    <w:rsid w:val="00A52BD6"/>
    <w:rsid w:val="00A54B4A"/>
    <w:rsid w:val="00A70ED6"/>
    <w:rsid w:val="00A72EBD"/>
    <w:rsid w:val="00A76A53"/>
    <w:rsid w:val="00A805B8"/>
    <w:rsid w:val="00A8429C"/>
    <w:rsid w:val="00A844A4"/>
    <w:rsid w:val="00A849F0"/>
    <w:rsid w:val="00A84E4B"/>
    <w:rsid w:val="00A94BC2"/>
    <w:rsid w:val="00A95426"/>
    <w:rsid w:val="00AA1798"/>
    <w:rsid w:val="00AA26A1"/>
    <w:rsid w:val="00AA4630"/>
    <w:rsid w:val="00AA6EC2"/>
    <w:rsid w:val="00AB074C"/>
    <w:rsid w:val="00AB2317"/>
    <w:rsid w:val="00AB3DBB"/>
    <w:rsid w:val="00AB66C3"/>
    <w:rsid w:val="00AB779D"/>
    <w:rsid w:val="00AC7C2D"/>
    <w:rsid w:val="00AC7FA1"/>
    <w:rsid w:val="00AD1910"/>
    <w:rsid w:val="00AD484F"/>
    <w:rsid w:val="00AD4BE1"/>
    <w:rsid w:val="00AD7B82"/>
    <w:rsid w:val="00AF0D4C"/>
    <w:rsid w:val="00AF1AE2"/>
    <w:rsid w:val="00AF7B74"/>
    <w:rsid w:val="00B00C18"/>
    <w:rsid w:val="00B01FE3"/>
    <w:rsid w:val="00B02A4D"/>
    <w:rsid w:val="00B07AE4"/>
    <w:rsid w:val="00B13E93"/>
    <w:rsid w:val="00B155C4"/>
    <w:rsid w:val="00B212BB"/>
    <w:rsid w:val="00B23B58"/>
    <w:rsid w:val="00B24171"/>
    <w:rsid w:val="00B26B57"/>
    <w:rsid w:val="00B27EC5"/>
    <w:rsid w:val="00B30111"/>
    <w:rsid w:val="00B35E5D"/>
    <w:rsid w:val="00B40601"/>
    <w:rsid w:val="00B429B6"/>
    <w:rsid w:val="00B4720E"/>
    <w:rsid w:val="00B50583"/>
    <w:rsid w:val="00B50CA4"/>
    <w:rsid w:val="00B53530"/>
    <w:rsid w:val="00B606F9"/>
    <w:rsid w:val="00B60D7F"/>
    <w:rsid w:val="00B62128"/>
    <w:rsid w:val="00B65D13"/>
    <w:rsid w:val="00B7081E"/>
    <w:rsid w:val="00B74D8D"/>
    <w:rsid w:val="00B74F35"/>
    <w:rsid w:val="00B76340"/>
    <w:rsid w:val="00B8483E"/>
    <w:rsid w:val="00B857E3"/>
    <w:rsid w:val="00B923D2"/>
    <w:rsid w:val="00B95589"/>
    <w:rsid w:val="00B97434"/>
    <w:rsid w:val="00BA0245"/>
    <w:rsid w:val="00BA369C"/>
    <w:rsid w:val="00BA542C"/>
    <w:rsid w:val="00BB27C2"/>
    <w:rsid w:val="00BB381E"/>
    <w:rsid w:val="00BB5897"/>
    <w:rsid w:val="00BC21CC"/>
    <w:rsid w:val="00BC565F"/>
    <w:rsid w:val="00BC7C48"/>
    <w:rsid w:val="00BD0803"/>
    <w:rsid w:val="00BD2F8F"/>
    <w:rsid w:val="00BE3061"/>
    <w:rsid w:val="00BE5A63"/>
    <w:rsid w:val="00BF0A1A"/>
    <w:rsid w:val="00BF0C62"/>
    <w:rsid w:val="00BF307A"/>
    <w:rsid w:val="00BF42AB"/>
    <w:rsid w:val="00C013DD"/>
    <w:rsid w:val="00C107EA"/>
    <w:rsid w:val="00C10AF2"/>
    <w:rsid w:val="00C162F5"/>
    <w:rsid w:val="00C1704A"/>
    <w:rsid w:val="00C247A1"/>
    <w:rsid w:val="00C26378"/>
    <w:rsid w:val="00C271AE"/>
    <w:rsid w:val="00C2778F"/>
    <w:rsid w:val="00C27BF0"/>
    <w:rsid w:val="00C31CB4"/>
    <w:rsid w:val="00C32D99"/>
    <w:rsid w:val="00C34090"/>
    <w:rsid w:val="00C40D88"/>
    <w:rsid w:val="00C41758"/>
    <w:rsid w:val="00C41C66"/>
    <w:rsid w:val="00C50220"/>
    <w:rsid w:val="00C50332"/>
    <w:rsid w:val="00C50733"/>
    <w:rsid w:val="00C57048"/>
    <w:rsid w:val="00C57FD7"/>
    <w:rsid w:val="00C6603A"/>
    <w:rsid w:val="00C67240"/>
    <w:rsid w:val="00C67BC1"/>
    <w:rsid w:val="00C7034D"/>
    <w:rsid w:val="00C72EC6"/>
    <w:rsid w:val="00C77775"/>
    <w:rsid w:val="00C83BD0"/>
    <w:rsid w:val="00C83BF2"/>
    <w:rsid w:val="00C92AB0"/>
    <w:rsid w:val="00C93CB2"/>
    <w:rsid w:val="00C93DD5"/>
    <w:rsid w:val="00C95028"/>
    <w:rsid w:val="00C9741A"/>
    <w:rsid w:val="00C97C2C"/>
    <w:rsid w:val="00CA262D"/>
    <w:rsid w:val="00CA6AF1"/>
    <w:rsid w:val="00CA7EEC"/>
    <w:rsid w:val="00CB2EEB"/>
    <w:rsid w:val="00CB3C24"/>
    <w:rsid w:val="00CB4B76"/>
    <w:rsid w:val="00CC053E"/>
    <w:rsid w:val="00CC09EC"/>
    <w:rsid w:val="00CC3614"/>
    <w:rsid w:val="00CC472B"/>
    <w:rsid w:val="00CC7CEE"/>
    <w:rsid w:val="00CD3038"/>
    <w:rsid w:val="00CE01B9"/>
    <w:rsid w:val="00CE02D5"/>
    <w:rsid w:val="00CE2EB6"/>
    <w:rsid w:val="00CE70A0"/>
    <w:rsid w:val="00CE7CAA"/>
    <w:rsid w:val="00CF00B2"/>
    <w:rsid w:val="00CF03CC"/>
    <w:rsid w:val="00CF21C5"/>
    <w:rsid w:val="00CF2DB5"/>
    <w:rsid w:val="00CF45A1"/>
    <w:rsid w:val="00CF474A"/>
    <w:rsid w:val="00CF6CDB"/>
    <w:rsid w:val="00D0057C"/>
    <w:rsid w:val="00D0176E"/>
    <w:rsid w:val="00D0468E"/>
    <w:rsid w:val="00D04860"/>
    <w:rsid w:val="00D04B7C"/>
    <w:rsid w:val="00D0546A"/>
    <w:rsid w:val="00D05EAB"/>
    <w:rsid w:val="00D0678D"/>
    <w:rsid w:val="00D105F1"/>
    <w:rsid w:val="00D10F35"/>
    <w:rsid w:val="00D149EB"/>
    <w:rsid w:val="00D30A4B"/>
    <w:rsid w:val="00D3134F"/>
    <w:rsid w:val="00D36A10"/>
    <w:rsid w:val="00D409CC"/>
    <w:rsid w:val="00D43F43"/>
    <w:rsid w:val="00D47703"/>
    <w:rsid w:val="00D47FB2"/>
    <w:rsid w:val="00D516D1"/>
    <w:rsid w:val="00D53B0E"/>
    <w:rsid w:val="00D5400B"/>
    <w:rsid w:val="00D554ED"/>
    <w:rsid w:val="00D57D37"/>
    <w:rsid w:val="00D60256"/>
    <w:rsid w:val="00D6070D"/>
    <w:rsid w:val="00D625F2"/>
    <w:rsid w:val="00D71360"/>
    <w:rsid w:val="00D740DE"/>
    <w:rsid w:val="00D80B0D"/>
    <w:rsid w:val="00D86CD4"/>
    <w:rsid w:val="00D90980"/>
    <w:rsid w:val="00D91D5D"/>
    <w:rsid w:val="00D96066"/>
    <w:rsid w:val="00D97AB1"/>
    <w:rsid w:val="00DA0881"/>
    <w:rsid w:val="00DA289A"/>
    <w:rsid w:val="00DA7E79"/>
    <w:rsid w:val="00DB2B04"/>
    <w:rsid w:val="00DB58D6"/>
    <w:rsid w:val="00DC669C"/>
    <w:rsid w:val="00DC75BB"/>
    <w:rsid w:val="00DD0E6E"/>
    <w:rsid w:val="00DD2581"/>
    <w:rsid w:val="00DD2C4D"/>
    <w:rsid w:val="00DD585C"/>
    <w:rsid w:val="00DD7574"/>
    <w:rsid w:val="00DE09EB"/>
    <w:rsid w:val="00DE33E0"/>
    <w:rsid w:val="00DF1D5B"/>
    <w:rsid w:val="00DF28C6"/>
    <w:rsid w:val="00E10F4A"/>
    <w:rsid w:val="00E113E7"/>
    <w:rsid w:val="00E11585"/>
    <w:rsid w:val="00E1753F"/>
    <w:rsid w:val="00E20CE9"/>
    <w:rsid w:val="00E212FE"/>
    <w:rsid w:val="00E23CC0"/>
    <w:rsid w:val="00E26D9D"/>
    <w:rsid w:val="00E347D9"/>
    <w:rsid w:val="00E35059"/>
    <w:rsid w:val="00E352BB"/>
    <w:rsid w:val="00E3555B"/>
    <w:rsid w:val="00E355B2"/>
    <w:rsid w:val="00E35FA9"/>
    <w:rsid w:val="00E43153"/>
    <w:rsid w:val="00E454BB"/>
    <w:rsid w:val="00E45959"/>
    <w:rsid w:val="00E45D57"/>
    <w:rsid w:val="00E46D9E"/>
    <w:rsid w:val="00E46ECD"/>
    <w:rsid w:val="00E471DA"/>
    <w:rsid w:val="00E52637"/>
    <w:rsid w:val="00E61436"/>
    <w:rsid w:val="00E6389A"/>
    <w:rsid w:val="00E66931"/>
    <w:rsid w:val="00E671EF"/>
    <w:rsid w:val="00E67672"/>
    <w:rsid w:val="00E70E77"/>
    <w:rsid w:val="00E71272"/>
    <w:rsid w:val="00E719E1"/>
    <w:rsid w:val="00E76334"/>
    <w:rsid w:val="00E8171A"/>
    <w:rsid w:val="00E82540"/>
    <w:rsid w:val="00E82AC1"/>
    <w:rsid w:val="00E84029"/>
    <w:rsid w:val="00E85535"/>
    <w:rsid w:val="00E86789"/>
    <w:rsid w:val="00E86934"/>
    <w:rsid w:val="00E90573"/>
    <w:rsid w:val="00E92DA4"/>
    <w:rsid w:val="00E94ABC"/>
    <w:rsid w:val="00E95A9F"/>
    <w:rsid w:val="00EA0134"/>
    <w:rsid w:val="00EA24E9"/>
    <w:rsid w:val="00EA4FC4"/>
    <w:rsid w:val="00EB2149"/>
    <w:rsid w:val="00EB21A5"/>
    <w:rsid w:val="00EB2EDF"/>
    <w:rsid w:val="00EB713C"/>
    <w:rsid w:val="00EB7C81"/>
    <w:rsid w:val="00EC283C"/>
    <w:rsid w:val="00EC3664"/>
    <w:rsid w:val="00ED0A94"/>
    <w:rsid w:val="00ED2A48"/>
    <w:rsid w:val="00ED795A"/>
    <w:rsid w:val="00EE1A96"/>
    <w:rsid w:val="00EE2480"/>
    <w:rsid w:val="00EE25A4"/>
    <w:rsid w:val="00EE2B9C"/>
    <w:rsid w:val="00EE5153"/>
    <w:rsid w:val="00EE55A4"/>
    <w:rsid w:val="00EE5FAB"/>
    <w:rsid w:val="00EF1756"/>
    <w:rsid w:val="00EF1DED"/>
    <w:rsid w:val="00EF23E6"/>
    <w:rsid w:val="00EF5ED9"/>
    <w:rsid w:val="00EF6581"/>
    <w:rsid w:val="00EF730C"/>
    <w:rsid w:val="00F01811"/>
    <w:rsid w:val="00F02538"/>
    <w:rsid w:val="00F049B0"/>
    <w:rsid w:val="00F06D5A"/>
    <w:rsid w:val="00F10131"/>
    <w:rsid w:val="00F1425A"/>
    <w:rsid w:val="00F16708"/>
    <w:rsid w:val="00F2018F"/>
    <w:rsid w:val="00F20CE9"/>
    <w:rsid w:val="00F21C45"/>
    <w:rsid w:val="00F27D04"/>
    <w:rsid w:val="00F303A6"/>
    <w:rsid w:val="00F315A1"/>
    <w:rsid w:val="00F31BF9"/>
    <w:rsid w:val="00F335F2"/>
    <w:rsid w:val="00F3538C"/>
    <w:rsid w:val="00F36BD9"/>
    <w:rsid w:val="00F3736F"/>
    <w:rsid w:val="00F40CAD"/>
    <w:rsid w:val="00F41CBE"/>
    <w:rsid w:val="00F41FAF"/>
    <w:rsid w:val="00F432BD"/>
    <w:rsid w:val="00F44448"/>
    <w:rsid w:val="00F458B7"/>
    <w:rsid w:val="00F4698F"/>
    <w:rsid w:val="00F5142E"/>
    <w:rsid w:val="00F51DB9"/>
    <w:rsid w:val="00F552CD"/>
    <w:rsid w:val="00F55974"/>
    <w:rsid w:val="00F6033C"/>
    <w:rsid w:val="00F71234"/>
    <w:rsid w:val="00F73FEE"/>
    <w:rsid w:val="00F7515F"/>
    <w:rsid w:val="00F770FF"/>
    <w:rsid w:val="00F82735"/>
    <w:rsid w:val="00F83731"/>
    <w:rsid w:val="00F95B20"/>
    <w:rsid w:val="00FA2074"/>
    <w:rsid w:val="00FA25AE"/>
    <w:rsid w:val="00FA31FC"/>
    <w:rsid w:val="00FA379B"/>
    <w:rsid w:val="00FA738D"/>
    <w:rsid w:val="00FA76AC"/>
    <w:rsid w:val="00FA7C12"/>
    <w:rsid w:val="00FB261B"/>
    <w:rsid w:val="00FB2B74"/>
    <w:rsid w:val="00FB33D7"/>
    <w:rsid w:val="00FB3E37"/>
    <w:rsid w:val="00FB5657"/>
    <w:rsid w:val="00FC02BD"/>
    <w:rsid w:val="00FC3951"/>
    <w:rsid w:val="00FC42A0"/>
    <w:rsid w:val="00FC630E"/>
    <w:rsid w:val="00FD1F7F"/>
    <w:rsid w:val="00FD5572"/>
    <w:rsid w:val="00FD63B2"/>
    <w:rsid w:val="00FD6CE5"/>
    <w:rsid w:val="00FE3CBB"/>
    <w:rsid w:val="00FE3D0B"/>
    <w:rsid w:val="00FE6042"/>
    <w:rsid w:val="00FF1407"/>
    <w:rsid w:val="00FF19B1"/>
    <w:rsid w:val="00FF3B07"/>
    <w:rsid w:val="00FF5EC9"/>
    <w:rsid w:val="00FF6246"/>
    <w:rsid w:val="00FF6C35"/>
    <w:rsid w:val="00FF6E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67230"/>
  <w15:chartTrackingRefBased/>
  <w15:docId w15:val="{87598257-D11F-6048-B2EC-CCB0BE3AD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2DA4"/>
  </w:style>
  <w:style w:type="paragraph" w:styleId="Heading1">
    <w:name w:val="heading 1"/>
    <w:basedOn w:val="Normal"/>
    <w:next w:val="Normal"/>
    <w:link w:val="Heading1Char"/>
    <w:uiPriority w:val="9"/>
    <w:qFormat/>
    <w:rsid w:val="005F34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34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34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34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34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34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34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34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34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34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34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34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34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34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34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34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34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3448"/>
    <w:rPr>
      <w:rFonts w:eastAsiaTheme="majorEastAsia" w:cstheme="majorBidi"/>
      <w:color w:val="272727" w:themeColor="text1" w:themeTint="D8"/>
    </w:rPr>
  </w:style>
  <w:style w:type="paragraph" w:styleId="Title">
    <w:name w:val="Title"/>
    <w:basedOn w:val="Normal"/>
    <w:next w:val="Normal"/>
    <w:link w:val="TitleChar"/>
    <w:uiPriority w:val="10"/>
    <w:qFormat/>
    <w:rsid w:val="005F34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34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34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34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3448"/>
    <w:pPr>
      <w:spacing w:before="160"/>
      <w:jc w:val="center"/>
    </w:pPr>
    <w:rPr>
      <w:i/>
      <w:iCs/>
      <w:color w:val="404040" w:themeColor="text1" w:themeTint="BF"/>
    </w:rPr>
  </w:style>
  <w:style w:type="character" w:customStyle="1" w:styleId="QuoteChar">
    <w:name w:val="Quote Char"/>
    <w:basedOn w:val="DefaultParagraphFont"/>
    <w:link w:val="Quote"/>
    <w:uiPriority w:val="29"/>
    <w:rsid w:val="005F3448"/>
    <w:rPr>
      <w:i/>
      <w:iCs/>
      <w:color w:val="404040" w:themeColor="text1" w:themeTint="BF"/>
    </w:rPr>
  </w:style>
  <w:style w:type="paragraph" w:styleId="ListParagraph">
    <w:name w:val="List Paragraph"/>
    <w:basedOn w:val="Normal"/>
    <w:uiPriority w:val="34"/>
    <w:qFormat/>
    <w:rsid w:val="005F3448"/>
    <w:pPr>
      <w:ind w:left="720"/>
      <w:contextualSpacing/>
    </w:pPr>
  </w:style>
  <w:style w:type="character" w:styleId="IntenseEmphasis">
    <w:name w:val="Intense Emphasis"/>
    <w:basedOn w:val="DefaultParagraphFont"/>
    <w:uiPriority w:val="21"/>
    <w:qFormat/>
    <w:rsid w:val="005F3448"/>
    <w:rPr>
      <w:i/>
      <w:iCs/>
      <w:color w:val="0F4761" w:themeColor="accent1" w:themeShade="BF"/>
    </w:rPr>
  </w:style>
  <w:style w:type="paragraph" w:styleId="IntenseQuote">
    <w:name w:val="Intense Quote"/>
    <w:basedOn w:val="Normal"/>
    <w:next w:val="Normal"/>
    <w:link w:val="IntenseQuoteChar"/>
    <w:uiPriority w:val="30"/>
    <w:qFormat/>
    <w:rsid w:val="005F34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3448"/>
    <w:rPr>
      <w:i/>
      <w:iCs/>
      <w:color w:val="0F4761" w:themeColor="accent1" w:themeShade="BF"/>
    </w:rPr>
  </w:style>
  <w:style w:type="character" w:styleId="IntenseReference">
    <w:name w:val="Intense Reference"/>
    <w:basedOn w:val="DefaultParagraphFont"/>
    <w:uiPriority w:val="32"/>
    <w:qFormat/>
    <w:rsid w:val="005F3448"/>
    <w:rPr>
      <w:b/>
      <w:bCs/>
      <w:smallCaps/>
      <w:color w:val="0F4761" w:themeColor="accent1" w:themeShade="BF"/>
      <w:spacing w:val="5"/>
    </w:rPr>
  </w:style>
  <w:style w:type="character" w:styleId="HTMLCode">
    <w:name w:val="HTML Code"/>
    <w:basedOn w:val="DefaultParagraphFont"/>
    <w:uiPriority w:val="99"/>
    <w:semiHidden/>
    <w:unhideWhenUsed/>
    <w:rsid w:val="00986BAC"/>
    <w:rPr>
      <w:rFonts w:ascii="Courier New" w:eastAsia="Times New Roman" w:hAnsi="Courier New" w:cs="Courier New"/>
      <w:sz w:val="20"/>
      <w:szCs w:val="20"/>
    </w:rPr>
  </w:style>
  <w:style w:type="paragraph" w:styleId="NormalWeb">
    <w:name w:val="Normal (Web)"/>
    <w:basedOn w:val="Normal"/>
    <w:uiPriority w:val="99"/>
    <w:unhideWhenUsed/>
    <w:rsid w:val="00033E6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4712C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712C9"/>
    <w:rPr>
      <w:b/>
      <w:bCs/>
    </w:rPr>
  </w:style>
  <w:style w:type="character" w:customStyle="1" w:styleId="katex-mathml">
    <w:name w:val="katex-mathml"/>
    <w:basedOn w:val="DefaultParagraphFont"/>
    <w:rsid w:val="004712C9"/>
  </w:style>
  <w:style w:type="character" w:customStyle="1" w:styleId="mord">
    <w:name w:val="mord"/>
    <w:basedOn w:val="DefaultParagraphFont"/>
    <w:rsid w:val="004712C9"/>
  </w:style>
  <w:style w:type="paragraph" w:styleId="Bibliography">
    <w:name w:val="Bibliography"/>
    <w:basedOn w:val="Normal"/>
    <w:next w:val="Normal"/>
    <w:uiPriority w:val="37"/>
    <w:unhideWhenUsed/>
    <w:rsid w:val="004712C9"/>
    <w:pPr>
      <w:spacing w:after="0" w:line="480" w:lineRule="auto"/>
      <w:ind w:left="720" w:hanging="720"/>
    </w:pPr>
  </w:style>
  <w:style w:type="paragraph" w:styleId="Footer">
    <w:name w:val="footer"/>
    <w:basedOn w:val="Normal"/>
    <w:link w:val="FooterChar"/>
    <w:uiPriority w:val="99"/>
    <w:unhideWhenUsed/>
    <w:rsid w:val="004712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12C9"/>
  </w:style>
  <w:style w:type="character" w:styleId="PageNumber">
    <w:name w:val="page number"/>
    <w:basedOn w:val="DefaultParagraphFont"/>
    <w:uiPriority w:val="99"/>
    <w:semiHidden/>
    <w:unhideWhenUsed/>
    <w:rsid w:val="004712C9"/>
  </w:style>
  <w:style w:type="character" w:styleId="LineNumber">
    <w:name w:val="line number"/>
    <w:basedOn w:val="DefaultParagraphFont"/>
    <w:uiPriority w:val="99"/>
    <w:semiHidden/>
    <w:unhideWhenUsed/>
    <w:rsid w:val="004712C9"/>
  </w:style>
  <w:style w:type="character" w:styleId="CommentReference">
    <w:name w:val="annotation reference"/>
    <w:basedOn w:val="DefaultParagraphFont"/>
    <w:uiPriority w:val="99"/>
    <w:semiHidden/>
    <w:unhideWhenUsed/>
    <w:rsid w:val="002A3FE3"/>
    <w:rPr>
      <w:sz w:val="16"/>
      <w:szCs w:val="16"/>
    </w:rPr>
  </w:style>
  <w:style w:type="paragraph" w:styleId="CommentText">
    <w:name w:val="annotation text"/>
    <w:basedOn w:val="Normal"/>
    <w:link w:val="CommentTextChar"/>
    <w:uiPriority w:val="99"/>
    <w:unhideWhenUsed/>
    <w:rsid w:val="002A3FE3"/>
    <w:pPr>
      <w:spacing w:line="240" w:lineRule="auto"/>
    </w:pPr>
    <w:rPr>
      <w:sz w:val="20"/>
      <w:szCs w:val="20"/>
    </w:rPr>
  </w:style>
  <w:style w:type="character" w:customStyle="1" w:styleId="CommentTextChar">
    <w:name w:val="Comment Text Char"/>
    <w:basedOn w:val="DefaultParagraphFont"/>
    <w:link w:val="CommentText"/>
    <w:uiPriority w:val="99"/>
    <w:rsid w:val="002A3FE3"/>
    <w:rPr>
      <w:sz w:val="20"/>
      <w:szCs w:val="20"/>
    </w:rPr>
  </w:style>
  <w:style w:type="paragraph" w:styleId="CommentSubject">
    <w:name w:val="annotation subject"/>
    <w:basedOn w:val="CommentText"/>
    <w:next w:val="CommentText"/>
    <w:link w:val="CommentSubjectChar"/>
    <w:uiPriority w:val="99"/>
    <w:semiHidden/>
    <w:unhideWhenUsed/>
    <w:rsid w:val="002A3FE3"/>
    <w:rPr>
      <w:b/>
      <w:bCs/>
    </w:rPr>
  </w:style>
  <w:style w:type="character" w:customStyle="1" w:styleId="CommentSubjectChar">
    <w:name w:val="Comment Subject Char"/>
    <w:basedOn w:val="CommentTextChar"/>
    <w:link w:val="CommentSubject"/>
    <w:uiPriority w:val="99"/>
    <w:semiHidden/>
    <w:rsid w:val="002A3FE3"/>
    <w:rPr>
      <w:b/>
      <w:bCs/>
      <w:sz w:val="20"/>
      <w:szCs w:val="20"/>
    </w:rPr>
  </w:style>
  <w:style w:type="paragraph" w:styleId="Revision">
    <w:name w:val="Revision"/>
    <w:hidden/>
    <w:uiPriority w:val="99"/>
    <w:semiHidden/>
    <w:rsid w:val="00F552CD"/>
    <w:pPr>
      <w:spacing w:after="0" w:line="240" w:lineRule="auto"/>
    </w:pPr>
  </w:style>
  <w:style w:type="character" w:customStyle="1" w:styleId="inline-flex">
    <w:name w:val="inline-flex"/>
    <w:basedOn w:val="DefaultParagraphFont"/>
    <w:rsid w:val="00DC75BB"/>
  </w:style>
  <w:style w:type="character" w:customStyle="1" w:styleId="text-nowrap">
    <w:name w:val="text-nowrap"/>
    <w:basedOn w:val="DefaultParagraphFont"/>
    <w:rsid w:val="00DC75BB"/>
  </w:style>
  <w:style w:type="paragraph" w:styleId="Header">
    <w:name w:val="header"/>
    <w:basedOn w:val="Normal"/>
    <w:link w:val="HeaderChar"/>
    <w:uiPriority w:val="99"/>
    <w:unhideWhenUsed/>
    <w:rsid w:val="00932F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2FBC"/>
  </w:style>
  <w:style w:type="character" w:styleId="Hyperlink">
    <w:name w:val="Hyperlink"/>
    <w:basedOn w:val="DefaultParagraphFont"/>
    <w:uiPriority w:val="99"/>
    <w:unhideWhenUsed/>
    <w:rsid w:val="005858F1"/>
    <w:rPr>
      <w:color w:val="467886" w:themeColor="hyperlink"/>
      <w:u w:val="single"/>
    </w:rPr>
  </w:style>
  <w:style w:type="character" w:styleId="UnresolvedMention">
    <w:name w:val="Unresolved Mention"/>
    <w:basedOn w:val="DefaultParagraphFont"/>
    <w:uiPriority w:val="99"/>
    <w:semiHidden/>
    <w:unhideWhenUsed/>
    <w:rsid w:val="005858F1"/>
    <w:rPr>
      <w:color w:val="605E5C"/>
      <w:shd w:val="clear" w:color="auto" w:fill="E1DFDD"/>
    </w:rPr>
  </w:style>
  <w:style w:type="character" w:styleId="Emphasis">
    <w:name w:val="Emphasis"/>
    <w:basedOn w:val="DefaultParagraphFont"/>
    <w:uiPriority w:val="20"/>
    <w:qFormat/>
    <w:rsid w:val="00F27D04"/>
    <w:rPr>
      <w:i/>
      <w:iCs/>
    </w:rPr>
  </w:style>
  <w:style w:type="paragraph" w:customStyle="1" w:styleId="font-claude-response-body">
    <w:name w:val="font-claude-response-body"/>
    <w:basedOn w:val="Normal"/>
    <w:rsid w:val="00653AF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392391">
      <w:bodyDiv w:val="1"/>
      <w:marLeft w:val="0"/>
      <w:marRight w:val="0"/>
      <w:marTop w:val="0"/>
      <w:marBottom w:val="0"/>
      <w:divBdr>
        <w:top w:val="none" w:sz="0" w:space="0" w:color="auto"/>
        <w:left w:val="none" w:sz="0" w:space="0" w:color="auto"/>
        <w:bottom w:val="none" w:sz="0" w:space="0" w:color="auto"/>
        <w:right w:val="none" w:sz="0" w:space="0" w:color="auto"/>
      </w:divBdr>
    </w:div>
    <w:div w:id="169411185">
      <w:bodyDiv w:val="1"/>
      <w:marLeft w:val="0"/>
      <w:marRight w:val="0"/>
      <w:marTop w:val="0"/>
      <w:marBottom w:val="0"/>
      <w:divBdr>
        <w:top w:val="none" w:sz="0" w:space="0" w:color="auto"/>
        <w:left w:val="none" w:sz="0" w:space="0" w:color="auto"/>
        <w:bottom w:val="none" w:sz="0" w:space="0" w:color="auto"/>
        <w:right w:val="none" w:sz="0" w:space="0" w:color="auto"/>
      </w:divBdr>
      <w:divsChild>
        <w:div w:id="396903172">
          <w:marLeft w:val="0"/>
          <w:marRight w:val="0"/>
          <w:marTop w:val="0"/>
          <w:marBottom w:val="0"/>
          <w:divBdr>
            <w:top w:val="none" w:sz="0" w:space="0" w:color="auto"/>
            <w:left w:val="none" w:sz="0" w:space="0" w:color="auto"/>
            <w:bottom w:val="none" w:sz="0" w:space="0" w:color="auto"/>
            <w:right w:val="none" w:sz="0" w:space="0" w:color="auto"/>
          </w:divBdr>
          <w:divsChild>
            <w:div w:id="863981730">
              <w:marLeft w:val="0"/>
              <w:marRight w:val="0"/>
              <w:marTop w:val="0"/>
              <w:marBottom w:val="0"/>
              <w:divBdr>
                <w:top w:val="none" w:sz="0" w:space="0" w:color="auto"/>
                <w:left w:val="none" w:sz="0" w:space="0" w:color="auto"/>
                <w:bottom w:val="none" w:sz="0" w:space="0" w:color="auto"/>
                <w:right w:val="none" w:sz="0" w:space="0" w:color="auto"/>
              </w:divBdr>
              <w:divsChild>
                <w:div w:id="145821068">
                  <w:marLeft w:val="0"/>
                  <w:marRight w:val="0"/>
                  <w:marTop w:val="0"/>
                  <w:marBottom w:val="0"/>
                  <w:divBdr>
                    <w:top w:val="none" w:sz="0" w:space="0" w:color="auto"/>
                    <w:left w:val="none" w:sz="0" w:space="0" w:color="auto"/>
                    <w:bottom w:val="none" w:sz="0" w:space="0" w:color="auto"/>
                    <w:right w:val="none" w:sz="0" w:space="0" w:color="auto"/>
                  </w:divBdr>
                  <w:divsChild>
                    <w:div w:id="270672772">
                      <w:marLeft w:val="0"/>
                      <w:marRight w:val="0"/>
                      <w:marTop w:val="0"/>
                      <w:marBottom w:val="0"/>
                      <w:divBdr>
                        <w:top w:val="none" w:sz="0" w:space="0" w:color="auto"/>
                        <w:left w:val="none" w:sz="0" w:space="0" w:color="auto"/>
                        <w:bottom w:val="none" w:sz="0" w:space="0" w:color="auto"/>
                        <w:right w:val="none" w:sz="0" w:space="0" w:color="auto"/>
                      </w:divBdr>
                      <w:divsChild>
                        <w:div w:id="907881641">
                          <w:marLeft w:val="0"/>
                          <w:marRight w:val="0"/>
                          <w:marTop w:val="0"/>
                          <w:marBottom w:val="0"/>
                          <w:divBdr>
                            <w:top w:val="none" w:sz="0" w:space="0" w:color="auto"/>
                            <w:left w:val="none" w:sz="0" w:space="0" w:color="auto"/>
                            <w:bottom w:val="none" w:sz="0" w:space="0" w:color="auto"/>
                            <w:right w:val="none" w:sz="0" w:space="0" w:color="auto"/>
                          </w:divBdr>
                          <w:divsChild>
                            <w:div w:id="1816218057">
                              <w:marLeft w:val="0"/>
                              <w:marRight w:val="0"/>
                              <w:marTop w:val="0"/>
                              <w:marBottom w:val="0"/>
                              <w:divBdr>
                                <w:top w:val="none" w:sz="0" w:space="0" w:color="auto"/>
                                <w:left w:val="none" w:sz="0" w:space="0" w:color="auto"/>
                                <w:bottom w:val="none" w:sz="0" w:space="0" w:color="auto"/>
                                <w:right w:val="none" w:sz="0" w:space="0" w:color="auto"/>
                              </w:divBdr>
                              <w:divsChild>
                                <w:div w:id="135457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203401">
                          <w:marLeft w:val="0"/>
                          <w:marRight w:val="0"/>
                          <w:marTop w:val="0"/>
                          <w:marBottom w:val="0"/>
                          <w:divBdr>
                            <w:top w:val="none" w:sz="0" w:space="0" w:color="auto"/>
                            <w:left w:val="none" w:sz="0" w:space="0" w:color="auto"/>
                            <w:bottom w:val="none" w:sz="0" w:space="0" w:color="auto"/>
                            <w:right w:val="none" w:sz="0" w:space="0" w:color="auto"/>
                          </w:divBdr>
                          <w:divsChild>
                            <w:div w:id="615065491">
                              <w:marLeft w:val="0"/>
                              <w:marRight w:val="0"/>
                              <w:marTop w:val="0"/>
                              <w:marBottom w:val="0"/>
                              <w:divBdr>
                                <w:top w:val="none" w:sz="0" w:space="0" w:color="auto"/>
                                <w:left w:val="none" w:sz="0" w:space="0" w:color="auto"/>
                                <w:bottom w:val="none" w:sz="0" w:space="0" w:color="auto"/>
                                <w:right w:val="none" w:sz="0" w:space="0" w:color="auto"/>
                              </w:divBdr>
                              <w:divsChild>
                                <w:div w:id="1963072451">
                                  <w:marLeft w:val="0"/>
                                  <w:marRight w:val="0"/>
                                  <w:marTop w:val="0"/>
                                  <w:marBottom w:val="0"/>
                                  <w:divBdr>
                                    <w:top w:val="none" w:sz="0" w:space="0" w:color="auto"/>
                                    <w:left w:val="none" w:sz="0" w:space="0" w:color="auto"/>
                                    <w:bottom w:val="none" w:sz="0" w:space="0" w:color="auto"/>
                                    <w:right w:val="none" w:sz="0" w:space="0" w:color="auto"/>
                                  </w:divBdr>
                                  <w:divsChild>
                                    <w:div w:id="185148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0294701">
              <w:marLeft w:val="0"/>
              <w:marRight w:val="0"/>
              <w:marTop w:val="0"/>
              <w:marBottom w:val="0"/>
              <w:divBdr>
                <w:top w:val="none" w:sz="0" w:space="0" w:color="auto"/>
                <w:left w:val="none" w:sz="0" w:space="0" w:color="auto"/>
                <w:bottom w:val="none" w:sz="0" w:space="0" w:color="auto"/>
                <w:right w:val="none" w:sz="0" w:space="0" w:color="auto"/>
              </w:divBdr>
              <w:divsChild>
                <w:div w:id="1697384131">
                  <w:marLeft w:val="0"/>
                  <w:marRight w:val="0"/>
                  <w:marTop w:val="0"/>
                  <w:marBottom w:val="0"/>
                  <w:divBdr>
                    <w:top w:val="none" w:sz="0" w:space="0" w:color="auto"/>
                    <w:left w:val="none" w:sz="0" w:space="0" w:color="auto"/>
                    <w:bottom w:val="none" w:sz="0" w:space="0" w:color="auto"/>
                    <w:right w:val="none" w:sz="0" w:space="0" w:color="auto"/>
                  </w:divBdr>
                  <w:divsChild>
                    <w:div w:id="185834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2854164">
      <w:bodyDiv w:val="1"/>
      <w:marLeft w:val="0"/>
      <w:marRight w:val="0"/>
      <w:marTop w:val="0"/>
      <w:marBottom w:val="0"/>
      <w:divBdr>
        <w:top w:val="none" w:sz="0" w:space="0" w:color="auto"/>
        <w:left w:val="none" w:sz="0" w:space="0" w:color="auto"/>
        <w:bottom w:val="none" w:sz="0" w:space="0" w:color="auto"/>
        <w:right w:val="none" w:sz="0" w:space="0" w:color="auto"/>
      </w:divBdr>
    </w:div>
    <w:div w:id="437679908">
      <w:bodyDiv w:val="1"/>
      <w:marLeft w:val="0"/>
      <w:marRight w:val="0"/>
      <w:marTop w:val="0"/>
      <w:marBottom w:val="0"/>
      <w:divBdr>
        <w:top w:val="none" w:sz="0" w:space="0" w:color="auto"/>
        <w:left w:val="none" w:sz="0" w:space="0" w:color="auto"/>
        <w:bottom w:val="none" w:sz="0" w:space="0" w:color="auto"/>
        <w:right w:val="none" w:sz="0" w:space="0" w:color="auto"/>
      </w:divBdr>
    </w:div>
    <w:div w:id="529995183">
      <w:bodyDiv w:val="1"/>
      <w:marLeft w:val="0"/>
      <w:marRight w:val="0"/>
      <w:marTop w:val="0"/>
      <w:marBottom w:val="0"/>
      <w:divBdr>
        <w:top w:val="none" w:sz="0" w:space="0" w:color="auto"/>
        <w:left w:val="none" w:sz="0" w:space="0" w:color="auto"/>
        <w:bottom w:val="none" w:sz="0" w:space="0" w:color="auto"/>
        <w:right w:val="none" w:sz="0" w:space="0" w:color="auto"/>
      </w:divBdr>
    </w:div>
    <w:div w:id="624502903">
      <w:bodyDiv w:val="1"/>
      <w:marLeft w:val="0"/>
      <w:marRight w:val="0"/>
      <w:marTop w:val="0"/>
      <w:marBottom w:val="0"/>
      <w:divBdr>
        <w:top w:val="none" w:sz="0" w:space="0" w:color="auto"/>
        <w:left w:val="none" w:sz="0" w:space="0" w:color="auto"/>
        <w:bottom w:val="none" w:sz="0" w:space="0" w:color="auto"/>
        <w:right w:val="none" w:sz="0" w:space="0" w:color="auto"/>
      </w:divBdr>
    </w:div>
    <w:div w:id="977417581">
      <w:bodyDiv w:val="1"/>
      <w:marLeft w:val="0"/>
      <w:marRight w:val="0"/>
      <w:marTop w:val="0"/>
      <w:marBottom w:val="0"/>
      <w:divBdr>
        <w:top w:val="none" w:sz="0" w:space="0" w:color="auto"/>
        <w:left w:val="none" w:sz="0" w:space="0" w:color="auto"/>
        <w:bottom w:val="none" w:sz="0" w:space="0" w:color="auto"/>
        <w:right w:val="none" w:sz="0" w:space="0" w:color="auto"/>
      </w:divBdr>
      <w:divsChild>
        <w:div w:id="822698402">
          <w:marLeft w:val="0"/>
          <w:marRight w:val="0"/>
          <w:marTop w:val="0"/>
          <w:marBottom w:val="0"/>
          <w:divBdr>
            <w:top w:val="single" w:sz="2" w:space="0" w:color="auto"/>
            <w:left w:val="single" w:sz="2" w:space="0" w:color="auto"/>
            <w:bottom w:val="single" w:sz="2" w:space="0" w:color="auto"/>
            <w:right w:val="single" w:sz="2" w:space="0" w:color="auto"/>
          </w:divBdr>
          <w:divsChild>
            <w:div w:id="292952091">
              <w:marLeft w:val="0"/>
              <w:marRight w:val="0"/>
              <w:marTop w:val="0"/>
              <w:marBottom w:val="0"/>
              <w:divBdr>
                <w:top w:val="single" w:sz="2" w:space="0" w:color="auto"/>
                <w:left w:val="single" w:sz="2" w:space="0" w:color="auto"/>
                <w:bottom w:val="single" w:sz="2" w:space="0" w:color="auto"/>
                <w:right w:val="single" w:sz="2" w:space="0" w:color="auto"/>
              </w:divBdr>
              <w:divsChild>
                <w:div w:id="21639512">
                  <w:marLeft w:val="0"/>
                  <w:marRight w:val="0"/>
                  <w:marTop w:val="0"/>
                  <w:marBottom w:val="0"/>
                  <w:divBdr>
                    <w:top w:val="single" w:sz="2" w:space="0" w:color="auto"/>
                    <w:left w:val="single" w:sz="2" w:space="0" w:color="auto"/>
                    <w:bottom w:val="single" w:sz="2" w:space="0" w:color="auto"/>
                    <w:right w:val="single" w:sz="2" w:space="0" w:color="auto"/>
                  </w:divBdr>
                  <w:divsChild>
                    <w:div w:id="1069621397">
                      <w:marLeft w:val="0"/>
                      <w:marRight w:val="0"/>
                      <w:marTop w:val="0"/>
                      <w:marBottom w:val="0"/>
                      <w:divBdr>
                        <w:top w:val="single" w:sz="2" w:space="0" w:color="auto"/>
                        <w:left w:val="single" w:sz="2" w:space="0" w:color="auto"/>
                        <w:bottom w:val="single" w:sz="2" w:space="0" w:color="auto"/>
                        <w:right w:val="single" w:sz="2" w:space="0" w:color="auto"/>
                      </w:divBdr>
                      <w:divsChild>
                        <w:div w:id="732774256">
                          <w:marLeft w:val="0"/>
                          <w:marRight w:val="0"/>
                          <w:marTop w:val="0"/>
                          <w:marBottom w:val="0"/>
                          <w:divBdr>
                            <w:top w:val="single" w:sz="2" w:space="0" w:color="auto"/>
                            <w:left w:val="single" w:sz="2" w:space="0" w:color="auto"/>
                            <w:bottom w:val="single" w:sz="2" w:space="0" w:color="auto"/>
                            <w:right w:val="single" w:sz="2" w:space="0" w:color="auto"/>
                          </w:divBdr>
                          <w:divsChild>
                            <w:div w:id="1007363139">
                              <w:marLeft w:val="0"/>
                              <w:marRight w:val="0"/>
                              <w:marTop w:val="0"/>
                              <w:marBottom w:val="0"/>
                              <w:divBdr>
                                <w:top w:val="single" w:sz="2" w:space="0" w:color="auto"/>
                                <w:left w:val="single" w:sz="2" w:space="0" w:color="auto"/>
                                <w:bottom w:val="single" w:sz="2" w:space="0" w:color="auto"/>
                                <w:right w:val="single" w:sz="2" w:space="0" w:color="auto"/>
                              </w:divBdr>
                              <w:divsChild>
                                <w:div w:id="16746436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27215028">
                          <w:marLeft w:val="0"/>
                          <w:marRight w:val="0"/>
                          <w:marTop w:val="0"/>
                          <w:marBottom w:val="0"/>
                          <w:divBdr>
                            <w:top w:val="single" w:sz="2" w:space="0" w:color="auto"/>
                            <w:left w:val="single" w:sz="2" w:space="0" w:color="auto"/>
                            <w:bottom w:val="single" w:sz="2" w:space="0" w:color="auto"/>
                            <w:right w:val="single" w:sz="2" w:space="0" w:color="auto"/>
                          </w:divBdr>
                          <w:divsChild>
                            <w:div w:id="621224957">
                              <w:marLeft w:val="0"/>
                              <w:marRight w:val="0"/>
                              <w:marTop w:val="0"/>
                              <w:marBottom w:val="0"/>
                              <w:divBdr>
                                <w:top w:val="single" w:sz="2" w:space="0" w:color="auto"/>
                                <w:left w:val="single" w:sz="2" w:space="0" w:color="auto"/>
                                <w:bottom w:val="single" w:sz="2" w:space="0" w:color="auto"/>
                                <w:right w:val="single" w:sz="2" w:space="0" w:color="auto"/>
                              </w:divBdr>
                              <w:divsChild>
                                <w:div w:id="294331796">
                                  <w:marLeft w:val="0"/>
                                  <w:marRight w:val="0"/>
                                  <w:marTop w:val="0"/>
                                  <w:marBottom w:val="0"/>
                                  <w:divBdr>
                                    <w:top w:val="single" w:sz="2" w:space="0" w:color="auto"/>
                                    <w:left w:val="single" w:sz="2" w:space="0" w:color="auto"/>
                                    <w:bottom w:val="single" w:sz="2" w:space="0" w:color="auto"/>
                                    <w:right w:val="single" w:sz="2" w:space="0" w:color="auto"/>
                                  </w:divBdr>
                                  <w:divsChild>
                                    <w:div w:id="125324721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618074158">
              <w:marLeft w:val="0"/>
              <w:marRight w:val="0"/>
              <w:marTop w:val="0"/>
              <w:marBottom w:val="0"/>
              <w:divBdr>
                <w:top w:val="single" w:sz="2" w:space="0" w:color="auto"/>
                <w:left w:val="single" w:sz="2" w:space="0" w:color="auto"/>
                <w:bottom w:val="single" w:sz="2" w:space="0" w:color="auto"/>
                <w:right w:val="single" w:sz="2" w:space="0" w:color="auto"/>
              </w:divBdr>
              <w:divsChild>
                <w:div w:id="754671754">
                  <w:marLeft w:val="0"/>
                  <w:marRight w:val="0"/>
                  <w:marTop w:val="0"/>
                  <w:marBottom w:val="0"/>
                  <w:divBdr>
                    <w:top w:val="single" w:sz="2" w:space="0" w:color="auto"/>
                    <w:left w:val="single" w:sz="2" w:space="0" w:color="auto"/>
                    <w:bottom w:val="single" w:sz="2" w:space="0" w:color="auto"/>
                    <w:right w:val="single" w:sz="2" w:space="0" w:color="auto"/>
                  </w:divBdr>
                  <w:divsChild>
                    <w:div w:id="15823258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009874544">
      <w:bodyDiv w:val="1"/>
      <w:marLeft w:val="0"/>
      <w:marRight w:val="0"/>
      <w:marTop w:val="0"/>
      <w:marBottom w:val="0"/>
      <w:divBdr>
        <w:top w:val="none" w:sz="0" w:space="0" w:color="auto"/>
        <w:left w:val="none" w:sz="0" w:space="0" w:color="auto"/>
        <w:bottom w:val="none" w:sz="0" w:space="0" w:color="auto"/>
        <w:right w:val="none" w:sz="0" w:space="0" w:color="auto"/>
      </w:divBdr>
      <w:divsChild>
        <w:div w:id="580868954">
          <w:marLeft w:val="0"/>
          <w:marRight w:val="0"/>
          <w:marTop w:val="0"/>
          <w:marBottom w:val="0"/>
          <w:divBdr>
            <w:top w:val="none" w:sz="0" w:space="0" w:color="auto"/>
            <w:left w:val="none" w:sz="0" w:space="0" w:color="auto"/>
            <w:bottom w:val="none" w:sz="0" w:space="0" w:color="auto"/>
            <w:right w:val="none" w:sz="0" w:space="0" w:color="auto"/>
          </w:divBdr>
          <w:divsChild>
            <w:div w:id="496120616">
              <w:marLeft w:val="0"/>
              <w:marRight w:val="0"/>
              <w:marTop w:val="0"/>
              <w:marBottom w:val="0"/>
              <w:divBdr>
                <w:top w:val="none" w:sz="0" w:space="0" w:color="auto"/>
                <w:left w:val="none" w:sz="0" w:space="0" w:color="auto"/>
                <w:bottom w:val="none" w:sz="0" w:space="0" w:color="auto"/>
                <w:right w:val="none" w:sz="0" w:space="0" w:color="auto"/>
              </w:divBdr>
              <w:divsChild>
                <w:div w:id="1343899006">
                  <w:marLeft w:val="0"/>
                  <w:marRight w:val="0"/>
                  <w:marTop w:val="0"/>
                  <w:marBottom w:val="0"/>
                  <w:divBdr>
                    <w:top w:val="none" w:sz="0" w:space="0" w:color="auto"/>
                    <w:left w:val="none" w:sz="0" w:space="0" w:color="auto"/>
                    <w:bottom w:val="none" w:sz="0" w:space="0" w:color="auto"/>
                    <w:right w:val="none" w:sz="0" w:space="0" w:color="auto"/>
                  </w:divBdr>
                  <w:divsChild>
                    <w:div w:id="123300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375059">
              <w:marLeft w:val="0"/>
              <w:marRight w:val="0"/>
              <w:marTop w:val="0"/>
              <w:marBottom w:val="0"/>
              <w:divBdr>
                <w:top w:val="none" w:sz="0" w:space="0" w:color="auto"/>
                <w:left w:val="none" w:sz="0" w:space="0" w:color="auto"/>
                <w:bottom w:val="none" w:sz="0" w:space="0" w:color="auto"/>
                <w:right w:val="none" w:sz="0" w:space="0" w:color="auto"/>
              </w:divBdr>
              <w:divsChild>
                <w:div w:id="1831364144">
                  <w:marLeft w:val="0"/>
                  <w:marRight w:val="0"/>
                  <w:marTop w:val="0"/>
                  <w:marBottom w:val="0"/>
                  <w:divBdr>
                    <w:top w:val="none" w:sz="0" w:space="0" w:color="auto"/>
                    <w:left w:val="none" w:sz="0" w:space="0" w:color="auto"/>
                    <w:bottom w:val="none" w:sz="0" w:space="0" w:color="auto"/>
                    <w:right w:val="none" w:sz="0" w:space="0" w:color="auto"/>
                  </w:divBdr>
                  <w:divsChild>
                    <w:div w:id="623775608">
                      <w:marLeft w:val="0"/>
                      <w:marRight w:val="0"/>
                      <w:marTop w:val="0"/>
                      <w:marBottom w:val="0"/>
                      <w:divBdr>
                        <w:top w:val="none" w:sz="0" w:space="0" w:color="auto"/>
                        <w:left w:val="none" w:sz="0" w:space="0" w:color="auto"/>
                        <w:bottom w:val="none" w:sz="0" w:space="0" w:color="auto"/>
                        <w:right w:val="none" w:sz="0" w:space="0" w:color="auto"/>
                      </w:divBdr>
                      <w:divsChild>
                        <w:div w:id="1173497768">
                          <w:marLeft w:val="0"/>
                          <w:marRight w:val="0"/>
                          <w:marTop w:val="0"/>
                          <w:marBottom w:val="0"/>
                          <w:divBdr>
                            <w:top w:val="none" w:sz="0" w:space="0" w:color="auto"/>
                            <w:left w:val="none" w:sz="0" w:space="0" w:color="auto"/>
                            <w:bottom w:val="none" w:sz="0" w:space="0" w:color="auto"/>
                            <w:right w:val="none" w:sz="0" w:space="0" w:color="auto"/>
                          </w:divBdr>
                          <w:divsChild>
                            <w:div w:id="14037124">
                              <w:marLeft w:val="0"/>
                              <w:marRight w:val="0"/>
                              <w:marTop w:val="0"/>
                              <w:marBottom w:val="0"/>
                              <w:divBdr>
                                <w:top w:val="none" w:sz="0" w:space="0" w:color="auto"/>
                                <w:left w:val="none" w:sz="0" w:space="0" w:color="auto"/>
                                <w:bottom w:val="none" w:sz="0" w:space="0" w:color="auto"/>
                                <w:right w:val="none" w:sz="0" w:space="0" w:color="auto"/>
                              </w:divBdr>
                              <w:divsChild>
                                <w:div w:id="193438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383318">
                          <w:marLeft w:val="0"/>
                          <w:marRight w:val="0"/>
                          <w:marTop w:val="0"/>
                          <w:marBottom w:val="0"/>
                          <w:divBdr>
                            <w:top w:val="none" w:sz="0" w:space="0" w:color="auto"/>
                            <w:left w:val="none" w:sz="0" w:space="0" w:color="auto"/>
                            <w:bottom w:val="none" w:sz="0" w:space="0" w:color="auto"/>
                            <w:right w:val="none" w:sz="0" w:space="0" w:color="auto"/>
                          </w:divBdr>
                          <w:divsChild>
                            <w:div w:id="1393579817">
                              <w:marLeft w:val="0"/>
                              <w:marRight w:val="0"/>
                              <w:marTop w:val="0"/>
                              <w:marBottom w:val="0"/>
                              <w:divBdr>
                                <w:top w:val="none" w:sz="0" w:space="0" w:color="auto"/>
                                <w:left w:val="none" w:sz="0" w:space="0" w:color="auto"/>
                                <w:bottom w:val="none" w:sz="0" w:space="0" w:color="auto"/>
                                <w:right w:val="none" w:sz="0" w:space="0" w:color="auto"/>
                              </w:divBdr>
                              <w:divsChild>
                                <w:div w:id="253587596">
                                  <w:marLeft w:val="0"/>
                                  <w:marRight w:val="0"/>
                                  <w:marTop w:val="0"/>
                                  <w:marBottom w:val="0"/>
                                  <w:divBdr>
                                    <w:top w:val="none" w:sz="0" w:space="0" w:color="auto"/>
                                    <w:left w:val="none" w:sz="0" w:space="0" w:color="auto"/>
                                    <w:bottom w:val="none" w:sz="0" w:space="0" w:color="auto"/>
                                    <w:right w:val="none" w:sz="0" w:space="0" w:color="auto"/>
                                  </w:divBdr>
                                  <w:divsChild>
                                    <w:div w:id="154752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9399575">
      <w:bodyDiv w:val="1"/>
      <w:marLeft w:val="0"/>
      <w:marRight w:val="0"/>
      <w:marTop w:val="0"/>
      <w:marBottom w:val="0"/>
      <w:divBdr>
        <w:top w:val="none" w:sz="0" w:space="0" w:color="auto"/>
        <w:left w:val="none" w:sz="0" w:space="0" w:color="auto"/>
        <w:bottom w:val="none" w:sz="0" w:space="0" w:color="auto"/>
        <w:right w:val="none" w:sz="0" w:space="0" w:color="auto"/>
      </w:divBdr>
    </w:div>
    <w:div w:id="1442216401">
      <w:bodyDiv w:val="1"/>
      <w:marLeft w:val="0"/>
      <w:marRight w:val="0"/>
      <w:marTop w:val="0"/>
      <w:marBottom w:val="0"/>
      <w:divBdr>
        <w:top w:val="none" w:sz="0" w:space="0" w:color="auto"/>
        <w:left w:val="none" w:sz="0" w:space="0" w:color="auto"/>
        <w:bottom w:val="none" w:sz="0" w:space="0" w:color="auto"/>
        <w:right w:val="none" w:sz="0" w:space="0" w:color="auto"/>
      </w:divBdr>
    </w:div>
    <w:div w:id="1551380494">
      <w:bodyDiv w:val="1"/>
      <w:marLeft w:val="0"/>
      <w:marRight w:val="0"/>
      <w:marTop w:val="0"/>
      <w:marBottom w:val="0"/>
      <w:divBdr>
        <w:top w:val="none" w:sz="0" w:space="0" w:color="auto"/>
        <w:left w:val="none" w:sz="0" w:space="0" w:color="auto"/>
        <w:bottom w:val="none" w:sz="0" w:space="0" w:color="auto"/>
        <w:right w:val="none" w:sz="0" w:space="0" w:color="auto"/>
      </w:divBdr>
      <w:divsChild>
        <w:div w:id="458037849">
          <w:marLeft w:val="0"/>
          <w:marRight w:val="0"/>
          <w:marTop w:val="0"/>
          <w:marBottom w:val="0"/>
          <w:divBdr>
            <w:top w:val="single" w:sz="2" w:space="0" w:color="auto"/>
            <w:left w:val="single" w:sz="2" w:space="0" w:color="auto"/>
            <w:bottom w:val="single" w:sz="2" w:space="0" w:color="auto"/>
            <w:right w:val="single" w:sz="2" w:space="0" w:color="auto"/>
          </w:divBdr>
          <w:divsChild>
            <w:div w:id="309672785">
              <w:marLeft w:val="0"/>
              <w:marRight w:val="0"/>
              <w:marTop w:val="0"/>
              <w:marBottom w:val="0"/>
              <w:divBdr>
                <w:top w:val="single" w:sz="2" w:space="0" w:color="auto"/>
                <w:left w:val="single" w:sz="2" w:space="0" w:color="auto"/>
                <w:bottom w:val="single" w:sz="2" w:space="0" w:color="auto"/>
                <w:right w:val="single" w:sz="2" w:space="0" w:color="auto"/>
              </w:divBdr>
              <w:divsChild>
                <w:div w:id="551160560">
                  <w:marLeft w:val="0"/>
                  <w:marRight w:val="0"/>
                  <w:marTop w:val="0"/>
                  <w:marBottom w:val="0"/>
                  <w:divBdr>
                    <w:top w:val="single" w:sz="2" w:space="0" w:color="auto"/>
                    <w:left w:val="single" w:sz="2" w:space="0" w:color="auto"/>
                    <w:bottom w:val="single" w:sz="2" w:space="0" w:color="auto"/>
                    <w:right w:val="single" w:sz="2" w:space="0" w:color="auto"/>
                  </w:divBdr>
                  <w:divsChild>
                    <w:div w:id="1085421689">
                      <w:marLeft w:val="0"/>
                      <w:marRight w:val="0"/>
                      <w:marTop w:val="0"/>
                      <w:marBottom w:val="0"/>
                      <w:divBdr>
                        <w:top w:val="single" w:sz="2" w:space="0" w:color="auto"/>
                        <w:left w:val="single" w:sz="2" w:space="0" w:color="auto"/>
                        <w:bottom w:val="single" w:sz="2" w:space="0" w:color="auto"/>
                        <w:right w:val="single" w:sz="2" w:space="0" w:color="auto"/>
                      </w:divBdr>
                      <w:divsChild>
                        <w:div w:id="2286600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495754166">
          <w:marLeft w:val="0"/>
          <w:marRight w:val="0"/>
          <w:marTop w:val="0"/>
          <w:marBottom w:val="0"/>
          <w:divBdr>
            <w:top w:val="single" w:sz="2" w:space="0" w:color="auto"/>
            <w:left w:val="single" w:sz="2" w:space="0" w:color="auto"/>
            <w:bottom w:val="single" w:sz="2" w:space="0" w:color="auto"/>
            <w:right w:val="single" w:sz="2" w:space="0" w:color="auto"/>
          </w:divBdr>
          <w:divsChild>
            <w:div w:id="1176337260">
              <w:marLeft w:val="0"/>
              <w:marRight w:val="0"/>
              <w:marTop w:val="0"/>
              <w:marBottom w:val="0"/>
              <w:divBdr>
                <w:top w:val="single" w:sz="2" w:space="0" w:color="auto"/>
                <w:left w:val="single" w:sz="2" w:space="0" w:color="auto"/>
                <w:bottom w:val="single" w:sz="2" w:space="0" w:color="auto"/>
                <w:right w:val="single" w:sz="2" w:space="0" w:color="auto"/>
              </w:divBdr>
              <w:divsChild>
                <w:div w:id="1793670273">
                  <w:marLeft w:val="0"/>
                  <w:marRight w:val="0"/>
                  <w:marTop w:val="0"/>
                  <w:marBottom w:val="0"/>
                  <w:divBdr>
                    <w:top w:val="single" w:sz="2" w:space="0" w:color="auto"/>
                    <w:left w:val="single" w:sz="2" w:space="0" w:color="auto"/>
                    <w:bottom w:val="single" w:sz="2" w:space="0" w:color="auto"/>
                    <w:right w:val="single" w:sz="2" w:space="0" w:color="auto"/>
                  </w:divBdr>
                  <w:divsChild>
                    <w:div w:id="1652901439">
                      <w:marLeft w:val="0"/>
                      <w:marRight w:val="0"/>
                      <w:marTop w:val="0"/>
                      <w:marBottom w:val="0"/>
                      <w:divBdr>
                        <w:top w:val="single" w:sz="2" w:space="0" w:color="auto"/>
                        <w:left w:val="single" w:sz="2" w:space="0" w:color="auto"/>
                        <w:bottom w:val="single" w:sz="2" w:space="0" w:color="auto"/>
                        <w:right w:val="single" w:sz="2" w:space="0" w:color="auto"/>
                      </w:divBdr>
                      <w:divsChild>
                        <w:div w:id="1032421163">
                          <w:marLeft w:val="0"/>
                          <w:marRight w:val="0"/>
                          <w:marTop w:val="0"/>
                          <w:marBottom w:val="0"/>
                          <w:divBdr>
                            <w:top w:val="single" w:sz="2" w:space="0" w:color="auto"/>
                            <w:left w:val="single" w:sz="2" w:space="0" w:color="auto"/>
                            <w:bottom w:val="single" w:sz="2" w:space="0" w:color="auto"/>
                            <w:right w:val="single" w:sz="2" w:space="0" w:color="auto"/>
                          </w:divBdr>
                          <w:divsChild>
                            <w:div w:id="1724014750">
                              <w:marLeft w:val="0"/>
                              <w:marRight w:val="0"/>
                              <w:marTop w:val="0"/>
                              <w:marBottom w:val="0"/>
                              <w:divBdr>
                                <w:top w:val="single" w:sz="2" w:space="0" w:color="auto"/>
                                <w:left w:val="single" w:sz="2" w:space="0" w:color="auto"/>
                                <w:bottom w:val="single" w:sz="2" w:space="0" w:color="auto"/>
                                <w:right w:val="single" w:sz="2" w:space="0" w:color="auto"/>
                              </w:divBdr>
                              <w:divsChild>
                                <w:div w:id="6716427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42244243">
                          <w:marLeft w:val="0"/>
                          <w:marRight w:val="0"/>
                          <w:marTop w:val="0"/>
                          <w:marBottom w:val="0"/>
                          <w:divBdr>
                            <w:top w:val="single" w:sz="2" w:space="0" w:color="auto"/>
                            <w:left w:val="single" w:sz="2" w:space="0" w:color="auto"/>
                            <w:bottom w:val="single" w:sz="2" w:space="0" w:color="auto"/>
                            <w:right w:val="single" w:sz="2" w:space="0" w:color="auto"/>
                          </w:divBdr>
                          <w:divsChild>
                            <w:div w:id="893390784">
                              <w:marLeft w:val="0"/>
                              <w:marRight w:val="0"/>
                              <w:marTop w:val="0"/>
                              <w:marBottom w:val="0"/>
                              <w:divBdr>
                                <w:top w:val="single" w:sz="2" w:space="0" w:color="auto"/>
                                <w:left w:val="single" w:sz="2" w:space="0" w:color="auto"/>
                                <w:bottom w:val="single" w:sz="2" w:space="0" w:color="auto"/>
                                <w:right w:val="single" w:sz="2" w:space="0" w:color="auto"/>
                              </w:divBdr>
                              <w:divsChild>
                                <w:div w:id="951940102">
                                  <w:marLeft w:val="0"/>
                                  <w:marRight w:val="0"/>
                                  <w:marTop w:val="0"/>
                                  <w:marBottom w:val="0"/>
                                  <w:divBdr>
                                    <w:top w:val="single" w:sz="2" w:space="0" w:color="auto"/>
                                    <w:left w:val="single" w:sz="2" w:space="0" w:color="auto"/>
                                    <w:bottom w:val="single" w:sz="2" w:space="0" w:color="auto"/>
                                    <w:right w:val="single" w:sz="2" w:space="0" w:color="auto"/>
                                  </w:divBdr>
                                  <w:divsChild>
                                    <w:div w:id="8029680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435512737">
              <w:marLeft w:val="0"/>
              <w:marRight w:val="0"/>
              <w:marTop w:val="0"/>
              <w:marBottom w:val="0"/>
              <w:divBdr>
                <w:top w:val="single" w:sz="2" w:space="0" w:color="auto"/>
                <w:left w:val="single" w:sz="2" w:space="0" w:color="auto"/>
                <w:bottom w:val="single" w:sz="2" w:space="0" w:color="auto"/>
                <w:right w:val="single" w:sz="2" w:space="0" w:color="auto"/>
              </w:divBdr>
              <w:divsChild>
                <w:div w:id="1304191729">
                  <w:marLeft w:val="0"/>
                  <w:marRight w:val="0"/>
                  <w:marTop w:val="0"/>
                  <w:marBottom w:val="0"/>
                  <w:divBdr>
                    <w:top w:val="single" w:sz="2" w:space="0" w:color="auto"/>
                    <w:left w:val="single" w:sz="2" w:space="0" w:color="auto"/>
                    <w:bottom w:val="single" w:sz="2" w:space="0" w:color="auto"/>
                    <w:right w:val="single" w:sz="2" w:space="0" w:color="auto"/>
                  </w:divBdr>
                  <w:divsChild>
                    <w:div w:id="2906682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555116365">
      <w:bodyDiv w:val="1"/>
      <w:marLeft w:val="0"/>
      <w:marRight w:val="0"/>
      <w:marTop w:val="0"/>
      <w:marBottom w:val="0"/>
      <w:divBdr>
        <w:top w:val="none" w:sz="0" w:space="0" w:color="auto"/>
        <w:left w:val="none" w:sz="0" w:space="0" w:color="auto"/>
        <w:bottom w:val="none" w:sz="0" w:space="0" w:color="auto"/>
        <w:right w:val="none" w:sz="0" w:space="0" w:color="auto"/>
      </w:divBdr>
    </w:div>
    <w:div w:id="1613247321">
      <w:bodyDiv w:val="1"/>
      <w:marLeft w:val="0"/>
      <w:marRight w:val="0"/>
      <w:marTop w:val="0"/>
      <w:marBottom w:val="0"/>
      <w:divBdr>
        <w:top w:val="none" w:sz="0" w:space="0" w:color="auto"/>
        <w:left w:val="none" w:sz="0" w:space="0" w:color="auto"/>
        <w:bottom w:val="none" w:sz="0" w:space="0" w:color="auto"/>
        <w:right w:val="none" w:sz="0" w:space="0" w:color="auto"/>
      </w:divBdr>
    </w:div>
    <w:div w:id="1641378611">
      <w:bodyDiv w:val="1"/>
      <w:marLeft w:val="0"/>
      <w:marRight w:val="0"/>
      <w:marTop w:val="0"/>
      <w:marBottom w:val="0"/>
      <w:divBdr>
        <w:top w:val="none" w:sz="0" w:space="0" w:color="auto"/>
        <w:left w:val="none" w:sz="0" w:space="0" w:color="auto"/>
        <w:bottom w:val="none" w:sz="0" w:space="0" w:color="auto"/>
        <w:right w:val="none" w:sz="0" w:space="0" w:color="auto"/>
      </w:divBdr>
    </w:div>
    <w:div w:id="1670282130">
      <w:bodyDiv w:val="1"/>
      <w:marLeft w:val="0"/>
      <w:marRight w:val="0"/>
      <w:marTop w:val="0"/>
      <w:marBottom w:val="0"/>
      <w:divBdr>
        <w:top w:val="none" w:sz="0" w:space="0" w:color="auto"/>
        <w:left w:val="none" w:sz="0" w:space="0" w:color="auto"/>
        <w:bottom w:val="none" w:sz="0" w:space="0" w:color="auto"/>
        <w:right w:val="none" w:sz="0" w:space="0" w:color="auto"/>
      </w:divBdr>
      <w:divsChild>
        <w:div w:id="606238414">
          <w:marLeft w:val="0"/>
          <w:marRight w:val="0"/>
          <w:marTop w:val="0"/>
          <w:marBottom w:val="0"/>
          <w:divBdr>
            <w:top w:val="single" w:sz="2" w:space="0" w:color="auto"/>
            <w:left w:val="single" w:sz="2" w:space="0" w:color="auto"/>
            <w:bottom w:val="single" w:sz="2" w:space="0" w:color="auto"/>
            <w:right w:val="single" w:sz="2" w:space="0" w:color="auto"/>
          </w:divBdr>
          <w:divsChild>
            <w:div w:id="436025729">
              <w:marLeft w:val="0"/>
              <w:marRight w:val="0"/>
              <w:marTop w:val="0"/>
              <w:marBottom w:val="0"/>
              <w:divBdr>
                <w:top w:val="single" w:sz="2" w:space="0" w:color="auto"/>
                <w:left w:val="single" w:sz="2" w:space="0" w:color="auto"/>
                <w:bottom w:val="single" w:sz="2" w:space="0" w:color="auto"/>
                <w:right w:val="single" w:sz="2" w:space="0" w:color="auto"/>
              </w:divBdr>
              <w:divsChild>
                <w:div w:id="872571985">
                  <w:marLeft w:val="0"/>
                  <w:marRight w:val="0"/>
                  <w:marTop w:val="0"/>
                  <w:marBottom w:val="0"/>
                  <w:divBdr>
                    <w:top w:val="single" w:sz="2" w:space="0" w:color="auto"/>
                    <w:left w:val="single" w:sz="2" w:space="0" w:color="auto"/>
                    <w:bottom w:val="single" w:sz="2" w:space="0" w:color="auto"/>
                    <w:right w:val="single" w:sz="2" w:space="0" w:color="auto"/>
                  </w:divBdr>
                  <w:divsChild>
                    <w:div w:id="5889327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19009412">
              <w:marLeft w:val="0"/>
              <w:marRight w:val="0"/>
              <w:marTop w:val="0"/>
              <w:marBottom w:val="0"/>
              <w:divBdr>
                <w:top w:val="single" w:sz="2" w:space="0" w:color="auto"/>
                <w:left w:val="single" w:sz="2" w:space="0" w:color="auto"/>
                <w:bottom w:val="single" w:sz="2" w:space="0" w:color="auto"/>
                <w:right w:val="single" w:sz="2" w:space="0" w:color="auto"/>
              </w:divBdr>
              <w:divsChild>
                <w:div w:id="884218229">
                  <w:marLeft w:val="0"/>
                  <w:marRight w:val="0"/>
                  <w:marTop w:val="0"/>
                  <w:marBottom w:val="0"/>
                  <w:divBdr>
                    <w:top w:val="single" w:sz="2" w:space="0" w:color="auto"/>
                    <w:left w:val="single" w:sz="2" w:space="0" w:color="auto"/>
                    <w:bottom w:val="single" w:sz="2" w:space="0" w:color="auto"/>
                    <w:right w:val="single" w:sz="2" w:space="0" w:color="auto"/>
                  </w:divBdr>
                  <w:divsChild>
                    <w:div w:id="1147893449">
                      <w:marLeft w:val="0"/>
                      <w:marRight w:val="0"/>
                      <w:marTop w:val="0"/>
                      <w:marBottom w:val="0"/>
                      <w:divBdr>
                        <w:top w:val="single" w:sz="2" w:space="0" w:color="auto"/>
                        <w:left w:val="single" w:sz="2" w:space="0" w:color="auto"/>
                        <w:bottom w:val="single" w:sz="2" w:space="0" w:color="auto"/>
                        <w:right w:val="single" w:sz="2" w:space="0" w:color="auto"/>
                      </w:divBdr>
                      <w:divsChild>
                        <w:div w:id="1570117415">
                          <w:marLeft w:val="0"/>
                          <w:marRight w:val="0"/>
                          <w:marTop w:val="0"/>
                          <w:marBottom w:val="0"/>
                          <w:divBdr>
                            <w:top w:val="single" w:sz="2" w:space="0" w:color="auto"/>
                            <w:left w:val="single" w:sz="2" w:space="0" w:color="auto"/>
                            <w:bottom w:val="single" w:sz="2" w:space="0" w:color="auto"/>
                            <w:right w:val="single" w:sz="2" w:space="0" w:color="auto"/>
                          </w:divBdr>
                          <w:divsChild>
                            <w:div w:id="55397881">
                              <w:marLeft w:val="0"/>
                              <w:marRight w:val="0"/>
                              <w:marTop w:val="0"/>
                              <w:marBottom w:val="0"/>
                              <w:divBdr>
                                <w:top w:val="single" w:sz="2" w:space="0" w:color="auto"/>
                                <w:left w:val="single" w:sz="2" w:space="0" w:color="auto"/>
                                <w:bottom w:val="single" w:sz="2" w:space="0" w:color="auto"/>
                                <w:right w:val="single" w:sz="2" w:space="0" w:color="auto"/>
                              </w:divBdr>
                              <w:divsChild>
                                <w:div w:id="419374196">
                                  <w:marLeft w:val="0"/>
                                  <w:marRight w:val="0"/>
                                  <w:marTop w:val="0"/>
                                  <w:marBottom w:val="0"/>
                                  <w:divBdr>
                                    <w:top w:val="single" w:sz="2" w:space="0" w:color="auto"/>
                                    <w:left w:val="single" w:sz="2" w:space="0" w:color="auto"/>
                                    <w:bottom w:val="single" w:sz="2" w:space="0" w:color="auto"/>
                                    <w:right w:val="single" w:sz="2" w:space="0" w:color="auto"/>
                                  </w:divBdr>
                                  <w:divsChild>
                                    <w:div w:id="16311283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78700955">
                          <w:marLeft w:val="0"/>
                          <w:marRight w:val="0"/>
                          <w:marTop w:val="0"/>
                          <w:marBottom w:val="0"/>
                          <w:divBdr>
                            <w:top w:val="single" w:sz="2" w:space="0" w:color="auto"/>
                            <w:left w:val="single" w:sz="2" w:space="0" w:color="auto"/>
                            <w:bottom w:val="single" w:sz="2" w:space="0" w:color="auto"/>
                            <w:right w:val="single" w:sz="2" w:space="0" w:color="auto"/>
                          </w:divBdr>
                          <w:divsChild>
                            <w:div w:id="1843200954">
                              <w:marLeft w:val="0"/>
                              <w:marRight w:val="0"/>
                              <w:marTop w:val="0"/>
                              <w:marBottom w:val="0"/>
                              <w:divBdr>
                                <w:top w:val="single" w:sz="2" w:space="0" w:color="auto"/>
                                <w:left w:val="single" w:sz="2" w:space="0" w:color="auto"/>
                                <w:bottom w:val="single" w:sz="2" w:space="0" w:color="auto"/>
                                <w:right w:val="single" w:sz="2" w:space="0" w:color="auto"/>
                              </w:divBdr>
                              <w:divsChild>
                                <w:div w:id="6694108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766803142">
      <w:bodyDiv w:val="1"/>
      <w:marLeft w:val="0"/>
      <w:marRight w:val="0"/>
      <w:marTop w:val="0"/>
      <w:marBottom w:val="0"/>
      <w:divBdr>
        <w:top w:val="none" w:sz="0" w:space="0" w:color="auto"/>
        <w:left w:val="none" w:sz="0" w:space="0" w:color="auto"/>
        <w:bottom w:val="none" w:sz="0" w:space="0" w:color="auto"/>
        <w:right w:val="none" w:sz="0" w:space="0" w:color="auto"/>
      </w:divBdr>
    </w:div>
    <w:div w:id="1790658107">
      <w:bodyDiv w:val="1"/>
      <w:marLeft w:val="0"/>
      <w:marRight w:val="0"/>
      <w:marTop w:val="0"/>
      <w:marBottom w:val="0"/>
      <w:divBdr>
        <w:top w:val="none" w:sz="0" w:space="0" w:color="auto"/>
        <w:left w:val="none" w:sz="0" w:space="0" w:color="auto"/>
        <w:bottom w:val="none" w:sz="0" w:space="0" w:color="auto"/>
        <w:right w:val="none" w:sz="0" w:space="0" w:color="auto"/>
      </w:divBdr>
    </w:div>
    <w:div w:id="2057191641">
      <w:bodyDiv w:val="1"/>
      <w:marLeft w:val="0"/>
      <w:marRight w:val="0"/>
      <w:marTop w:val="0"/>
      <w:marBottom w:val="0"/>
      <w:divBdr>
        <w:top w:val="none" w:sz="0" w:space="0" w:color="auto"/>
        <w:left w:val="none" w:sz="0" w:space="0" w:color="auto"/>
        <w:bottom w:val="none" w:sz="0" w:space="0" w:color="auto"/>
        <w:right w:val="none" w:sz="0" w:space="0" w:color="auto"/>
      </w:divBdr>
    </w:div>
    <w:div w:id="2113744674">
      <w:bodyDiv w:val="1"/>
      <w:marLeft w:val="0"/>
      <w:marRight w:val="0"/>
      <w:marTop w:val="0"/>
      <w:marBottom w:val="0"/>
      <w:divBdr>
        <w:top w:val="none" w:sz="0" w:space="0" w:color="auto"/>
        <w:left w:val="none" w:sz="0" w:space="0" w:color="auto"/>
        <w:bottom w:val="none" w:sz="0" w:space="0" w:color="auto"/>
        <w:right w:val="none" w:sz="0" w:space="0" w:color="auto"/>
      </w:divBdr>
      <w:divsChild>
        <w:div w:id="146289980">
          <w:marLeft w:val="0"/>
          <w:marRight w:val="0"/>
          <w:marTop w:val="0"/>
          <w:marBottom w:val="0"/>
          <w:divBdr>
            <w:top w:val="single" w:sz="2" w:space="0" w:color="auto"/>
            <w:left w:val="single" w:sz="2" w:space="0" w:color="auto"/>
            <w:bottom w:val="single" w:sz="2" w:space="0" w:color="auto"/>
            <w:right w:val="single" w:sz="2" w:space="0" w:color="auto"/>
          </w:divBdr>
          <w:divsChild>
            <w:div w:id="1564414487">
              <w:marLeft w:val="0"/>
              <w:marRight w:val="0"/>
              <w:marTop w:val="0"/>
              <w:marBottom w:val="0"/>
              <w:divBdr>
                <w:top w:val="single" w:sz="2" w:space="0" w:color="auto"/>
                <w:left w:val="single" w:sz="2" w:space="0" w:color="auto"/>
                <w:bottom w:val="single" w:sz="2" w:space="0" w:color="auto"/>
                <w:right w:val="single" w:sz="2" w:space="0" w:color="auto"/>
              </w:divBdr>
              <w:divsChild>
                <w:div w:id="446856850">
                  <w:marLeft w:val="0"/>
                  <w:marRight w:val="0"/>
                  <w:marTop w:val="0"/>
                  <w:marBottom w:val="0"/>
                  <w:divBdr>
                    <w:top w:val="single" w:sz="2" w:space="0" w:color="auto"/>
                    <w:left w:val="single" w:sz="2" w:space="0" w:color="auto"/>
                    <w:bottom w:val="single" w:sz="2" w:space="0" w:color="auto"/>
                    <w:right w:val="single" w:sz="2" w:space="0" w:color="auto"/>
                  </w:divBdr>
                  <w:divsChild>
                    <w:div w:id="2584879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90200090">
              <w:marLeft w:val="0"/>
              <w:marRight w:val="0"/>
              <w:marTop w:val="0"/>
              <w:marBottom w:val="0"/>
              <w:divBdr>
                <w:top w:val="single" w:sz="2" w:space="0" w:color="auto"/>
                <w:left w:val="single" w:sz="2" w:space="0" w:color="auto"/>
                <w:bottom w:val="single" w:sz="2" w:space="0" w:color="auto"/>
                <w:right w:val="single" w:sz="2" w:space="0" w:color="auto"/>
              </w:divBdr>
              <w:divsChild>
                <w:div w:id="73554816">
                  <w:marLeft w:val="0"/>
                  <w:marRight w:val="0"/>
                  <w:marTop w:val="0"/>
                  <w:marBottom w:val="0"/>
                  <w:divBdr>
                    <w:top w:val="single" w:sz="2" w:space="0" w:color="auto"/>
                    <w:left w:val="single" w:sz="2" w:space="0" w:color="auto"/>
                    <w:bottom w:val="single" w:sz="2" w:space="0" w:color="auto"/>
                    <w:right w:val="single" w:sz="2" w:space="0" w:color="auto"/>
                  </w:divBdr>
                  <w:divsChild>
                    <w:div w:id="1360273504">
                      <w:marLeft w:val="0"/>
                      <w:marRight w:val="0"/>
                      <w:marTop w:val="0"/>
                      <w:marBottom w:val="0"/>
                      <w:divBdr>
                        <w:top w:val="single" w:sz="2" w:space="0" w:color="auto"/>
                        <w:left w:val="single" w:sz="2" w:space="0" w:color="auto"/>
                        <w:bottom w:val="single" w:sz="2" w:space="0" w:color="auto"/>
                        <w:right w:val="single" w:sz="2" w:space="0" w:color="auto"/>
                      </w:divBdr>
                      <w:divsChild>
                        <w:div w:id="78989089">
                          <w:marLeft w:val="0"/>
                          <w:marRight w:val="0"/>
                          <w:marTop w:val="0"/>
                          <w:marBottom w:val="0"/>
                          <w:divBdr>
                            <w:top w:val="single" w:sz="2" w:space="0" w:color="auto"/>
                            <w:left w:val="single" w:sz="2" w:space="0" w:color="auto"/>
                            <w:bottom w:val="single" w:sz="2" w:space="0" w:color="auto"/>
                            <w:right w:val="single" w:sz="2" w:space="0" w:color="auto"/>
                          </w:divBdr>
                          <w:divsChild>
                            <w:div w:id="452360721">
                              <w:marLeft w:val="0"/>
                              <w:marRight w:val="0"/>
                              <w:marTop w:val="0"/>
                              <w:marBottom w:val="0"/>
                              <w:divBdr>
                                <w:top w:val="single" w:sz="2" w:space="0" w:color="auto"/>
                                <w:left w:val="single" w:sz="2" w:space="0" w:color="auto"/>
                                <w:bottom w:val="single" w:sz="2" w:space="0" w:color="auto"/>
                                <w:right w:val="single" w:sz="2" w:space="0" w:color="auto"/>
                              </w:divBdr>
                              <w:divsChild>
                                <w:div w:id="1629824150">
                                  <w:marLeft w:val="0"/>
                                  <w:marRight w:val="0"/>
                                  <w:marTop w:val="0"/>
                                  <w:marBottom w:val="0"/>
                                  <w:divBdr>
                                    <w:top w:val="single" w:sz="2" w:space="0" w:color="auto"/>
                                    <w:left w:val="single" w:sz="2" w:space="0" w:color="auto"/>
                                    <w:bottom w:val="single" w:sz="2" w:space="0" w:color="auto"/>
                                    <w:right w:val="single" w:sz="2" w:space="0" w:color="auto"/>
                                  </w:divBdr>
                                  <w:divsChild>
                                    <w:div w:id="19930220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33337401">
                          <w:marLeft w:val="0"/>
                          <w:marRight w:val="0"/>
                          <w:marTop w:val="0"/>
                          <w:marBottom w:val="0"/>
                          <w:divBdr>
                            <w:top w:val="single" w:sz="2" w:space="0" w:color="auto"/>
                            <w:left w:val="single" w:sz="2" w:space="0" w:color="auto"/>
                            <w:bottom w:val="single" w:sz="2" w:space="0" w:color="auto"/>
                            <w:right w:val="single" w:sz="2" w:space="0" w:color="auto"/>
                          </w:divBdr>
                          <w:divsChild>
                            <w:div w:id="846604069">
                              <w:marLeft w:val="0"/>
                              <w:marRight w:val="0"/>
                              <w:marTop w:val="0"/>
                              <w:marBottom w:val="0"/>
                              <w:divBdr>
                                <w:top w:val="single" w:sz="2" w:space="0" w:color="auto"/>
                                <w:left w:val="single" w:sz="2" w:space="0" w:color="auto"/>
                                <w:bottom w:val="single" w:sz="2" w:space="0" w:color="auto"/>
                                <w:right w:val="single" w:sz="2" w:space="0" w:color="auto"/>
                              </w:divBdr>
                              <w:divsChild>
                                <w:div w:id="126060416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168596441">
          <w:marLeft w:val="0"/>
          <w:marRight w:val="0"/>
          <w:marTop w:val="0"/>
          <w:marBottom w:val="0"/>
          <w:divBdr>
            <w:top w:val="single" w:sz="2" w:space="0" w:color="auto"/>
            <w:left w:val="single" w:sz="2" w:space="0" w:color="auto"/>
            <w:bottom w:val="single" w:sz="2" w:space="0" w:color="auto"/>
            <w:right w:val="single" w:sz="2" w:space="0" w:color="auto"/>
          </w:divBdr>
          <w:divsChild>
            <w:div w:id="573009482">
              <w:marLeft w:val="0"/>
              <w:marRight w:val="0"/>
              <w:marTop w:val="0"/>
              <w:marBottom w:val="0"/>
              <w:divBdr>
                <w:top w:val="single" w:sz="2" w:space="0" w:color="auto"/>
                <w:left w:val="single" w:sz="2" w:space="0" w:color="auto"/>
                <w:bottom w:val="single" w:sz="2" w:space="0" w:color="auto"/>
                <w:right w:val="single" w:sz="2" w:space="0" w:color="auto"/>
              </w:divBdr>
              <w:divsChild>
                <w:div w:id="1988972283">
                  <w:marLeft w:val="0"/>
                  <w:marRight w:val="0"/>
                  <w:marTop w:val="0"/>
                  <w:marBottom w:val="0"/>
                  <w:divBdr>
                    <w:top w:val="single" w:sz="2" w:space="0" w:color="auto"/>
                    <w:left w:val="single" w:sz="2" w:space="0" w:color="auto"/>
                    <w:bottom w:val="single" w:sz="2" w:space="0" w:color="auto"/>
                    <w:right w:val="single" w:sz="2" w:space="0" w:color="auto"/>
                  </w:divBdr>
                  <w:divsChild>
                    <w:div w:id="588126336">
                      <w:marLeft w:val="0"/>
                      <w:marRight w:val="0"/>
                      <w:marTop w:val="0"/>
                      <w:marBottom w:val="0"/>
                      <w:divBdr>
                        <w:top w:val="single" w:sz="2" w:space="0" w:color="auto"/>
                        <w:left w:val="single" w:sz="2" w:space="0" w:color="auto"/>
                        <w:bottom w:val="single" w:sz="2" w:space="0" w:color="auto"/>
                        <w:right w:val="single" w:sz="2" w:space="0" w:color="auto"/>
                      </w:divBdr>
                      <w:divsChild>
                        <w:div w:id="123077449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143692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mak29@uw.edu" TargetMode="Externa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C3B3C1-115B-7142-B763-9A89294F78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31</Pages>
  <Words>34149</Words>
  <Characters>194651</Characters>
  <Application>Microsoft Office Word</Application>
  <DocSecurity>0</DocSecurity>
  <Lines>1622</Lines>
  <Paragraphs>456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J. Makhlouf</dc:creator>
  <cp:keywords/>
  <dc:description/>
  <cp:lastModifiedBy>Benjamin J. Makhlouf</cp:lastModifiedBy>
  <cp:revision>3</cp:revision>
  <cp:lastPrinted>2026-03-10T22:36:00Z</cp:lastPrinted>
  <dcterms:created xsi:type="dcterms:W3CDTF">2026-07-17T21:05:00Z</dcterms:created>
  <dcterms:modified xsi:type="dcterms:W3CDTF">2026-07-17T21:40:00Z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id="6JYUnuDD"/&gt;&lt;style id="http://www.zotero.org/styles/journal-of-applied-ecology" hasBibliography="1" bibliographyStyleHasBeenSet="1"/&gt;&lt;prefs&gt;&lt;pref name="fieldType" value="Field"/&gt;&lt;/prefs&gt;&lt;/data&gt;</vt:lpwstr>
  </property>
</Properties>
</file>