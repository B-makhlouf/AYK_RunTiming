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11783" w14:textId="3812576E" w:rsidR="0066241A" w:rsidRPr="00665BC1" w:rsidRDefault="007F66C5" w:rsidP="0017389D">
      <w:pPr>
        <w:suppressLineNumbers/>
        <w:jc w:val="center"/>
        <w:rPr>
          <w:rFonts w:ascii="Garamond" w:hAnsi="Garamond" w:cs="Times New Roman"/>
          <w:b/>
          <w:bCs/>
          <w:sz w:val="40"/>
          <w:szCs w:val="40"/>
        </w:rPr>
      </w:pPr>
      <w:r w:rsidRPr="00665BC1">
        <w:rPr>
          <w:rFonts w:ascii="Garamond" w:hAnsi="Garamond" w:cs="Times New Roman"/>
          <w:b/>
          <w:bCs/>
          <w:sz w:val="40"/>
          <w:szCs w:val="40"/>
        </w:rPr>
        <w:t xml:space="preserve">Strategic fisheries closure balances harvest opportunity and stock diversity in a </w:t>
      </w:r>
      <w:r w:rsidR="00477415" w:rsidRPr="00665BC1">
        <w:rPr>
          <w:rFonts w:ascii="Garamond" w:hAnsi="Garamond" w:cs="Times New Roman"/>
          <w:b/>
          <w:bCs/>
          <w:sz w:val="40"/>
          <w:szCs w:val="40"/>
        </w:rPr>
        <w:t>large Alaska river</w:t>
      </w:r>
      <w:r w:rsidR="008730BC">
        <w:rPr>
          <w:rFonts w:ascii="Garamond" w:hAnsi="Garamond" w:cs="Times New Roman"/>
          <w:b/>
          <w:bCs/>
          <w:sz w:val="40"/>
          <w:szCs w:val="40"/>
        </w:rPr>
        <w:t xml:space="preserve"> </w:t>
      </w:r>
      <w:r w:rsidR="00477415" w:rsidRPr="00665BC1">
        <w:rPr>
          <w:rFonts w:ascii="Garamond" w:hAnsi="Garamond" w:cs="Times New Roman"/>
          <w:b/>
          <w:bCs/>
          <w:sz w:val="40"/>
          <w:szCs w:val="40"/>
        </w:rPr>
        <w:t>basin.</w:t>
      </w:r>
    </w:p>
    <w:p w14:paraId="1E8600C0" w14:textId="77777777" w:rsidR="00424DB6" w:rsidRPr="00665BC1" w:rsidRDefault="00424DB6" w:rsidP="004712C9">
      <w:pPr>
        <w:suppressLineNumbers/>
        <w:jc w:val="center"/>
        <w:rPr>
          <w:rFonts w:ascii="Garamond" w:hAnsi="Garamond" w:cs="Times New Roman"/>
        </w:rPr>
      </w:pPr>
    </w:p>
    <w:p w14:paraId="0C7925DE" w14:textId="28477A17" w:rsidR="000F3B6C" w:rsidRPr="00665BC1" w:rsidRDefault="000F3B6C" w:rsidP="004712C9">
      <w:pPr>
        <w:suppressLineNumbers/>
        <w:jc w:val="center"/>
        <w:rPr>
          <w:rFonts w:ascii="Garamond" w:hAnsi="Garamond" w:cs="Times New Roman"/>
          <w:sz w:val="22"/>
          <w:szCs w:val="22"/>
        </w:rPr>
      </w:pPr>
      <w:r w:rsidRPr="00665BC1">
        <w:rPr>
          <w:rFonts w:ascii="Garamond" w:hAnsi="Garamond" w:cs="Times New Roman"/>
          <w:sz w:val="22"/>
          <w:szCs w:val="22"/>
        </w:rPr>
        <w:t xml:space="preserve">Ben Makhlouf, Daniel </w:t>
      </w:r>
      <w:r w:rsidR="00E471DA" w:rsidRPr="00665BC1">
        <w:rPr>
          <w:rFonts w:ascii="Garamond" w:hAnsi="Garamond" w:cs="Times New Roman"/>
          <w:sz w:val="22"/>
          <w:szCs w:val="22"/>
        </w:rPr>
        <w:t xml:space="preserve">E. </w:t>
      </w:r>
      <w:r w:rsidRPr="00665BC1">
        <w:rPr>
          <w:rFonts w:ascii="Garamond" w:hAnsi="Garamond" w:cs="Times New Roman"/>
          <w:sz w:val="22"/>
          <w:szCs w:val="22"/>
        </w:rPr>
        <w:t>Schindler, Tim</w:t>
      </w:r>
      <w:r w:rsidR="0024031C" w:rsidRPr="00665BC1">
        <w:rPr>
          <w:rFonts w:ascii="Garamond" w:hAnsi="Garamond" w:cs="Times New Roman"/>
          <w:sz w:val="22"/>
          <w:szCs w:val="22"/>
        </w:rPr>
        <w:t>othy J.</w:t>
      </w:r>
      <w:r w:rsidRPr="00665BC1">
        <w:rPr>
          <w:rFonts w:ascii="Garamond" w:hAnsi="Garamond" w:cs="Times New Roman"/>
          <w:sz w:val="22"/>
          <w:szCs w:val="22"/>
        </w:rPr>
        <w:t xml:space="preserve"> Cline</w:t>
      </w:r>
      <w:r w:rsidR="00612B95" w:rsidRPr="00665BC1">
        <w:rPr>
          <w:rFonts w:ascii="Garamond" w:hAnsi="Garamond" w:cs="Times New Roman"/>
          <w:sz w:val="22"/>
          <w:szCs w:val="22"/>
        </w:rPr>
        <w:t>, Diego Fernandez</w:t>
      </w:r>
      <w:r w:rsidR="007A07BC" w:rsidRPr="00665BC1">
        <w:rPr>
          <w:rFonts w:ascii="Garamond" w:hAnsi="Garamond" w:cs="Times New Roman"/>
          <w:sz w:val="22"/>
          <w:szCs w:val="22"/>
        </w:rPr>
        <w:t xml:space="preserve">, Janessa </w:t>
      </w:r>
      <w:proofErr w:type="spellStart"/>
      <w:r w:rsidR="007A07BC" w:rsidRPr="00665BC1">
        <w:rPr>
          <w:rFonts w:ascii="Garamond" w:hAnsi="Garamond" w:cs="Times New Roman"/>
          <w:sz w:val="22"/>
          <w:szCs w:val="22"/>
        </w:rPr>
        <w:t>Esquible</w:t>
      </w:r>
      <w:proofErr w:type="spellEnd"/>
      <w:r w:rsidR="007A07BC" w:rsidRPr="00665BC1">
        <w:rPr>
          <w:rFonts w:ascii="Garamond" w:hAnsi="Garamond" w:cs="Times New Roman"/>
          <w:sz w:val="22"/>
          <w:szCs w:val="22"/>
        </w:rPr>
        <w:t>,</w:t>
      </w:r>
      <w:r w:rsidR="00BA542C" w:rsidRPr="00665BC1">
        <w:rPr>
          <w:rFonts w:ascii="Garamond" w:hAnsi="Garamond" w:cs="Times New Roman"/>
          <w:sz w:val="22"/>
          <w:szCs w:val="22"/>
        </w:rPr>
        <w:t xml:space="preserve"> </w:t>
      </w:r>
      <w:r w:rsidR="00820E08" w:rsidRPr="00665BC1">
        <w:rPr>
          <w:rFonts w:ascii="Garamond" w:hAnsi="Garamond" w:cs="Times New Roman"/>
          <w:sz w:val="22"/>
          <w:szCs w:val="22"/>
        </w:rPr>
        <w:t>Avery Hoffman</w:t>
      </w:r>
      <w:r w:rsidR="007A07BC" w:rsidRPr="00665BC1">
        <w:rPr>
          <w:rFonts w:ascii="Garamond" w:hAnsi="Garamond" w:cs="Times New Roman"/>
          <w:sz w:val="22"/>
          <w:szCs w:val="22"/>
        </w:rPr>
        <w:t xml:space="preserve"> </w:t>
      </w:r>
    </w:p>
    <w:p w14:paraId="398E1809" w14:textId="787A2D25" w:rsidR="009A7B39" w:rsidRPr="0016395C" w:rsidRDefault="009A7B39" w:rsidP="004712C9">
      <w:pPr>
        <w:suppressLineNumbers/>
        <w:jc w:val="center"/>
        <w:rPr>
          <w:rFonts w:ascii="Garamond" w:hAnsi="Garamond"/>
          <w:b/>
          <w:bCs/>
          <w:sz w:val="20"/>
          <w:szCs w:val="20"/>
        </w:rPr>
      </w:pPr>
    </w:p>
    <w:p w14:paraId="75F3761F" w14:textId="092F2BAB" w:rsidR="003717DB" w:rsidRPr="00665BC1" w:rsidRDefault="00E61436" w:rsidP="004712C9">
      <w:pPr>
        <w:suppressLineNumbers/>
        <w:rPr>
          <w:rFonts w:ascii="Garamond" w:hAnsi="Garamond" w:cs="Times New Roman"/>
          <w:b/>
          <w:bCs/>
          <w:u w:val="single"/>
        </w:rPr>
      </w:pPr>
      <w:r w:rsidRPr="00665BC1">
        <w:rPr>
          <w:rFonts w:ascii="Garamond" w:hAnsi="Garamond" w:cs="Times New Roman"/>
          <w:b/>
          <w:bCs/>
          <w:u w:val="single"/>
        </w:rPr>
        <w:t>Abstract:</w:t>
      </w:r>
    </w:p>
    <w:p w14:paraId="540428EF" w14:textId="77777777" w:rsidR="00F27D04" w:rsidRDefault="00F27D04" w:rsidP="008A7376">
      <w:pPr>
        <w:suppressLineNumbers/>
        <w:spacing w:line="480" w:lineRule="auto"/>
        <w:ind w:firstLine="720"/>
        <w:rPr>
          <w:rFonts w:ascii="Garamond" w:hAnsi="Garamond" w:cs="Times New Roman"/>
        </w:rPr>
      </w:pPr>
    </w:p>
    <w:p w14:paraId="07FAB0A9" w14:textId="613E2ACF" w:rsidR="00F27D04" w:rsidRPr="00983667" w:rsidDel="00454FB2" w:rsidRDefault="0026256C" w:rsidP="00454FB2">
      <w:pPr>
        <w:suppressLineNumbers/>
        <w:spacing w:line="480" w:lineRule="auto"/>
        <w:rPr>
          <w:del w:id="0" w:author="Benjamin J. Makhlouf" w:date="2026-03-08T11:47:00Z" w16du:dateUtc="2026-03-08T18:47:00Z"/>
          <w:rFonts w:ascii="Garamond" w:hAnsi="Garamond" w:cs="Times New Roman"/>
        </w:rPr>
      </w:pPr>
      <w:r w:rsidRPr="00454FB2">
        <w:rPr>
          <w:rFonts w:ascii="Garamond" w:hAnsi="Garamond" w:cs="Times New Roman"/>
          <w:rPrChange w:id="1" w:author="Benjamin J. Makhlouf" w:date="2026-03-08T11:47:00Z" w16du:dateUtc="2026-03-08T18:47:00Z">
            <w:rPr/>
          </w:rPrChange>
        </w:rPr>
        <w:t xml:space="preserve">Effective </w:t>
      </w:r>
      <w:ins w:id="2" w:author="Benjamin J. Makhlouf" w:date="2026-03-08T11:47:00Z" w16du:dateUtc="2026-03-08T18:47:00Z">
        <w:r w:rsidR="00454FB2">
          <w:rPr>
            <w:rFonts w:ascii="Garamond" w:hAnsi="Garamond" w:cs="Times New Roman"/>
          </w:rPr>
          <w:t xml:space="preserve">conservation of exploited species </w:t>
        </w:r>
      </w:ins>
      <w:del w:id="3" w:author="Benjamin J. Makhlouf" w:date="2026-03-08T11:47:00Z" w16du:dateUtc="2026-03-08T18:47:00Z">
        <w:r w:rsidRPr="00454FB2" w:rsidDel="00454FB2">
          <w:rPr>
            <w:rFonts w:ascii="Garamond" w:hAnsi="Garamond" w:cs="Times New Roman"/>
            <w:rPrChange w:id="4" w:author="Benjamin J. Makhlouf" w:date="2026-03-08T11:47:00Z" w16du:dateUtc="2026-03-08T18:47:00Z">
              <w:rPr/>
            </w:rPrChange>
          </w:rPr>
          <w:delText xml:space="preserve">fisheries management </w:delText>
        </w:r>
      </w:del>
      <w:r w:rsidRPr="00454FB2">
        <w:rPr>
          <w:rFonts w:ascii="Garamond" w:hAnsi="Garamond" w:cs="Times New Roman"/>
          <w:rPrChange w:id="5" w:author="Benjamin J. Makhlouf" w:date="2026-03-08T11:47:00Z" w16du:dateUtc="2026-03-08T18:47:00Z">
            <w:rPr/>
          </w:rPrChange>
        </w:rPr>
        <w:t>requires balancing harvest opportunities with the protection of biodiversity.</w:t>
      </w:r>
      <w:ins w:id="6" w:author="Benjamin J. Makhlouf" w:date="2026-03-08T11:54:00Z" w16du:dateUtc="2026-03-08T18:54:00Z">
        <w:r w:rsidR="00454FB2">
          <w:rPr>
            <w:rFonts w:ascii="Garamond" w:hAnsi="Garamond" w:cs="Times New Roman"/>
          </w:rPr>
          <w:t xml:space="preserve"> In Pacific salmon populations, biodiversity among </w:t>
        </w:r>
        <w:del w:id="7" w:author="Daniel Schindler" w:date="2026-03-09T08:54:00Z" w16du:dateUtc="2026-03-09T15:54:00Z">
          <w:r w:rsidR="00454FB2" w:rsidDel="004D0AA2">
            <w:rPr>
              <w:rFonts w:ascii="Garamond" w:hAnsi="Garamond" w:cs="Times New Roman"/>
            </w:rPr>
            <w:delText>subcomponents, or stocks,</w:delText>
          </w:r>
        </w:del>
      </w:ins>
      <w:ins w:id="8" w:author="Daniel Schindler" w:date="2026-03-09T08:54:00Z" w16du:dateUtc="2026-03-09T15:54:00Z">
        <w:r w:rsidR="004D0AA2">
          <w:rPr>
            <w:rFonts w:ascii="Garamond" w:hAnsi="Garamond" w:cs="Times New Roman"/>
          </w:rPr>
          <w:t>populations represent a critical dimension of biodiversity</w:t>
        </w:r>
      </w:ins>
      <w:ins w:id="9" w:author="Benjamin J. Makhlouf" w:date="2026-03-08T11:54:00Z" w16du:dateUtc="2026-03-08T18:54:00Z">
        <w:r w:rsidR="00454FB2">
          <w:rPr>
            <w:rFonts w:ascii="Garamond" w:hAnsi="Garamond" w:cs="Times New Roman"/>
          </w:rPr>
          <w:t xml:space="preserve"> </w:t>
        </w:r>
      </w:ins>
      <w:ins w:id="10" w:author="Daniel Schindler" w:date="2026-03-09T08:55:00Z" w16du:dateUtc="2026-03-09T15:55:00Z">
        <w:r w:rsidR="004D0AA2">
          <w:rPr>
            <w:rFonts w:ascii="Garamond" w:hAnsi="Garamond" w:cs="Times New Roman"/>
          </w:rPr>
          <w:t>that</w:t>
        </w:r>
      </w:ins>
      <w:ins w:id="11" w:author="Daniel Schindler" w:date="2026-03-09T08:54:00Z" w16du:dateUtc="2026-03-09T15:54:00Z">
        <w:r w:rsidR="004D0AA2">
          <w:rPr>
            <w:rFonts w:ascii="Garamond" w:hAnsi="Garamond" w:cs="Times New Roman"/>
          </w:rPr>
          <w:t xml:space="preserve"> </w:t>
        </w:r>
      </w:ins>
      <w:ins w:id="12" w:author="Benjamin J. Makhlouf" w:date="2026-03-08T11:54:00Z" w16du:dateUtc="2026-03-08T18:54:00Z">
        <w:del w:id="13" w:author="Daniel Schindler" w:date="2026-03-09T08:55:00Z" w16du:dateUtc="2026-03-09T15:55:00Z">
          <w:r w:rsidR="00454FB2" w:rsidDel="004D0AA2">
            <w:rPr>
              <w:rFonts w:ascii="Garamond" w:hAnsi="Garamond" w:cs="Times New Roman"/>
            </w:rPr>
            <w:delText>contribute</w:delText>
          </w:r>
        </w:del>
      </w:ins>
      <w:ins w:id="14" w:author="Daniel Schindler" w:date="2026-03-09T08:55:00Z" w16du:dateUtc="2026-03-09T15:55:00Z">
        <w:r w:rsidR="004D0AA2">
          <w:rPr>
            <w:rFonts w:ascii="Garamond" w:hAnsi="Garamond" w:cs="Times New Roman"/>
          </w:rPr>
          <w:t>generates</w:t>
        </w:r>
      </w:ins>
      <w:ins w:id="15" w:author="Benjamin J. Makhlouf" w:date="2026-03-08T11:54:00Z" w16du:dateUtc="2026-03-08T18:54:00Z">
        <w:del w:id="16" w:author="Daniel Schindler" w:date="2026-03-09T08:55:00Z" w16du:dateUtc="2026-03-09T15:55:00Z">
          <w:r w:rsidR="00454FB2" w:rsidDel="004D0AA2">
            <w:rPr>
              <w:rFonts w:ascii="Garamond" w:hAnsi="Garamond" w:cs="Times New Roman"/>
            </w:rPr>
            <w:delText xml:space="preserve"> to</w:delText>
          </w:r>
        </w:del>
        <w:r w:rsidR="00454FB2">
          <w:rPr>
            <w:rFonts w:ascii="Garamond" w:hAnsi="Garamond" w:cs="Times New Roman"/>
          </w:rPr>
          <w:t xml:space="preserve"> basin-wide resilience. </w:t>
        </w:r>
      </w:ins>
      <w:ins w:id="17" w:author="Benjamin J. Makhlouf" w:date="2026-03-08T11:56:00Z" w16du:dateUtc="2026-03-08T18:56:00Z">
        <w:r w:rsidR="00454FB2" w:rsidRPr="00454FB2">
          <w:rPr>
            <w:rFonts w:ascii="Garamond" w:hAnsi="Garamond"/>
            <w:rPrChange w:id="18" w:author="Benjamin J. Makhlouf" w:date="2026-03-08T11:57:00Z" w16du:dateUtc="2026-03-08T18:57:00Z">
              <w:rPr/>
            </w:rPrChange>
          </w:rPr>
          <w:t xml:space="preserve">However, </w:t>
        </w:r>
        <w:del w:id="19" w:author="bmak29" w:date="2026-03-09T08:30:00Z" w16du:dateUtc="2026-03-09T15:30:00Z">
          <w:r w:rsidR="00454FB2" w:rsidRPr="00454FB2" w:rsidDel="00983667">
            <w:rPr>
              <w:rFonts w:ascii="Garamond" w:hAnsi="Garamond"/>
              <w:rPrChange w:id="20" w:author="Benjamin J. Makhlouf" w:date="2026-03-08T11:57:00Z" w16du:dateUtc="2026-03-08T18:57:00Z">
                <w:rPr/>
              </w:rPrChange>
            </w:rPr>
            <w:delText xml:space="preserve">stock-specific </w:delText>
          </w:r>
        </w:del>
        <w:r w:rsidR="00454FB2" w:rsidRPr="00454FB2">
          <w:rPr>
            <w:rFonts w:ascii="Garamond" w:hAnsi="Garamond"/>
            <w:rPrChange w:id="21" w:author="Benjamin J. Makhlouf" w:date="2026-03-08T11:57:00Z" w16du:dateUtc="2026-03-08T18:57:00Z">
              <w:rPr/>
            </w:rPrChange>
          </w:rPr>
          <w:t xml:space="preserve">spatiotemporal dynamics </w:t>
        </w:r>
      </w:ins>
      <w:ins w:id="22" w:author="bmak29" w:date="2026-03-09T08:30:00Z" w16du:dateUtc="2026-03-09T15:30:00Z">
        <w:r w:rsidR="00983667">
          <w:rPr>
            <w:rFonts w:ascii="Garamond" w:hAnsi="Garamond"/>
          </w:rPr>
          <w:t xml:space="preserve">of adult migrating Chinook salmon </w:t>
        </w:r>
      </w:ins>
      <w:ins w:id="23" w:author="Benjamin J. Makhlouf" w:date="2026-03-08T11:56:00Z" w16du:dateUtc="2026-03-08T18:56:00Z">
        <w:r w:rsidR="00454FB2" w:rsidRPr="00454FB2">
          <w:rPr>
            <w:rFonts w:ascii="Garamond" w:hAnsi="Garamond"/>
            <w:rPrChange w:id="24" w:author="Benjamin J. Makhlouf" w:date="2026-03-08T11:57:00Z" w16du:dateUtc="2026-03-08T18:57:00Z">
              <w:rPr/>
            </w:rPrChange>
          </w:rPr>
          <w:t xml:space="preserve">remain poorly understood, </w:t>
        </w:r>
      </w:ins>
      <w:ins w:id="25" w:author="Benjamin J. Makhlouf" w:date="2026-03-08T11:57:00Z" w16du:dateUtc="2026-03-08T18:57:00Z">
        <w:r w:rsidR="00454FB2" w:rsidRPr="00454FB2">
          <w:rPr>
            <w:rFonts w:ascii="Garamond" w:hAnsi="Garamond"/>
            <w:rPrChange w:id="26" w:author="Benjamin J. Makhlouf" w:date="2026-03-08T11:57:00Z" w16du:dateUtc="2026-03-08T18:57:00Z">
              <w:rPr/>
            </w:rPrChange>
          </w:rPr>
          <w:t>producing</w:t>
        </w:r>
      </w:ins>
      <w:ins w:id="27" w:author="Benjamin J. Makhlouf" w:date="2026-03-08T11:56:00Z" w16du:dateUtc="2026-03-08T18:56:00Z">
        <w:r w:rsidR="00454FB2" w:rsidRPr="00454FB2">
          <w:rPr>
            <w:rFonts w:ascii="Garamond" w:hAnsi="Garamond"/>
            <w:rPrChange w:id="28" w:author="Benjamin J. Makhlouf" w:date="2026-03-08T11:57:00Z" w16du:dateUtc="2026-03-08T18:57:00Z">
              <w:rPr/>
            </w:rPrChange>
          </w:rPr>
          <w:t xml:space="preserve"> uncertainty about the stock-specific impacts of management actions and their consequences for basin-wide biodiversity.</w:t>
        </w:r>
      </w:ins>
      <w:ins w:id="29" w:author="Benjamin J. Makhlouf" w:date="2026-03-08T11:57:00Z" w16du:dateUtc="2026-03-08T18:57:00Z">
        <w:r w:rsidR="00454FB2">
          <w:rPr>
            <w:rFonts w:ascii="Garamond" w:hAnsi="Garamond"/>
          </w:rPr>
          <w:t xml:space="preserve"> </w:t>
        </w:r>
      </w:ins>
      <w:ins w:id="30" w:author="bmak29" w:date="2026-03-09T08:31:00Z" w16du:dateUtc="2026-03-09T15:31:00Z">
        <w:r w:rsidR="00983667">
          <w:rPr>
            <w:rFonts w:ascii="Garamond" w:hAnsi="Garamond"/>
          </w:rPr>
          <w:t xml:space="preserve">Declining abundance of Chinook salmon in Western Alaska watersheds has led </w:t>
        </w:r>
      </w:ins>
      <w:del w:id="31" w:author="Benjamin J. Makhlouf" w:date="2026-03-08T11:54:00Z" w16du:dateUtc="2026-03-08T18:54:00Z">
        <w:r w:rsidRPr="00454FB2" w:rsidDel="00454FB2">
          <w:rPr>
            <w:rFonts w:ascii="Garamond" w:hAnsi="Garamond" w:cs="Times New Roman"/>
            <w:rPrChange w:id="32" w:author="Benjamin J. Makhlouf" w:date="2026-03-08T11:47:00Z" w16du:dateUtc="2026-03-08T18:47:00Z">
              <w:rPr/>
            </w:rPrChange>
          </w:rPr>
          <w:delText xml:space="preserve"> </w:delText>
        </w:r>
      </w:del>
      <w:moveFromRangeStart w:id="33" w:author="Benjamin J. Makhlouf" w:date="2026-03-08T11:49:00Z" w:name="move223862979"/>
      <w:moveFrom w:id="34" w:author="Benjamin J. Makhlouf" w:date="2026-03-08T11:49:00Z" w16du:dateUtc="2026-03-08T18:49:00Z">
        <w:r w:rsidRPr="00454FB2" w:rsidDel="00454FB2">
          <w:rPr>
            <w:rFonts w:ascii="Garamond" w:hAnsi="Garamond" w:cs="Times New Roman"/>
            <w:rPrChange w:id="35" w:author="Benjamin J. Makhlouf" w:date="2026-03-08T11:47:00Z" w16du:dateUtc="2026-03-08T18:47:00Z">
              <w:rPr/>
            </w:rPrChange>
          </w:rPr>
          <w:t xml:space="preserve">Pacific salmon returning to large river systems </w:t>
        </w:r>
        <w:r w:rsidR="001D6D0B" w:rsidRPr="00454FB2" w:rsidDel="00454FB2">
          <w:rPr>
            <w:rFonts w:ascii="Garamond" w:hAnsi="Garamond" w:cs="Times New Roman"/>
            <w:rPrChange w:id="36" w:author="Benjamin J. Makhlouf" w:date="2026-03-08T11:47:00Z" w16du:dateUtc="2026-03-08T18:47:00Z">
              <w:rPr/>
            </w:rPrChange>
          </w:rPr>
          <w:t xml:space="preserve">are often comprised of numerous discrete populations that </w:t>
        </w:r>
        <w:r w:rsidRPr="00454FB2" w:rsidDel="00454FB2">
          <w:rPr>
            <w:rFonts w:ascii="Garamond" w:hAnsi="Garamond" w:cs="Times New Roman"/>
            <w:rPrChange w:id="37" w:author="Benjamin J. Makhlouf" w:date="2026-03-08T11:47:00Z" w16du:dateUtc="2026-03-08T18:47:00Z">
              <w:rPr/>
            </w:rPrChange>
          </w:rPr>
          <w:t xml:space="preserve">exhibit significant variability in return timing and spatial habitat use patterns, which contribute to </w:t>
        </w:r>
        <w:r w:rsidR="008B6684" w:rsidRPr="00454FB2" w:rsidDel="00454FB2">
          <w:rPr>
            <w:rFonts w:ascii="Garamond" w:hAnsi="Garamond" w:cs="Times New Roman"/>
            <w:rPrChange w:id="38" w:author="Benjamin J. Makhlouf" w:date="2026-03-08T11:47:00Z" w16du:dateUtc="2026-03-08T18:47:00Z">
              <w:rPr/>
            </w:rPrChange>
          </w:rPr>
          <w:t xml:space="preserve">biodiversity and </w:t>
        </w:r>
        <w:r w:rsidR="001D6D0B" w:rsidRPr="00454FB2" w:rsidDel="00454FB2">
          <w:rPr>
            <w:rFonts w:ascii="Garamond" w:hAnsi="Garamond" w:cs="Times New Roman"/>
            <w:rPrChange w:id="39" w:author="Benjamin J. Makhlouf" w:date="2026-03-08T11:47:00Z" w16du:dateUtc="2026-03-08T18:47:00Z">
              <w:rPr/>
            </w:rPrChange>
          </w:rPr>
          <w:t>stock</w:t>
        </w:r>
        <w:r w:rsidRPr="00454FB2" w:rsidDel="00454FB2">
          <w:rPr>
            <w:rFonts w:ascii="Garamond" w:hAnsi="Garamond" w:cs="Times New Roman"/>
            <w:rPrChange w:id="40" w:author="Benjamin J. Makhlouf" w:date="2026-03-08T11:47:00Z" w16du:dateUtc="2026-03-08T18:47:00Z">
              <w:rPr/>
            </w:rPrChange>
          </w:rPr>
          <w:t xml:space="preserve"> resilience</w:t>
        </w:r>
        <w:r w:rsidR="008B6684" w:rsidRPr="00454FB2" w:rsidDel="00454FB2">
          <w:rPr>
            <w:rFonts w:ascii="Garamond" w:hAnsi="Garamond" w:cs="Times New Roman"/>
            <w:rPrChange w:id="41" w:author="Benjamin J. Makhlouf" w:date="2026-03-08T11:47:00Z" w16du:dateUtc="2026-03-08T18:47:00Z">
              <w:rPr/>
            </w:rPrChange>
          </w:rPr>
          <w:t xml:space="preserve"> in the basin</w:t>
        </w:r>
        <w:r w:rsidRPr="00454FB2" w:rsidDel="00454FB2">
          <w:rPr>
            <w:rFonts w:ascii="Garamond" w:hAnsi="Garamond" w:cs="Times New Roman"/>
            <w:rPrChange w:id="42" w:author="Benjamin J. Makhlouf" w:date="2026-03-08T11:47:00Z" w16du:dateUtc="2026-03-08T18:47:00Z">
              <w:rPr/>
            </w:rPrChange>
          </w:rPr>
          <w:t>. However, these spatiotemporal dynamics are poorly understood, limiting their integration into management strategi</w:t>
        </w:r>
        <w:del w:id="43" w:author="bmak29" w:date="2026-03-09T08:31:00Z" w16du:dateUtc="2026-03-09T15:31:00Z">
          <w:r w:rsidRPr="00454FB2" w:rsidDel="00983667">
            <w:rPr>
              <w:rFonts w:ascii="Garamond" w:hAnsi="Garamond" w:cs="Times New Roman"/>
              <w:rPrChange w:id="44" w:author="Benjamin J. Makhlouf" w:date="2026-03-08T11:47:00Z" w16du:dateUtc="2026-03-08T18:47:00Z">
                <w:rPr/>
              </w:rPrChange>
            </w:rPr>
            <w:delText xml:space="preserve">es. </w:delText>
          </w:r>
        </w:del>
      </w:moveFrom>
      <w:moveFromRangeEnd w:id="33"/>
      <w:ins w:id="45" w:author="Benjamin J. Makhlouf" w:date="2026-03-08T11:49:00Z" w16du:dateUtc="2026-03-08T18:49:00Z">
        <w:del w:id="46" w:author="bmak29" w:date="2026-03-09T08:31:00Z" w16du:dateUtc="2026-03-09T15:31:00Z">
          <w:r w:rsidR="00454FB2" w:rsidDel="00983667">
            <w:rPr>
              <w:rFonts w:ascii="Garamond" w:hAnsi="Garamond" w:cs="Times New Roman"/>
            </w:rPr>
            <w:delText xml:space="preserve">Chinook salmon in Western Alaska watersheds have experienced declines in abundance in recent years, leading </w:delText>
          </w:r>
        </w:del>
        <w:r w:rsidR="00454FB2">
          <w:rPr>
            <w:rFonts w:ascii="Garamond" w:hAnsi="Garamond" w:cs="Times New Roman"/>
          </w:rPr>
          <w:t xml:space="preserve">to </w:t>
        </w:r>
      </w:ins>
      <w:ins w:id="47" w:author="Benjamin J. Makhlouf" w:date="2026-03-08T11:50:00Z" w16du:dateUtc="2026-03-08T18:50:00Z">
        <w:r w:rsidR="00454FB2">
          <w:rPr>
            <w:rFonts w:ascii="Garamond" w:hAnsi="Garamond" w:cs="Times New Roman"/>
          </w:rPr>
          <w:t xml:space="preserve">restrictions in </w:t>
        </w:r>
      </w:ins>
      <w:ins w:id="48" w:author="Benjamin J. Makhlouf" w:date="2026-03-08T11:51:00Z" w16du:dateUtc="2026-03-08T18:51:00Z">
        <w:r w:rsidR="00454FB2">
          <w:rPr>
            <w:rFonts w:ascii="Garamond" w:hAnsi="Garamond" w:cs="Times New Roman"/>
          </w:rPr>
          <w:t>subsistence</w:t>
        </w:r>
      </w:ins>
      <w:ins w:id="49" w:author="Benjamin J. Makhlouf" w:date="2026-03-08T11:50:00Z" w16du:dateUtc="2026-03-08T18:50:00Z">
        <w:r w:rsidR="00454FB2">
          <w:rPr>
            <w:rFonts w:ascii="Garamond" w:hAnsi="Garamond" w:cs="Times New Roman"/>
          </w:rPr>
          <w:t xml:space="preserve"> harvest and significant challenges for upstream communities.</w:t>
        </w:r>
      </w:ins>
      <w:ins w:id="50" w:author="Benjamin J. Makhlouf" w:date="2026-03-08T11:57:00Z" w16du:dateUtc="2026-03-08T18:57:00Z">
        <w:r w:rsidR="00454FB2">
          <w:rPr>
            <w:rFonts w:ascii="Garamond" w:hAnsi="Garamond" w:cs="Times New Roman"/>
          </w:rPr>
          <w:t xml:space="preserve"> </w:t>
        </w:r>
      </w:ins>
      <w:ins w:id="51" w:author="Benjamin J. Makhlouf" w:date="2026-03-08T11:58:00Z" w16du:dateUtc="2026-03-08T18:58:00Z">
        <w:del w:id="52" w:author="bmak29" w:date="2026-03-09T08:31:00Z" w16du:dateUtc="2026-03-09T15:31:00Z">
          <w:r w:rsidR="00454FB2" w:rsidDel="00983667">
            <w:rPr>
              <w:rFonts w:ascii="Garamond" w:hAnsi="Garamond" w:cs="Times New Roman"/>
            </w:rPr>
            <w:delText>In an effort to</w:delText>
          </w:r>
        </w:del>
      </w:ins>
      <w:ins w:id="53" w:author="bmak29" w:date="2026-03-09T08:31:00Z" w16du:dateUtc="2026-03-09T15:31:00Z">
        <w:r w:rsidR="00983667">
          <w:rPr>
            <w:rFonts w:ascii="Garamond" w:hAnsi="Garamond" w:cs="Times New Roman"/>
          </w:rPr>
          <w:t>To</w:t>
        </w:r>
      </w:ins>
      <w:ins w:id="54" w:author="Benjamin J. Makhlouf" w:date="2026-03-08T11:58:00Z" w16du:dateUtc="2026-03-08T18:58:00Z">
        <w:r w:rsidR="00454FB2">
          <w:rPr>
            <w:rFonts w:ascii="Garamond" w:hAnsi="Garamond" w:cs="Times New Roman"/>
          </w:rPr>
          <w:t xml:space="preserve"> balance </w:t>
        </w:r>
        <w:r w:rsidR="008E4C82">
          <w:rPr>
            <w:rFonts w:ascii="Garamond" w:hAnsi="Garamond" w:cs="Times New Roman"/>
          </w:rPr>
          <w:t>stock protection with harvest opportunities</w:t>
        </w:r>
      </w:ins>
      <w:ins w:id="55" w:author="bmak29" w:date="2026-03-09T08:33:00Z" w16du:dateUtc="2026-03-09T15:33:00Z">
        <w:r w:rsidR="00983667">
          <w:rPr>
            <w:rFonts w:ascii="Garamond" w:hAnsi="Garamond" w:cs="Times New Roman"/>
          </w:rPr>
          <w:t xml:space="preserve">, </w:t>
        </w:r>
      </w:ins>
      <w:ins w:id="56" w:author="bmak29" w:date="2026-03-09T08:32:00Z" w16du:dateUtc="2026-03-09T15:32:00Z">
        <w:r w:rsidR="00983667">
          <w:rPr>
            <w:rFonts w:ascii="Garamond" w:hAnsi="Garamond" w:cs="Times New Roman"/>
          </w:rPr>
          <w:t xml:space="preserve">a </w:t>
        </w:r>
      </w:ins>
      <w:ins w:id="57" w:author="Benjamin J. Makhlouf" w:date="2026-03-08T11:58:00Z" w16du:dateUtc="2026-03-08T18:58:00Z">
        <w:del w:id="58" w:author="bmak29" w:date="2026-03-09T08:32:00Z" w16du:dateUtc="2026-03-09T15:32:00Z">
          <w:r w:rsidR="008E4C82" w:rsidDel="00983667">
            <w:rPr>
              <w:rFonts w:ascii="Garamond" w:hAnsi="Garamond" w:cs="Times New Roman"/>
            </w:rPr>
            <w:delText xml:space="preserve">, a </w:delText>
          </w:r>
        </w:del>
        <w:r w:rsidR="008E4C82">
          <w:rPr>
            <w:rFonts w:ascii="Garamond" w:hAnsi="Garamond" w:cs="Times New Roman"/>
          </w:rPr>
          <w:t xml:space="preserve">front-end closure </w:t>
        </w:r>
      </w:ins>
      <w:ins w:id="59" w:author="Daniel Schindler" w:date="2026-03-09T08:58:00Z" w16du:dateUtc="2026-03-09T15:58:00Z">
        <w:r w:rsidR="004D0AA2">
          <w:rPr>
            <w:rFonts w:ascii="Garamond" w:hAnsi="Garamond" w:cs="Times New Roman"/>
          </w:rPr>
          <w:t xml:space="preserve">informed by traditional knowledge </w:t>
        </w:r>
      </w:ins>
      <w:ins w:id="60" w:author="Benjamin J. Makhlouf" w:date="2026-03-08T11:58:00Z" w16du:dateUtc="2026-03-08T18:58:00Z">
        <w:r w:rsidR="008E4C82">
          <w:rPr>
            <w:rFonts w:ascii="Garamond" w:hAnsi="Garamond" w:cs="Times New Roman"/>
          </w:rPr>
          <w:t xml:space="preserve">has been implemented </w:t>
        </w:r>
      </w:ins>
      <w:ins w:id="61" w:author="bmak29" w:date="2026-03-09T08:32:00Z" w16du:dateUtc="2026-03-09T15:32:00Z">
        <w:del w:id="62" w:author="Daniel Schindler" w:date="2026-03-09T09:01:00Z" w16du:dateUtc="2026-03-09T16:01:00Z">
          <w:r w:rsidR="00983667" w:rsidDel="004D0AA2">
            <w:rPr>
              <w:rFonts w:ascii="Garamond" w:hAnsi="Garamond" w:cs="Times New Roman"/>
            </w:rPr>
            <w:delText xml:space="preserve">that </w:delText>
          </w:r>
        </w:del>
      </w:ins>
      <w:ins w:id="63" w:author="Benjamin J. Makhlouf" w:date="2026-03-08T11:58:00Z" w16du:dateUtc="2026-03-08T18:58:00Z">
        <w:del w:id="64" w:author="Daniel Schindler" w:date="2026-03-09T09:01:00Z" w16du:dateUtc="2026-03-09T16:01:00Z">
          <w:r w:rsidR="008E4C82" w:rsidDel="004D0AA2">
            <w:rPr>
              <w:rFonts w:ascii="Garamond" w:hAnsi="Garamond" w:cs="Times New Roman"/>
            </w:rPr>
            <w:delText>, limit</w:delText>
          </w:r>
        </w:del>
      </w:ins>
      <w:ins w:id="65" w:author="bmak29" w:date="2026-03-09T08:32:00Z" w16du:dateUtc="2026-03-09T15:32:00Z">
        <w:del w:id="66" w:author="Daniel Schindler" w:date="2026-03-09T09:01:00Z" w16du:dateUtc="2026-03-09T16:01:00Z">
          <w:r w:rsidR="00983667" w:rsidDel="004D0AA2">
            <w:rPr>
              <w:rFonts w:ascii="Garamond" w:hAnsi="Garamond" w:cs="Times New Roman"/>
            </w:rPr>
            <w:delText>s</w:delText>
          </w:r>
        </w:del>
      </w:ins>
      <w:ins w:id="67" w:author="Benjamin J. Makhlouf" w:date="2026-03-08T11:58:00Z" w16du:dateUtc="2026-03-08T18:58:00Z">
        <w:del w:id="68" w:author="Daniel Schindler" w:date="2026-03-09T09:01:00Z" w16du:dateUtc="2026-03-09T16:01:00Z">
          <w:r w:rsidR="008E4C82" w:rsidDel="004D0AA2">
            <w:rPr>
              <w:rFonts w:ascii="Garamond" w:hAnsi="Garamond" w:cs="Times New Roman"/>
            </w:rPr>
            <w:delText>ing</w:delText>
          </w:r>
        </w:del>
      </w:ins>
      <w:ins w:id="69" w:author="Daniel Schindler" w:date="2026-03-09T09:01:00Z" w16du:dateUtc="2026-03-09T16:01:00Z">
        <w:r w:rsidR="004D0AA2">
          <w:rPr>
            <w:rFonts w:ascii="Garamond" w:hAnsi="Garamond" w:cs="Times New Roman"/>
          </w:rPr>
          <w:t>to limit</w:t>
        </w:r>
      </w:ins>
      <w:ins w:id="70" w:author="Benjamin J. Makhlouf" w:date="2026-03-08T11:58:00Z" w16du:dateUtc="2026-03-08T18:58:00Z">
        <w:r w:rsidR="008E4C82">
          <w:rPr>
            <w:rFonts w:ascii="Garamond" w:hAnsi="Garamond" w:cs="Times New Roman"/>
          </w:rPr>
          <w:t xml:space="preserve"> fishing opportunities </w:t>
        </w:r>
      </w:ins>
      <w:ins w:id="71" w:author="bmak29" w:date="2026-03-09T08:33:00Z" w16du:dateUtc="2026-03-09T15:33:00Z">
        <w:r w:rsidR="00983667">
          <w:rPr>
            <w:rFonts w:ascii="Garamond" w:hAnsi="Garamond" w:cs="Times New Roman"/>
          </w:rPr>
          <w:t>during the beginning of the run</w:t>
        </w:r>
      </w:ins>
      <w:ins w:id="72" w:author="Daniel Schindler" w:date="2026-03-09T09:01:00Z" w16du:dateUtc="2026-03-09T16:01:00Z">
        <w:r w:rsidR="004D0AA2">
          <w:rPr>
            <w:rFonts w:ascii="Garamond" w:hAnsi="Garamond" w:cs="Times New Roman"/>
          </w:rPr>
          <w:t xml:space="preserve"> to reduce expl</w:t>
        </w:r>
      </w:ins>
      <w:ins w:id="73" w:author="Daniel Schindler" w:date="2026-03-09T09:02:00Z" w16du:dateUtc="2026-03-09T16:02:00Z">
        <w:r w:rsidR="004D0AA2">
          <w:rPr>
            <w:rFonts w:ascii="Garamond" w:hAnsi="Garamond" w:cs="Times New Roman"/>
          </w:rPr>
          <w:t>oitation of fish migrating to the top of the watershed</w:t>
        </w:r>
      </w:ins>
      <w:ins w:id="74" w:author="bmak29" w:date="2026-03-09T08:33:00Z" w16du:dateUtc="2026-03-09T15:33:00Z">
        <w:r w:rsidR="00983667">
          <w:rPr>
            <w:rFonts w:ascii="Garamond" w:hAnsi="Garamond" w:cs="Times New Roman"/>
          </w:rPr>
          <w:t xml:space="preserve">. </w:t>
        </w:r>
      </w:ins>
      <w:ins w:id="75" w:author="Benjamin J. Makhlouf" w:date="2026-03-08T11:58:00Z" w16du:dateUtc="2026-03-08T18:58:00Z">
        <w:del w:id="76" w:author="bmak29" w:date="2026-03-09T08:33:00Z" w16du:dateUtc="2026-03-09T15:33:00Z">
          <w:r w:rsidR="008E4C82" w:rsidDel="00983667">
            <w:rPr>
              <w:rFonts w:ascii="Garamond" w:hAnsi="Garamond" w:cs="Times New Roman"/>
            </w:rPr>
            <w:delText>until after June 12</w:delText>
          </w:r>
          <w:r w:rsidR="008E4C82" w:rsidRPr="008E4C82" w:rsidDel="00983667">
            <w:rPr>
              <w:rFonts w:ascii="Garamond" w:hAnsi="Garamond" w:cs="Times New Roman"/>
              <w:vertAlign w:val="superscript"/>
              <w:rPrChange w:id="77" w:author="Benjamin J. Makhlouf" w:date="2026-03-08T11:58:00Z" w16du:dateUtc="2026-03-08T18:58:00Z">
                <w:rPr>
                  <w:rFonts w:ascii="Garamond" w:hAnsi="Garamond" w:cs="Times New Roman"/>
                </w:rPr>
              </w:rPrChange>
            </w:rPr>
            <w:delText>th</w:delText>
          </w:r>
          <w:r w:rsidR="008E4C82" w:rsidDel="00983667">
            <w:rPr>
              <w:rFonts w:ascii="Garamond" w:hAnsi="Garamond" w:cs="Times New Roman"/>
            </w:rPr>
            <w:delText xml:space="preserve">. </w:delText>
          </w:r>
        </w:del>
        <w:r w:rsidR="008E4C82">
          <w:rPr>
            <w:rFonts w:ascii="Garamond" w:hAnsi="Garamond" w:cs="Times New Roman"/>
          </w:rPr>
          <w:t xml:space="preserve">To </w:t>
        </w:r>
        <w:del w:id="78" w:author="Daniel Schindler" w:date="2026-03-09T09:02:00Z" w16du:dateUtc="2026-03-09T16:02:00Z">
          <w:r w:rsidR="008E4C82" w:rsidDel="004D0AA2">
            <w:rPr>
              <w:rFonts w:ascii="Garamond" w:hAnsi="Garamond" w:cs="Times New Roman"/>
            </w:rPr>
            <w:delText>assess</w:delText>
          </w:r>
        </w:del>
      </w:ins>
      <w:ins w:id="79" w:author="Daniel Schindler" w:date="2026-03-09T09:02:00Z" w16du:dateUtc="2026-03-09T16:02:00Z">
        <w:r w:rsidR="004D0AA2">
          <w:rPr>
            <w:rFonts w:ascii="Garamond" w:hAnsi="Garamond" w:cs="Times New Roman"/>
          </w:rPr>
          <w:t>quantify</w:t>
        </w:r>
      </w:ins>
      <w:ins w:id="80" w:author="Benjamin J. Makhlouf" w:date="2026-03-08T11:58:00Z" w16du:dateUtc="2026-03-08T18:58:00Z">
        <w:r w:rsidR="008E4C82">
          <w:rPr>
            <w:rFonts w:ascii="Garamond" w:hAnsi="Garamond" w:cs="Times New Roman"/>
          </w:rPr>
          <w:t xml:space="preserve"> the potential </w:t>
        </w:r>
      </w:ins>
      <w:ins w:id="81" w:author="Benjamin J. Makhlouf" w:date="2026-03-08T11:59:00Z" w16du:dateUtc="2026-03-08T18:59:00Z">
        <w:r w:rsidR="008E4C82">
          <w:rPr>
            <w:rFonts w:ascii="Garamond" w:hAnsi="Garamond" w:cs="Times New Roman"/>
          </w:rPr>
          <w:t xml:space="preserve">stock-specific impacts of this strategy, we </w:t>
        </w:r>
      </w:ins>
    </w:p>
    <w:p w14:paraId="2074B142" w14:textId="7EFFE650" w:rsidR="00F27D04" w:rsidRPr="00454FB2" w:rsidDel="00454FB2" w:rsidRDefault="00454FB2">
      <w:pPr>
        <w:suppressLineNumbers/>
        <w:spacing w:line="480" w:lineRule="auto"/>
        <w:rPr>
          <w:del w:id="82" w:author="Benjamin J. Makhlouf" w:date="2026-03-08T11:47:00Z" w16du:dateUtc="2026-03-08T18:47:00Z"/>
          <w:rFonts w:ascii="Garamond" w:hAnsi="Garamond" w:cs="Times New Roman"/>
          <w:rPrChange w:id="83" w:author="Benjamin J. Makhlouf" w:date="2026-03-08T11:47:00Z" w16du:dateUtc="2026-03-08T18:47:00Z">
            <w:rPr>
              <w:del w:id="84" w:author="Benjamin J. Makhlouf" w:date="2026-03-08T11:47:00Z" w16du:dateUtc="2026-03-08T18:47:00Z"/>
            </w:rPr>
          </w:rPrChange>
        </w:rPr>
        <w:pPrChange w:id="85" w:author="Benjamin J. Makhlouf" w:date="2026-03-08T11:57:00Z" w16du:dateUtc="2026-03-08T18:57:00Z">
          <w:pPr>
            <w:pStyle w:val="ListParagraph"/>
            <w:numPr>
              <w:numId w:val="9"/>
            </w:numPr>
            <w:suppressLineNumbers/>
            <w:spacing w:line="480" w:lineRule="auto"/>
            <w:ind w:left="1080" w:hanging="360"/>
          </w:pPr>
        </w:pPrChange>
      </w:pPr>
      <w:moveToRangeStart w:id="86" w:author="Benjamin J. Makhlouf" w:date="2026-03-08T11:49:00Z" w:name="move223862979"/>
      <w:moveTo w:id="87" w:author="Benjamin J. Makhlouf" w:date="2026-03-08T11:49:00Z" w16du:dateUtc="2026-03-08T18:49:00Z">
        <w:del w:id="88" w:author="Benjamin J. Makhlouf" w:date="2026-03-08T11:52:00Z" w16du:dateUtc="2026-03-08T18:52:00Z">
          <w:r w:rsidRPr="00AA03D5" w:rsidDel="00454FB2">
            <w:rPr>
              <w:rFonts w:ascii="Garamond" w:hAnsi="Garamond" w:cs="Times New Roman"/>
            </w:rPr>
            <w:lastRenderedPageBreak/>
            <w:delText xml:space="preserve">Pacific salmon returning to large river systems are often comprised of numerous discrete populations that exhibit significant variability in return timing and spatial habitat use patterns, which contribute to biodiversity and stock resilience in the basin. However, these </w:delText>
          </w:r>
        </w:del>
        <w:del w:id="89" w:author="Benjamin J. Makhlouf" w:date="2026-03-08T11:55:00Z" w16du:dateUtc="2026-03-08T18:55:00Z">
          <w:r w:rsidRPr="00AA03D5" w:rsidDel="00454FB2">
            <w:rPr>
              <w:rFonts w:ascii="Garamond" w:hAnsi="Garamond" w:cs="Times New Roman"/>
            </w:rPr>
            <w:delText>spatiotemporal dynamics are poorly understood, limiting their integration into management strategies</w:delText>
          </w:r>
        </w:del>
        <w:del w:id="90" w:author="Benjamin J. Makhlouf" w:date="2026-03-08T11:53:00Z" w16du:dateUtc="2026-03-08T18:53:00Z">
          <w:r w:rsidRPr="00AA03D5" w:rsidDel="00454FB2">
            <w:rPr>
              <w:rFonts w:ascii="Garamond" w:hAnsi="Garamond" w:cs="Times New Roman"/>
            </w:rPr>
            <w:delText>.</w:delText>
          </w:r>
        </w:del>
      </w:moveTo>
      <w:moveToRangeEnd w:id="86"/>
      <w:del w:id="91" w:author="Benjamin J. Makhlouf" w:date="2026-03-08T11:59:00Z" w16du:dateUtc="2026-03-08T18:59:00Z">
        <w:r w:rsidR="008B6684" w:rsidRPr="00454FB2" w:rsidDel="008E4C82">
          <w:rPr>
            <w:rFonts w:ascii="Garamond" w:hAnsi="Garamond" w:cs="Times New Roman"/>
            <w:rPrChange w:id="92" w:author="Benjamin J. Makhlouf" w:date="2026-03-08T11:47:00Z" w16du:dateUtc="2026-03-08T18:47:00Z">
              <w:rPr/>
            </w:rPrChange>
          </w:rPr>
          <w:delText>We</w:delText>
        </w:r>
        <w:r w:rsidR="0026256C" w:rsidRPr="00454FB2" w:rsidDel="008E4C82">
          <w:rPr>
            <w:rFonts w:ascii="Garamond" w:hAnsi="Garamond" w:cs="Times New Roman"/>
            <w:rPrChange w:id="93" w:author="Benjamin J. Makhlouf" w:date="2026-03-08T11:47:00Z" w16du:dateUtc="2026-03-08T18:47:00Z">
              <w:rPr/>
            </w:rPrChange>
          </w:rPr>
          <w:delText xml:space="preserve"> </w:delText>
        </w:r>
      </w:del>
      <w:r w:rsidR="0026256C" w:rsidRPr="00454FB2">
        <w:rPr>
          <w:rFonts w:ascii="Garamond" w:hAnsi="Garamond" w:cs="Times New Roman"/>
          <w:rPrChange w:id="94" w:author="Benjamin J. Makhlouf" w:date="2026-03-08T11:47:00Z" w16du:dateUtc="2026-03-08T18:47:00Z">
            <w:rPr/>
          </w:rPrChange>
        </w:rPr>
        <w:t>reconstruct</w:t>
      </w:r>
      <w:r w:rsidR="008B6684" w:rsidRPr="00454FB2">
        <w:rPr>
          <w:rFonts w:ascii="Garamond" w:hAnsi="Garamond" w:cs="Times New Roman"/>
          <w:rPrChange w:id="95" w:author="Benjamin J. Makhlouf" w:date="2026-03-08T11:47:00Z" w16du:dateUtc="2026-03-08T18:47:00Z">
            <w:rPr/>
          </w:rPrChange>
        </w:rPr>
        <w:t>ed</w:t>
      </w:r>
      <w:r w:rsidR="0026256C" w:rsidRPr="00454FB2">
        <w:rPr>
          <w:rFonts w:ascii="Garamond" w:hAnsi="Garamond" w:cs="Times New Roman"/>
          <w:rPrChange w:id="96" w:author="Benjamin J. Makhlouf" w:date="2026-03-08T11:47:00Z" w16du:dateUtc="2026-03-08T18:47:00Z">
            <w:rPr/>
          </w:rPrChange>
        </w:rPr>
        <w:t xml:space="preserve"> the</w:t>
      </w:r>
      <w:r w:rsidR="008B6684" w:rsidRPr="00454FB2">
        <w:rPr>
          <w:rFonts w:ascii="Garamond" w:hAnsi="Garamond" w:cs="Times New Roman"/>
          <w:rPrChange w:id="97" w:author="Benjamin J. Makhlouf" w:date="2026-03-08T11:47:00Z" w16du:dateUtc="2026-03-08T18:47:00Z">
            <w:rPr/>
          </w:rPrChange>
        </w:rPr>
        <w:t xml:space="preserve"> </w:t>
      </w:r>
      <w:r w:rsidR="0026256C" w:rsidRPr="00454FB2">
        <w:rPr>
          <w:rFonts w:ascii="Garamond" w:hAnsi="Garamond" w:cs="Times New Roman"/>
          <w:rPrChange w:id="98" w:author="Benjamin J. Makhlouf" w:date="2026-03-08T11:47:00Z" w16du:dateUtc="2026-03-08T18:47:00Z">
            <w:rPr/>
          </w:rPrChange>
        </w:rPr>
        <w:t xml:space="preserve">spatiotemporal dynamics of return </w:t>
      </w:r>
      <w:ins w:id="99" w:author="Benjamin J. Makhlouf" w:date="2026-03-08T11:59:00Z" w16du:dateUtc="2026-03-08T18:59:00Z">
        <w:r w:rsidR="008E4C82">
          <w:rPr>
            <w:rFonts w:ascii="Garamond" w:hAnsi="Garamond" w:cs="Times New Roman"/>
          </w:rPr>
          <w:t xml:space="preserve">migration </w:t>
        </w:r>
      </w:ins>
      <w:r w:rsidR="0026256C" w:rsidRPr="00454FB2">
        <w:rPr>
          <w:rFonts w:ascii="Garamond" w:hAnsi="Garamond" w:cs="Times New Roman"/>
          <w:rPrChange w:id="100" w:author="Benjamin J. Makhlouf" w:date="2026-03-08T11:47:00Z" w16du:dateUtc="2026-03-08T18:47:00Z">
            <w:rPr/>
          </w:rPrChange>
        </w:rPr>
        <w:t xml:space="preserve">timing </w:t>
      </w:r>
      <w:r w:rsidR="008B64EE" w:rsidRPr="00454FB2">
        <w:rPr>
          <w:rFonts w:ascii="Garamond" w:hAnsi="Garamond" w:cs="Times New Roman"/>
          <w:rPrChange w:id="101" w:author="Benjamin J. Makhlouf" w:date="2026-03-08T11:47:00Z" w16du:dateUtc="2026-03-08T18:47:00Z">
            <w:rPr/>
          </w:rPrChange>
        </w:rPr>
        <w:t xml:space="preserve">for </w:t>
      </w:r>
      <w:r w:rsidR="0026256C" w:rsidRPr="00454FB2">
        <w:rPr>
          <w:rFonts w:ascii="Garamond" w:hAnsi="Garamond" w:cs="Times New Roman"/>
          <w:rPrChange w:id="102" w:author="Benjamin J. Makhlouf" w:date="2026-03-08T11:47:00Z" w16du:dateUtc="2026-03-08T18:47:00Z">
            <w:rPr/>
          </w:rPrChange>
        </w:rPr>
        <w:t>Chinook salmon</w:t>
      </w:r>
      <w:r w:rsidR="00E471DA" w:rsidRPr="00454FB2">
        <w:rPr>
          <w:rFonts w:ascii="Garamond" w:hAnsi="Garamond" w:cs="Times New Roman"/>
          <w:rPrChange w:id="103" w:author="Benjamin J. Makhlouf" w:date="2026-03-08T11:47:00Z" w16du:dateUtc="2026-03-08T18:47:00Z">
            <w:rPr/>
          </w:rPrChange>
        </w:rPr>
        <w:t xml:space="preserve"> to the Kuskokwim River of western Alaska</w:t>
      </w:r>
      <w:r w:rsidR="0026256C" w:rsidRPr="00454FB2">
        <w:rPr>
          <w:rFonts w:ascii="Garamond" w:hAnsi="Garamond" w:cs="Times New Roman"/>
          <w:rPrChange w:id="104" w:author="Benjamin J. Makhlouf" w:date="2026-03-08T11:47:00Z" w16du:dateUtc="2026-03-08T18:47:00Z">
            <w:rPr/>
          </w:rPrChange>
        </w:rPr>
        <w:t xml:space="preserve"> across six years using otolith isotope </w:t>
      </w:r>
      <w:r w:rsidR="0066241A" w:rsidRPr="00454FB2">
        <w:rPr>
          <w:rFonts w:ascii="Garamond" w:hAnsi="Garamond" w:cs="Times New Roman"/>
          <w:rPrChange w:id="105" w:author="Benjamin J. Makhlouf" w:date="2026-03-08T11:47:00Z" w16du:dateUtc="2026-03-08T18:47:00Z">
            <w:rPr/>
          </w:rPrChange>
        </w:rPr>
        <w:t>signatures</w:t>
      </w:r>
      <w:r w:rsidR="008A7376" w:rsidRPr="00454FB2">
        <w:rPr>
          <w:rFonts w:ascii="Garamond" w:hAnsi="Garamond" w:cs="Times New Roman"/>
          <w:rPrChange w:id="106" w:author="Benjamin J. Makhlouf" w:date="2026-03-08T11:47:00Z" w16du:dateUtc="2026-03-08T18:47:00Z">
            <w:rPr/>
          </w:rPrChange>
        </w:rPr>
        <w:t xml:space="preserve">. From these data we </w:t>
      </w:r>
      <w:r w:rsidR="008B6684" w:rsidRPr="00454FB2">
        <w:rPr>
          <w:rFonts w:ascii="Garamond" w:hAnsi="Garamond" w:cs="Times New Roman"/>
          <w:rPrChange w:id="107" w:author="Benjamin J. Makhlouf" w:date="2026-03-08T11:47:00Z" w16du:dateUtc="2026-03-08T18:47:00Z">
            <w:rPr/>
          </w:rPrChange>
        </w:rPr>
        <w:t>examine</w:t>
      </w:r>
      <w:r w:rsidR="008A7376" w:rsidRPr="00454FB2">
        <w:rPr>
          <w:rFonts w:ascii="Garamond" w:hAnsi="Garamond" w:cs="Times New Roman"/>
          <w:rPrChange w:id="108" w:author="Benjamin J. Makhlouf" w:date="2026-03-08T11:47:00Z" w16du:dateUtc="2026-03-08T18:47:00Z">
            <w:rPr/>
          </w:rPrChange>
        </w:rPr>
        <w:t xml:space="preserve">d </w:t>
      </w:r>
      <w:r w:rsidR="008B6684" w:rsidRPr="00454FB2">
        <w:rPr>
          <w:rFonts w:ascii="Garamond" w:hAnsi="Garamond" w:cs="Times New Roman"/>
          <w:rPrChange w:id="109" w:author="Benjamin J. Makhlouf" w:date="2026-03-08T11:47:00Z" w16du:dateUtc="2026-03-08T18:47:00Z">
            <w:rPr/>
          </w:rPrChange>
        </w:rPr>
        <w:t xml:space="preserve">the </w:t>
      </w:r>
      <w:r w:rsidR="0026256C" w:rsidRPr="00454FB2">
        <w:rPr>
          <w:rFonts w:ascii="Garamond" w:hAnsi="Garamond" w:cs="Times New Roman"/>
          <w:rPrChange w:id="110" w:author="Benjamin J. Makhlouf" w:date="2026-03-08T11:47:00Z" w16du:dateUtc="2026-03-08T18:47:00Z">
            <w:rPr/>
          </w:rPrChange>
        </w:rPr>
        <w:t xml:space="preserve">impacts of a front-end fishery closure </w:t>
      </w:r>
      <w:del w:id="111" w:author="Benjamin J. Makhlouf" w:date="2026-03-08T11:59:00Z" w16du:dateUtc="2026-03-08T18:59:00Z">
        <w:r w:rsidR="0026256C" w:rsidRPr="00454FB2" w:rsidDel="008E4C82">
          <w:rPr>
            <w:rFonts w:ascii="Garamond" w:hAnsi="Garamond" w:cs="Times New Roman"/>
            <w:rPrChange w:id="112" w:author="Benjamin J. Makhlouf" w:date="2026-03-08T11:47:00Z" w16du:dateUtc="2026-03-08T18:47:00Z">
              <w:rPr/>
            </w:rPrChange>
          </w:rPr>
          <w:delText xml:space="preserve">implemented in the </w:delText>
        </w:r>
      </w:del>
      <w:del w:id="113" w:author="Daniel Schindler" w:date="2026-03-09T09:08:00Z" w16du:dateUtc="2026-03-09T16:08:00Z">
        <w:r w:rsidR="0026256C" w:rsidRPr="00454FB2" w:rsidDel="00FB261B">
          <w:rPr>
            <w:rFonts w:ascii="Garamond" w:hAnsi="Garamond" w:cs="Times New Roman"/>
            <w:rPrChange w:id="114" w:author="Benjamin J. Makhlouf" w:date="2026-03-08T11:47:00Z" w16du:dateUtc="2026-03-08T18:47:00Z">
              <w:rPr/>
            </w:rPrChange>
          </w:rPr>
          <w:delText>basin</w:delText>
        </w:r>
        <w:r w:rsidR="00E45959" w:rsidRPr="00454FB2" w:rsidDel="00FB261B">
          <w:rPr>
            <w:rFonts w:ascii="Garamond" w:hAnsi="Garamond" w:cs="Times New Roman"/>
            <w:rPrChange w:id="115" w:author="Benjamin J. Makhlouf" w:date="2026-03-08T11:47:00Z" w16du:dateUtc="2026-03-08T18:47:00Z">
              <w:rPr/>
            </w:rPrChange>
          </w:rPr>
          <w:delText xml:space="preserve"> as it relates to</w:delText>
        </w:r>
      </w:del>
      <w:ins w:id="116" w:author="Daniel Schindler" w:date="2026-03-09T09:08:00Z" w16du:dateUtc="2026-03-09T16:08:00Z">
        <w:r w:rsidR="00FB261B">
          <w:rPr>
            <w:rFonts w:ascii="Garamond" w:hAnsi="Garamond" w:cs="Times New Roman"/>
          </w:rPr>
          <w:t>on</w:t>
        </w:r>
      </w:ins>
      <w:r w:rsidR="00E45959" w:rsidRPr="00454FB2">
        <w:rPr>
          <w:rFonts w:ascii="Garamond" w:hAnsi="Garamond" w:cs="Times New Roman"/>
          <w:rPrChange w:id="117" w:author="Benjamin J. Makhlouf" w:date="2026-03-08T11:47:00Z" w16du:dateUtc="2026-03-08T18:47:00Z">
            <w:rPr/>
          </w:rPrChange>
        </w:rPr>
        <w:t xml:space="preserve"> the</w:t>
      </w:r>
      <w:r w:rsidR="00083A7A" w:rsidRPr="00454FB2">
        <w:rPr>
          <w:rFonts w:ascii="Garamond" w:hAnsi="Garamond" w:cs="Times New Roman"/>
          <w:rPrChange w:id="118" w:author="Benjamin J. Makhlouf" w:date="2026-03-08T11:47:00Z" w16du:dateUtc="2026-03-08T18:47:00Z">
            <w:rPr/>
          </w:rPrChange>
        </w:rPr>
        <w:t xml:space="preserve"> tradeoff between protection of</w:t>
      </w:r>
      <w:r w:rsidR="008B6684" w:rsidRPr="00454FB2">
        <w:rPr>
          <w:rFonts w:ascii="Garamond" w:hAnsi="Garamond" w:cs="Times New Roman"/>
          <w:rPrChange w:id="119" w:author="Benjamin J. Makhlouf" w:date="2026-03-08T11:47:00Z" w16du:dateUtc="2026-03-08T18:47:00Z">
            <w:rPr/>
          </w:rPrChange>
        </w:rPr>
        <w:t xml:space="preserve"> sub-stock</w:t>
      </w:r>
      <w:r w:rsidR="00083A7A" w:rsidRPr="00454FB2">
        <w:rPr>
          <w:rFonts w:ascii="Garamond" w:hAnsi="Garamond" w:cs="Times New Roman"/>
          <w:rPrChange w:id="120" w:author="Benjamin J. Makhlouf" w:date="2026-03-08T11:47:00Z" w16du:dateUtc="2026-03-08T18:47:00Z">
            <w:rPr/>
          </w:rPrChange>
        </w:rPr>
        <w:t xml:space="preserve"> </w:t>
      </w:r>
      <w:r w:rsidR="008B6684" w:rsidRPr="00454FB2">
        <w:rPr>
          <w:rFonts w:ascii="Garamond" w:hAnsi="Garamond" w:cs="Times New Roman"/>
          <w:rPrChange w:id="121" w:author="Benjamin J. Makhlouf" w:date="2026-03-08T11:47:00Z" w16du:dateUtc="2026-03-08T18:47:00Z">
            <w:rPr/>
          </w:rPrChange>
        </w:rPr>
        <w:t xml:space="preserve">biodiversity </w:t>
      </w:r>
      <w:r w:rsidR="00083A7A" w:rsidRPr="00454FB2">
        <w:rPr>
          <w:rFonts w:ascii="Garamond" w:hAnsi="Garamond" w:cs="Times New Roman"/>
          <w:rPrChange w:id="122" w:author="Benjamin J. Makhlouf" w:date="2026-03-08T11:47:00Z" w16du:dateUtc="2026-03-08T18:47:00Z">
            <w:rPr/>
          </w:rPrChange>
        </w:rPr>
        <w:t xml:space="preserve">and </w:t>
      </w:r>
      <w:del w:id="123" w:author="Benjamin J. Makhlouf" w:date="2026-03-08T12:00:00Z" w16du:dateUtc="2026-03-08T19:00:00Z">
        <w:r w:rsidR="008A7376" w:rsidRPr="00454FB2" w:rsidDel="008E4C82">
          <w:rPr>
            <w:rFonts w:ascii="Garamond" w:hAnsi="Garamond" w:cs="Times New Roman"/>
            <w:rPrChange w:id="124" w:author="Benjamin J. Makhlouf" w:date="2026-03-08T11:47:00Z" w16du:dateUtc="2026-03-08T18:47:00Z">
              <w:rPr/>
            </w:rPrChange>
          </w:rPr>
          <w:delText xml:space="preserve">maintaining </w:delText>
        </w:r>
      </w:del>
      <w:r w:rsidR="00083A7A" w:rsidRPr="00454FB2">
        <w:rPr>
          <w:rFonts w:ascii="Garamond" w:hAnsi="Garamond" w:cs="Times New Roman"/>
          <w:rPrChange w:id="125" w:author="Benjamin J. Makhlouf" w:date="2026-03-08T11:47:00Z" w16du:dateUtc="2026-03-08T18:47:00Z">
            <w:rPr/>
          </w:rPrChange>
        </w:rPr>
        <w:t xml:space="preserve">harvest </w:t>
      </w:r>
      <w:del w:id="126" w:author="Daniel Schindler" w:date="2026-03-09T09:08:00Z" w16du:dateUtc="2026-03-09T16:08:00Z">
        <w:r w:rsidR="00083A7A" w:rsidRPr="00454FB2" w:rsidDel="00FB261B">
          <w:rPr>
            <w:rFonts w:ascii="Garamond" w:hAnsi="Garamond" w:cs="Times New Roman"/>
            <w:rPrChange w:id="127" w:author="Benjamin J. Makhlouf" w:date="2026-03-08T11:47:00Z" w16du:dateUtc="2026-03-08T18:47:00Z">
              <w:rPr/>
            </w:rPrChange>
          </w:rPr>
          <w:delText>opportunities</w:delText>
        </w:r>
      </w:del>
      <w:ins w:id="128" w:author="Daniel Schindler" w:date="2026-03-09T09:08:00Z" w16du:dateUtc="2026-03-09T16:08:00Z">
        <w:r w:rsidR="00FB261B">
          <w:rPr>
            <w:rFonts w:ascii="Garamond" w:hAnsi="Garamond" w:cs="Times New Roman"/>
          </w:rPr>
          <w:t>opportunity</w:t>
        </w:r>
      </w:ins>
      <w:r w:rsidR="00083A7A" w:rsidRPr="00454FB2">
        <w:rPr>
          <w:rFonts w:ascii="Garamond" w:hAnsi="Garamond" w:cs="Times New Roman"/>
          <w:rPrChange w:id="129" w:author="Benjamin J. Makhlouf" w:date="2026-03-08T11:47:00Z" w16du:dateUtc="2026-03-08T18:47:00Z">
            <w:rPr/>
          </w:rPrChange>
        </w:rPr>
        <w:t>.</w:t>
      </w:r>
      <w:r w:rsidR="00FF5EC9" w:rsidRPr="00454FB2">
        <w:rPr>
          <w:rFonts w:ascii="Garamond" w:hAnsi="Garamond" w:cs="Times New Roman"/>
          <w:rPrChange w:id="130" w:author="Benjamin J. Makhlouf" w:date="2026-03-08T11:47:00Z" w16du:dateUtc="2026-03-08T18:47:00Z">
            <w:rPr/>
          </w:rPrChange>
        </w:rPr>
        <w:t xml:space="preserve"> </w:t>
      </w:r>
    </w:p>
    <w:p w14:paraId="2FE7442E" w14:textId="09ECF3F7" w:rsidR="00F27D04" w:rsidRPr="00454FB2" w:rsidDel="00454FB2" w:rsidRDefault="00FF5EC9">
      <w:pPr>
        <w:suppressLineNumbers/>
        <w:spacing w:line="480" w:lineRule="auto"/>
        <w:rPr>
          <w:del w:id="131" w:author="Benjamin J. Makhlouf" w:date="2026-03-08T11:47:00Z" w16du:dateUtc="2026-03-08T18:47:00Z"/>
          <w:rFonts w:ascii="Garamond" w:hAnsi="Garamond" w:cs="Times New Roman"/>
          <w:rPrChange w:id="132" w:author="Benjamin J. Makhlouf" w:date="2026-03-08T11:47:00Z" w16du:dateUtc="2026-03-08T18:47:00Z">
            <w:rPr>
              <w:del w:id="133" w:author="Benjamin J. Makhlouf" w:date="2026-03-08T11:47:00Z" w16du:dateUtc="2026-03-08T18:47:00Z"/>
            </w:rPr>
          </w:rPrChange>
        </w:rPr>
        <w:pPrChange w:id="134" w:author="Benjamin J. Makhlouf" w:date="2026-03-08T11:57:00Z" w16du:dateUtc="2026-03-08T18:57:00Z">
          <w:pPr>
            <w:pStyle w:val="ListParagraph"/>
            <w:numPr>
              <w:numId w:val="9"/>
            </w:numPr>
            <w:suppressLineNumbers/>
            <w:spacing w:line="480" w:lineRule="auto"/>
            <w:ind w:left="1080" w:hanging="360"/>
          </w:pPr>
        </w:pPrChange>
      </w:pPr>
      <w:r w:rsidRPr="00454FB2">
        <w:rPr>
          <w:rFonts w:ascii="Garamond" w:hAnsi="Garamond" w:cs="Times New Roman"/>
          <w:rPrChange w:id="135" w:author="Benjamin J. Makhlouf" w:date="2026-03-08T11:47:00Z" w16du:dateUtc="2026-03-08T18:47:00Z">
            <w:rPr/>
          </w:rPrChange>
        </w:rPr>
        <w:t>W</w:t>
      </w:r>
      <w:r w:rsidR="0026256C" w:rsidRPr="00454FB2">
        <w:rPr>
          <w:rFonts w:ascii="Garamond" w:hAnsi="Garamond" w:cs="Times New Roman"/>
          <w:rPrChange w:id="136" w:author="Benjamin J. Makhlouf" w:date="2026-03-08T11:47:00Z" w16du:dateUtc="2026-03-08T18:47:00Z">
            <w:rPr/>
          </w:rPrChange>
        </w:rPr>
        <w:t xml:space="preserve">e demonstrate a consistent relationship between </w:t>
      </w:r>
      <w:r w:rsidR="00E471DA" w:rsidRPr="00454FB2">
        <w:rPr>
          <w:rFonts w:ascii="Garamond" w:hAnsi="Garamond" w:cs="Times New Roman"/>
          <w:rPrChange w:id="137" w:author="Benjamin J. Makhlouf" w:date="2026-03-08T11:47:00Z" w16du:dateUtc="2026-03-08T18:47:00Z">
            <w:rPr/>
          </w:rPrChange>
        </w:rPr>
        <w:t xml:space="preserve">seasonal </w:t>
      </w:r>
      <w:r w:rsidR="0026256C" w:rsidRPr="00454FB2">
        <w:rPr>
          <w:rFonts w:ascii="Garamond" w:hAnsi="Garamond" w:cs="Times New Roman"/>
          <w:rPrChange w:id="138" w:author="Benjamin J. Makhlouf" w:date="2026-03-08T11:47:00Z" w16du:dateUtc="2026-03-08T18:47:00Z">
            <w:rPr/>
          </w:rPrChange>
        </w:rPr>
        <w:t xml:space="preserve">run timing and watershed </w:t>
      </w:r>
      <w:del w:id="139" w:author="Daniel Schindler" w:date="2026-03-09T09:09:00Z" w16du:dateUtc="2026-03-09T16:09:00Z">
        <w:r w:rsidR="0026256C" w:rsidRPr="00454FB2" w:rsidDel="00FB261B">
          <w:rPr>
            <w:rFonts w:ascii="Garamond" w:hAnsi="Garamond" w:cs="Times New Roman"/>
            <w:rPrChange w:id="140" w:author="Benjamin J. Makhlouf" w:date="2026-03-08T11:47:00Z" w16du:dateUtc="2026-03-08T18:47:00Z">
              <w:rPr/>
            </w:rPrChange>
          </w:rPr>
          <w:delText>position</w:delText>
        </w:r>
      </w:del>
      <w:ins w:id="141" w:author="Daniel Schindler" w:date="2026-03-09T09:09:00Z" w16du:dateUtc="2026-03-09T16:09:00Z">
        <w:r w:rsidR="00FB261B">
          <w:rPr>
            <w:rFonts w:ascii="Garamond" w:hAnsi="Garamond" w:cs="Times New Roman"/>
          </w:rPr>
          <w:t xml:space="preserve">origin of returning fish; </w:t>
        </w:r>
      </w:ins>
      <w:del w:id="142" w:author="Daniel Schindler" w:date="2026-03-09T09:09:00Z" w16du:dateUtc="2026-03-09T16:09:00Z">
        <w:r w:rsidR="0026256C" w:rsidRPr="00454FB2" w:rsidDel="00FB261B">
          <w:rPr>
            <w:rFonts w:ascii="Garamond" w:hAnsi="Garamond" w:cs="Times New Roman"/>
            <w:rPrChange w:id="143" w:author="Benjamin J. Makhlouf" w:date="2026-03-08T11:47:00Z" w16du:dateUtc="2026-03-08T18:47:00Z">
              <w:rPr/>
            </w:rPrChange>
          </w:rPr>
          <w:delText xml:space="preserve">, with </w:delText>
        </w:r>
      </w:del>
      <w:r w:rsidR="0026256C" w:rsidRPr="00454FB2">
        <w:rPr>
          <w:rFonts w:ascii="Garamond" w:hAnsi="Garamond" w:cs="Times New Roman"/>
          <w:rPrChange w:id="144" w:author="Benjamin J. Makhlouf" w:date="2026-03-08T11:47:00Z" w16du:dateUtc="2026-03-08T18:47:00Z">
            <w:rPr/>
          </w:rPrChange>
        </w:rPr>
        <w:t xml:space="preserve">earlier </w:t>
      </w:r>
      <w:del w:id="145" w:author="Daniel Schindler" w:date="2026-03-09T09:09:00Z" w16du:dateUtc="2026-03-09T16:09:00Z">
        <w:r w:rsidR="0026256C" w:rsidRPr="00454FB2" w:rsidDel="00FB261B">
          <w:rPr>
            <w:rFonts w:ascii="Garamond" w:hAnsi="Garamond" w:cs="Times New Roman"/>
            <w:rPrChange w:id="146" w:author="Benjamin J. Makhlouf" w:date="2026-03-08T11:47:00Z" w16du:dateUtc="2026-03-08T18:47:00Z">
              <w:rPr/>
            </w:rPrChange>
          </w:rPr>
          <w:delText xml:space="preserve">returning </w:delText>
        </w:r>
      </w:del>
      <w:ins w:id="147" w:author="Daniel Schindler" w:date="2026-03-09T09:09:00Z" w16du:dateUtc="2026-03-09T16:09:00Z">
        <w:r w:rsidR="00FB261B">
          <w:rPr>
            <w:rFonts w:ascii="Garamond" w:hAnsi="Garamond" w:cs="Times New Roman"/>
          </w:rPr>
          <w:t>migrating</w:t>
        </w:r>
        <w:r w:rsidR="00FB261B" w:rsidRPr="00454FB2">
          <w:rPr>
            <w:rFonts w:ascii="Garamond" w:hAnsi="Garamond" w:cs="Times New Roman"/>
            <w:rPrChange w:id="148" w:author="Benjamin J. Makhlouf" w:date="2026-03-08T11:47:00Z" w16du:dateUtc="2026-03-08T18:47:00Z">
              <w:rPr/>
            </w:rPrChange>
          </w:rPr>
          <w:t xml:space="preserve"> </w:t>
        </w:r>
      </w:ins>
      <w:r w:rsidR="00E45959" w:rsidRPr="00454FB2">
        <w:rPr>
          <w:rFonts w:ascii="Garamond" w:hAnsi="Garamond" w:cs="Times New Roman"/>
          <w:rPrChange w:id="149" w:author="Benjamin J. Makhlouf" w:date="2026-03-08T11:47:00Z" w16du:dateUtc="2026-03-08T18:47:00Z">
            <w:rPr/>
          </w:rPrChange>
        </w:rPr>
        <w:t>fish</w:t>
      </w:r>
      <w:r w:rsidRPr="00454FB2">
        <w:rPr>
          <w:rFonts w:ascii="Garamond" w:hAnsi="Garamond" w:cs="Times New Roman"/>
          <w:rPrChange w:id="150" w:author="Benjamin J. Makhlouf" w:date="2026-03-08T11:47:00Z" w16du:dateUtc="2026-03-08T18:47:00Z">
            <w:rPr/>
          </w:rPrChange>
        </w:rPr>
        <w:t xml:space="preserve"> </w:t>
      </w:r>
      <w:del w:id="151" w:author="Daniel Schindler" w:date="2026-03-09T09:09:00Z" w16du:dateUtc="2026-03-09T16:09:00Z">
        <w:r w:rsidR="0026256C" w:rsidRPr="00454FB2" w:rsidDel="00FB261B">
          <w:rPr>
            <w:rFonts w:ascii="Garamond" w:hAnsi="Garamond" w:cs="Times New Roman"/>
            <w:rPrChange w:id="152" w:author="Benjamin J. Makhlouf" w:date="2026-03-08T11:47:00Z" w16du:dateUtc="2026-03-08T18:47:00Z">
              <w:rPr/>
            </w:rPrChange>
          </w:rPr>
          <w:delText xml:space="preserve">contributing </w:delText>
        </w:r>
      </w:del>
      <w:ins w:id="153" w:author="Daniel Schindler" w:date="2026-03-09T09:09:00Z" w16du:dateUtc="2026-03-09T16:09:00Z">
        <w:r w:rsidR="00FB261B">
          <w:rPr>
            <w:rFonts w:ascii="Garamond" w:hAnsi="Garamond" w:cs="Times New Roman"/>
          </w:rPr>
          <w:t>contributed</w:t>
        </w:r>
        <w:r w:rsidR="00FB261B" w:rsidRPr="00454FB2">
          <w:rPr>
            <w:rFonts w:ascii="Garamond" w:hAnsi="Garamond" w:cs="Times New Roman"/>
            <w:rPrChange w:id="154" w:author="Benjamin J. Makhlouf" w:date="2026-03-08T11:47:00Z" w16du:dateUtc="2026-03-08T18:47:00Z">
              <w:rPr/>
            </w:rPrChange>
          </w:rPr>
          <w:t xml:space="preserve"> </w:t>
        </w:r>
      </w:ins>
      <w:r w:rsidR="0026256C" w:rsidRPr="00454FB2">
        <w:rPr>
          <w:rFonts w:ascii="Garamond" w:hAnsi="Garamond" w:cs="Times New Roman"/>
          <w:rPrChange w:id="155" w:author="Benjamin J. Makhlouf" w:date="2026-03-08T11:47:00Z" w16du:dateUtc="2026-03-08T18:47:00Z">
            <w:rPr/>
          </w:rPrChange>
        </w:rPr>
        <w:t xml:space="preserve">disproportionately to the uppermost </w:t>
      </w:r>
      <w:del w:id="156" w:author="Daniel Schindler" w:date="2026-03-09T09:10:00Z" w16du:dateUtc="2026-03-09T16:10:00Z">
        <w:r w:rsidR="0026256C" w:rsidRPr="00454FB2" w:rsidDel="00FB261B">
          <w:rPr>
            <w:rFonts w:ascii="Garamond" w:hAnsi="Garamond" w:cs="Times New Roman"/>
            <w:rPrChange w:id="157" w:author="Benjamin J. Makhlouf" w:date="2026-03-08T11:47:00Z" w16du:dateUtc="2026-03-08T18:47:00Z">
              <w:rPr/>
            </w:rPrChange>
          </w:rPr>
          <w:delText xml:space="preserve">portion </w:delText>
        </w:r>
      </w:del>
      <w:ins w:id="158" w:author="Daniel Schindler" w:date="2026-03-09T09:10:00Z" w16du:dateUtc="2026-03-09T16:10:00Z">
        <w:r w:rsidR="00FB261B">
          <w:rPr>
            <w:rFonts w:ascii="Garamond" w:hAnsi="Garamond" w:cs="Times New Roman"/>
          </w:rPr>
          <w:t>regions</w:t>
        </w:r>
        <w:r w:rsidR="00FB261B" w:rsidRPr="00454FB2">
          <w:rPr>
            <w:rFonts w:ascii="Garamond" w:hAnsi="Garamond" w:cs="Times New Roman"/>
            <w:rPrChange w:id="159" w:author="Benjamin J. Makhlouf" w:date="2026-03-08T11:47:00Z" w16du:dateUtc="2026-03-08T18:47:00Z">
              <w:rPr/>
            </w:rPrChange>
          </w:rPr>
          <w:t xml:space="preserve"> </w:t>
        </w:r>
      </w:ins>
      <w:r w:rsidR="0026256C" w:rsidRPr="00454FB2">
        <w:rPr>
          <w:rFonts w:ascii="Garamond" w:hAnsi="Garamond" w:cs="Times New Roman"/>
          <w:rPrChange w:id="160" w:author="Benjamin J. Makhlouf" w:date="2026-03-08T11:47:00Z" w16du:dateUtc="2026-03-08T18:47:00Z">
            <w:rPr/>
          </w:rPrChange>
        </w:rPr>
        <w:t xml:space="preserve">of the watershed. This trend was </w:t>
      </w:r>
      <w:r w:rsidR="008B6684" w:rsidRPr="00454FB2">
        <w:rPr>
          <w:rFonts w:ascii="Garamond" w:hAnsi="Garamond" w:cs="Times New Roman"/>
          <w:rPrChange w:id="161" w:author="Benjamin J. Makhlouf" w:date="2026-03-08T11:47:00Z" w16du:dateUtc="2026-03-08T18:47:00Z">
            <w:rPr/>
          </w:rPrChange>
        </w:rPr>
        <w:t xml:space="preserve">consistent when </w:t>
      </w:r>
      <w:r w:rsidR="0026256C" w:rsidRPr="00454FB2">
        <w:rPr>
          <w:rFonts w:ascii="Garamond" w:hAnsi="Garamond" w:cs="Times New Roman"/>
          <w:rPrChange w:id="162" w:author="Benjamin J. Makhlouf" w:date="2026-03-08T11:47:00Z" w16du:dateUtc="2026-03-08T18:47:00Z">
            <w:rPr/>
          </w:rPrChange>
        </w:rPr>
        <w:t xml:space="preserve">examining relative </w:t>
      </w:r>
      <w:r w:rsidR="008B6684" w:rsidRPr="00454FB2">
        <w:rPr>
          <w:rFonts w:ascii="Garamond" w:hAnsi="Garamond" w:cs="Times New Roman"/>
          <w:rPrChange w:id="163" w:author="Benjamin J. Makhlouf" w:date="2026-03-08T11:47:00Z" w16du:dateUtc="2026-03-08T18:47:00Z">
            <w:rPr/>
          </w:rPrChange>
        </w:rPr>
        <w:t xml:space="preserve">watershed </w:t>
      </w:r>
      <w:r w:rsidR="0026256C" w:rsidRPr="00454FB2">
        <w:rPr>
          <w:rFonts w:ascii="Garamond" w:hAnsi="Garamond" w:cs="Times New Roman"/>
          <w:rPrChange w:id="164" w:author="Benjamin J. Makhlouf" w:date="2026-03-08T11:47:00Z" w16du:dateUtc="2026-03-08T18:47:00Z">
            <w:rPr/>
          </w:rPrChange>
        </w:rPr>
        <w:t xml:space="preserve">contributions within discrete temporal windows during the return migration </w:t>
      </w:r>
      <w:r w:rsidR="008A7376" w:rsidRPr="00454FB2">
        <w:rPr>
          <w:rFonts w:ascii="Garamond" w:hAnsi="Garamond" w:cs="Times New Roman"/>
          <w:rPrChange w:id="165" w:author="Benjamin J. Makhlouf" w:date="2026-03-08T11:47:00Z" w16du:dateUtc="2026-03-08T18:47:00Z">
            <w:rPr/>
          </w:rPrChange>
        </w:rPr>
        <w:t>as well as</w:t>
      </w:r>
      <w:r w:rsidR="0026256C" w:rsidRPr="00454FB2">
        <w:rPr>
          <w:rFonts w:ascii="Garamond" w:hAnsi="Garamond" w:cs="Times New Roman"/>
          <w:rPrChange w:id="166" w:author="Benjamin J. Makhlouf" w:date="2026-03-08T11:47:00Z" w16du:dateUtc="2026-03-08T18:47:00Z">
            <w:rPr/>
          </w:rPrChange>
        </w:rPr>
        <w:t xml:space="preserve"> in cumulative distribution analyses that controlled for total return abundance. While this pattern was robust, we </w:t>
      </w:r>
      <w:r w:rsidR="00C92AB0" w:rsidRPr="00454FB2">
        <w:rPr>
          <w:rFonts w:ascii="Garamond" w:hAnsi="Garamond" w:cs="Times New Roman"/>
          <w:rPrChange w:id="167" w:author="Benjamin J. Makhlouf" w:date="2026-03-08T11:47:00Z" w16du:dateUtc="2026-03-08T18:47:00Z">
            <w:rPr/>
          </w:rPrChange>
        </w:rPr>
        <w:t xml:space="preserve">did </w:t>
      </w:r>
      <w:r w:rsidR="00424DB6" w:rsidRPr="00454FB2">
        <w:rPr>
          <w:rFonts w:ascii="Garamond" w:hAnsi="Garamond" w:cs="Times New Roman"/>
          <w:rPrChange w:id="168" w:author="Benjamin J. Makhlouf" w:date="2026-03-08T11:47:00Z" w16du:dateUtc="2026-03-08T18:47:00Z">
            <w:rPr/>
          </w:rPrChange>
        </w:rPr>
        <w:t>observe</w:t>
      </w:r>
      <w:r w:rsidR="0026256C" w:rsidRPr="00454FB2">
        <w:rPr>
          <w:rFonts w:ascii="Garamond" w:hAnsi="Garamond" w:cs="Times New Roman"/>
          <w:rPrChange w:id="169" w:author="Benjamin J. Makhlouf" w:date="2026-03-08T11:47:00Z" w16du:dateUtc="2026-03-08T18:47:00Z">
            <w:rPr/>
          </w:rPrChange>
        </w:rPr>
        <w:t xml:space="preserve"> interannual variability in the magnitude of </w:t>
      </w:r>
      <w:r w:rsidR="00E45959" w:rsidRPr="00454FB2">
        <w:rPr>
          <w:rFonts w:ascii="Garamond" w:hAnsi="Garamond" w:cs="Times New Roman"/>
          <w:rPrChange w:id="170" w:author="Benjamin J. Makhlouf" w:date="2026-03-08T11:47:00Z" w16du:dateUtc="2026-03-08T18:47:00Z">
            <w:rPr/>
          </w:rPrChange>
        </w:rPr>
        <w:t xml:space="preserve">watershed </w:t>
      </w:r>
      <w:r w:rsidR="0026256C" w:rsidRPr="00454FB2">
        <w:rPr>
          <w:rFonts w:ascii="Garamond" w:hAnsi="Garamond" w:cs="Times New Roman"/>
          <w:rPrChange w:id="171" w:author="Benjamin J. Makhlouf" w:date="2026-03-08T11:47:00Z" w16du:dateUtc="2026-03-08T18:47:00Z">
            <w:rPr/>
          </w:rPrChange>
        </w:rPr>
        <w:t>contributions and overall run timing</w:t>
      </w:r>
      <w:r w:rsidR="00636C9F" w:rsidRPr="00454FB2">
        <w:rPr>
          <w:rFonts w:ascii="Garamond" w:hAnsi="Garamond" w:cs="Times New Roman"/>
          <w:rPrChange w:id="172" w:author="Benjamin J. Makhlouf" w:date="2026-03-08T11:47:00Z" w16du:dateUtc="2026-03-08T18:47:00Z">
            <w:rPr/>
          </w:rPrChange>
        </w:rPr>
        <w:t>, highlighting the</w:t>
      </w:r>
      <w:r w:rsidR="008A7376" w:rsidRPr="00454FB2">
        <w:rPr>
          <w:rFonts w:ascii="Garamond" w:hAnsi="Garamond" w:cs="Times New Roman"/>
          <w:rPrChange w:id="173" w:author="Benjamin J. Makhlouf" w:date="2026-03-08T11:47:00Z" w16du:dateUtc="2026-03-08T18:47:00Z">
            <w:rPr/>
          </w:rPrChange>
        </w:rPr>
        <w:t xml:space="preserve"> interactive</w:t>
      </w:r>
      <w:r w:rsidR="00636C9F" w:rsidRPr="00454FB2">
        <w:rPr>
          <w:rFonts w:ascii="Garamond" w:hAnsi="Garamond" w:cs="Times New Roman"/>
          <w:rPrChange w:id="174" w:author="Benjamin J. Makhlouf" w:date="2026-03-08T11:47:00Z" w16du:dateUtc="2026-03-08T18:47:00Z">
            <w:rPr/>
          </w:rPrChange>
        </w:rPr>
        <w:t xml:space="preserve"> relationship between the closure and dynamic ecological </w:t>
      </w:r>
      <w:r w:rsidR="008B64EE" w:rsidRPr="00454FB2">
        <w:rPr>
          <w:rFonts w:ascii="Garamond" w:hAnsi="Garamond" w:cs="Times New Roman"/>
          <w:rPrChange w:id="175" w:author="Benjamin J. Makhlouf" w:date="2026-03-08T11:47:00Z" w16du:dateUtc="2026-03-08T18:47:00Z">
            <w:rPr/>
          </w:rPrChange>
        </w:rPr>
        <w:t>processes</w:t>
      </w:r>
      <w:r w:rsidR="008A7376" w:rsidRPr="00454FB2">
        <w:rPr>
          <w:rFonts w:ascii="Garamond" w:hAnsi="Garamond" w:cs="Times New Roman"/>
          <w:rPrChange w:id="176" w:author="Benjamin J. Makhlouf" w:date="2026-03-08T11:47:00Z" w16du:dateUtc="2026-03-08T18:47:00Z">
            <w:rPr/>
          </w:rPrChange>
        </w:rPr>
        <w:t xml:space="preserve"> which may impact its efficacy. </w:t>
      </w:r>
    </w:p>
    <w:p w14:paraId="28222880" w14:textId="614B114F" w:rsidR="00F27D04" w:rsidRDefault="0026256C" w:rsidP="00454FB2">
      <w:pPr>
        <w:suppressLineNumbers/>
        <w:spacing w:line="480" w:lineRule="auto"/>
        <w:rPr>
          <w:ins w:id="177" w:author="Benjamin J. Makhlouf" w:date="2026-03-08T11:47:00Z" w16du:dateUtc="2026-03-08T18:47:00Z"/>
          <w:rFonts w:ascii="Garamond" w:hAnsi="Garamond" w:cs="Times New Roman"/>
        </w:rPr>
      </w:pPr>
      <w:r w:rsidRPr="00454FB2">
        <w:rPr>
          <w:rFonts w:ascii="Garamond" w:hAnsi="Garamond" w:cs="Times New Roman"/>
          <w:rPrChange w:id="178" w:author="Benjamin J. Makhlouf" w:date="2026-03-08T11:47:00Z" w16du:dateUtc="2026-03-08T18:47:00Z">
            <w:rPr/>
          </w:rPrChange>
        </w:rPr>
        <w:t>The front-end closure strategy</w:t>
      </w:r>
      <w:r w:rsidR="008A7376" w:rsidRPr="00454FB2">
        <w:rPr>
          <w:rFonts w:ascii="Garamond" w:hAnsi="Garamond" w:cs="Times New Roman"/>
          <w:rPrChange w:id="179" w:author="Benjamin J. Makhlouf" w:date="2026-03-08T11:47:00Z" w16du:dateUtc="2026-03-08T18:47:00Z">
            <w:rPr/>
          </w:rPrChange>
        </w:rPr>
        <w:t xml:space="preserve"> </w:t>
      </w:r>
      <w:r w:rsidR="00F27D04" w:rsidRPr="00454FB2">
        <w:rPr>
          <w:rFonts w:ascii="Garamond" w:hAnsi="Garamond" w:cs="Times New Roman"/>
          <w:rPrChange w:id="180" w:author="Benjamin J. Makhlouf" w:date="2026-03-08T11:47:00Z" w16du:dateUtc="2026-03-08T18:47:00Z">
            <w:rPr/>
          </w:rPrChange>
        </w:rPr>
        <w:t>consistently</w:t>
      </w:r>
      <w:r w:rsidRPr="00454FB2">
        <w:rPr>
          <w:rFonts w:ascii="Garamond" w:hAnsi="Garamond" w:cs="Times New Roman"/>
          <w:rPrChange w:id="181" w:author="Benjamin J. Makhlouf" w:date="2026-03-08T11:47:00Z" w16du:dateUtc="2026-03-08T18:47:00Z">
            <w:rPr/>
          </w:rPrChange>
        </w:rPr>
        <w:t xml:space="preserve"> </w:t>
      </w:r>
      <w:r w:rsidR="007A07BC" w:rsidRPr="00454FB2">
        <w:rPr>
          <w:rFonts w:ascii="Garamond" w:hAnsi="Garamond" w:cs="Times New Roman"/>
          <w:rPrChange w:id="182" w:author="Benjamin J. Makhlouf" w:date="2026-03-08T11:47:00Z" w16du:dateUtc="2026-03-08T18:47:00Z">
            <w:rPr/>
          </w:rPrChange>
        </w:rPr>
        <w:t xml:space="preserve">provided </w:t>
      </w:r>
      <w:r w:rsidRPr="00454FB2">
        <w:rPr>
          <w:rFonts w:ascii="Garamond" w:hAnsi="Garamond" w:cs="Times New Roman"/>
          <w:rPrChange w:id="183" w:author="Benjamin J. Makhlouf" w:date="2026-03-08T11:47:00Z" w16du:dateUtc="2026-03-08T18:47:00Z">
            <w:rPr/>
          </w:rPrChange>
        </w:rPr>
        <w:t>higher protection to upper watershed stocks</w:t>
      </w:r>
      <w:del w:id="184" w:author="Daniel Schindler" w:date="2026-03-09T08:57:00Z" w16du:dateUtc="2026-03-09T15:57:00Z">
        <w:r w:rsidR="007A07BC" w:rsidRPr="00454FB2" w:rsidDel="004D0AA2">
          <w:rPr>
            <w:rFonts w:ascii="Garamond" w:hAnsi="Garamond" w:cs="Times New Roman"/>
            <w:rPrChange w:id="185" w:author="Benjamin J. Makhlouf" w:date="2026-03-08T11:47:00Z" w16du:dateUtc="2026-03-08T18:47:00Z">
              <w:rPr/>
            </w:rPrChange>
          </w:rPr>
          <w:delText xml:space="preserve">, </w:delText>
        </w:r>
        <w:r w:rsidR="008B6684" w:rsidRPr="00454FB2" w:rsidDel="004D0AA2">
          <w:rPr>
            <w:rFonts w:ascii="Garamond" w:hAnsi="Garamond" w:cs="Times New Roman"/>
            <w:rPrChange w:id="186" w:author="Benjamin J. Makhlouf" w:date="2026-03-08T11:47:00Z" w16du:dateUtc="2026-03-08T18:47:00Z">
              <w:rPr/>
            </w:rPrChange>
          </w:rPr>
          <w:delText xml:space="preserve">which </w:delText>
        </w:r>
        <w:r w:rsidR="00636C9F" w:rsidRPr="00454FB2" w:rsidDel="004D0AA2">
          <w:rPr>
            <w:rFonts w:ascii="Garamond" w:hAnsi="Garamond" w:cs="Times New Roman"/>
            <w:rPrChange w:id="187" w:author="Benjamin J. Makhlouf" w:date="2026-03-08T11:47:00Z" w16du:dateUtc="2026-03-08T18:47:00Z">
              <w:rPr/>
            </w:rPrChange>
          </w:rPr>
          <w:delText>remained true in</w:delText>
        </w:r>
      </w:del>
      <w:ins w:id="188" w:author="Daniel Schindler" w:date="2026-03-09T09:10:00Z" w16du:dateUtc="2026-03-09T16:10:00Z">
        <w:r w:rsidR="00FB261B">
          <w:rPr>
            <w:rFonts w:ascii="Garamond" w:hAnsi="Garamond" w:cs="Times New Roman"/>
          </w:rPr>
          <w:t xml:space="preserve"> </w:t>
        </w:r>
      </w:ins>
      <w:ins w:id="189" w:author="Daniel Schindler" w:date="2026-03-09T08:57:00Z" w16du:dateUtc="2026-03-09T15:57:00Z">
        <w:r w:rsidR="004D0AA2">
          <w:rPr>
            <w:rFonts w:ascii="Garamond" w:hAnsi="Garamond" w:cs="Times New Roman"/>
          </w:rPr>
          <w:t>across</w:t>
        </w:r>
      </w:ins>
      <w:r w:rsidR="00636C9F" w:rsidRPr="00454FB2">
        <w:rPr>
          <w:rFonts w:ascii="Garamond" w:hAnsi="Garamond" w:cs="Times New Roman"/>
          <w:rPrChange w:id="190" w:author="Benjamin J. Makhlouf" w:date="2026-03-08T11:47:00Z" w16du:dateUtc="2026-03-08T18:47:00Z">
            <w:rPr/>
          </w:rPrChange>
        </w:rPr>
        <w:t xml:space="preserve"> several simulated alternative front</w:t>
      </w:r>
      <w:r w:rsidR="004E7B3B" w:rsidRPr="00454FB2">
        <w:rPr>
          <w:rFonts w:ascii="Garamond" w:hAnsi="Garamond" w:cs="Times New Roman"/>
          <w:rPrChange w:id="191" w:author="Benjamin J. Makhlouf" w:date="2026-03-08T11:47:00Z" w16du:dateUtc="2026-03-08T18:47:00Z">
            <w:rPr/>
          </w:rPrChange>
        </w:rPr>
        <w:t>-</w:t>
      </w:r>
      <w:r w:rsidR="00636C9F" w:rsidRPr="00454FB2">
        <w:rPr>
          <w:rFonts w:ascii="Garamond" w:hAnsi="Garamond" w:cs="Times New Roman"/>
          <w:rPrChange w:id="192" w:author="Benjamin J. Makhlouf" w:date="2026-03-08T11:47:00Z" w16du:dateUtc="2026-03-08T18:47:00Z">
            <w:rPr/>
          </w:rPrChange>
        </w:rPr>
        <w:t>end closure end date</w:t>
      </w:r>
      <w:r w:rsidR="008B6684" w:rsidRPr="00454FB2">
        <w:rPr>
          <w:rFonts w:ascii="Garamond" w:hAnsi="Garamond" w:cs="Times New Roman"/>
          <w:rPrChange w:id="193" w:author="Benjamin J. Makhlouf" w:date="2026-03-08T11:47:00Z" w16du:dateUtc="2026-03-08T18:47:00Z">
            <w:rPr/>
          </w:rPrChange>
        </w:rPr>
        <w:t xml:space="preserve"> scenarios. However,</w:t>
      </w:r>
      <w:r w:rsidR="00636C9F" w:rsidRPr="00454FB2">
        <w:rPr>
          <w:rFonts w:ascii="Garamond" w:hAnsi="Garamond" w:cs="Times New Roman"/>
          <w:rPrChange w:id="194" w:author="Benjamin J. Makhlouf" w:date="2026-03-08T11:47:00Z" w16du:dateUtc="2026-03-08T18:47:00Z">
            <w:rPr/>
          </w:rPrChange>
        </w:rPr>
        <w:t xml:space="preserve"> the tradeoff between </w:t>
      </w:r>
      <w:r w:rsidR="008A7376" w:rsidRPr="00454FB2">
        <w:rPr>
          <w:rFonts w:ascii="Garamond" w:hAnsi="Garamond" w:cs="Times New Roman"/>
          <w:rPrChange w:id="195" w:author="Benjamin J. Makhlouf" w:date="2026-03-08T11:47:00Z" w16du:dateUtc="2026-03-08T18:47:00Z">
            <w:rPr/>
          </w:rPrChange>
        </w:rPr>
        <w:t xml:space="preserve">the </w:t>
      </w:r>
      <w:ins w:id="196" w:author="Benjamin J. Makhlouf" w:date="2026-03-08T12:00:00Z" w16du:dateUtc="2026-03-08T19:00:00Z">
        <w:r w:rsidR="008E4C82">
          <w:rPr>
            <w:rFonts w:ascii="Garamond" w:hAnsi="Garamond" w:cs="Times New Roman"/>
          </w:rPr>
          <w:t xml:space="preserve">stock-specific conservation benefit </w:t>
        </w:r>
      </w:ins>
      <w:del w:id="197" w:author="Benjamin J. Makhlouf" w:date="2026-03-08T12:00:00Z" w16du:dateUtc="2026-03-08T19:00:00Z">
        <w:r w:rsidR="00636C9F" w:rsidRPr="00454FB2" w:rsidDel="008E4C82">
          <w:rPr>
            <w:rFonts w:ascii="Garamond" w:hAnsi="Garamond" w:cs="Times New Roman"/>
            <w:rPrChange w:id="198" w:author="Benjamin J. Makhlouf" w:date="2026-03-08T11:47:00Z" w16du:dateUtc="2026-03-08T18:47:00Z">
              <w:rPr/>
            </w:rPrChange>
          </w:rPr>
          <w:delText>additional protection</w:delText>
        </w:r>
      </w:del>
      <w:r w:rsidR="00636C9F" w:rsidRPr="00454FB2">
        <w:rPr>
          <w:rFonts w:ascii="Garamond" w:hAnsi="Garamond" w:cs="Times New Roman"/>
          <w:rPrChange w:id="199" w:author="Benjamin J. Makhlouf" w:date="2026-03-08T11:47:00Z" w16du:dateUtc="2026-03-08T18:47:00Z">
            <w:rPr/>
          </w:rPrChange>
        </w:rPr>
        <w:t xml:space="preserve"> afforded and foregone</w:t>
      </w:r>
      <w:r w:rsidR="008A7376" w:rsidRPr="00454FB2">
        <w:rPr>
          <w:rFonts w:ascii="Garamond" w:hAnsi="Garamond" w:cs="Times New Roman"/>
          <w:rPrChange w:id="200" w:author="Benjamin J. Makhlouf" w:date="2026-03-08T11:47:00Z" w16du:dateUtc="2026-03-08T18:47:00Z">
            <w:rPr/>
          </w:rPrChange>
        </w:rPr>
        <w:t xml:space="preserve"> potential</w:t>
      </w:r>
      <w:r w:rsidR="00636C9F" w:rsidRPr="00454FB2">
        <w:rPr>
          <w:rFonts w:ascii="Garamond" w:hAnsi="Garamond" w:cs="Times New Roman"/>
          <w:rPrChange w:id="201" w:author="Benjamin J. Makhlouf" w:date="2026-03-08T11:47:00Z" w16du:dateUtc="2026-03-08T18:47:00Z">
            <w:rPr/>
          </w:rPrChange>
        </w:rPr>
        <w:t xml:space="preserve"> harvest opportunities changed significant</w:t>
      </w:r>
      <w:r w:rsidR="008B64EE" w:rsidRPr="00454FB2">
        <w:rPr>
          <w:rFonts w:ascii="Garamond" w:hAnsi="Garamond" w:cs="Times New Roman"/>
          <w:rPrChange w:id="202" w:author="Benjamin J. Makhlouf" w:date="2026-03-08T11:47:00Z" w16du:dateUtc="2026-03-08T18:47:00Z">
            <w:rPr/>
          </w:rPrChange>
        </w:rPr>
        <w:t>ly</w:t>
      </w:r>
      <w:r w:rsidR="00636C9F" w:rsidRPr="00454FB2">
        <w:rPr>
          <w:rFonts w:ascii="Garamond" w:hAnsi="Garamond" w:cs="Times New Roman"/>
          <w:rPrChange w:id="203" w:author="Benjamin J. Makhlouf" w:date="2026-03-08T11:47:00Z" w16du:dateUtc="2026-03-08T18:47:00Z">
            <w:rPr/>
          </w:rPrChange>
        </w:rPr>
        <w:t xml:space="preserve"> based on </w:t>
      </w:r>
      <w:del w:id="204" w:author="Daniel Schindler" w:date="2026-03-09T08:57:00Z" w16du:dateUtc="2026-03-09T15:57:00Z">
        <w:r w:rsidR="00A849F0" w:rsidRPr="00454FB2" w:rsidDel="004D0AA2">
          <w:rPr>
            <w:rFonts w:ascii="Garamond" w:hAnsi="Garamond" w:cs="Times New Roman"/>
            <w:rPrChange w:id="205" w:author="Benjamin J. Makhlouf" w:date="2026-03-08T11:47:00Z" w16du:dateUtc="2026-03-08T18:47:00Z">
              <w:rPr/>
            </w:rPrChange>
          </w:rPr>
          <w:delText xml:space="preserve">several </w:delText>
        </w:r>
      </w:del>
      <w:r w:rsidR="00A849F0" w:rsidRPr="00454FB2">
        <w:rPr>
          <w:rFonts w:ascii="Garamond" w:hAnsi="Garamond" w:cs="Times New Roman"/>
          <w:rPrChange w:id="206" w:author="Benjamin J. Makhlouf" w:date="2026-03-08T11:47:00Z" w16du:dateUtc="2026-03-08T18:47:00Z">
            <w:rPr/>
          </w:rPrChange>
        </w:rPr>
        <w:t>simulated</w:t>
      </w:r>
      <w:r w:rsidR="00636C9F" w:rsidRPr="00454FB2">
        <w:rPr>
          <w:rFonts w:ascii="Garamond" w:hAnsi="Garamond" w:cs="Times New Roman"/>
          <w:rPrChange w:id="207" w:author="Benjamin J. Makhlouf" w:date="2026-03-08T11:47:00Z" w16du:dateUtc="2026-03-08T18:47:00Z">
            <w:rPr/>
          </w:rPrChange>
        </w:rPr>
        <w:t xml:space="preserve"> end date</w:t>
      </w:r>
      <w:r w:rsidR="00A849F0" w:rsidRPr="00454FB2">
        <w:rPr>
          <w:rFonts w:ascii="Garamond" w:hAnsi="Garamond" w:cs="Times New Roman"/>
          <w:rPrChange w:id="208" w:author="Benjamin J. Makhlouf" w:date="2026-03-08T11:47:00Z" w16du:dateUtc="2026-03-08T18:47:00Z">
            <w:rPr/>
          </w:rPrChange>
        </w:rPr>
        <w:t>s</w:t>
      </w:r>
      <w:r w:rsidR="00636C9F" w:rsidRPr="00454FB2">
        <w:rPr>
          <w:rFonts w:ascii="Garamond" w:hAnsi="Garamond" w:cs="Times New Roman"/>
          <w:rPrChange w:id="209" w:author="Benjamin J. Makhlouf" w:date="2026-03-08T11:47:00Z" w16du:dateUtc="2026-03-08T18:47:00Z">
            <w:rPr/>
          </w:rPrChange>
        </w:rPr>
        <w:t xml:space="preserve">. </w:t>
      </w:r>
    </w:p>
    <w:p w14:paraId="754A9536" w14:textId="77777777" w:rsidR="00454FB2" w:rsidRPr="00454FB2" w:rsidDel="008E4C82" w:rsidRDefault="00454FB2">
      <w:pPr>
        <w:suppressLineNumbers/>
        <w:spacing w:line="480" w:lineRule="auto"/>
        <w:rPr>
          <w:del w:id="210" w:author="Benjamin J. Makhlouf" w:date="2026-03-08T12:06:00Z" w16du:dateUtc="2026-03-08T19:06:00Z"/>
          <w:rFonts w:ascii="Garamond" w:hAnsi="Garamond" w:cs="Times New Roman"/>
          <w:rPrChange w:id="211" w:author="Benjamin J. Makhlouf" w:date="2026-03-08T11:47:00Z" w16du:dateUtc="2026-03-08T18:47:00Z">
            <w:rPr>
              <w:del w:id="212" w:author="Benjamin J. Makhlouf" w:date="2026-03-08T12:06:00Z" w16du:dateUtc="2026-03-08T19:06:00Z"/>
            </w:rPr>
          </w:rPrChange>
        </w:rPr>
        <w:pPrChange w:id="213" w:author="Benjamin J. Makhlouf" w:date="2026-03-08T11:47:00Z" w16du:dateUtc="2026-03-08T18:47:00Z">
          <w:pPr>
            <w:pStyle w:val="ListParagraph"/>
            <w:numPr>
              <w:numId w:val="9"/>
            </w:numPr>
            <w:suppressLineNumbers/>
            <w:spacing w:line="480" w:lineRule="auto"/>
            <w:ind w:left="1080" w:hanging="360"/>
          </w:pPr>
        </w:pPrChange>
      </w:pPr>
    </w:p>
    <w:p w14:paraId="07798008" w14:textId="51595D08" w:rsidR="007E3A31" w:rsidRPr="00F27D04" w:rsidDel="008E4C82" w:rsidRDefault="00F27D04" w:rsidP="00F27D04">
      <w:pPr>
        <w:pStyle w:val="ListParagraph"/>
        <w:numPr>
          <w:ilvl w:val="0"/>
          <w:numId w:val="9"/>
        </w:numPr>
        <w:suppressLineNumbers/>
        <w:spacing w:line="480" w:lineRule="auto"/>
        <w:rPr>
          <w:del w:id="214" w:author="Benjamin J. Makhlouf" w:date="2026-03-08T12:05:00Z" w16du:dateUtc="2026-03-08T19:05:00Z"/>
          <w:rFonts w:ascii="Garamond" w:hAnsi="Garamond" w:cs="Times New Roman"/>
        </w:rPr>
      </w:pPr>
      <w:del w:id="215" w:author="Benjamin J. Makhlouf" w:date="2026-03-08T12:05:00Z" w16du:dateUtc="2026-03-08T19:05:00Z">
        <w:r w:rsidRPr="00A849F0" w:rsidDel="008E4C82">
          <w:rPr>
            <w:rStyle w:val="Emphasis"/>
            <w:rFonts w:ascii="Garamond" w:hAnsi="Garamond" w:cs="Open Sans"/>
            <w:b/>
            <w:bCs/>
            <w:color w:val="1C1D1E"/>
            <w:shd w:val="clear" w:color="auto" w:fill="FFFFFF"/>
          </w:rPr>
          <w:lastRenderedPageBreak/>
          <w:delText>Synthesis and applications:</w:delText>
        </w:r>
        <w:r w:rsidDel="008E4C82">
          <w:rPr>
            <w:rStyle w:val="Emphasis"/>
            <w:rFonts w:ascii="Open Sans" w:hAnsi="Open Sans" w:cs="Open Sans"/>
            <w:color w:val="1C1D1E"/>
            <w:sz w:val="21"/>
            <w:szCs w:val="21"/>
            <w:shd w:val="clear" w:color="auto" w:fill="FFFFFF"/>
          </w:rPr>
          <w:delText xml:space="preserve"> </w:delText>
        </w:r>
        <w:r w:rsidR="007E3A31" w:rsidRPr="00F27D04" w:rsidDel="008E4C82">
          <w:rPr>
            <w:rFonts w:ascii="Garamond" w:hAnsi="Garamond" w:cs="Times New Roman"/>
          </w:rPr>
          <w:delText>The observed p</w:delText>
        </w:r>
        <w:r w:rsidR="002768BC" w:rsidRPr="00F27D04" w:rsidDel="008E4C82">
          <w:rPr>
            <w:rFonts w:ascii="Garamond" w:hAnsi="Garamond" w:cs="Times New Roman"/>
          </w:rPr>
          <w:delText xml:space="preserve">rotection to </w:delText>
        </w:r>
        <w:r w:rsidR="0026256C" w:rsidRPr="00F27D04" w:rsidDel="008E4C82">
          <w:rPr>
            <w:rFonts w:ascii="Garamond" w:hAnsi="Garamond" w:cs="Times New Roman"/>
          </w:rPr>
          <w:delText xml:space="preserve">upstream </w:delText>
        </w:r>
        <w:r w:rsidR="00E45959" w:rsidRPr="00F27D04" w:rsidDel="008E4C82">
          <w:rPr>
            <w:rFonts w:ascii="Garamond" w:hAnsi="Garamond" w:cs="Times New Roman"/>
          </w:rPr>
          <w:delText>watersheds</w:delText>
        </w:r>
        <w:r w:rsidR="008B6684" w:rsidRPr="00F27D04" w:rsidDel="008E4C82">
          <w:rPr>
            <w:rFonts w:ascii="Garamond" w:hAnsi="Garamond" w:cs="Times New Roman"/>
          </w:rPr>
          <w:delText xml:space="preserve"> from the front</w:delText>
        </w:r>
        <w:r w:rsidR="00A849F0" w:rsidDel="008E4C82">
          <w:rPr>
            <w:rFonts w:ascii="Garamond" w:hAnsi="Garamond" w:cs="Times New Roman"/>
          </w:rPr>
          <w:delText>-</w:delText>
        </w:r>
        <w:r w:rsidR="008B6684" w:rsidRPr="00F27D04" w:rsidDel="008E4C82">
          <w:rPr>
            <w:rFonts w:ascii="Garamond" w:hAnsi="Garamond" w:cs="Times New Roman"/>
          </w:rPr>
          <w:delText>end</w:delText>
        </w:r>
        <w:r w:rsidDel="008E4C82">
          <w:rPr>
            <w:rFonts w:ascii="Garamond" w:hAnsi="Garamond" w:cs="Times New Roman"/>
          </w:rPr>
          <w:delText xml:space="preserve"> closure</w:delText>
        </w:r>
        <w:r w:rsidR="008B6684" w:rsidRPr="00F27D04" w:rsidDel="008E4C82">
          <w:rPr>
            <w:rFonts w:ascii="Garamond" w:hAnsi="Garamond" w:cs="Times New Roman"/>
          </w:rPr>
          <w:delText xml:space="preserve"> </w:delText>
        </w:r>
        <w:r w:rsidR="007E3A31" w:rsidRPr="00F27D04" w:rsidDel="008E4C82">
          <w:rPr>
            <w:rFonts w:ascii="Garamond" w:hAnsi="Garamond" w:cs="Times New Roman"/>
          </w:rPr>
          <w:delText xml:space="preserve">has the potential to </w:delText>
        </w:r>
        <w:r w:rsidR="007878C0" w:rsidRPr="00F27D04" w:rsidDel="008E4C82">
          <w:rPr>
            <w:rFonts w:ascii="Garamond" w:hAnsi="Garamond" w:cs="Times New Roman"/>
          </w:rPr>
          <w:delText xml:space="preserve">help </w:delText>
        </w:r>
        <w:r w:rsidR="0026256C" w:rsidRPr="00F27D04" w:rsidDel="008E4C82">
          <w:rPr>
            <w:rFonts w:ascii="Garamond" w:hAnsi="Garamond" w:cs="Times New Roman"/>
          </w:rPr>
          <w:delText>stabiliz</w:delText>
        </w:r>
        <w:r w:rsidR="002768BC" w:rsidRPr="00F27D04" w:rsidDel="008E4C82">
          <w:rPr>
            <w:rFonts w:ascii="Garamond" w:hAnsi="Garamond" w:cs="Times New Roman"/>
          </w:rPr>
          <w:delText>e</w:delText>
        </w:r>
        <w:r w:rsidR="0026256C" w:rsidRPr="00F27D04" w:rsidDel="008E4C82">
          <w:rPr>
            <w:rFonts w:ascii="Garamond" w:hAnsi="Garamond" w:cs="Times New Roman"/>
          </w:rPr>
          <w:delText xml:space="preserve"> </w:delText>
        </w:r>
        <w:r w:rsidR="007A07BC" w:rsidRPr="00F27D04" w:rsidDel="008E4C82">
          <w:rPr>
            <w:rFonts w:ascii="Garamond" w:hAnsi="Garamond" w:cs="Times New Roman"/>
          </w:rPr>
          <w:delText xml:space="preserve">downstream </w:delText>
        </w:r>
        <w:r w:rsidR="0026256C" w:rsidRPr="00F27D04" w:rsidDel="008E4C82">
          <w:rPr>
            <w:rFonts w:ascii="Garamond" w:hAnsi="Garamond" w:cs="Times New Roman"/>
          </w:rPr>
          <w:delText>fishery dynamics</w:delText>
        </w:r>
        <w:r w:rsidDel="008E4C82">
          <w:rPr>
            <w:rFonts w:ascii="Garamond" w:hAnsi="Garamond" w:cs="Times New Roman"/>
          </w:rPr>
          <w:delText xml:space="preserve"> by protecting upstream biodiversity and provide more equitable harvest opportunity by allowing upper watershed fish to escape downstream fisheries. </w:delText>
        </w:r>
        <w:r w:rsidR="00636C9F" w:rsidRPr="00F27D04" w:rsidDel="008E4C82">
          <w:rPr>
            <w:rFonts w:ascii="Garamond" w:hAnsi="Garamond" w:cs="Times New Roman"/>
          </w:rPr>
          <w:delText>H</w:delText>
        </w:r>
        <w:r w:rsidR="00356F8B" w:rsidRPr="00F27D04" w:rsidDel="008E4C82">
          <w:rPr>
            <w:rFonts w:ascii="Garamond" w:hAnsi="Garamond" w:cs="Times New Roman"/>
          </w:rPr>
          <w:delText xml:space="preserve">owever, </w:delText>
        </w:r>
        <w:r w:rsidR="007878C0" w:rsidRPr="00F27D04" w:rsidDel="008E4C82">
          <w:rPr>
            <w:rFonts w:ascii="Garamond" w:hAnsi="Garamond" w:cs="Times New Roman"/>
          </w:rPr>
          <w:delText xml:space="preserve">the effect on </w:delText>
        </w:r>
        <w:r w:rsidR="002768BC" w:rsidRPr="00F27D04" w:rsidDel="008E4C82">
          <w:rPr>
            <w:rFonts w:ascii="Garamond" w:hAnsi="Garamond" w:cs="Times New Roman"/>
          </w:rPr>
          <w:delText xml:space="preserve">basin-wide </w:delText>
        </w:r>
        <w:r w:rsidR="007878C0" w:rsidRPr="00F27D04" w:rsidDel="008E4C82">
          <w:rPr>
            <w:rFonts w:ascii="Garamond" w:hAnsi="Garamond" w:cs="Times New Roman"/>
          </w:rPr>
          <w:delText>biodiversity</w:delText>
        </w:r>
        <w:r w:rsidR="00636C9F" w:rsidRPr="00F27D04" w:rsidDel="008E4C82">
          <w:rPr>
            <w:rFonts w:ascii="Garamond" w:hAnsi="Garamond" w:cs="Times New Roman"/>
          </w:rPr>
          <w:delText xml:space="preserve"> and overall harvest opportunity</w:delText>
        </w:r>
        <w:r w:rsidR="002768BC" w:rsidRPr="00F27D04" w:rsidDel="008E4C82">
          <w:rPr>
            <w:rFonts w:ascii="Garamond" w:hAnsi="Garamond" w:cs="Times New Roman"/>
          </w:rPr>
          <w:delText xml:space="preserve"> </w:delText>
        </w:r>
        <w:r w:rsidR="007A07BC" w:rsidRPr="00F27D04" w:rsidDel="008E4C82">
          <w:rPr>
            <w:rFonts w:ascii="Garamond" w:hAnsi="Garamond" w:cs="Times New Roman"/>
          </w:rPr>
          <w:delText>depends</w:delText>
        </w:r>
        <w:r w:rsidR="002768BC" w:rsidRPr="00F27D04" w:rsidDel="008E4C82">
          <w:rPr>
            <w:rFonts w:ascii="Garamond" w:hAnsi="Garamond" w:cs="Times New Roman"/>
          </w:rPr>
          <w:delText xml:space="preserve"> </w:delText>
        </w:r>
        <w:r w:rsidR="007878C0" w:rsidRPr="00F27D04" w:rsidDel="008E4C82">
          <w:rPr>
            <w:rFonts w:ascii="Garamond" w:hAnsi="Garamond" w:cs="Times New Roman"/>
          </w:rPr>
          <w:delText>on the interaction between</w:delText>
        </w:r>
        <w:r w:rsidR="007E3A31" w:rsidRPr="00F27D04" w:rsidDel="008E4C82">
          <w:rPr>
            <w:rFonts w:ascii="Garamond" w:hAnsi="Garamond" w:cs="Times New Roman"/>
          </w:rPr>
          <w:delText xml:space="preserve"> the closure, ecological dynamics of the run, and fishery harvest dynamics</w:delText>
        </w:r>
        <w:r w:rsidDel="008E4C82">
          <w:rPr>
            <w:rFonts w:ascii="Garamond" w:hAnsi="Garamond" w:cs="Times New Roman"/>
          </w:rPr>
          <w:delText xml:space="preserve">. </w:delText>
        </w:r>
      </w:del>
    </w:p>
    <w:p w14:paraId="3FD6F3F7" w14:textId="77777777" w:rsidR="007E3A31" w:rsidRDefault="007E3A31" w:rsidP="00BF42AB">
      <w:pPr>
        <w:suppressLineNumbers/>
        <w:spacing w:line="480" w:lineRule="auto"/>
        <w:rPr>
          <w:rFonts w:ascii="Garamond" w:hAnsi="Garamond" w:cs="Times New Roman"/>
        </w:rPr>
      </w:pPr>
    </w:p>
    <w:p w14:paraId="58C68C67" w14:textId="55733577" w:rsidR="00F552CD" w:rsidRPr="008605CB" w:rsidRDefault="00F552CD" w:rsidP="00F552CD">
      <w:pPr>
        <w:spacing w:line="480" w:lineRule="auto"/>
        <w:rPr>
          <w:rFonts w:ascii="Garamond" w:hAnsi="Garamond" w:cs="Times New Roman"/>
          <w:b/>
          <w:bCs/>
          <w:sz w:val="28"/>
          <w:szCs w:val="28"/>
          <w:u w:val="single"/>
        </w:rPr>
      </w:pPr>
      <w:r w:rsidRPr="008605CB">
        <w:rPr>
          <w:rFonts w:ascii="Garamond" w:hAnsi="Garamond" w:cs="Times New Roman"/>
          <w:b/>
          <w:bCs/>
          <w:sz w:val="28"/>
          <w:szCs w:val="28"/>
          <w:u w:val="single"/>
        </w:rPr>
        <w:t xml:space="preserve">Introduction: </w:t>
      </w:r>
      <w:r w:rsidRPr="008605CB">
        <w:rPr>
          <w:rFonts w:ascii="Garamond" w:hAnsi="Garamond" w:cs="Times New Roman"/>
          <w:sz w:val="28"/>
          <w:szCs w:val="28"/>
        </w:rPr>
        <w:t xml:space="preserve"> </w:t>
      </w:r>
    </w:p>
    <w:p w14:paraId="6DA4DC8E" w14:textId="1E6208EF" w:rsidR="00D86CD4" w:rsidRDefault="00507803" w:rsidP="00DB58D6">
      <w:pPr>
        <w:spacing w:line="480" w:lineRule="auto"/>
        <w:ind w:firstLine="720"/>
        <w:rPr>
          <w:ins w:id="216" w:author="Benjamin J. Makhlouf" w:date="2026-03-08T11:15:00Z" w16du:dateUtc="2026-03-08T18:15:00Z"/>
          <w:rFonts w:ascii="Garamond" w:hAnsi="Garamond" w:cs="Times New Roman"/>
        </w:rPr>
      </w:pPr>
      <w:ins w:id="217" w:author="Benjamin J. Makhlouf" w:date="2026-03-08T10:55:00Z" w16du:dateUtc="2026-03-08T17:55:00Z">
        <w:r w:rsidRPr="00DB58D6">
          <w:rPr>
            <w:rFonts w:ascii="Garamond" w:hAnsi="Garamond"/>
          </w:rPr>
          <w:t xml:space="preserve">A </w:t>
        </w:r>
        <w:r>
          <w:rPr>
            <w:rFonts w:ascii="Garamond" w:hAnsi="Garamond"/>
          </w:rPr>
          <w:t xml:space="preserve">key </w:t>
        </w:r>
        <w:r w:rsidRPr="00DB58D6">
          <w:rPr>
            <w:rFonts w:ascii="Garamond" w:hAnsi="Garamond"/>
          </w:rPr>
          <w:t xml:space="preserve">challenge in the management of harvested species is balancing the dual goals of providing adequate harvest opportunities while preserving biodiversity. </w:t>
        </w:r>
      </w:ins>
      <w:del w:id="218" w:author="Benjamin J. Makhlouf" w:date="2026-03-08T10:55:00Z" w16du:dateUtc="2026-03-08T17:55:00Z">
        <w:r w:rsidR="00AD4BE1" w:rsidRPr="008605CB" w:rsidDel="00507803">
          <w:rPr>
            <w:rFonts w:ascii="Garamond" w:hAnsi="Garamond" w:cs="Times New Roman"/>
          </w:rPr>
          <w:delText xml:space="preserve">A </w:delText>
        </w:r>
        <w:r w:rsidR="009423AC" w:rsidRPr="008605CB" w:rsidDel="00507803">
          <w:rPr>
            <w:rFonts w:ascii="Garamond" w:hAnsi="Garamond" w:cs="Times New Roman"/>
          </w:rPr>
          <w:delText>key</w:delText>
        </w:r>
        <w:r w:rsidR="00AD4BE1" w:rsidRPr="008605CB" w:rsidDel="00507803">
          <w:rPr>
            <w:rFonts w:ascii="Garamond" w:hAnsi="Garamond" w:cs="Times New Roman"/>
          </w:rPr>
          <w:delText xml:space="preserve"> challenge in </w:delText>
        </w:r>
        <w:r w:rsidR="00DB58D6" w:rsidDel="00507803">
          <w:rPr>
            <w:rFonts w:ascii="Garamond" w:hAnsi="Garamond" w:cs="Times New Roman"/>
          </w:rPr>
          <w:delText>the conservation</w:delText>
        </w:r>
        <w:r w:rsidR="00AD4BE1" w:rsidRPr="008605CB" w:rsidDel="00507803">
          <w:rPr>
            <w:rFonts w:ascii="Garamond" w:hAnsi="Garamond" w:cs="Times New Roman"/>
          </w:rPr>
          <w:delText xml:space="preserve"> </w:delText>
        </w:r>
        <w:r w:rsidR="00DB58D6" w:rsidDel="00507803">
          <w:rPr>
            <w:rFonts w:ascii="Garamond" w:hAnsi="Garamond" w:cs="Times New Roman"/>
          </w:rPr>
          <w:delText xml:space="preserve">of species subject to harvest is balancing the dual goals of </w:delText>
        </w:r>
        <w:r w:rsidR="00800CBA" w:rsidDel="00507803">
          <w:rPr>
            <w:rFonts w:ascii="Garamond" w:hAnsi="Garamond" w:cs="Times New Roman"/>
          </w:rPr>
          <w:delText xml:space="preserve">providing adequate </w:delText>
        </w:r>
        <w:r w:rsidR="00AD4BE1" w:rsidRPr="008605CB" w:rsidDel="00507803">
          <w:rPr>
            <w:rFonts w:ascii="Garamond" w:hAnsi="Garamond" w:cs="Times New Roman"/>
          </w:rPr>
          <w:delText xml:space="preserve">harvest opportunities </w:delText>
        </w:r>
        <w:r w:rsidR="007F66C5" w:rsidRPr="008605CB" w:rsidDel="00507803">
          <w:rPr>
            <w:rFonts w:ascii="Garamond" w:hAnsi="Garamond" w:cs="Times New Roman"/>
          </w:rPr>
          <w:delText xml:space="preserve">while preserving </w:delText>
        </w:r>
        <w:r w:rsidR="00AD4BE1" w:rsidRPr="008605CB" w:rsidDel="00507803">
          <w:rPr>
            <w:rFonts w:ascii="Garamond" w:hAnsi="Garamond" w:cs="Times New Roman"/>
          </w:rPr>
          <w:delText>biodiversity.</w:delText>
        </w:r>
      </w:del>
      <w:r w:rsidR="00AD4BE1" w:rsidRPr="008605CB">
        <w:rPr>
          <w:rFonts w:ascii="Garamond" w:hAnsi="Garamond" w:cs="Times New Roman"/>
        </w:rPr>
        <w:t xml:space="preserve"> </w:t>
      </w:r>
      <w:r w:rsidR="007F66C5" w:rsidRPr="008605CB">
        <w:rPr>
          <w:rFonts w:ascii="Garamond" w:hAnsi="Garamond" w:cs="Times New Roman"/>
        </w:rPr>
        <w:t>In this context, b</w:t>
      </w:r>
      <w:r w:rsidR="00AD4BE1" w:rsidRPr="008605CB">
        <w:rPr>
          <w:rFonts w:ascii="Garamond" w:hAnsi="Garamond" w:cs="Times New Roman"/>
        </w:rPr>
        <w:t xml:space="preserve">iodiversity can be defined </w:t>
      </w:r>
      <w:r w:rsidR="007F66C5" w:rsidRPr="008605CB">
        <w:rPr>
          <w:rFonts w:ascii="Garamond" w:hAnsi="Garamond" w:cs="Times New Roman"/>
        </w:rPr>
        <w:t>both by</w:t>
      </w:r>
      <w:r w:rsidR="00AD4BE1" w:rsidRPr="008605CB">
        <w:rPr>
          <w:rFonts w:ascii="Garamond" w:hAnsi="Garamond" w:cs="Times New Roman"/>
        </w:rPr>
        <w:t xml:space="preserve"> the number of species within an ecosystem</w:t>
      </w:r>
      <w:r w:rsidR="007F66C5" w:rsidRPr="008605CB">
        <w:rPr>
          <w:rFonts w:ascii="Garamond" w:hAnsi="Garamond" w:cs="Times New Roman"/>
        </w:rPr>
        <w:t xml:space="preserve"> as well as</w:t>
      </w:r>
      <w:r w:rsidR="00AD4BE1" w:rsidRPr="008605CB">
        <w:rPr>
          <w:rFonts w:ascii="Garamond" w:hAnsi="Garamond" w:cs="Times New Roman"/>
        </w:rPr>
        <w:t xml:space="preserve"> </w:t>
      </w:r>
      <w:r w:rsidR="007F66C5" w:rsidRPr="008605CB">
        <w:rPr>
          <w:rFonts w:ascii="Garamond" w:hAnsi="Garamond" w:cs="Times New Roman"/>
        </w:rPr>
        <w:t xml:space="preserve">intrapopulation </w:t>
      </w:r>
      <w:r w:rsidR="00AD4BE1" w:rsidRPr="008605CB">
        <w:rPr>
          <w:rFonts w:ascii="Garamond" w:hAnsi="Garamond" w:cs="Times New Roman"/>
        </w:rPr>
        <w:t xml:space="preserve">diversity among </w:t>
      </w:r>
      <w:r w:rsidR="007F66C5" w:rsidRPr="008605CB">
        <w:rPr>
          <w:rFonts w:ascii="Garamond" w:hAnsi="Garamond" w:cs="Times New Roman"/>
        </w:rPr>
        <w:t xml:space="preserve">metapopulations of a </w:t>
      </w:r>
      <w:r w:rsidR="00AD4BE1" w:rsidRPr="008605CB">
        <w:rPr>
          <w:rFonts w:ascii="Garamond" w:hAnsi="Garamond" w:cs="Times New Roman"/>
        </w:rPr>
        <w:t>single species</w:t>
      </w:r>
      <w:r w:rsidR="00B01FE3" w:rsidRPr="008605CB">
        <w:rPr>
          <w:rFonts w:ascii="Garamond" w:hAnsi="Garamond" w:cs="Times New Roman"/>
        </w:rPr>
        <w:t xml:space="preserve"> </w:t>
      </w:r>
      <w:r w:rsidR="00B01FE3" w:rsidRPr="008605CB">
        <w:rPr>
          <w:rFonts w:ascii="Garamond" w:hAnsi="Garamond" w:cs="Times New Roman"/>
        </w:rPr>
        <w:fldChar w:fldCharType="begin"/>
      </w:r>
      <w:r w:rsidR="003F6161">
        <w:rPr>
          <w:rFonts w:ascii="Garamond" w:hAnsi="Garamond" w:cs="Times New Roman"/>
        </w:rPr>
        <w:instrText xml:space="preserve"> ADDIN ZOTERO_ITEM CSL_CITATION {"citationID":"O8GNuS7R","properties":{"formattedCitation":"(Bolnick et al., 2011; Luck et al., 2003; Schindler et al., 2010)","plainCitation":"(Bolnick et al., 2011; Luck et al., 2003; Schindler et al., 2010)","noteIndex":0},"citationItems":[{"id":5318,"uris":["http://zotero.org/users/8421274/items/R2ZYTKMR"],"itemData":{"id":5318,"type":"article-journal","container-title":"Trends in Ecology &amp; Evolution","DOI":"10.1016/j.tree.2011.01.009","ISSN":"0169-5347","issue":"4","journalAbbreviation":"Trends in Ecology &amp; Evolution","language":"English","page":"183-192","PMID":"21367482","publisher":"Elsevier","source":"www.cell.com","title":"Why intraspecific trait variation matters in community ecology","volume":"26","author":[{"family":"Bolnick","given":"Daniel I."},{"family":"Amarasekare","given":"Priyanga"},{"family":"Araújo","given":"Márcio S."},{"family":"Bürger","given":"Reinhard"},{"family":"Levine","given":"Jonathan M."},{"family":"Novak","given":"Mark"},{"family":"Rudolf","given":"Volker H. W."},{"family":"Schreiber","given":"Sebastian J."},{"family":"Urban","given":"Mark C."},{"family":"Vasseur","given":"David A."}],"issued":{"date-parts":[["2011",4,1]]}}},{"id":5557,"uris":["http://zotero.org/users/8421274/items/VSKUKCRX"],"itemData":{"id":5557,"type":"article-journal","abstract":"The current rate of biodiversity loss threatens to disrupt greatly the functioning of ecosystems, with potentially significant consequences for humanity. The magnitude of the loss is generally measured with the use of species extinction rates, an approach that understates the severity of the problem and masks some of its most important consequences. Here, we propose a major expansion of this focus to include population diversity: considering changes in the size, number, distribution and genetic composition of populations and the implications of those changes for the functioning of ecosystems and the provision of ecosystem services. We also outline the key components of population diversity and describe a new approach to delineating a population unit that explicitly links it to the services that it provides","container-title":"Trends in Ecology &amp; Evolution","DOI":"10.1016/S0169-5347(03)00100-9","journalAbbreviation":"Trends in Ecology &amp; Evolution","page":"331-336","source":"ResearchGate","title":"Population diversity and ecosystem services","volume":"18","author":[{"family":"Luck","given":"Gary"},{"family":"Daily","given":"Gretchen"},{"family":"Ehrlich","given":"Paul"}],"issued":{"date-parts":[["2003",7,1]]}}},{"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B01FE3" w:rsidRPr="008605CB">
        <w:rPr>
          <w:rFonts w:ascii="Garamond" w:hAnsi="Garamond" w:cs="Times New Roman"/>
        </w:rPr>
        <w:fldChar w:fldCharType="separate"/>
      </w:r>
      <w:r w:rsidR="00B01FE3" w:rsidRPr="008605CB">
        <w:rPr>
          <w:rFonts w:ascii="Garamond" w:hAnsi="Garamond" w:cs="Times New Roman"/>
          <w:noProof/>
        </w:rPr>
        <w:t>(Bolnick et al., 2011; Luck et al., 2003; Schindler et al., 2010)</w:t>
      </w:r>
      <w:r w:rsidR="00B01FE3" w:rsidRPr="008605CB">
        <w:rPr>
          <w:rFonts w:ascii="Garamond" w:hAnsi="Garamond" w:cs="Times New Roman"/>
        </w:rPr>
        <w:fldChar w:fldCharType="end"/>
      </w:r>
      <w:r w:rsidR="00B01FE3" w:rsidRPr="008605CB">
        <w:rPr>
          <w:rFonts w:ascii="Garamond" w:hAnsi="Garamond" w:cs="Times New Roman"/>
        </w:rPr>
        <w:t xml:space="preserve">. </w:t>
      </w:r>
      <w:r w:rsidR="007F66C5" w:rsidRPr="008605CB">
        <w:rPr>
          <w:rFonts w:ascii="Garamond" w:hAnsi="Garamond" w:cs="Times New Roman"/>
        </w:rPr>
        <w:t xml:space="preserve">In either case, </w:t>
      </w:r>
      <w:ins w:id="219" w:author="Benjamin J. Makhlouf" w:date="2026-03-08T10:55:00Z" w16du:dateUtc="2026-03-08T17:55:00Z">
        <w:del w:id="220" w:author="Daniel Schindler" w:date="2026-03-09T09:10:00Z" w16du:dateUtc="2026-03-09T16:10:00Z">
          <w:r w:rsidDel="0038700D">
            <w:rPr>
              <w:rFonts w:ascii="Garamond" w:hAnsi="Garamond" w:cs="Times New Roman"/>
            </w:rPr>
            <w:delText xml:space="preserve">ecosystem </w:delText>
          </w:r>
        </w:del>
      </w:ins>
      <w:r w:rsidR="00F1425A" w:rsidRPr="008605CB">
        <w:rPr>
          <w:rFonts w:ascii="Garamond" w:hAnsi="Garamond" w:cs="Times New Roman"/>
        </w:rPr>
        <w:t>bio</w:t>
      </w:r>
      <w:r w:rsidR="005078D8" w:rsidRPr="008605CB">
        <w:rPr>
          <w:rFonts w:ascii="Garamond" w:hAnsi="Garamond" w:cs="Times New Roman"/>
        </w:rPr>
        <w:t xml:space="preserve">diversity </w:t>
      </w:r>
      <w:r w:rsidR="007F66C5" w:rsidRPr="008605CB">
        <w:rPr>
          <w:rFonts w:ascii="Garamond" w:hAnsi="Garamond" w:cs="Times New Roman"/>
        </w:rPr>
        <w:t>stabiliz</w:t>
      </w:r>
      <w:r w:rsidR="003C2A7E" w:rsidRPr="008605CB">
        <w:rPr>
          <w:rFonts w:ascii="Garamond" w:hAnsi="Garamond" w:cs="Times New Roman"/>
        </w:rPr>
        <w:t>e</w:t>
      </w:r>
      <w:r w:rsidR="009F6624" w:rsidRPr="008605CB">
        <w:rPr>
          <w:rFonts w:ascii="Garamond" w:hAnsi="Garamond" w:cs="Times New Roman"/>
        </w:rPr>
        <w:t>s</w:t>
      </w:r>
      <w:r w:rsidR="007F66C5" w:rsidRPr="008605CB">
        <w:rPr>
          <w:rFonts w:ascii="Garamond" w:hAnsi="Garamond" w:cs="Times New Roman"/>
        </w:rPr>
        <w:t xml:space="preserve"> ecosystem level processes</w:t>
      </w:r>
      <w:r w:rsidR="003C2A7E" w:rsidRPr="008605CB">
        <w:rPr>
          <w:rFonts w:ascii="Garamond" w:hAnsi="Garamond" w:cs="Times New Roman"/>
        </w:rPr>
        <w:t>, bolster</w:t>
      </w:r>
      <w:r w:rsidR="009F6624" w:rsidRPr="008605CB">
        <w:rPr>
          <w:rFonts w:ascii="Garamond" w:hAnsi="Garamond" w:cs="Times New Roman"/>
        </w:rPr>
        <w:t>s</w:t>
      </w:r>
      <w:r w:rsidR="003C2A7E" w:rsidRPr="008605CB">
        <w:rPr>
          <w:rFonts w:ascii="Garamond" w:hAnsi="Garamond" w:cs="Times New Roman"/>
        </w:rPr>
        <w:t xml:space="preserve"> resilience to environmental change,</w:t>
      </w:r>
      <w:r w:rsidR="007F66C5" w:rsidRPr="008605CB">
        <w:rPr>
          <w:rFonts w:ascii="Garamond" w:hAnsi="Garamond" w:cs="Times New Roman"/>
        </w:rPr>
        <w:t xml:space="preserve"> and increase</w:t>
      </w:r>
      <w:r w:rsidR="009F6624" w:rsidRPr="008605CB">
        <w:rPr>
          <w:rFonts w:ascii="Garamond" w:hAnsi="Garamond" w:cs="Times New Roman"/>
        </w:rPr>
        <w:t>s</w:t>
      </w:r>
      <w:r w:rsidR="007F66C5" w:rsidRPr="008605CB">
        <w:rPr>
          <w:rFonts w:ascii="Garamond" w:hAnsi="Garamond" w:cs="Times New Roman"/>
        </w:rPr>
        <w:t xml:space="preserve"> </w:t>
      </w:r>
      <w:r w:rsidR="003C2A7E" w:rsidRPr="008605CB">
        <w:rPr>
          <w:rFonts w:ascii="Garamond" w:hAnsi="Garamond" w:cs="Times New Roman"/>
        </w:rPr>
        <w:t xml:space="preserve">the reliability of ecosystem services </w:t>
      </w:r>
      <w:r w:rsidR="00B01FE3" w:rsidRPr="008605CB">
        <w:rPr>
          <w:rFonts w:ascii="Garamond" w:hAnsi="Garamond" w:cs="Times New Roman"/>
        </w:rPr>
        <w:fldChar w:fldCharType="begin"/>
      </w:r>
      <w:r w:rsidR="003F6161">
        <w:rPr>
          <w:rFonts w:ascii="Garamond" w:hAnsi="Garamond" w:cs="Times New Roman"/>
        </w:rPr>
        <w:instrText xml:space="preserve"> ADDIN ZOTERO_ITEM CSL_CITATION {"citationID":"jvEzPS6S","properties":{"formattedCitation":"(Cline et al., 2017; Schindler et al., 2015; Tilman et al., 2005)","plainCitation":"(Cline et al., 2017; Schindler et al., 2015; Tilman et al., 2005)","noteIndex":0},"citationItems":[{"id":1181,"uris":["http://zotero.org/users/8421274/items/B23FV4AJ"],"itemData":{"id":1181,"type":"article-journal","abstract":"Abrupt shifts in natural resources and their markets are a ubiquitous challenge to human communities. Building resilient social-ecological systems requires approaches that are robust to uncertainty and to regime shifts. Harvesting diverse portfolios of natural resources and adapting portfolios in response to change could stabilize economies reliant on natural resources and their markets, both of which are prone to unpredictable shifts. Here we use fisheries catch and revenue data from Alaskan fishing communities over 34 years to test whether diversification and turnover in the composition of fishing opportunities increased economic stability during major ocean and market regime shifts in 1989. More than 85% of communities show reduced fishing revenues following these regime shifts. However, communities with the highest portfolio diversity and those that could opportunistically shift the composition of resources they harvest, experienced negligible or even positive changes in revenue. Maintaining diversity in economic opportunities and enabling turnover facilitates sustainability of communities reliant on renewable resources facing uncertain futures.","container-title":"Nature Communications","DOI":"10.1038/ncomms14042","ISSN":"2041-1723","issue":"1","journalAbbreviation":"Nat Commun","language":"en","license":"2017 The Author(s)","note":"number: 1","page":"14042","publisher":"Nature Publishing Group","source":"www-nature-com.offcampus.lib.washington.edu","title":"Fisheries portfolio diversification and turnover buffer Alaskan fishing communities from abrupt resource and market changes","volume":"8","author":[{"family":"Cline","given":"Timothy J."},{"family":"Schindler","given":"Daniel E."},{"family":"Hilborn","given":"Ray"}],"issued":{"date-parts":[["2017",1,16]]}}},{"id":68,"uris":["http://zotero.org/users/8421274/items/DIRY8NHC"],"itemData":{"id":68,"type":"article-journal","container-title":"Frontiers in Ecology and the Environment","issue":"5","page":"257–263","publisher":"Wiley Online Library","source":"Google Scholar","title":"The portfolio concept in ecology and evolution","volume":"13","author":[{"family":"Schindler","given":"Daniel E."},{"family":"Armstrong","given":"Jonathan B."},{"family":"Reed","given":"Thomas E."}],"issued":{"date-parts":[["2015"]]}}},{"id":5940,"uris":["http://zotero.org/users/8421274/items/TKB7YW3B"],"itemData":{"id":5940,"type":"article-journal","abstract":"Recent advances in ecology are of great potential relevance to economists. Here we present two ecological models of mechanisms of competition and coexistence, and use these to derive how the primary productivity of ecosystems, the amount of carbon dioxide removed from the atmosphere and stored by plants, the efficiency of resource use, and the spatial and temporal variability of productivity and resource use should depend on diversity. We then discuss the relevance of these results to (1) ecosystem services and the economic value of diversity and (2) the functioning of any competitive system, including the economy.","container-title":"Journal of Environmental Economics and Management","DOI":"10.1016/j.jeem.2004.03.008","ISSN":"0095-0696","issue":"3","journalAbbreviation":"Journal of Environmental Economics and Management","page":"405-426","source":"ScienceDirect","title":"Diversity, productivity and temporal stability in the economies of humans and nature","volume":"49","author":[{"family":"Tilman","given":"David"},{"family":"Polasky","given":"Stephen"},{"family":"Lehman","given":"Clarence"}],"issued":{"date-parts":[["2005",5,1]]}}}],"schema":"https://github.com/citation-style-language/schema/raw/master/csl-citation.json"} </w:instrText>
      </w:r>
      <w:r w:rsidR="00B01FE3" w:rsidRPr="008605CB">
        <w:rPr>
          <w:rFonts w:ascii="Garamond" w:hAnsi="Garamond" w:cs="Times New Roman"/>
        </w:rPr>
        <w:fldChar w:fldCharType="separate"/>
      </w:r>
      <w:r w:rsidR="007F7231" w:rsidRPr="008605CB">
        <w:rPr>
          <w:rFonts w:ascii="Garamond" w:hAnsi="Garamond" w:cs="Times New Roman"/>
          <w:noProof/>
        </w:rPr>
        <w:t>(</w:t>
      </w:r>
      <w:del w:id="221" w:author="Daniel Schindler" w:date="2026-03-09T09:10:00Z" w16du:dateUtc="2026-03-09T16:10:00Z">
        <w:r w:rsidR="007F7231" w:rsidRPr="008605CB" w:rsidDel="0038700D">
          <w:rPr>
            <w:rFonts w:ascii="Garamond" w:hAnsi="Garamond" w:cs="Times New Roman"/>
            <w:noProof/>
          </w:rPr>
          <w:delText>Cline et al., 2017;</w:delText>
        </w:r>
      </w:del>
      <w:r w:rsidR="007F7231" w:rsidRPr="008605CB">
        <w:rPr>
          <w:rFonts w:ascii="Garamond" w:hAnsi="Garamond" w:cs="Times New Roman"/>
          <w:noProof/>
        </w:rPr>
        <w:t xml:space="preserve"> Schindler et al., 2015; Tilman et al., 2005)</w:t>
      </w:r>
      <w:r w:rsidR="00B01FE3" w:rsidRPr="008605CB">
        <w:rPr>
          <w:rFonts w:ascii="Garamond" w:hAnsi="Garamond" w:cs="Times New Roman"/>
        </w:rPr>
        <w:fldChar w:fldCharType="end"/>
      </w:r>
      <w:r w:rsidR="00AD4BE1" w:rsidRPr="008605CB">
        <w:rPr>
          <w:rFonts w:ascii="Garamond" w:hAnsi="Garamond" w:cs="Times New Roman"/>
        </w:rPr>
        <w:t xml:space="preserve">. </w:t>
      </w:r>
      <w:r w:rsidR="003C2A7E" w:rsidRPr="008605CB">
        <w:rPr>
          <w:rFonts w:ascii="Garamond" w:hAnsi="Garamond" w:cs="Times New Roman"/>
        </w:rPr>
        <w:t xml:space="preserve">Designing </w:t>
      </w:r>
      <w:del w:id="222" w:author="Benjamin J. Makhlouf" w:date="2026-03-08T10:55:00Z" w16du:dateUtc="2026-03-08T17:55:00Z">
        <w:r w:rsidR="003C2A7E" w:rsidRPr="008605CB" w:rsidDel="00507803">
          <w:rPr>
            <w:rFonts w:ascii="Garamond" w:hAnsi="Garamond" w:cs="Times New Roman"/>
          </w:rPr>
          <w:delText xml:space="preserve">management </w:delText>
        </w:r>
      </w:del>
      <w:r w:rsidR="003C2A7E" w:rsidRPr="008605CB">
        <w:rPr>
          <w:rFonts w:ascii="Garamond" w:hAnsi="Garamond" w:cs="Times New Roman"/>
        </w:rPr>
        <w:t>strategies that explicitly protect biodiversity</w:t>
      </w:r>
      <w:r w:rsidR="005078D8" w:rsidRPr="008605CB">
        <w:rPr>
          <w:rFonts w:ascii="Garamond" w:hAnsi="Garamond" w:cs="Times New Roman"/>
        </w:rPr>
        <w:t>, however,</w:t>
      </w:r>
      <w:r w:rsidR="003C2A7E" w:rsidRPr="008605CB">
        <w:rPr>
          <w:rFonts w:ascii="Garamond" w:hAnsi="Garamond" w:cs="Times New Roman"/>
        </w:rPr>
        <w:t xml:space="preserve"> require a thorough understanding </w:t>
      </w:r>
      <w:r w:rsidR="00E471DA" w:rsidRPr="008605CB">
        <w:rPr>
          <w:rFonts w:ascii="Garamond" w:hAnsi="Garamond" w:cs="Times New Roman"/>
        </w:rPr>
        <w:t>of the potential consequences of different strategies</w:t>
      </w:r>
      <w:r w:rsidR="00636C9F" w:rsidRPr="008605CB">
        <w:rPr>
          <w:rFonts w:ascii="Garamond" w:hAnsi="Garamond" w:cs="Times New Roman"/>
        </w:rPr>
        <w:t xml:space="preserve"> on both harvest and ecological processes</w:t>
      </w:r>
      <w:ins w:id="223" w:author="Benjamin J. Makhlouf" w:date="2026-03-08T10:56:00Z" w16du:dateUtc="2026-03-08T17:56:00Z">
        <w:r>
          <w:rPr>
            <w:rFonts w:ascii="Garamond" w:hAnsi="Garamond" w:cs="Times New Roman"/>
          </w:rPr>
          <w:t xml:space="preserve"> as well as the tradeoffs between them.</w:t>
        </w:r>
      </w:ins>
      <w:del w:id="224" w:author="Benjamin J. Makhlouf" w:date="2026-03-08T10:56:00Z" w16du:dateUtc="2026-03-08T17:56:00Z">
        <w:r w:rsidR="003C2A7E" w:rsidRPr="008605CB" w:rsidDel="00507803">
          <w:rPr>
            <w:rFonts w:ascii="Garamond" w:hAnsi="Garamond" w:cs="Times New Roman"/>
          </w:rPr>
          <w:delText>.</w:delText>
        </w:r>
      </w:del>
      <w:r w:rsidR="003C2A7E" w:rsidRPr="008605CB">
        <w:rPr>
          <w:rFonts w:ascii="Garamond" w:hAnsi="Garamond" w:cs="Times New Roman"/>
        </w:rPr>
        <w:t xml:space="preserve"> In many </w:t>
      </w:r>
      <w:r w:rsidR="005078D8" w:rsidRPr="008605CB">
        <w:rPr>
          <w:rFonts w:ascii="Garamond" w:hAnsi="Garamond" w:cs="Times New Roman"/>
        </w:rPr>
        <w:t xml:space="preserve">cases, such as in </w:t>
      </w:r>
      <w:r w:rsidR="003C2A7E" w:rsidRPr="008605CB">
        <w:rPr>
          <w:rFonts w:ascii="Garamond" w:hAnsi="Garamond" w:cs="Times New Roman"/>
        </w:rPr>
        <w:t>large and remote ecosystems,</w:t>
      </w:r>
      <w:r w:rsidR="00066D9D" w:rsidRPr="008605CB">
        <w:rPr>
          <w:rFonts w:ascii="Garamond" w:hAnsi="Garamond" w:cs="Times New Roman"/>
        </w:rPr>
        <w:t xml:space="preserve"> understanding these patterns at sufficient spatial or temporal scales remains </w:t>
      </w:r>
      <w:r w:rsidR="00E471DA" w:rsidRPr="008605CB">
        <w:rPr>
          <w:rFonts w:ascii="Garamond" w:hAnsi="Garamond" w:cs="Times New Roman"/>
        </w:rPr>
        <w:t>a</w:t>
      </w:r>
      <w:r w:rsidR="00083A7A">
        <w:rPr>
          <w:rFonts w:ascii="Garamond" w:hAnsi="Garamond" w:cs="Times New Roman"/>
        </w:rPr>
        <w:t xml:space="preserve"> challenge</w:t>
      </w:r>
      <w:r w:rsidR="00C50220">
        <w:rPr>
          <w:rFonts w:ascii="Garamond" w:hAnsi="Garamond" w:cs="Times New Roman"/>
        </w:rPr>
        <w:t>,</w:t>
      </w:r>
      <w:r w:rsidR="00083A7A">
        <w:rPr>
          <w:rFonts w:ascii="Garamond" w:hAnsi="Garamond" w:cs="Times New Roman"/>
        </w:rPr>
        <w:t xml:space="preserve"> </w:t>
      </w:r>
      <w:r w:rsidR="00400339">
        <w:rPr>
          <w:rFonts w:ascii="Garamond" w:hAnsi="Garamond" w:cs="Times New Roman"/>
        </w:rPr>
        <w:t>resulting i</w:t>
      </w:r>
      <w:r w:rsidR="00083A7A">
        <w:rPr>
          <w:rFonts w:ascii="Garamond" w:hAnsi="Garamond" w:cs="Times New Roman"/>
        </w:rPr>
        <w:t xml:space="preserve">n conservation and </w:t>
      </w:r>
      <w:ins w:id="225" w:author="Benjamin J. Makhlouf" w:date="2026-03-08T10:57:00Z" w16du:dateUtc="2026-03-08T17:57:00Z">
        <w:r>
          <w:rPr>
            <w:rFonts w:ascii="Garamond" w:hAnsi="Garamond" w:cs="Times New Roman"/>
          </w:rPr>
          <w:t xml:space="preserve">resource management </w:t>
        </w:r>
      </w:ins>
      <w:del w:id="226" w:author="Benjamin J. Makhlouf" w:date="2026-03-08T10:57:00Z" w16du:dateUtc="2026-03-08T17:57:00Z">
        <w:r w:rsidR="00083A7A" w:rsidDel="00507803">
          <w:rPr>
            <w:rFonts w:ascii="Garamond" w:hAnsi="Garamond" w:cs="Times New Roman"/>
          </w:rPr>
          <w:delText xml:space="preserve">harvest </w:delText>
        </w:r>
      </w:del>
      <w:r w:rsidR="00083A7A">
        <w:rPr>
          <w:rFonts w:ascii="Garamond" w:hAnsi="Garamond" w:cs="Times New Roman"/>
        </w:rPr>
        <w:t xml:space="preserve">strategies with uncertain outcomes. </w:t>
      </w:r>
    </w:p>
    <w:p w14:paraId="655019F9" w14:textId="77777777" w:rsidR="00FA76AC" w:rsidRPr="008605CB" w:rsidRDefault="00FA76AC">
      <w:pPr>
        <w:spacing w:line="480" w:lineRule="auto"/>
        <w:ind w:firstLine="720"/>
        <w:rPr>
          <w:moveTo w:id="227" w:author="Benjamin J. Makhlouf" w:date="2026-03-08T11:15:00Z" w16du:dateUtc="2026-03-08T18:15:00Z"/>
          <w:rFonts w:ascii="Garamond" w:hAnsi="Garamond" w:cs="Times New Roman"/>
        </w:rPr>
        <w:pPrChange w:id="228" w:author="Benjamin J. Makhlouf" w:date="2026-03-08T11:15:00Z" w16du:dateUtc="2026-03-08T18:15:00Z">
          <w:pPr>
            <w:spacing w:line="480" w:lineRule="auto"/>
          </w:pPr>
        </w:pPrChange>
      </w:pPr>
      <w:moveToRangeStart w:id="229" w:author="Benjamin J. Makhlouf" w:date="2026-03-08T11:15:00Z" w:name="move223860917"/>
      <w:moveTo w:id="230" w:author="Benjamin J. Makhlouf" w:date="2026-03-08T11:15:00Z" w16du:dateUtc="2026-03-08T18:15:00Z">
        <w:r w:rsidRPr="008605CB">
          <w:rPr>
            <w:rFonts w:ascii="Garamond" w:hAnsi="Garamond" w:cs="Times New Roman"/>
          </w:rPr>
          <w:lastRenderedPageBreak/>
          <w:t>Pacific salmon (</w:t>
        </w:r>
        <w:r w:rsidRPr="008605CB">
          <w:rPr>
            <w:rFonts w:ascii="Garamond" w:hAnsi="Garamond" w:cs="Times New Roman"/>
            <w:i/>
            <w:iCs/>
          </w:rPr>
          <w:t>Oncorhynchus spp.)</w:t>
        </w:r>
        <w:r w:rsidRPr="008605CB">
          <w:rPr>
            <w:rFonts w:ascii="Garamond" w:hAnsi="Garamond" w:cs="Times New Roman"/>
          </w:rPr>
          <w:t xml:space="preserve"> returning to their natal watersheds </w:t>
        </w:r>
        <w:r>
          <w:rPr>
            <w:rFonts w:ascii="Garamond" w:hAnsi="Garamond" w:cs="Times New Roman"/>
          </w:rPr>
          <w:t>often</w:t>
        </w:r>
        <w:r w:rsidRPr="008605CB">
          <w:rPr>
            <w:rFonts w:ascii="Garamond" w:hAnsi="Garamond" w:cs="Times New Roman"/>
          </w:rPr>
          <w:t xml:space="preserve"> exhibit significant diversity in run timing and spatial distribution across large and complex river systems </w:t>
        </w:r>
        <w:r w:rsidRPr="008605CB">
          <w:rPr>
            <w:rFonts w:ascii="Garamond" w:hAnsi="Garamond" w:cs="Times New Roman"/>
          </w:rPr>
          <w:fldChar w:fldCharType="begin"/>
        </w:r>
        <w:r>
          <w:rPr>
            <w:rFonts w:ascii="Garamond" w:hAnsi="Garamond" w:cs="Times New Roman"/>
          </w:rPr>
          <w:instrText xml:space="preserve"> ADDIN ZOTERO_ITEM CSL_CITATION {"citationID":"74xWzV2z","properties":{"formattedCitation":"(Griffiths et al., 2014; Nesbitt &amp; Moore, 2016; Schindler et al., 2010)","plainCitation":"(Griffiths et al., 2014; Nesbitt &amp; Moore, 2016; Schindler et al., 2010)","noteIndex":0},"citationItems":[{"id":4217,"uris":["http://zotero.org/users/8421274/items/8XTQF7BZ"],"itemData":{"id":4217,"type":"article-journal","abstract":"&lt;list list-type=\"1\" id=\"jpe12341-list-0001\"&gt; Quantifying the variability in the delivery of ecosystem services across the landscape can be used to set appropriate management targets, evaluate resilience and target conservation efforts. Ecosystem functions and services may exhibit portfolio-type dynamics, whereby diversity within lower levels promotes stability at more aggregated levels. Portfolio theory provides a framework to characterize the relative performance among ecosystems and the processes that drive differences in performance. We assessed Pacific salmon Oncorhynchus spp. portfolio performance across their native latitudinal range focusing on the reliability of salmon returns as a metric with which to assess the function of salmon ecosystems and their services to humans. We used the Sharpe ratio (e.g. the size of the total salmon return to the portfolio relative to its variability (risk)) to evaluate the performance of Chinook and sockeye salmon portfolios across the west coast of North America. We evaluated the effects on portfolio performance from the variance of and covariance among salmon returns within each portfolio, and the association between portfolio performance and watershed attributes. We found a positive latitudinal trend in the risk-adjusted performance of Chinook and sockeye salmon portfolios that also correlated negatively with anthropogenic impact on watersheds (e.g. dams and land-use change). High-latitude Chinook salmon portfolios were on average 25 times more reliable, and their portfolio risk was mainly due to low variance in the individual assets. Sockeye salmon portfolios were also more reliable at higher latitudes, but sources of risk varied among the highest performing portfolios.Synthesis and applications.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change.","container-title":"JOURNAL OF APPLIED ECOLOGY","DOI":"10.1111/1365-2664.12341","ISSN":"0021-8901, 1365-2664","issue":"6","journalAbbreviation":"J. Appl. Ecol.","language":"English","note":"number-of-pages: 10\npublisher-place: Hoboken\nWeb of Science ID: WOS:000345706100010","page":"1554-1563","publisher":"Wiley-Blackwell","source":"Clarivate Analytics Web of Science","title":"Performance of salmon fishery portfolios across western North America","volume":"51","author":[{"family":"Griffiths","given":"Jennifer R."},{"family":"Schindler","given":"Daniel E."},{"family":"Armstrong","given":"Jonathan B."},{"family":"Scheuerell","given":"Mark D."},{"family":"Whited","given":"Diane C."},{"family":"Clark","given":"Robert A."},{"family":"Hilborn","given":"Ray"},{"family":"Holt","given":"Carrie A."},{"family":"Lindley","given":"Steven T."},{"family":"Stanford","given":"Jack A."},{"family":"Volk","given":"Eric C."}],"issued":{"date-parts":[["2014",12]]}}},{"id":3361,"uris":["http://zotero.org/users/8421274/items/U6M4JZTI"],"itemData":{"id":3361,"type":"article-journal","abstract":"Indigenous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Pr="008605CB">
          <w:rPr>
            <w:rFonts w:ascii="Garamond" w:hAnsi="Garamond" w:cs="Times New Roman"/>
          </w:rPr>
          <w:fldChar w:fldCharType="separate"/>
        </w:r>
        <w:r w:rsidRPr="008605CB">
          <w:rPr>
            <w:rFonts w:ascii="Garamond" w:hAnsi="Garamond" w:cs="Times New Roman"/>
            <w:noProof/>
          </w:rPr>
          <w:t>(Griffiths et al., 2014; Nesbitt &amp; Moore, 2016; Schindler et al., 2010)</w:t>
        </w:r>
        <w:r w:rsidRPr="008605CB">
          <w:rPr>
            <w:rFonts w:ascii="Garamond" w:hAnsi="Garamond" w:cs="Times New Roman"/>
          </w:rPr>
          <w:fldChar w:fldCharType="end"/>
        </w:r>
        <w:r w:rsidRPr="008605CB">
          <w:rPr>
            <w:rFonts w:ascii="Garamond" w:hAnsi="Garamond" w:cs="Times New Roman"/>
          </w:rPr>
          <w:t xml:space="preserve">. Populations of adult </w:t>
        </w:r>
        <w:r>
          <w:rPr>
            <w:rFonts w:ascii="Garamond" w:hAnsi="Garamond" w:cs="Times New Roman"/>
          </w:rPr>
          <w:t xml:space="preserve">salmon </w:t>
        </w:r>
        <w:r w:rsidRPr="008605CB">
          <w:rPr>
            <w:rFonts w:ascii="Garamond" w:hAnsi="Garamond" w:cs="Times New Roman"/>
          </w:rPr>
          <w:t xml:space="preserve">migrating upstream </w:t>
        </w:r>
        <w:r>
          <w:rPr>
            <w:rFonts w:ascii="Garamond" w:hAnsi="Garamond" w:cs="Times New Roman"/>
          </w:rPr>
          <w:t xml:space="preserve">within large river basins </w:t>
        </w:r>
        <w:r w:rsidRPr="008605CB">
          <w:rPr>
            <w:rFonts w:ascii="Garamond" w:hAnsi="Garamond" w:cs="Times New Roman"/>
          </w:rPr>
          <w:t xml:space="preserve">are </w:t>
        </w:r>
        <w:r>
          <w:rPr>
            <w:rFonts w:ascii="Garamond" w:hAnsi="Garamond" w:cs="Times New Roman"/>
          </w:rPr>
          <w:t xml:space="preserve">often </w:t>
        </w:r>
        <w:r w:rsidRPr="008605CB">
          <w:rPr>
            <w:rFonts w:ascii="Garamond" w:hAnsi="Garamond" w:cs="Times New Roman"/>
          </w:rPr>
          <w:t>comprised of multiple distinct</w:t>
        </w:r>
        <w:r>
          <w:rPr>
            <w:rFonts w:ascii="Garamond" w:hAnsi="Garamond" w:cs="Times New Roman"/>
          </w:rPr>
          <w:t xml:space="preserve"> sub-stocks (or populations)</w:t>
        </w:r>
        <w:r w:rsidRPr="008605CB">
          <w:rPr>
            <w:rFonts w:ascii="Garamond" w:hAnsi="Garamond" w:cs="Times New Roman"/>
          </w:rPr>
          <w:t xml:space="preserve"> which vary in their relative abundance and life-history, but which co-migrate within overlapping temporal windows. Downstream fisheries</w:t>
        </w:r>
        <w:r>
          <w:rPr>
            <w:rFonts w:ascii="Garamond" w:hAnsi="Garamond" w:cs="Times New Roman"/>
          </w:rPr>
          <w:t xml:space="preserve"> that</w:t>
        </w:r>
        <w:r w:rsidRPr="008605CB">
          <w:rPr>
            <w:rFonts w:ascii="Garamond" w:hAnsi="Garamond" w:cs="Times New Roman"/>
          </w:rPr>
          <w:t xml:space="preserve"> harvest migrating individuals therefore risk overexploitation of vulnerable </w:t>
        </w:r>
        <w:r>
          <w:rPr>
            <w:rFonts w:ascii="Garamond" w:hAnsi="Garamond" w:cs="Times New Roman"/>
          </w:rPr>
          <w:t xml:space="preserve">populations </w:t>
        </w:r>
        <w:r w:rsidRPr="008605CB">
          <w:rPr>
            <w:rFonts w:ascii="Garamond" w:hAnsi="Garamond" w:cs="Times New Roman"/>
          </w:rPr>
          <w:t xml:space="preserve">which co-mingle with more robust ones </w:t>
        </w:r>
        <w:r w:rsidRPr="008605CB">
          <w:rPr>
            <w:rFonts w:ascii="Garamond" w:hAnsi="Garamond" w:cs="Times New Roman"/>
          </w:rPr>
          <w:fldChar w:fldCharType="begin"/>
        </w:r>
        <w:r>
          <w:rPr>
            <w:rFonts w:ascii="Garamond" w:hAnsi="Garamond" w:cs="Times New Roman"/>
          </w:rPr>
          <w:instrText xml:space="preserve"> ADDIN ZOTERO_ITEM CSL_CITATION {"citationID":"Xy2B32bc","properties":{"formattedCitation":"(Connors et al., 2020; Moore et al., 2021)","plainCitation":"(Connors et al., 2020; Moore et al., 2021)","noteIndex":0},"citationItems":[{"id":4416,"uris":["http://zotero.org/users/8421274/items/STEMPPV7"],"itemData":{"id":4416,"type":"article-journal","abstract":"Accounting for population diversity can be critical to the sustainable management of mixed-stock fisheries because harvest rates that can be sustained by productive populations may come at the cost of overfishing less productive ones. While these harvest–diversity trade-offs are well-recognized, their consequences for harvest policy performance are not often explicitly evaluated in contemporary fisheries management. We use closed-loop simulations to evaluate the ability of alternative harvest policies to meet population diversity and fishery objectives for one of the largest subsistence Chinook salmon (Oncorhynchus tshawytscha) fisheries in the world (Kuskokwim River Basin in western Alaska). We found clear evidence of population diversity that resulted in asymmetric trade-offs among fishery and conservation objectives whereby policies that forgo relatively small amounts of harvest result in relatively large increases in equitable access to Chinook and elimination of risk of weak stock extirpation. The performance of alternative harvest policies, and the magnitude of trade-offs, were sensitive to regime shifts and uncertainty in the drivers of recruitment variation. However, we found that harvest policies that prioritized meeting minimum subsistence needs were unlikely to jeopardize long-term sustainability.","container-title":"Canadian Journal of Fisheries and Aquatic Sciences","DOI":"10.1139/cjfas-2019-0282","ISSN":"0706-652X","issue":"6","journalAbbreviation":"Can. J. Fish. Aquat. Sci.","page":"1076-1089","publisher":"NRC Research Press","source":"cdnsciencepub-com.offcampus.lib.washington.edu (Atypon)","title":"Incorporating harvest–population diversity trade-offs into harvest policy analyses of salmon management in large river basins","volume":"77","author":[{"family":"Connors","given":"Brendan M."},{"family":"Staton","given":"Benjamin"},{"family":"Coggins","given":"Lewis"},{"family":"Walters","given":"Carl"},{"family":"Jones","given":"Mike"},{"family":"Gwinn","given":"Daniel"},{"family":"Catalano","given":"Matt"},{"family":"Fleischman","given":"Steve"}],"issued":{"date-parts":[["2020",6]]}}},{"id":2083,"uris":["http://zotero.org/users/8421274/items/4M6WQVDS"],"itemData":{"id":2083,"type":"article-journal","abstract":"Fish biodiversity sustains the resilience and productivity of fisheries, yet this biodiversity can be threatened by overharvest and depletion in mixed-stock fisheries. Thus, the biodiversity that provides benefits may also make sustainable resource extraction more difficult, a key challenge in fisheries management. We simulated a mixed-stock fishery to explore relationships between different dimensions of biodiversity and fishery performance relative to conservation and fishery objectives. Different dimensions of biodiversity (number of stocks, evenness, asynchrony among stocks, heterogeneity in stock productivity) exacerbated trade-offs between fishery and conservation objectives. For example, fisheries targeting stock-complexes with greater asynchrony, and to a lesser extent richness, had greater stability in harvest through time but also greater risks of overfishing weak stocks and reduced yield compared to less biodiverse stock-complexes. These trade-offs were ameliorated by increasing management control—the capacity of fishery managers to harvest specific stocks. To explore these trade-offs in real-world fisheries, we contrasted the fishing and population status of individual stocks within three major mixed-stock sockeye salmon (Oncorhynchus nerka, Salmonidae) fisheries—Bristol Bay, Fraser River, and Skeena River. In general, the fisheries with lower management control had individual stocks that were more often being over- or under-fished, compared with those with higher management control, though variation among regions in biodiversity, scale of management, and magnitude of habitat alteration likely also contribute to these relationships. Collectively, our findings emphasize that there is a need to extract less or regulate better in order to conserve and benefit from biodiversity in fisheries and other natural resource management systems.","container-title":"Fish and Fisheries","DOI":"10.1111/faf.12567","ISSN":"1467-2979","issue":"5","language":"en","note":"_eprint: https://onlinelibrary.wiley.com/doi/pdf/10.1111/faf.12567","page":"1024-1040","source":"Wiley Online Library","title":"Conservation risks and portfolio effects in mixed-stock fisheries","volume":"22","author":[{"family":"Moore","given":"Jonathan W."},{"family":"Connors","given":"Brendan M."},{"family":"Hodgson","given":"Emma E."}],"issued":{"date-parts":[["2021"]]}}}],"schema":"https://github.com/citation-style-language/schema/raw/master/csl-citation.json"} </w:instrText>
        </w:r>
        <w:r w:rsidRPr="008605CB">
          <w:rPr>
            <w:rFonts w:ascii="Garamond" w:hAnsi="Garamond" w:cs="Times New Roman"/>
          </w:rPr>
          <w:fldChar w:fldCharType="separate"/>
        </w:r>
        <w:r w:rsidRPr="008605CB">
          <w:rPr>
            <w:rFonts w:ascii="Garamond" w:hAnsi="Garamond" w:cs="Times New Roman"/>
            <w:noProof/>
          </w:rPr>
          <w:t>(Connors et al., 2020; Moore et al., 2021)</w:t>
        </w:r>
        <w:r w:rsidRPr="008605CB">
          <w:rPr>
            <w:rFonts w:ascii="Garamond" w:hAnsi="Garamond" w:cs="Times New Roman"/>
          </w:rPr>
          <w:fldChar w:fldCharType="end"/>
        </w:r>
        <w:r w:rsidRPr="008605CB">
          <w:rPr>
            <w:rFonts w:ascii="Garamond" w:hAnsi="Garamond" w:cs="Times New Roman"/>
          </w:rPr>
          <w:t xml:space="preserve">. </w:t>
        </w:r>
        <w:r>
          <w:rPr>
            <w:rFonts w:ascii="Garamond" w:hAnsi="Garamond" w:cs="Times New Roman"/>
          </w:rPr>
          <w:t xml:space="preserve">Populations </w:t>
        </w:r>
        <w:r w:rsidRPr="008605CB">
          <w:rPr>
            <w:rFonts w:ascii="Garamond" w:hAnsi="Garamond" w:cs="Times New Roman"/>
          </w:rPr>
          <w:t>returning to the furthest upstream portions of the watershed face particular risk of overharvest given their extended migration</w:t>
        </w:r>
        <w:r>
          <w:rPr>
            <w:rFonts w:ascii="Garamond" w:hAnsi="Garamond" w:cs="Times New Roman"/>
          </w:rPr>
          <w:t xml:space="preserve"> </w:t>
        </w:r>
        <w:r w:rsidRPr="00210C30">
          <w:rPr>
            <w:rFonts w:ascii="Garamond" w:hAnsi="Garamond"/>
          </w:rPr>
          <w:t xml:space="preserve">and sequential nature of large river salmon fisheries </w:t>
        </w:r>
        <w:r>
          <w:rPr>
            <w:rFonts w:ascii="Garamond" w:hAnsi="Garamond" w:cs="Times New Roman"/>
          </w:rPr>
          <w:fldChar w:fldCharType="begin"/>
        </w:r>
        <w:r>
          <w:rPr>
            <w:rFonts w:ascii="Garamond" w:hAnsi="Garamond" w:cs="Times New Roman"/>
          </w:rPr>
          <w:instrText xml:space="preserve"> ADDIN ZOTERO_ITEM CSL_CITATION {"citationID":"48p09nPT","properties":{"formattedCitation":"(Hamazaki, 2008)","plainCitation":"(Hamazaki, 2008)","dontUpdate":true,"noteIndex":0},"citationItems":[{"id":6021,"uris":["http://zotero.org/users/8421274/items/G45XBM9M"],"itemData":{"id":6021,"type":"article-journal","abstract":"This study examined the effectiveness of subsistence fishery closure “windows” scheduling as a management tool for conservation of Chinook salmon (Oncorhynchus tshawytscha) in the Kuskokwim River, Alaska. The windows, which reduced subsistence fishing from seven days to four days a week, were implemented in 2001 to conserve early migrant/upperriver Chinook salmon stock and to provide subsistence harvest opportunities for upper</w:instrText>
        </w:r>
        <w:r>
          <w:rPr>
            <w:rFonts w:ascii="Cambria Math" w:hAnsi="Cambria Math" w:cs="Cambria Math"/>
          </w:rPr>
          <w:instrText>‐</w:instrText>
        </w:r>
        <w:r>
          <w:rPr>
            <w:rFonts w:ascii="Garamond" w:hAnsi="Garamond" w:cs="Times New Roman"/>
          </w:rPr>
          <w:instrText xml:space="preserve">river communities. The windows were expected to (1) reduce the proportion of Chinook salmon harvests in the early season, (2) delay the harvest timing, and (3) extend the total fishing days. To examine its effectiveness, subsistence salmon harvest calendars (1989–2006) were collected and examined for changes in harvest timing before and after the windows were implemented. The results showed that the windows did not reduce harvests early in the season, delay the harvest timing, or extend the total fishing days. This suggests that the windows were not effective. Potential reasons for this failure are discussed.","container-title":"Fisheries","DOI":"10.1577/1548-8446-33.10.495","ISSN":"0363-2415","issue":"10","page":"495-501","source":"Silverchair","title":"“When people argue about fish, the fish disappear.”","volume":"33","author":[{"family":"Hamazaki","given":"Toshihide"}],"issued":{"date-parts":[["2008",10,1]]}}}],"schema":"https://github.com/citation-style-language/schema/raw/master/csl-citation.json"} </w:instrText>
        </w:r>
        <w:r>
          <w:rPr>
            <w:rFonts w:ascii="Garamond" w:hAnsi="Garamond" w:cs="Times New Roman"/>
          </w:rPr>
          <w:fldChar w:fldCharType="separate"/>
        </w:r>
        <w:r>
          <w:rPr>
            <w:rFonts w:ascii="Garamond" w:hAnsi="Garamond" w:cs="Times New Roman"/>
            <w:noProof/>
          </w:rPr>
          <w:t>(e.g. Hamazaki, 2008)</w:t>
        </w:r>
        <w:r>
          <w:rPr>
            <w:rFonts w:ascii="Garamond" w:hAnsi="Garamond" w:cs="Times New Roman"/>
          </w:rPr>
          <w:fldChar w:fldCharType="end"/>
        </w:r>
        <w:r>
          <w:rPr>
            <w:rFonts w:ascii="Garamond" w:hAnsi="Garamond" w:cs="Times New Roman"/>
          </w:rPr>
          <w:t xml:space="preserve">. </w:t>
        </w:r>
        <w:r w:rsidRPr="008605CB">
          <w:rPr>
            <w:rFonts w:ascii="Garamond" w:hAnsi="Garamond" w:cs="Times New Roman"/>
          </w:rPr>
          <w:t xml:space="preserve">However, the timing, yield, and duration of downstream fisheries is the result of the aggregate dynamics of these upstream components </w:t>
        </w:r>
        <w:r w:rsidRPr="008605CB">
          <w:rPr>
            <w:rFonts w:ascii="Garamond" w:hAnsi="Garamond" w:cs="Times New Roman"/>
          </w:rPr>
          <w:fldChar w:fldCharType="begin"/>
        </w:r>
        <w:r w:rsidRPr="008605CB">
          <w:rPr>
            <w:rFonts w:ascii="Garamond" w:hAnsi="Garamond" w:cs="Times New Roman"/>
          </w:rPr>
          <w:instrText xml:space="preserve"> ADDIN ZOTERO_ITEM CSL_CITATION {"citationID":"8jsHSzDF","properties":{"formattedCitation":"(Nesbitt &amp; Moore, 2016)","plainCitation":"(Nesbitt &amp; Moore, 2016)","noteIndex":0},"citationItems":[{"id":3361,"uris":["http://zotero.org/users/8421274/items/U6M4JZTI"],"itemData":{"id":3361,"type":"article-journal","abstract":"Indigenous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W."}],"issued":{"date-parts":[["2016"]]}}}],"schema":"https://github.com/citation-style-language/schema/raw/master/csl-citation.json"} </w:instrText>
        </w:r>
        <w:r w:rsidRPr="008605CB">
          <w:rPr>
            <w:rFonts w:ascii="Garamond" w:hAnsi="Garamond" w:cs="Times New Roman"/>
          </w:rPr>
          <w:fldChar w:fldCharType="separate"/>
        </w:r>
        <w:r w:rsidRPr="008605CB">
          <w:rPr>
            <w:rFonts w:ascii="Garamond" w:hAnsi="Garamond" w:cs="Times New Roman"/>
            <w:noProof/>
          </w:rPr>
          <w:t>(Nesbitt &amp; Moore, 2016)</w:t>
        </w:r>
        <w:r w:rsidRPr="008605CB">
          <w:rPr>
            <w:rFonts w:ascii="Garamond" w:hAnsi="Garamond" w:cs="Times New Roman"/>
          </w:rPr>
          <w:fldChar w:fldCharType="end"/>
        </w:r>
        <w:r w:rsidRPr="008605CB">
          <w:rPr>
            <w:rFonts w:ascii="Garamond" w:hAnsi="Garamond" w:cs="Times New Roman"/>
          </w:rPr>
          <w:t xml:space="preserve">. Further, maintaining life history diversity across the full stock complex contributes to ecosystem resilience by distributing population level risk across space and time </w:t>
        </w:r>
        <w:r w:rsidRPr="008605CB">
          <w:rPr>
            <w:rFonts w:ascii="Garamond" w:hAnsi="Garamond" w:cs="Times New Roman"/>
          </w:rPr>
          <w:fldChar w:fldCharType="begin"/>
        </w:r>
        <w:r>
          <w:rPr>
            <w:rFonts w:ascii="Garamond" w:hAnsi="Garamond" w:cs="Times New Roman"/>
          </w:rPr>
          <w:instrText xml:space="preserve"> ADDIN ZOTERO_ITEM CSL_CITATION {"citationID":"5lxSSTQb","properties":{"formattedCitation":"(Schindler et al., 2010)","plainCitation":"(Schindler et al., 2010)","noteIndex":0},"citationItems":[{"id":272,"uris":["http://zotero.org/users/8421274/items/24NDGS7V"],"itemData":{"id":272,"type":"article-journal","abstract":"One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Pr="008605CB">
          <w:rPr>
            <w:rFonts w:ascii="Garamond" w:hAnsi="Garamond" w:cs="Times New Roman"/>
          </w:rPr>
          <w:fldChar w:fldCharType="separate"/>
        </w:r>
        <w:r w:rsidRPr="008605CB">
          <w:rPr>
            <w:rFonts w:ascii="Garamond" w:hAnsi="Garamond" w:cs="Times New Roman"/>
            <w:noProof/>
          </w:rPr>
          <w:t>(Schindler et al., 2010)</w:t>
        </w:r>
        <w:r w:rsidRPr="008605CB">
          <w:rPr>
            <w:rFonts w:ascii="Garamond" w:hAnsi="Garamond" w:cs="Times New Roman"/>
          </w:rPr>
          <w:fldChar w:fldCharType="end"/>
        </w:r>
        <w:r w:rsidRPr="008605CB">
          <w:rPr>
            <w:rFonts w:ascii="Garamond" w:hAnsi="Garamond" w:cs="Times New Roman"/>
          </w:rPr>
          <w:t>. Designing strategies which explicitly consider and protect this biodiversity, including vulnerable upstream</w:t>
        </w:r>
        <w:r>
          <w:rPr>
            <w:rFonts w:ascii="Garamond" w:hAnsi="Garamond" w:cs="Times New Roman"/>
          </w:rPr>
          <w:t xml:space="preserve"> populations</w:t>
        </w:r>
        <w:r w:rsidRPr="008605CB">
          <w:rPr>
            <w:rFonts w:ascii="Garamond" w:hAnsi="Garamond" w:cs="Times New Roman"/>
          </w:rPr>
          <w:t xml:space="preserve">, </w:t>
        </w:r>
        <w:r>
          <w:rPr>
            <w:rFonts w:ascii="Garamond" w:hAnsi="Garamond" w:cs="Times New Roman"/>
          </w:rPr>
          <w:t xml:space="preserve">therefore contributes to </w:t>
        </w:r>
        <w:r w:rsidRPr="008605CB">
          <w:rPr>
            <w:rFonts w:ascii="Garamond" w:hAnsi="Garamond" w:cs="Times New Roman"/>
          </w:rPr>
          <w:t xml:space="preserve">stabilizing downstream fishery resources. </w:t>
        </w:r>
      </w:moveTo>
    </w:p>
    <w:p w14:paraId="53256603" w14:textId="21258CEE" w:rsidR="00507803" w:rsidRPr="008605CB" w:rsidRDefault="00507803" w:rsidP="00FA76AC">
      <w:pPr>
        <w:spacing w:line="480" w:lineRule="auto"/>
        <w:ind w:firstLine="720"/>
        <w:rPr>
          <w:moveTo w:id="231" w:author="Benjamin J. Makhlouf" w:date="2026-03-08T10:57:00Z" w16du:dateUtc="2026-03-08T17:57:00Z"/>
          <w:rFonts w:ascii="Garamond" w:hAnsi="Garamond" w:cs="Times New Roman"/>
        </w:rPr>
      </w:pPr>
      <w:moveToRangeStart w:id="232" w:author="Benjamin J. Makhlouf" w:date="2026-03-08T10:57:00Z" w:name="move223859885"/>
      <w:moveToRangeEnd w:id="229"/>
      <w:moveTo w:id="233" w:author="Benjamin J. Makhlouf" w:date="2026-03-08T10:57:00Z" w16du:dateUtc="2026-03-08T17:57:00Z">
        <w:r w:rsidRPr="008605CB">
          <w:rPr>
            <w:rFonts w:ascii="Garamond" w:hAnsi="Garamond" w:cs="Times New Roman"/>
          </w:rPr>
          <w:t>Western Alaska watersheds contain some of the last remaining pristine salmon habitat and have historically supported large returns of Pacific salmon.</w:t>
        </w:r>
      </w:moveTo>
      <w:ins w:id="234" w:author="Benjamin J. Makhlouf" w:date="2026-03-08T11:01:00Z" w16du:dateUtc="2026-03-08T18:01:00Z">
        <w:r>
          <w:rPr>
            <w:rFonts w:ascii="Garamond" w:hAnsi="Garamond" w:cs="Times New Roman"/>
          </w:rPr>
          <w:t xml:space="preserve"> </w:t>
        </w:r>
      </w:ins>
      <w:ins w:id="235" w:author="Benjamin J. Makhlouf" w:date="2026-03-08T11:08:00Z" w16du:dateUtc="2026-03-08T18:08:00Z">
        <w:r w:rsidR="00916EE1" w:rsidRPr="00916EE1">
          <w:rPr>
            <w:rFonts w:ascii="Garamond" w:hAnsi="Garamond"/>
            <w:rPrChange w:id="236" w:author="Benjamin J. Makhlouf" w:date="2026-03-08T11:08:00Z" w16du:dateUtc="2026-03-08T18:08:00Z">
              <w:rPr/>
            </w:rPrChange>
          </w:rPr>
          <w:t>The region’s three major river basins, the Yukon, Kuskokwim, and Nushagak, collectively produce approximately 80% of the world’s wild Chinook salmon</w:t>
        </w:r>
      </w:ins>
      <w:ins w:id="237" w:author="Benjamin J. Makhlouf" w:date="2026-03-08T11:09:00Z" w16du:dateUtc="2026-03-08T18:09:00Z">
        <w:del w:id="238" w:author="Daniel Schindler" w:date="2026-03-09T09:11:00Z" w16du:dateUtc="2026-03-09T16:11:00Z">
          <w:r w:rsidR="00916EE1" w:rsidDel="0038700D">
            <w:rPr>
              <w:rFonts w:ascii="Garamond" w:hAnsi="Garamond"/>
            </w:rPr>
            <w:delText xml:space="preserve"> </w:delText>
          </w:r>
        </w:del>
      </w:ins>
      <w:ins w:id="239" w:author="Benjamin J. Makhlouf" w:date="2026-03-08T11:08:00Z" w16du:dateUtc="2026-03-08T18:08:00Z">
        <w:r w:rsidR="00916EE1" w:rsidRPr="00916EE1">
          <w:rPr>
            <w:rFonts w:ascii="Garamond" w:hAnsi="Garamond"/>
            <w:rPrChange w:id="240" w:author="Benjamin J. Makhlouf" w:date="2026-03-08T11:08:00Z" w16du:dateUtc="2026-03-08T18:08:00Z">
              <w:rPr/>
            </w:rPrChange>
          </w:rPr>
          <w:t>, making western Alaska one of the most important remaining strongholds for the species globally</w:t>
        </w:r>
      </w:ins>
      <w:ins w:id="241" w:author="Benjamin J. Makhlouf" w:date="2026-03-08T11:09:00Z" w16du:dateUtc="2026-03-08T18:09:00Z">
        <w:r w:rsidR="00916EE1">
          <w:rPr>
            <w:rFonts w:ascii="Garamond" w:hAnsi="Garamond"/>
          </w:rPr>
          <w:t xml:space="preserve"> </w:t>
        </w:r>
        <w:r w:rsidR="00916EE1" w:rsidRPr="008605CB">
          <w:rPr>
            <w:rFonts w:ascii="Garamond" w:hAnsi="Garamond" w:cs="Times New Roman"/>
          </w:rPr>
          <w:t>(</w:t>
        </w:r>
        <w:r w:rsidR="00916EE1" w:rsidRPr="008605CB">
          <w:rPr>
            <w:rFonts w:ascii="Garamond" w:hAnsi="Garamond" w:cs="Times New Roman"/>
            <w:i/>
            <w:iCs/>
            <w:color w:val="000000" w:themeColor="text1"/>
          </w:rPr>
          <w:t>O</w:t>
        </w:r>
        <w:r w:rsidR="00916EE1">
          <w:rPr>
            <w:rFonts w:ascii="Garamond" w:hAnsi="Garamond" w:cs="Times New Roman"/>
            <w:i/>
            <w:iCs/>
            <w:color w:val="000000" w:themeColor="text1"/>
          </w:rPr>
          <w:t>ncorhynchus</w:t>
        </w:r>
        <w:r w:rsidR="00916EE1" w:rsidRPr="008605CB">
          <w:rPr>
            <w:rFonts w:ascii="Garamond" w:hAnsi="Garamond" w:cs="Times New Roman"/>
            <w:i/>
            <w:iCs/>
            <w:color w:val="000000" w:themeColor="text1"/>
          </w:rPr>
          <w:t xml:space="preserve"> tshawytscha</w:t>
        </w:r>
        <w:r w:rsidR="00916EE1" w:rsidRPr="008605CB">
          <w:rPr>
            <w:rFonts w:ascii="Garamond" w:hAnsi="Garamond" w:cs="Times New Roman"/>
            <w:color w:val="000000" w:themeColor="text1"/>
          </w:rPr>
          <w:t>)</w:t>
        </w:r>
        <w:r w:rsidR="00916EE1">
          <w:rPr>
            <w:rFonts w:ascii="Garamond" w:hAnsi="Garamond" w:cs="Times New Roman"/>
            <w:color w:val="000000" w:themeColor="text1"/>
          </w:rPr>
          <w:t xml:space="preserve">. </w:t>
        </w:r>
        <w:r w:rsidR="00916EE1" w:rsidRPr="008605CB">
          <w:rPr>
            <w:rFonts w:ascii="Garamond" w:hAnsi="Garamond" w:cs="Times New Roman"/>
          </w:rPr>
          <w:t xml:space="preserve">However, </w:t>
        </w:r>
        <w:r w:rsidR="00916EE1">
          <w:rPr>
            <w:rFonts w:ascii="Garamond" w:hAnsi="Garamond" w:cs="Times New Roman"/>
          </w:rPr>
          <w:t xml:space="preserve">several species of </w:t>
        </w:r>
      </w:ins>
      <w:ins w:id="242" w:author="Daniel Schindler" w:date="2026-03-09T09:11:00Z" w16du:dateUtc="2026-03-09T16:11:00Z">
        <w:r w:rsidR="0038700D">
          <w:rPr>
            <w:rFonts w:ascii="Garamond" w:hAnsi="Garamond" w:cs="Times New Roman"/>
          </w:rPr>
          <w:t>P</w:t>
        </w:r>
      </w:ins>
      <w:ins w:id="243" w:author="Benjamin J. Makhlouf" w:date="2026-03-08T11:09:00Z" w16du:dateUtc="2026-03-08T18:09:00Z">
        <w:del w:id="244" w:author="Daniel Schindler" w:date="2026-03-09T09:11:00Z" w16du:dateUtc="2026-03-09T16:11:00Z">
          <w:r w:rsidR="00916EE1" w:rsidDel="0038700D">
            <w:rPr>
              <w:rFonts w:ascii="Garamond" w:hAnsi="Garamond" w:cs="Times New Roman"/>
            </w:rPr>
            <w:delText>p</w:delText>
          </w:r>
        </w:del>
        <w:r w:rsidR="00916EE1">
          <w:rPr>
            <w:rFonts w:ascii="Garamond" w:hAnsi="Garamond" w:cs="Times New Roman"/>
          </w:rPr>
          <w:t xml:space="preserve">acific salmon, including Chinook salmon, </w:t>
        </w:r>
        <w:r w:rsidR="00916EE1" w:rsidRPr="008605CB">
          <w:rPr>
            <w:rFonts w:ascii="Garamond" w:hAnsi="Garamond" w:cs="Times New Roman"/>
          </w:rPr>
          <w:t xml:space="preserve">have declined precipitously in recent years </w:t>
        </w:r>
        <w:r w:rsidR="00916EE1">
          <w:rPr>
            <w:rFonts w:ascii="Garamond" w:hAnsi="Garamond" w:cs="Times New Roman"/>
          </w:rPr>
          <w:t xml:space="preserve">throughout Western Alaska watersheds </w:t>
        </w:r>
        <w:r w:rsidR="00916EE1">
          <w:rPr>
            <w:rFonts w:ascii="Garamond" w:hAnsi="Garamond" w:cs="Times New Roman"/>
          </w:rPr>
          <w:fldChar w:fldCharType="begin"/>
        </w:r>
        <w:r w:rsidR="00916EE1">
          <w:rPr>
            <w:rFonts w:ascii="Garamond" w:hAnsi="Garamond" w:cs="Times New Roman"/>
          </w:rPr>
          <w:instrText xml:space="preserve"> ADDIN ZOTERO_ITEM CSL_CITATION {"citationID":"iRZI1YuK","properties":{"formattedCitation":"(KRITFC, 2024; Lamborn et al., 2025a; Ohlberger et al., 2018)","plainCitation":"(KRITFC, 2024; Lamborn et al., 2025a; Ohlberger et al., 2018)","noteIndex":0},"citationItems":[{"id":6026,"uris":["http://zotero.org/users/8421274/items/DS4UXWQI"],"itemData":{"id":6026,"type":"report","title":"Kuskokwim River Salmon Situation Report","URL":"https://static1.squarespace.com/static/5afdc3d5e74940913f78773d/t/66e4bb2dfcc5d24880434ff7/1726266166559/2023+Kusko+Situation+Report_4.19.24+final.pdf","author":[{"family":"KRITFC","given":""}],"accessed":{"date-parts":[["2025",12,31]]},"issued":{"date-parts":[["2024"]]}}},{"id":5644,"uris":["http://zotero.org/users/8421274/items/68HTP6NW"],"itemData":{"id":5644,"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Fisheries","DOI":"10.1111/faf.12895","ISSN":"1467-2979","issue":"4","language":"en","license":"© 2025 The Author(s). Fish and Fisheries published by John Wiley &amp; Sons Ltd.","note":"_eprint: https://onlinelibrary.wiley.com/doi/pdf/10.1111/faf.12895","page":"520-532","source":"Wiley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Salmonidae)","volume":"26","author":[{"family":"Lamborn","given":"Chase C."},{"family":"Ohlberger","given":"Jan"},{"family":"Walsworth","given":"Timothy E."},{"family":"Westley","given":"Peter A. H."},{"family":"Cunningham","given":"Curry J."},{"family":"Wynsma","given":"Sam"},{"family":"Smith","given":"Jordan W."}],"issued":{"date-parts":[["2025"]]}}},{"id":4421,"uris":["http://zotero.org/users/8421274/items/PUA9GF7A"],"itemData":{"id":4421,"type":"article-journal","abstract":"The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sidR="00916EE1">
          <w:rPr>
            <w:rFonts w:ascii="Garamond" w:hAnsi="Garamond" w:cs="Times New Roman"/>
          </w:rPr>
          <w:fldChar w:fldCharType="separate"/>
        </w:r>
        <w:r w:rsidR="00916EE1">
          <w:rPr>
            <w:rFonts w:ascii="Garamond" w:hAnsi="Garamond" w:cs="Times New Roman"/>
            <w:noProof/>
          </w:rPr>
          <w:t>(KRITFC, 2024; Lamborn et al., 2025a; Ohlberger et al., 2018)</w:t>
        </w:r>
        <w:r w:rsidR="00916EE1">
          <w:rPr>
            <w:rFonts w:ascii="Garamond" w:hAnsi="Garamond" w:cs="Times New Roman"/>
          </w:rPr>
          <w:fldChar w:fldCharType="end"/>
        </w:r>
        <w:r w:rsidR="00916EE1" w:rsidRPr="008605CB">
          <w:rPr>
            <w:rFonts w:ascii="Garamond" w:hAnsi="Garamond" w:cs="Times New Roman"/>
          </w:rPr>
          <w:t xml:space="preserve">, </w:t>
        </w:r>
      </w:ins>
      <w:ins w:id="245" w:author="Benjamin J. Makhlouf" w:date="2026-03-08T11:10:00Z" w16du:dateUtc="2026-03-08T18:10:00Z">
        <w:r w:rsidR="00916EE1">
          <w:rPr>
            <w:rFonts w:ascii="Garamond" w:hAnsi="Garamond" w:cs="Times New Roman"/>
          </w:rPr>
          <w:t xml:space="preserve">triggering a conservation crisis and leading </w:t>
        </w:r>
      </w:ins>
      <w:ins w:id="246" w:author="Daniel Schindler" w:date="2026-03-09T09:12:00Z" w16du:dateUtc="2026-03-09T16:12:00Z">
        <w:r w:rsidR="0038700D">
          <w:rPr>
            <w:rFonts w:ascii="Garamond" w:hAnsi="Garamond" w:cs="Times New Roman"/>
          </w:rPr>
          <w:t xml:space="preserve">to heavy </w:t>
        </w:r>
      </w:ins>
      <w:ins w:id="247" w:author="Benjamin J. Makhlouf" w:date="2026-03-08T11:11:00Z" w16du:dateUtc="2026-03-08T18:11:00Z">
        <w:r w:rsidR="00916EE1">
          <w:rPr>
            <w:rFonts w:ascii="Garamond" w:hAnsi="Garamond" w:cs="Times New Roman"/>
          </w:rPr>
          <w:t xml:space="preserve">restrictions </w:t>
        </w:r>
        <w:del w:id="248" w:author="Daniel Schindler" w:date="2026-03-09T09:12:00Z" w16du:dateUtc="2026-03-09T16:12:00Z">
          <w:r w:rsidR="00916EE1" w:rsidDel="0038700D">
            <w:rPr>
              <w:rFonts w:ascii="Garamond" w:hAnsi="Garamond" w:cs="Times New Roman"/>
            </w:rPr>
            <w:delText>to</w:delText>
          </w:r>
        </w:del>
      </w:ins>
      <w:ins w:id="249" w:author="Daniel Schindler" w:date="2026-03-09T09:12:00Z" w16du:dateUtc="2026-03-09T16:12:00Z">
        <w:r w:rsidR="0038700D">
          <w:rPr>
            <w:rFonts w:ascii="Garamond" w:hAnsi="Garamond" w:cs="Times New Roman"/>
          </w:rPr>
          <w:t>on</w:t>
        </w:r>
      </w:ins>
      <w:ins w:id="250" w:author="Benjamin J. Makhlouf" w:date="2026-03-08T11:11:00Z" w16du:dateUtc="2026-03-08T18:11:00Z">
        <w:r w:rsidR="00916EE1">
          <w:rPr>
            <w:rFonts w:ascii="Garamond" w:hAnsi="Garamond" w:cs="Times New Roman"/>
          </w:rPr>
          <w:t xml:space="preserve"> subsistence harvest </w:t>
        </w:r>
      </w:ins>
      <w:ins w:id="251" w:author="Benjamin J. Makhlouf" w:date="2026-03-08T11:10:00Z" w16du:dateUtc="2026-03-08T18:10:00Z">
        <w:r w:rsidR="00916EE1" w:rsidRPr="008605CB">
          <w:rPr>
            <w:rFonts w:ascii="Garamond" w:hAnsi="Garamond" w:cs="Times New Roman"/>
          </w:rPr>
          <w:fldChar w:fldCharType="begin"/>
        </w:r>
        <w:r w:rsidR="00916EE1">
          <w:rPr>
            <w:rFonts w:ascii="Garamond" w:hAnsi="Garamond" w:cs="Times New Roman"/>
          </w:rPr>
          <w:instrText xml:space="preserve"> ADDIN ZOTERO_ITEM CSL_CITATION {"citationID":"0TbEctqr","properties":{"formattedCitation":"(Brown &amp; Godduhn, 2015; Lamborn et al., 2025b; Ohlberger et al., 2018)","plainCitation":"(Brown &amp; Godduhn, 2015; Lamborn et al., 2025b; Ohlberger et al., 2018)","noteIndex":0},"citationItems":[{"id":4428,"uris":["http://zotero.org/users/8421274/items/2WA8NCRM"],"itemData":{"id":4428,"type":"article-journal","language":"en","source":"Zotero","title":"Socioeconomic effects of declining salmon runs on the Yukon River","author":[{"family":"Brown","given":"Caroline L"},{"family":"Godduhn","given":"Anna"}],"issued":{"date-parts":[["2015"]]}}},{"id":5379,"uris":["http://zotero.org/users/8421274/items/6TRPLVW4"],"itemData":{"id":5379,"type":"article-journal","abstract":"Across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Fisheries","DOI":"10.1111/faf.12895","ISSN":"1467-2979","issue":"n/a","language":"en","license":"© 2025 The Author(s). Fish and Fisheries published by John Wiley &amp; Sons Ltd.","note":"_eprint: https://onlinelibrary.wiley.com/doi/pdf/10.1111/faf.12895","source":"Wiley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Salmonidae)","URL":"https://onlinelibrary.wiley.com/doi/abs/10.1111/faf.12895","volume":"n/a","author":[{"family":"Lamborn","given":"Chase C."},{"family":"Ohlberger","given":"Jan"},{"family":"Walsworth","given":"Timothy E."},{"family":"Westley","given":"Peter A. H."},{"family":"Cunningham","given":"Curry J."},{"family":"Wynsma","given":"Sam"},{"family":"Smith","given":"Jordan W."}],"accessed":{"date-parts":[["2025",6,4]]},"issued":{"date-parts":[["2025"]]}}},{"id":4421,"uris":["http://zotero.org/users/8421274/items/PUA9GF7A"],"itemData":{"id":4421,"type":"article-journal","abstract":"The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sidR="00916EE1" w:rsidRPr="008605CB">
          <w:rPr>
            <w:rFonts w:ascii="Garamond" w:hAnsi="Garamond" w:cs="Times New Roman"/>
          </w:rPr>
          <w:fldChar w:fldCharType="separate"/>
        </w:r>
        <w:r w:rsidR="00916EE1">
          <w:rPr>
            <w:rFonts w:ascii="Garamond" w:hAnsi="Garamond" w:cs="Times New Roman"/>
            <w:noProof/>
          </w:rPr>
          <w:t>(Brown &amp; Godduhn, 2015; Lamborn et al., 2025b; Ohlberger et al., 2018)</w:t>
        </w:r>
        <w:r w:rsidR="00916EE1" w:rsidRPr="008605CB">
          <w:rPr>
            <w:rFonts w:ascii="Garamond" w:hAnsi="Garamond" w:cs="Times New Roman"/>
          </w:rPr>
          <w:fldChar w:fldCharType="end"/>
        </w:r>
      </w:ins>
      <w:ins w:id="252" w:author="Benjamin J. Makhlouf" w:date="2026-03-08T11:11:00Z" w16du:dateUtc="2026-03-08T18:11:00Z">
        <w:r w:rsidR="00916EE1">
          <w:rPr>
            <w:rFonts w:ascii="Garamond" w:hAnsi="Garamond" w:cs="Times New Roman"/>
          </w:rPr>
          <w:t xml:space="preserve">. </w:t>
        </w:r>
      </w:ins>
      <w:moveTo w:id="253" w:author="Benjamin J. Makhlouf" w:date="2026-03-08T10:57:00Z" w16du:dateUtc="2026-03-08T17:57:00Z">
        <w:del w:id="254" w:author="Benjamin J. Makhlouf" w:date="2026-03-08T11:03:00Z" w16du:dateUtc="2026-03-08T18:03:00Z">
          <w:r w:rsidRPr="008605CB" w:rsidDel="00507803">
            <w:rPr>
              <w:rFonts w:ascii="Garamond" w:hAnsi="Garamond" w:cs="Times New Roman"/>
            </w:rPr>
            <w:delText xml:space="preserve"> </w:delText>
          </w:r>
        </w:del>
        <w:r w:rsidRPr="008605CB">
          <w:rPr>
            <w:rFonts w:ascii="Garamond" w:hAnsi="Garamond" w:cs="Times New Roman"/>
          </w:rPr>
          <w:t>In the Kuskokwim River basin, a large (127,000 km</w:t>
        </w:r>
        <w:r w:rsidRPr="008605CB">
          <w:rPr>
            <w:rFonts w:ascii="Garamond" w:hAnsi="Garamond" w:cs="Times New Roman"/>
            <w:vertAlign w:val="superscript"/>
          </w:rPr>
          <w:t>2</w:t>
        </w:r>
        <w:r w:rsidRPr="008605CB">
          <w:rPr>
            <w:rFonts w:ascii="Garamond" w:hAnsi="Garamond" w:cs="Times New Roman"/>
          </w:rPr>
          <w:t xml:space="preserve">) free flowing </w:t>
        </w:r>
        <w:r w:rsidRPr="008605CB">
          <w:rPr>
            <w:rFonts w:ascii="Garamond" w:hAnsi="Garamond" w:cs="Times New Roman"/>
          </w:rPr>
          <w:lastRenderedPageBreak/>
          <w:t xml:space="preserve">watershed in </w:t>
        </w:r>
      </w:moveTo>
      <w:ins w:id="255" w:author="Daniel Schindler" w:date="2026-03-09T09:12:00Z" w16du:dateUtc="2026-03-09T16:12:00Z">
        <w:r w:rsidR="0038700D">
          <w:rPr>
            <w:rFonts w:ascii="Garamond" w:hAnsi="Garamond" w:cs="Times New Roman"/>
          </w:rPr>
          <w:t>w</w:t>
        </w:r>
      </w:ins>
      <w:moveTo w:id="256" w:author="Benjamin J. Makhlouf" w:date="2026-03-08T10:57:00Z" w16du:dateUtc="2026-03-08T17:57:00Z">
        <w:del w:id="257" w:author="Daniel Schindler" w:date="2026-03-09T09:12:00Z" w16du:dateUtc="2026-03-09T16:12:00Z">
          <w:r w:rsidRPr="008605CB" w:rsidDel="0038700D">
            <w:rPr>
              <w:rFonts w:ascii="Garamond" w:hAnsi="Garamond" w:cs="Times New Roman"/>
            </w:rPr>
            <w:delText>W</w:delText>
          </w:r>
        </w:del>
        <w:r w:rsidRPr="008605CB">
          <w:rPr>
            <w:rFonts w:ascii="Garamond" w:hAnsi="Garamond" w:cs="Times New Roman"/>
          </w:rPr>
          <w:t xml:space="preserve">estern Alaska, Chinook salmon </w:t>
        </w:r>
        <w:del w:id="258" w:author="Benjamin J. Makhlouf" w:date="2026-03-08T11:09:00Z" w16du:dateUtc="2026-03-08T18:09:00Z">
          <w:r w:rsidRPr="008605CB" w:rsidDel="00916EE1">
            <w:rPr>
              <w:rFonts w:ascii="Garamond" w:hAnsi="Garamond" w:cs="Times New Roman"/>
            </w:rPr>
            <w:delText>(</w:delText>
          </w:r>
          <w:r w:rsidRPr="008605CB" w:rsidDel="00916EE1">
            <w:rPr>
              <w:rFonts w:ascii="Garamond" w:hAnsi="Garamond" w:cs="Times New Roman"/>
              <w:i/>
              <w:iCs/>
              <w:color w:val="000000" w:themeColor="text1"/>
            </w:rPr>
            <w:delText>O</w:delText>
          </w:r>
          <w:r w:rsidDel="00916EE1">
            <w:rPr>
              <w:rFonts w:ascii="Garamond" w:hAnsi="Garamond" w:cs="Times New Roman"/>
              <w:i/>
              <w:iCs/>
              <w:color w:val="000000" w:themeColor="text1"/>
            </w:rPr>
            <w:delText>ncorhynchus</w:delText>
          </w:r>
          <w:r w:rsidRPr="008605CB" w:rsidDel="00916EE1">
            <w:rPr>
              <w:rFonts w:ascii="Garamond" w:hAnsi="Garamond" w:cs="Times New Roman"/>
              <w:i/>
              <w:iCs/>
              <w:color w:val="000000" w:themeColor="text1"/>
            </w:rPr>
            <w:delText xml:space="preserve"> tshawytscha</w:delText>
          </w:r>
          <w:r w:rsidRPr="008605CB" w:rsidDel="00916EE1">
            <w:rPr>
              <w:rFonts w:ascii="Garamond" w:hAnsi="Garamond" w:cs="Times New Roman"/>
              <w:color w:val="000000" w:themeColor="text1"/>
            </w:rPr>
            <w:delText xml:space="preserve">) </w:delText>
          </w:r>
        </w:del>
        <w:r w:rsidRPr="008605CB">
          <w:rPr>
            <w:rFonts w:ascii="Garamond" w:hAnsi="Garamond" w:cs="Times New Roman"/>
          </w:rPr>
          <w:t xml:space="preserve">populations support subsistence fishing opportunities for dozens of </w:t>
        </w:r>
        <w:r>
          <w:rPr>
            <w:rFonts w:ascii="Garamond" w:hAnsi="Garamond" w:cs="Times New Roman"/>
          </w:rPr>
          <w:t xml:space="preserve">rural </w:t>
        </w:r>
        <w:r w:rsidRPr="008605CB">
          <w:rPr>
            <w:rFonts w:ascii="Garamond" w:hAnsi="Garamond" w:cs="Times New Roman"/>
          </w:rPr>
          <w:t xml:space="preserve">communities, </w:t>
        </w:r>
        <w:r>
          <w:rPr>
            <w:rFonts w:ascii="Garamond" w:hAnsi="Garamond" w:cs="Times New Roman"/>
          </w:rPr>
          <w:t xml:space="preserve">comprised by a majority of Alaska Natives </w:t>
        </w:r>
        <w:del w:id="259" w:author="Benjamin J. Makhlouf" w:date="2026-03-08T11:11:00Z" w16du:dateUtc="2026-03-08T18:11:00Z">
          <w:r w:rsidDel="00916EE1">
            <w:rPr>
              <w:rFonts w:ascii="Garamond" w:hAnsi="Garamond" w:cs="Times New Roman"/>
            </w:rPr>
            <w:delText xml:space="preserve"> </w:delText>
          </w:r>
        </w:del>
        <w:r>
          <w:rPr>
            <w:rFonts w:ascii="Garamond" w:hAnsi="Garamond" w:cs="Times New Roman"/>
          </w:rPr>
          <w:fldChar w:fldCharType="begin"/>
        </w:r>
        <w:r>
          <w:rPr>
            <w:rFonts w:ascii="Garamond" w:hAnsi="Garamond" w:cs="Times New Roman"/>
          </w:rPr>
          <w:instrText xml:space="preserve"> ADDIN ZOTERO_ITEM CSL_CITATION {"citationID":"QkmkPdUy","properties":{"formattedCitation":"(ADFG, 2025)","plainCitation":"(ADFG, 2025)","noteIndex":0},"citationItems":[{"id":6067,"uris":["http://zotero.org/users/8421274/items/8A49P58R"],"itemData":{"id":6067,"type":"webpage","abstract":"Fishing info for subsistence fishing for Kuskokwim - Alaska Department of Fish and Game","language":"en","title":"Kuskokwim River Area: Subsistance Fishing","URL":"https://www.adfg.alaska.gov/index.cfm?adfg=ByAreaSubsistenceKuskokwim.fishingInfo","author":[{"family":"ADFG","given":""}],"accessed":{"date-parts":[["2026",1,14]]},"issued":{"date-parts":[["2025"]]}}}],"schema":"https://github.com/citation-style-language/schema/raw/master/csl-citation.json"} </w:instrText>
        </w:r>
        <w:r>
          <w:rPr>
            <w:rFonts w:ascii="Garamond" w:hAnsi="Garamond" w:cs="Times New Roman"/>
          </w:rPr>
          <w:fldChar w:fldCharType="separate"/>
        </w:r>
        <w:r>
          <w:rPr>
            <w:rFonts w:ascii="Garamond" w:hAnsi="Garamond" w:cs="Times New Roman"/>
            <w:noProof/>
          </w:rPr>
          <w:t>(ADFG, 2025)</w:t>
        </w:r>
        <w:r>
          <w:rPr>
            <w:rFonts w:ascii="Garamond" w:hAnsi="Garamond" w:cs="Times New Roman"/>
          </w:rPr>
          <w:fldChar w:fldCharType="end"/>
        </w:r>
        <w:r>
          <w:rPr>
            <w:rFonts w:ascii="Garamond" w:hAnsi="Garamond" w:cs="Times New Roman"/>
          </w:rPr>
          <w:t xml:space="preserve">. </w:t>
        </w:r>
        <w:r w:rsidRPr="008605CB">
          <w:rPr>
            <w:rFonts w:ascii="Garamond" w:hAnsi="Garamond" w:cs="Times New Roman"/>
          </w:rPr>
          <w:t>Subsistence fisheries are the primary form of harvest in the watershed, and nearly every household participates in the fishery in some way</w:t>
        </w:r>
        <w:r>
          <w:rPr>
            <w:rFonts w:ascii="Garamond" w:hAnsi="Garamond" w:cs="Times New Roman"/>
          </w:rPr>
          <w:t xml:space="preserve">. </w:t>
        </w:r>
      </w:moveTo>
      <w:ins w:id="260" w:author="Benjamin J. Makhlouf" w:date="2026-03-08T11:11:00Z" w16du:dateUtc="2026-03-08T18:11:00Z">
        <w:r w:rsidR="00916EE1">
          <w:rPr>
            <w:rFonts w:ascii="Garamond" w:hAnsi="Garamond" w:cs="Times New Roman"/>
          </w:rPr>
          <w:t xml:space="preserve">As a result, </w:t>
        </w:r>
      </w:ins>
      <w:ins w:id="261" w:author="Benjamin J. Makhlouf" w:date="2026-03-08T11:13:00Z" w16du:dateUtc="2026-03-08T18:13:00Z">
        <w:r w:rsidR="00916EE1">
          <w:rPr>
            <w:rFonts w:ascii="Garamond" w:hAnsi="Garamond" w:cs="Times New Roman"/>
          </w:rPr>
          <w:t xml:space="preserve">fishery restrictions have led to significant hardship in the basin, including food insecurity and cultural loss </w:t>
        </w:r>
      </w:ins>
      <w:r w:rsidR="00983667">
        <w:rPr>
          <w:rFonts w:ascii="Garamond" w:hAnsi="Garamond" w:cs="Times New Roman"/>
        </w:rPr>
        <w:fldChar w:fldCharType="begin"/>
      </w:r>
      <w:r w:rsidR="00983667">
        <w:rPr>
          <w:rFonts w:ascii="Garamond" w:hAnsi="Garamond" w:cs="Times New Roman"/>
        </w:rPr>
        <w:instrText xml:space="preserve"> ADDIN ZOTERO_ITEM CSL_CITATION {"citationID":"GpuhDn3V","properties":{"formattedCitation":"(Brown &amp; Godduhn, 2015)","plainCitation":"(Brown &amp; Godduhn, 2015)","noteIndex":0},"citationItems":[{"id":4428,"uris":["http://zotero.org/users/8421274/items/2WA8NCRM"],"itemData":{"id":4428,"type":"article-journal","language":"en","source":"Zotero","title":"Socioeconomic effects of declining salmon runs on the Yukon River","author":[{"family":"Brown","given":"Caroline L"},{"family":"Godduhn","given":"Anna"}],"issued":{"date-parts":[["2015"]]}}}],"schema":"https://github.com/citation-style-language/schema/raw/master/csl-citation.json"} </w:instrText>
      </w:r>
      <w:r w:rsidR="00983667">
        <w:rPr>
          <w:rFonts w:ascii="Garamond" w:hAnsi="Garamond" w:cs="Times New Roman"/>
        </w:rPr>
        <w:fldChar w:fldCharType="separate"/>
      </w:r>
      <w:r w:rsidR="00983667">
        <w:rPr>
          <w:rFonts w:ascii="Garamond" w:hAnsi="Garamond" w:cs="Times New Roman"/>
          <w:noProof/>
        </w:rPr>
        <w:t>(Brown &amp; Godduhn, 2015)</w:t>
      </w:r>
      <w:r w:rsidR="00983667">
        <w:rPr>
          <w:rFonts w:ascii="Garamond" w:hAnsi="Garamond" w:cs="Times New Roman"/>
        </w:rPr>
        <w:fldChar w:fldCharType="end"/>
      </w:r>
      <w:ins w:id="262" w:author="Benjamin J. Makhlouf" w:date="2026-03-08T11:13:00Z" w16du:dateUtc="2026-03-08T18:13:00Z">
        <w:del w:id="263" w:author="bmak29" w:date="2026-03-09T08:35:00Z" w16du:dateUtc="2026-03-09T15:35:00Z">
          <w:r w:rsidR="00916EE1" w:rsidDel="00983667">
            <w:rPr>
              <w:rFonts w:ascii="Garamond" w:hAnsi="Garamond" w:cs="Times New Roman"/>
            </w:rPr>
            <w:delText>[ref]</w:delText>
          </w:r>
        </w:del>
        <w:r w:rsidR="00916EE1">
          <w:rPr>
            <w:rFonts w:ascii="Garamond" w:hAnsi="Garamond" w:cs="Times New Roman"/>
          </w:rPr>
          <w:t xml:space="preserve">. </w:t>
        </w:r>
      </w:ins>
      <w:moveTo w:id="264" w:author="Benjamin J. Makhlouf" w:date="2026-03-08T10:57:00Z" w16du:dateUtc="2026-03-08T17:57:00Z">
        <w:del w:id="265" w:author="Benjamin J. Makhlouf" w:date="2026-03-08T11:09:00Z" w16du:dateUtc="2026-03-08T18:09:00Z">
          <w:r w:rsidRPr="008605CB" w:rsidDel="00916EE1">
            <w:rPr>
              <w:rFonts w:ascii="Garamond" w:hAnsi="Garamond" w:cs="Times New Roman"/>
            </w:rPr>
            <w:delText xml:space="preserve">However, </w:delText>
          </w:r>
          <w:r w:rsidDel="00916EE1">
            <w:rPr>
              <w:rFonts w:ascii="Garamond" w:hAnsi="Garamond" w:cs="Times New Roman"/>
            </w:rPr>
            <w:delText xml:space="preserve">several species of pacific salmon, including Chinook salmon, </w:delText>
          </w:r>
          <w:r w:rsidRPr="008605CB" w:rsidDel="00916EE1">
            <w:rPr>
              <w:rFonts w:ascii="Garamond" w:hAnsi="Garamond" w:cs="Times New Roman"/>
            </w:rPr>
            <w:delText xml:space="preserve">have declined precipitously in recent years </w:delText>
          </w:r>
        </w:del>
        <w:del w:id="266" w:author="Benjamin J. Makhlouf" w:date="2026-03-08T10:58:00Z" w16du:dateUtc="2026-03-08T17:58:00Z">
          <w:r w:rsidDel="00507803">
            <w:rPr>
              <w:rFonts w:ascii="Garamond" w:hAnsi="Garamond" w:cs="Times New Roman"/>
            </w:rPr>
            <w:delText xml:space="preserve">in the </w:delText>
          </w:r>
          <w:r w:rsidRPr="008605CB" w:rsidDel="00507803">
            <w:rPr>
              <w:rFonts w:ascii="Garamond" w:hAnsi="Garamond" w:cs="Times New Roman"/>
            </w:rPr>
            <w:delText>Kuskokwim</w:delText>
          </w:r>
          <w:r w:rsidDel="00507803">
            <w:rPr>
              <w:rFonts w:ascii="Garamond" w:hAnsi="Garamond" w:cs="Times New Roman"/>
            </w:rPr>
            <w:delText xml:space="preserve"> River basin </w:delText>
          </w:r>
        </w:del>
        <w:del w:id="267" w:author="Benjamin J. Makhlouf" w:date="2026-03-08T11:09:00Z" w16du:dateUtc="2026-03-08T18:09:00Z">
          <w:r w:rsidDel="00916EE1">
            <w:rPr>
              <w:rFonts w:ascii="Garamond" w:hAnsi="Garamond" w:cs="Times New Roman"/>
            </w:rPr>
            <w:fldChar w:fldCharType="begin"/>
          </w:r>
          <w:r w:rsidDel="00916EE1">
            <w:rPr>
              <w:rFonts w:ascii="Garamond" w:hAnsi="Garamond" w:cs="Times New Roman"/>
            </w:rPr>
            <w:delInstrText xml:space="preserve"> ADDIN ZOTERO_ITEM CSL_CITATION {"citationID":"iRZI1YuK","properties":{"formattedCitation":"(KRITFC, 2024; Lamborn et al., 2025a; Ohlberger et al., 2018)","plainCitation":"(KRITFC, 2024; Lamborn et al., 2025a; Ohlberger et al., 2018)","noteIndex":0},"citationItems":[{"id":6026,"uris":["http://zotero.org/users/8421274/items/DS4UXWQI"],"itemData":{"id":6026,"type":"report","title":"Kuskokwim River Salmon Situation Report","URL":"https://static1.squarespace.com/static/5afdc3d5e74940913f78773d/t/66e4bb2dfcc5d24880434ff7/1726266166559/2023+Kusko+Situation+Report_4.19.24+final.pdf","author":[{"family":"KRITFC","given":""}],"accessed":{"date-parts":[["2025",12,31]]},"issued":{"date-parts":[["2024"]]}}},{"id":5644,"uris":["http://zotero.org/users/8421274/items/68HTP6NW"],"itemData":{"id":5644,"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Fisheries","DOI":"10.1111/faf.12895","ISSN":"1467-2979","issue":"4","language":"en","license":"© 2025 The Author(s). Fish and Fisheries published by John Wiley &amp; Sons Ltd.","note":"_eprint: https://onlinelibrary.wiley.com/doi/pdf/10.1111/faf.12895","page":"520-532","source":"Wiley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Salmonidae)","volume":"26","author":[{"family":"Lamborn","given":"Chase C."},{"family":"Ohlberger","given":"Jan"},{"family":"Walsworth","given":"Timothy E."},{"family":"Westley","given":"Peter A. H."},{"family":"Cunningham","given":"Curry J."},{"family":"Wynsma","given":"Sam"},{"family":"Smith","given":"Jordan W."}],"issued":{"date-parts":[["2025"]]}}},{"id":4421,"uris":["http://zotero.org/users/8421274/items/PUA9GF7A"],"itemData":{"id":4421,"type":"article-journal","abstract":"The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delInstrText>
          </w:r>
          <w:r w:rsidDel="00916EE1">
            <w:rPr>
              <w:rFonts w:ascii="Garamond" w:hAnsi="Garamond" w:cs="Times New Roman"/>
            </w:rPr>
            <w:fldChar w:fldCharType="separate"/>
          </w:r>
          <w:r w:rsidDel="00916EE1">
            <w:rPr>
              <w:rFonts w:ascii="Garamond" w:hAnsi="Garamond" w:cs="Times New Roman"/>
              <w:noProof/>
            </w:rPr>
            <w:delText>(KRITFC, 2024; Lamborn et al., 2025a; Ohlberger et al., 2018)</w:delText>
          </w:r>
          <w:r w:rsidDel="00916EE1">
            <w:rPr>
              <w:rFonts w:ascii="Garamond" w:hAnsi="Garamond" w:cs="Times New Roman"/>
            </w:rPr>
            <w:fldChar w:fldCharType="end"/>
          </w:r>
          <w:r w:rsidRPr="008605CB" w:rsidDel="00916EE1">
            <w:rPr>
              <w:rFonts w:ascii="Garamond" w:hAnsi="Garamond" w:cs="Times New Roman"/>
            </w:rPr>
            <w:delText xml:space="preserve">, </w:delText>
          </w:r>
        </w:del>
      </w:moveTo>
      <w:ins w:id="268" w:author="Benjamin J. Makhlouf" w:date="2026-03-08T11:14:00Z" w16du:dateUtc="2026-03-08T18:14:00Z">
        <w:r w:rsidR="00916EE1">
          <w:rPr>
            <w:rFonts w:ascii="Garamond" w:hAnsi="Garamond" w:cs="Times New Roman"/>
          </w:rPr>
          <w:t>R</w:t>
        </w:r>
      </w:ins>
      <w:moveTo w:id="269" w:author="Benjamin J. Makhlouf" w:date="2026-03-08T10:57:00Z" w16du:dateUtc="2026-03-08T17:57:00Z">
        <w:del w:id="270" w:author="Benjamin J. Makhlouf" w:date="2026-03-08T11:09:00Z" w16du:dateUtc="2026-03-08T18:09:00Z">
          <w:r w:rsidRPr="008605CB" w:rsidDel="00916EE1">
            <w:rPr>
              <w:rFonts w:ascii="Garamond" w:hAnsi="Garamond" w:cs="Times New Roman"/>
            </w:rPr>
            <w:delText xml:space="preserve">leading to subsistence fishing restrictions and triggering a crisis of food insecurity and cultural loss </w:delText>
          </w:r>
          <w:r w:rsidRPr="008605CB" w:rsidDel="00916EE1">
            <w:rPr>
              <w:rFonts w:ascii="Garamond" w:hAnsi="Garamond" w:cs="Times New Roman"/>
            </w:rPr>
            <w:fldChar w:fldCharType="begin"/>
          </w:r>
          <w:r w:rsidDel="00916EE1">
            <w:rPr>
              <w:rFonts w:ascii="Garamond" w:hAnsi="Garamond" w:cs="Times New Roman"/>
            </w:rPr>
            <w:delInstrText xml:space="preserve"> ADDIN ZOTERO_ITEM CSL_CITATION {"citationID":"0TbEctqr","properties":{"formattedCitation":"(Brown &amp; Godduhn, 2015; Lamborn et al., 2025b; Ohlberger et al., 2018)","plainCitation":"(Brown &amp; Godduhn, 2015; Lamborn et al., 2025b; Ohlberger et al., 2018)","noteIndex":0},"citationItems":[{"id":4428,"uris":["http://zotero.org/users/8421274/items/2WA8NCRM"],"itemData":{"id":4428,"type":"article-journal","language":"en","source":"Zotero","title":"Socioeconomic effects of declining salmon runs on the Yukon River","author":[{"family":"Brown","given":"Caroline L"},{"family":"Godduhn","given":"Anna"}],"issued":{"date-parts":[["2015"]]}}},{"id":5379,"uris":["http://zotero.org/users/8421274/items/6TRPLVW4"],"itemData":{"id":5379,"type":"article-journal","abstract":"Across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Fisheries","DOI":"10.1111/faf.12895","ISSN":"1467-2979","issue":"n/a","language":"en","license":"© 2025 The Author(s). Fish and Fisheries published by John Wiley &amp; Sons Ltd.","note":"_eprint: https://onlinelibrary.wiley.com/doi/pdf/10.1111/faf.12895","source":"Wiley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Salmonidae)","URL":"https://onlinelibrary.wiley.com/doi/abs/10.1111/faf.12895","volume":"n/a","author":[{"family":"Lamborn","given":"Chase C."},{"family":"Ohlberger","given":"Jan"},{"family":"Walsworth","given":"Timothy E."},{"family":"Westley","given":"Peter A. H."},{"family":"Cunningham","given":"Curry J."},{"family":"Wynsma","given":"Sam"},{"family":"Smith","given":"Jordan W."}],"accessed":{"date-parts":[["2025",6,4]]},"issued":{"date-parts":[["2025"]]}}},{"id":4421,"uris":["http://zotero.org/users/8421274/items/PUA9GF7A"],"itemData":{"id":4421,"type":"article-journal","abstract":"The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delInstrText>
          </w:r>
          <w:r w:rsidRPr="008605CB" w:rsidDel="00916EE1">
            <w:rPr>
              <w:rFonts w:ascii="Garamond" w:hAnsi="Garamond" w:cs="Times New Roman"/>
            </w:rPr>
            <w:fldChar w:fldCharType="separate"/>
          </w:r>
          <w:r w:rsidDel="00916EE1">
            <w:rPr>
              <w:rFonts w:ascii="Garamond" w:hAnsi="Garamond" w:cs="Times New Roman"/>
              <w:noProof/>
            </w:rPr>
            <w:delText>(Brown &amp; Godduhn, 2015; Lamborn et al., 2025b; Ohlberger et al., 2018)</w:delText>
          </w:r>
          <w:r w:rsidRPr="008605CB" w:rsidDel="00916EE1">
            <w:rPr>
              <w:rFonts w:ascii="Garamond" w:hAnsi="Garamond" w:cs="Times New Roman"/>
            </w:rPr>
            <w:fldChar w:fldCharType="end"/>
          </w:r>
        </w:del>
        <w:del w:id="271" w:author="Benjamin J. Makhlouf" w:date="2026-03-08T11:13:00Z" w16du:dateUtc="2026-03-08T18:13:00Z">
          <w:r w:rsidRPr="008605CB" w:rsidDel="00916EE1">
            <w:rPr>
              <w:rFonts w:ascii="Garamond" w:hAnsi="Garamond" w:cs="Times New Roman"/>
            </w:rPr>
            <w:delText xml:space="preserve">. As a result, </w:delText>
          </w:r>
        </w:del>
        <w:del w:id="272" w:author="Benjamin J. Makhlouf" w:date="2026-03-08T11:14:00Z" w16du:dateUtc="2026-03-08T18:14:00Z">
          <w:r w:rsidRPr="008605CB" w:rsidDel="00916EE1">
            <w:rPr>
              <w:rFonts w:ascii="Garamond" w:hAnsi="Garamond" w:cs="Times New Roman"/>
            </w:rPr>
            <w:delText>r</w:delText>
          </w:r>
        </w:del>
        <w:r w:rsidRPr="008605CB">
          <w:rPr>
            <w:rFonts w:ascii="Garamond" w:hAnsi="Garamond" w:cs="Times New Roman"/>
          </w:rPr>
          <w:t>esource managers are</w:t>
        </w:r>
      </w:moveTo>
      <w:ins w:id="273" w:author="Benjamin J. Makhlouf" w:date="2026-03-08T11:14:00Z" w16du:dateUtc="2026-03-08T18:14:00Z">
        <w:r w:rsidR="00916EE1">
          <w:rPr>
            <w:rFonts w:ascii="Garamond" w:hAnsi="Garamond" w:cs="Times New Roman"/>
          </w:rPr>
          <w:t xml:space="preserve"> therefore</w:t>
        </w:r>
      </w:ins>
      <w:moveTo w:id="274" w:author="Benjamin J. Makhlouf" w:date="2026-03-08T10:57:00Z" w16du:dateUtc="2026-03-08T17:57:00Z">
        <w:r w:rsidRPr="008605CB">
          <w:rPr>
            <w:rFonts w:ascii="Garamond" w:hAnsi="Garamond" w:cs="Times New Roman"/>
          </w:rPr>
          <w:t xml:space="preserve"> tasked with designing management strategies that allow for harvest opportunities while simultaneously rebuilding basin</w:t>
        </w:r>
        <w:r>
          <w:rPr>
            <w:rFonts w:ascii="Garamond" w:hAnsi="Garamond" w:cs="Times New Roman"/>
          </w:rPr>
          <w:t>-wide abundance and maintaining population biodiversity across the watershed</w:t>
        </w:r>
        <w:r w:rsidRPr="008605CB">
          <w:rPr>
            <w:rFonts w:ascii="Garamond" w:hAnsi="Garamond" w:cs="Times New Roman"/>
          </w:rPr>
          <w:t xml:space="preserve">. </w:t>
        </w:r>
      </w:moveTo>
    </w:p>
    <w:moveToRangeEnd w:id="232"/>
    <w:p w14:paraId="7A2D3B3D" w14:textId="6F0C29F2" w:rsidR="00507803" w:rsidRPr="008605CB" w:rsidDel="00507803" w:rsidRDefault="00507803" w:rsidP="00DB58D6">
      <w:pPr>
        <w:spacing w:line="480" w:lineRule="auto"/>
        <w:ind w:firstLine="720"/>
        <w:rPr>
          <w:del w:id="275" w:author="Benjamin J. Makhlouf" w:date="2026-03-08T10:57:00Z" w16du:dateUtc="2026-03-08T17:57:00Z"/>
          <w:rFonts w:ascii="Garamond" w:hAnsi="Garamond" w:cs="Times New Roman"/>
        </w:rPr>
      </w:pPr>
      <w:ins w:id="276" w:author="Benjamin J. Makhlouf" w:date="2026-03-08T10:57:00Z" w16du:dateUtc="2026-03-08T17:57:00Z">
        <w:r>
          <w:rPr>
            <w:rFonts w:ascii="Garamond" w:hAnsi="Garamond" w:cs="Times New Roman"/>
          </w:rPr>
          <w:tab/>
        </w:r>
      </w:ins>
    </w:p>
    <w:p w14:paraId="66C444C4" w14:textId="66946B23" w:rsidR="00ED2A48" w:rsidRPr="008605CB" w:rsidDel="00FA76AC" w:rsidRDefault="009F6624">
      <w:pPr>
        <w:spacing w:line="480" w:lineRule="auto"/>
        <w:rPr>
          <w:moveFrom w:id="277" w:author="Benjamin J. Makhlouf" w:date="2026-03-08T11:15:00Z" w16du:dateUtc="2026-03-08T18:15:00Z"/>
          <w:rFonts w:ascii="Garamond" w:hAnsi="Garamond" w:cs="Times New Roman"/>
        </w:rPr>
        <w:pPrChange w:id="278" w:author="Benjamin J. Makhlouf" w:date="2026-03-08T11:14:00Z" w16du:dateUtc="2026-03-08T18:14:00Z">
          <w:pPr>
            <w:spacing w:line="480" w:lineRule="auto"/>
            <w:ind w:firstLine="720"/>
          </w:pPr>
        </w:pPrChange>
      </w:pPr>
      <w:moveFromRangeStart w:id="279" w:author="Benjamin J. Makhlouf" w:date="2026-03-08T11:15:00Z" w:name="move223860917"/>
      <w:moveFrom w:id="280" w:author="Benjamin J. Makhlouf" w:date="2026-03-08T11:15:00Z" w16du:dateUtc="2026-03-08T18:15:00Z">
        <w:r w:rsidRPr="008605CB" w:rsidDel="00FA76AC">
          <w:rPr>
            <w:rFonts w:ascii="Garamond" w:hAnsi="Garamond" w:cs="Times New Roman"/>
          </w:rPr>
          <w:t>Pacific salmon</w:t>
        </w:r>
        <w:r w:rsidR="00B60D7F" w:rsidRPr="008605CB" w:rsidDel="00FA76AC">
          <w:rPr>
            <w:rFonts w:ascii="Garamond" w:hAnsi="Garamond" w:cs="Times New Roman"/>
          </w:rPr>
          <w:t xml:space="preserve"> (</w:t>
        </w:r>
        <w:r w:rsidR="00B60D7F" w:rsidRPr="008605CB" w:rsidDel="00FA76AC">
          <w:rPr>
            <w:rFonts w:ascii="Garamond" w:hAnsi="Garamond" w:cs="Times New Roman"/>
            <w:i/>
            <w:iCs/>
          </w:rPr>
          <w:t>Oncorhynchus spp.)</w:t>
        </w:r>
        <w:r w:rsidRPr="008605CB" w:rsidDel="00FA76AC">
          <w:rPr>
            <w:rFonts w:ascii="Garamond" w:hAnsi="Garamond" w:cs="Times New Roman"/>
          </w:rPr>
          <w:t xml:space="preserve"> returning to </w:t>
        </w:r>
        <w:r w:rsidR="007F7231" w:rsidRPr="008605CB" w:rsidDel="00FA76AC">
          <w:rPr>
            <w:rFonts w:ascii="Garamond" w:hAnsi="Garamond" w:cs="Times New Roman"/>
          </w:rPr>
          <w:t xml:space="preserve">their natal </w:t>
        </w:r>
        <w:r w:rsidRPr="008605CB" w:rsidDel="00FA76AC">
          <w:rPr>
            <w:rFonts w:ascii="Garamond" w:hAnsi="Garamond" w:cs="Times New Roman"/>
          </w:rPr>
          <w:t>watersheds</w:t>
        </w:r>
        <w:r w:rsidR="0047513B" w:rsidRPr="008605CB" w:rsidDel="00FA76AC">
          <w:rPr>
            <w:rFonts w:ascii="Garamond" w:hAnsi="Garamond" w:cs="Times New Roman"/>
          </w:rPr>
          <w:t xml:space="preserve"> </w:t>
        </w:r>
        <w:r w:rsidR="0071220D" w:rsidDel="00FA76AC">
          <w:rPr>
            <w:rFonts w:ascii="Garamond" w:hAnsi="Garamond" w:cs="Times New Roman"/>
          </w:rPr>
          <w:t>often</w:t>
        </w:r>
        <w:r w:rsidR="0047513B" w:rsidRPr="008605CB" w:rsidDel="00FA76AC">
          <w:rPr>
            <w:rFonts w:ascii="Garamond" w:hAnsi="Garamond" w:cs="Times New Roman"/>
          </w:rPr>
          <w:t xml:space="preserve"> exhibit significant diversity in run timing and spatial distribution across large</w:t>
        </w:r>
        <w:r w:rsidRPr="008605CB" w:rsidDel="00FA76AC">
          <w:rPr>
            <w:rFonts w:ascii="Garamond" w:hAnsi="Garamond" w:cs="Times New Roman"/>
          </w:rPr>
          <w:t xml:space="preserve"> and</w:t>
        </w:r>
        <w:r w:rsidR="0047513B" w:rsidRPr="008605CB" w:rsidDel="00FA76AC">
          <w:rPr>
            <w:rFonts w:ascii="Garamond" w:hAnsi="Garamond" w:cs="Times New Roman"/>
          </w:rPr>
          <w:t xml:space="preserve"> complex</w:t>
        </w:r>
        <w:r w:rsidRPr="008605CB" w:rsidDel="00FA76AC">
          <w:rPr>
            <w:rFonts w:ascii="Garamond" w:hAnsi="Garamond" w:cs="Times New Roman"/>
          </w:rPr>
          <w:t xml:space="preserve"> </w:t>
        </w:r>
        <w:r w:rsidR="0047513B" w:rsidRPr="008605CB" w:rsidDel="00FA76AC">
          <w:rPr>
            <w:rFonts w:ascii="Garamond" w:hAnsi="Garamond" w:cs="Times New Roman"/>
          </w:rPr>
          <w:t>river systems</w:t>
        </w:r>
        <w:r w:rsidR="007E1736" w:rsidRPr="008605CB" w:rsidDel="00FA76AC">
          <w:rPr>
            <w:rFonts w:ascii="Garamond" w:hAnsi="Garamond" w:cs="Times New Roman"/>
          </w:rPr>
          <w:t xml:space="preserve"> </w:t>
        </w:r>
        <w:r w:rsidR="007E1736" w:rsidRPr="008605CB" w:rsidDel="00FA76AC">
          <w:rPr>
            <w:rFonts w:ascii="Garamond" w:hAnsi="Garamond" w:cs="Times New Roman"/>
          </w:rPr>
          <w:fldChar w:fldCharType="begin"/>
        </w:r>
        <w:r w:rsidR="003F6161" w:rsidDel="00FA76AC">
          <w:rPr>
            <w:rFonts w:ascii="Garamond" w:hAnsi="Garamond" w:cs="Times New Roman"/>
          </w:rPr>
          <w:instrText xml:space="preserve"> ADDIN ZOTERO_ITEM CSL_CITATION {"citationID":"74xWzV2z","properties":{"formattedCitation":"(Griffiths et al., 2014; Nesbitt &amp; Moore, 2016; Schindler et al., 2010)","plainCitation":"(Griffiths et al., 2014; Nesbitt &amp; Moore, 2016; Schindler et al., 2010)","noteIndex":0},"citationItems":[{"id":4217,"uris":["http://zotero.org/users/8421274/items/8XTQF7BZ"],"itemData":{"id":4217,"type":"article-journal","abstract":"&lt;list list-type=\"1\" id=\"jpe12341-list-0001\"&gt; Quantifying the variability in the delivery of ecosystem services across the landscape can be used to set appropriate management targets, evaluate resilience and target conservation efforts. Ecosystem functions and services may exhibit portfolio-type dynamics, whereby diversity within lower levels promotes stability at more aggregated levels. Portfolio theory provides a framework to characterize the relative performance among ecosystems and the processes that drive differences in performance. We assessed Pacific salmon Oncorhynchus spp. portfolio performance across their native latitudinal range focusing on the reliability of salmon returns as a metric with which to assess the function of salmon ecosystems and their services to humans. We used the Sharpe ratio (e.g. the size of the total salmon return to the portfolio relative to its variability (risk)) to evaluate the performance of Chinook and sockeye salmon portfolios across the west coast of North America. We evaluated the effects on portfolio performance from the variance of and covariance among salmon returns within each portfolio, and the association between portfolio performance and watershed attributes. We found a positive latitudinal trend in the risk-adjusted performance of Chinook and sockeye salmon portfolios that also correlated negatively with anthropogenic impact on watersheds (e.g. dams and land-use change). High-latitude Chinook salmon portfolios were on average 25 times more reliable, and their portfolio risk was mainly due to low variance in the individual assets. Sockeye salmon portfolios were also more reliable at higher latitudes, but sources of risk varied among the highest performing portfolios.Synthesis and applications.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change.","container-title":"JOURNAL OF APPLIED ECOLOGY","DOI":"10.1111/1365-2664.12341","ISSN":"0021-8901, 1365-2664","issue":"6","journalAbbreviation":"J. Appl. Ecol.","language":"English","note":"number-of-pages: 10\npublisher-place: Hoboken\nWeb of Science ID: WOS:000345706100010","page":"1554-1563","publisher":"Wiley-Blackwell","source":"Clarivate Analytics Web of Science","title":"Performance of salmon fishery portfolios across western North America","volume":"51","author":[{"family":"Griffiths","given":"Jennifer R."},{"family":"Schindler","given":"Daniel E."},{"family":"Armstrong","given":"Jonathan B."},{"family":"Scheuerell","given":"Mark D."},{"family":"Whited","given":"Diane C."},{"family":"Clark","given":"Robert A."},{"family":"Hilborn","given":"Ray"},{"family":"Holt","given":"Carrie A."},{"family":"Lindley","given":"Steven T."},{"family":"Stanford","given":"Jack A."},{"family":"Volk","given":"Eric C."}],"issued":{"date-parts":[["2014",12]]}}},{"id":3361,"uris":["http://zotero.org/users/8421274/items/U6M4JZTI"],"itemData":{"id":3361,"type":"article-journal","abstract":"Indigenous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7E1736" w:rsidRPr="008605CB" w:rsidDel="00FA76AC">
          <w:rPr>
            <w:rFonts w:ascii="Garamond" w:hAnsi="Garamond" w:cs="Times New Roman"/>
          </w:rPr>
          <w:fldChar w:fldCharType="separate"/>
        </w:r>
        <w:r w:rsidR="007E1736" w:rsidRPr="008605CB" w:rsidDel="00FA76AC">
          <w:rPr>
            <w:rFonts w:ascii="Garamond" w:hAnsi="Garamond" w:cs="Times New Roman"/>
            <w:noProof/>
          </w:rPr>
          <w:t>(Griffiths et al., 2014; Nesbitt &amp; Moore, 2016; Schindler et al., 2010)</w:t>
        </w:r>
        <w:r w:rsidR="007E1736" w:rsidRPr="008605CB" w:rsidDel="00FA76AC">
          <w:rPr>
            <w:rFonts w:ascii="Garamond" w:hAnsi="Garamond" w:cs="Times New Roman"/>
          </w:rPr>
          <w:fldChar w:fldCharType="end"/>
        </w:r>
        <w:r w:rsidR="007E1736" w:rsidRPr="008605CB" w:rsidDel="00FA76AC">
          <w:rPr>
            <w:rFonts w:ascii="Garamond" w:hAnsi="Garamond" w:cs="Times New Roman"/>
          </w:rPr>
          <w:t xml:space="preserve">. </w:t>
        </w:r>
        <w:r w:rsidR="005078D8" w:rsidRPr="008605CB" w:rsidDel="00FA76AC">
          <w:rPr>
            <w:rFonts w:ascii="Garamond" w:hAnsi="Garamond" w:cs="Times New Roman"/>
          </w:rPr>
          <w:t xml:space="preserve">Populations of adult </w:t>
        </w:r>
        <w:r w:rsidR="00B23B58" w:rsidDel="00FA76AC">
          <w:rPr>
            <w:rFonts w:ascii="Garamond" w:hAnsi="Garamond" w:cs="Times New Roman"/>
          </w:rPr>
          <w:t>salmon</w:t>
        </w:r>
        <w:r w:rsidR="00FF5EC9" w:rsidDel="00FA76AC">
          <w:rPr>
            <w:rFonts w:ascii="Garamond" w:hAnsi="Garamond" w:cs="Times New Roman"/>
          </w:rPr>
          <w:t xml:space="preserve"> </w:t>
        </w:r>
        <w:r w:rsidR="005078D8" w:rsidRPr="008605CB" w:rsidDel="00FA76AC">
          <w:rPr>
            <w:rFonts w:ascii="Garamond" w:hAnsi="Garamond" w:cs="Times New Roman"/>
          </w:rPr>
          <w:t xml:space="preserve">migrating upstream </w:t>
        </w:r>
        <w:r w:rsidR="00B23B58" w:rsidDel="00FA76AC">
          <w:rPr>
            <w:rFonts w:ascii="Garamond" w:hAnsi="Garamond" w:cs="Times New Roman"/>
          </w:rPr>
          <w:t xml:space="preserve">within large river basins </w:t>
        </w:r>
        <w:r w:rsidR="005078D8" w:rsidRPr="008605CB" w:rsidDel="00FA76AC">
          <w:rPr>
            <w:rFonts w:ascii="Garamond" w:hAnsi="Garamond" w:cs="Times New Roman"/>
          </w:rPr>
          <w:t xml:space="preserve">are </w:t>
        </w:r>
        <w:r w:rsidR="00B23B58" w:rsidDel="00FA76AC">
          <w:rPr>
            <w:rFonts w:ascii="Garamond" w:hAnsi="Garamond" w:cs="Times New Roman"/>
          </w:rPr>
          <w:t xml:space="preserve">often </w:t>
        </w:r>
        <w:r w:rsidR="005078D8" w:rsidRPr="008605CB" w:rsidDel="00FA76AC">
          <w:rPr>
            <w:rFonts w:ascii="Garamond" w:hAnsi="Garamond" w:cs="Times New Roman"/>
          </w:rPr>
          <w:t xml:space="preserve">comprised of multiple </w:t>
        </w:r>
        <w:r w:rsidR="0047513B" w:rsidRPr="008605CB" w:rsidDel="00FA76AC">
          <w:rPr>
            <w:rFonts w:ascii="Garamond" w:hAnsi="Garamond" w:cs="Times New Roman"/>
          </w:rPr>
          <w:t>distinct</w:t>
        </w:r>
        <w:r w:rsidR="00B23B58" w:rsidDel="00FA76AC">
          <w:rPr>
            <w:rFonts w:ascii="Garamond" w:hAnsi="Garamond" w:cs="Times New Roman"/>
          </w:rPr>
          <w:t xml:space="preserve"> </w:t>
        </w:r>
        <w:r w:rsidR="00210C30" w:rsidDel="00FA76AC">
          <w:rPr>
            <w:rFonts w:ascii="Garamond" w:hAnsi="Garamond" w:cs="Times New Roman"/>
          </w:rPr>
          <w:t>sub-stocks (or populations)</w:t>
        </w:r>
        <w:r w:rsidR="00D57D37" w:rsidRPr="008605CB" w:rsidDel="00FA76AC">
          <w:rPr>
            <w:rFonts w:ascii="Garamond" w:hAnsi="Garamond" w:cs="Times New Roman"/>
          </w:rPr>
          <w:t xml:space="preserve"> </w:t>
        </w:r>
        <w:r w:rsidR="005078D8" w:rsidRPr="008605CB" w:rsidDel="00FA76AC">
          <w:rPr>
            <w:rFonts w:ascii="Garamond" w:hAnsi="Garamond" w:cs="Times New Roman"/>
          </w:rPr>
          <w:t xml:space="preserve">which vary in their relative </w:t>
        </w:r>
        <w:r w:rsidR="00F1425A" w:rsidRPr="008605CB" w:rsidDel="00FA76AC">
          <w:rPr>
            <w:rFonts w:ascii="Garamond" w:hAnsi="Garamond" w:cs="Times New Roman"/>
          </w:rPr>
          <w:t>abundance and life-history</w:t>
        </w:r>
        <w:r w:rsidR="00D86CD4" w:rsidRPr="008605CB" w:rsidDel="00FA76AC">
          <w:rPr>
            <w:rFonts w:ascii="Garamond" w:hAnsi="Garamond" w:cs="Times New Roman"/>
          </w:rPr>
          <w:t>,</w:t>
        </w:r>
        <w:r w:rsidR="00E95A9F" w:rsidRPr="008605CB" w:rsidDel="00FA76AC">
          <w:rPr>
            <w:rFonts w:ascii="Garamond" w:hAnsi="Garamond" w:cs="Times New Roman"/>
          </w:rPr>
          <w:t xml:space="preserve"> </w:t>
        </w:r>
        <w:r w:rsidR="005078D8" w:rsidRPr="008605CB" w:rsidDel="00FA76AC">
          <w:rPr>
            <w:rFonts w:ascii="Garamond" w:hAnsi="Garamond" w:cs="Times New Roman"/>
          </w:rPr>
          <w:t xml:space="preserve">but which </w:t>
        </w:r>
        <w:r w:rsidR="00D57D37" w:rsidRPr="008605CB" w:rsidDel="00FA76AC">
          <w:rPr>
            <w:rFonts w:ascii="Garamond" w:hAnsi="Garamond" w:cs="Times New Roman"/>
          </w:rPr>
          <w:t xml:space="preserve">co-migrate within overlapping temporal windows. </w:t>
        </w:r>
        <w:r w:rsidR="009B595F" w:rsidRPr="008605CB" w:rsidDel="00FA76AC">
          <w:rPr>
            <w:rFonts w:ascii="Garamond" w:hAnsi="Garamond" w:cs="Times New Roman"/>
          </w:rPr>
          <w:t>Downstream fisheries</w:t>
        </w:r>
        <w:r w:rsidR="00EB21A5" w:rsidDel="00FA76AC">
          <w:rPr>
            <w:rFonts w:ascii="Garamond" w:hAnsi="Garamond" w:cs="Times New Roman"/>
          </w:rPr>
          <w:t xml:space="preserve"> </w:t>
        </w:r>
        <w:r w:rsidR="0071220D" w:rsidDel="00FA76AC">
          <w:rPr>
            <w:rFonts w:ascii="Garamond" w:hAnsi="Garamond" w:cs="Times New Roman"/>
          </w:rPr>
          <w:t>that</w:t>
        </w:r>
        <w:r w:rsidR="009B595F" w:rsidRPr="008605CB" w:rsidDel="00FA76AC">
          <w:rPr>
            <w:rFonts w:ascii="Garamond" w:hAnsi="Garamond" w:cs="Times New Roman"/>
          </w:rPr>
          <w:t xml:space="preserve"> harvest migrating </w:t>
        </w:r>
        <w:r w:rsidR="0050237A" w:rsidRPr="008605CB" w:rsidDel="00FA76AC">
          <w:rPr>
            <w:rFonts w:ascii="Garamond" w:hAnsi="Garamond" w:cs="Times New Roman"/>
          </w:rPr>
          <w:t xml:space="preserve">individuals </w:t>
        </w:r>
        <w:r w:rsidR="009B595F" w:rsidRPr="008605CB" w:rsidDel="00FA76AC">
          <w:rPr>
            <w:rFonts w:ascii="Garamond" w:hAnsi="Garamond" w:cs="Times New Roman"/>
          </w:rPr>
          <w:t>therefore</w:t>
        </w:r>
        <w:r w:rsidR="007F7231" w:rsidRPr="008605CB" w:rsidDel="00FA76AC">
          <w:rPr>
            <w:rFonts w:ascii="Garamond" w:hAnsi="Garamond" w:cs="Times New Roman"/>
          </w:rPr>
          <w:t xml:space="preserve"> </w:t>
        </w:r>
        <w:r w:rsidR="009B595F" w:rsidRPr="008605CB" w:rsidDel="00FA76AC">
          <w:rPr>
            <w:rFonts w:ascii="Garamond" w:hAnsi="Garamond" w:cs="Times New Roman"/>
          </w:rPr>
          <w:t xml:space="preserve">risk </w:t>
        </w:r>
        <w:r w:rsidR="007F7231" w:rsidRPr="008605CB" w:rsidDel="00FA76AC">
          <w:rPr>
            <w:rFonts w:ascii="Garamond" w:hAnsi="Garamond" w:cs="Times New Roman"/>
          </w:rPr>
          <w:t xml:space="preserve">overexploitation of vulnerable </w:t>
        </w:r>
        <w:r w:rsidR="00210C30" w:rsidDel="00FA76AC">
          <w:rPr>
            <w:rFonts w:ascii="Garamond" w:hAnsi="Garamond" w:cs="Times New Roman"/>
          </w:rPr>
          <w:t xml:space="preserve">populations </w:t>
        </w:r>
        <w:r w:rsidR="007F7231" w:rsidRPr="008605CB" w:rsidDel="00FA76AC">
          <w:rPr>
            <w:rFonts w:ascii="Garamond" w:hAnsi="Garamond" w:cs="Times New Roman"/>
          </w:rPr>
          <w:t>which co-</w:t>
        </w:r>
        <w:r w:rsidR="0091492C" w:rsidRPr="008605CB" w:rsidDel="00FA76AC">
          <w:rPr>
            <w:rFonts w:ascii="Garamond" w:hAnsi="Garamond" w:cs="Times New Roman"/>
          </w:rPr>
          <w:t>mingle</w:t>
        </w:r>
        <w:r w:rsidR="007F7231" w:rsidRPr="008605CB" w:rsidDel="00FA76AC">
          <w:rPr>
            <w:rFonts w:ascii="Garamond" w:hAnsi="Garamond" w:cs="Times New Roman"/>
          </w:rPr>
          <w:t xml:space="preserve"> with more robust one</w:t>
        </w:r>
        <w:r w:rsidR="009B595F" w:rsidRPr="008605CB" w:rsidDel="00FA76AC">
          <w:rPr>
            <w:rFonts w:ascii="Garamond" w:hAnsi="Garamond" w:cs="Times New Roman"/>
          </w:rPr>
          <w:t>s</w:t>
        </w:r>
        <w:r w:rsidR="007F7231" w:rsidRPr="008605CB" w:rsidDel="00FA76AC">
          <w:rPr>
            <w:rFonts w:ascii="Garamond" w:hAnsi="Garamond" w:cs="Times New Roman"/>
          </w:rPr>
          <w:t xml:space="preserve"> </w:t>
        </w:r>
        <w:r w:rsidR="005078D8" w:rsidRPr="008605CB" w:rsidDel="00FA76AC">
          <w:rPr>
            <w:rFonts w:ascii="Garamond" w:hAnsi="Garamond" w:cs="Times New Roman"/>
          </w:rPr>
          <w:fldChar w:fldCharType="begin"/>
        </w:r>
        <w:r w:rsidR="003F6161" w:rsidDel="00FA76AC">
          <w:rPr>
            <w:rFonts w:ascii="Garamond" w:hAnsi="Garamond" w:cs="Times New Roman"/>
          </w:rPr>
          <w:instrText xml:space="preserve"> ADDIN ZOTERO_ITEM CSL_CITATION {"citationID":"Xy2B32bc","properties":{"formattedCitation":"(Connors et al., 2020; Moore et al., 2021)","plainCitation":"(Connors et al., 2020; Moore et al., 2021)","noteIndex":0},"citationItems":[{"id":4416,"uris":["http://zotero.org/users/8421274/items/STEMPPV7"],"itemData":{"id":4416,"type":"article-journal","abstract":"Accounting for population diversity can be critical to the sustainable management of mixed-stock fisheries because harvest rates that can be sustained by productive populations may come at the cost of overfishing less productive ones. While these harvest–diversity trade-offs are well-recognized, their consequences for harvest policy performance are not often explicitly evaluated in contemporary fisheries management. We use closed-loop simulations to evaluate the ability of alternative harvest policies to meet population diversity and fishery objectives for one of the largest subsistence Chinook salmon (Oncorhynchus tshawytscha) fisheries in the world (Kuskokwim River Basin in western Alaska). We found clear evidence of population diversity that resulted in asymmetric trade-offs among fishery and conservation objectives whereby policies that forgo relatively small amounts of harvest result in relatively large increases in equitable access to Chinook and elimination of risk of weak stock extirpation. The performance of alternative harvest policies, and the magnitude of trade-offs, were sensitive to regime shifts and uncertainty in the drivers of recruitment variation. However, we found that harvest policies that prioritized meeting minimum subsistence needs were unlikely to jeopardize long-term sustainability.","container-title":"Canadian Journal of Fisheries and Aquatic Sciences","DOI":"10.1139/cjfas-2019-0282","ISSN":"0706-652X","issue":"6","journalAbbreviation":"Can. J. Fish. Aquat. Sci.","page":"1076-1089","publisher":"NRC Research Press","source":"cdnsciencepub-com.offcampus.lib.washington.edu (Atypon)","title":"Incorporating harvest–population diversity trade-offs into harvest policy analyses of salmon management in large river basins","volume":"77","author":[{"family":"Connors","given":"Brendan M."},{"family":"Staton","given":"Benjamin"},{"family":"Coggins","given":"Lewis"},{"family":"Walters","given":"Carl"},{"family":"Jones","given":"Mike"},{"family":"Gwinn","given":"Daniel"},{"family":"Catalano","given":"Matt"},{"family":"Fleischman","given":"Steve"}],"issued":{"date-parts":[["2020",6]]}}},{"id":2083,"uris":["http://zotero.org/users/8421274/items/4M6WQVDS"],"itemData":{"id":2083,"type":"article-journal","abstract":"Fish biodiversity sustains the resilience and productivity of fisheries, yet this biodiversity can be threatened by overharvest and depletion in mixed-stock fisheries. Thus, the biodiversity that provides benefits may also make sustainable resource extraction more difficult, a key challenge in fisheries management. We simulated a mixed-stock fishery to explore relationships between different dimensions of biodiversity and fishery performance relative to conservation and fishery objectives. Different dimensions of biodiversity (number of stocks, evenness, asynchrony among stocks, heterogeneity in stock productivity) exacerbated trade-offs between fishery and conservation objectives. For example, fisheries targeting stock-complexes with greater asynchrony, and to a lesser extent richness, had greater stability in harvest through time but also greater risks of overfishing weak stocks and reduced yield compared to less biodiverse stock-complexes. These trade-offs were ameliorated by increasing management control—the capacity of fishery managers to harvest specific stocks. To explore these trade-offs in real-world fisheries, we contrasted the fishing and population status of individual stocks within three major mixed-stock sockeye salmon (Oncorhynchus nerka, Salmonidae) fisheries—Bristol Bay, Fraser River, and Skeena River. In general, the fisheries with lower management control had individual stocks that were more often being over- or under-fished, compared with those with higher management control, though variation among regions in biodiversity, scale of management, and magnitude of habitat alteration likely also contribute to these relationships. Collectively, our findings emphasize that there is a need to extract less or regulate better in order to conserve and benefit from biodiversity in fisheries and other natural resource management systems.","container-title":"Fish and Fisheries","DOI":"10.1111/faf.12567","ISSN":"1467-2979","issue":"5","language":"en","note":"_eprint: https://onlinelibrary.wiley.com/doi/pdf/10.1111/faf.12567","page":"1024-1040","source":"Wiley Online Library","title":"Conservation risks and portfolio effects in mixed-stock fisheries","volume":"22","author":[{"family":"Moore","given":"Jonathan W."},{"family":"Connors","given":"Brendan M."},{"family":"Hodgson","given":"Emma E."}],"issued":{"date-parts":[["2021"]]}}}],"schema":"https://github.com/citation-style-language/schema/raw/master/csl-citation.json"} </w:instrText>
        </w:r>
        <w:r w:rsidR="005078D8" w:rsidRPr="008605CB" w:rsidDel="00FA76AC">
          <w:rPr>
            <w:rFonts w:ascii="Garamond" w:hAnsi="Garamond" w:cs="Times New Roman"/>
          </w:rPr>
          <w:fldChar w:fldCharType="separate"/>
        </w:r>
        <w:r w:rsidR="005078D8" w:rsidRPr="008605CB" w:rsidDel="00FA76AC">
          <w:rPr>
            <w:rFonts w:ascii="Garamond" w:hAnsi="Garamond" w:cs="Times New Roman"/>
            <w:noProof/>
          </w:rPr>
          <w:t>(Connors et al., 2020; Moore et al., 2021)</w:t>
        </w:r>
        <w:r w:rsidR="005078D8" w:rsidRPr="008605CB" w:rsidDel="00FA76AC">
          <w:rPr>
            <w:rFonts w:ascii="Garamond" w:hAnsi="Garamond" w:cs="Times New Roman"/>
          </w:rPr>
          <w:fldChar w:fldCharType="end"/>
        </w:r>
        <w:r w:rsidR="005078D8" w:rsidRPr="008605CB" w:rsidDel="00FA76AC">
          <w:rPr>
            <w:rFonts w:ascii="Garamond" w:hAnsi="Garamond" w:cs="Times New Roman"/>
          </w:rPr>
          <w:t xml:space="preserve">. </w:t>
        </w:r>
        <w:r w:rsidR="00210C30" w:rsidDel="00FA76AC">
          <w:rPr>
            <w:rFonts w:ascii="Garamond" w:hAnsi="Garamond" w:cs="Times New Roman"/>
          </w:rPr>
          <w:t xml:space="preserve">Populations </w:t>
        </w:r>
        <w:r w:rsidR="0091492C" w:rsidRPr="008605CB" w:rsidDel="00FA76AC">
          <w:rPr>
            <w:rFonts w:ascii="Garamond" w:hAnsi="Garamond" w:cs="Times New Roman"/>
          </w:rPr>
          <w:t xml:space="preserve">returning to the furthest </w:t>
        </w:r>
        <w:r w:rsidR="003157C4" w:rsidRPr="008605CB" w:rsidDel="00FA76AC">
          <w:rPr>
            <w:rFonts w:ascii="Garamond" w:hAnsi="Garamond" w:cs="Times New Roman"/>
          </w:rPr>
          <w:t xml:space="preserve">upstream </w:t>
        </w:r>
        <w:r w:rsidR="0091492C" w:rsidRPr="008605CB" w:rsidDel="00FA76AC">
          <w:rPr>
            <w:rFonts w:ascii="Garamond" w:hAnsi="Garamond" w:cs="Times New Roman"/>
          </w:rPr>
          <w:t xml:space="preserve">portions of the watershed </w:t>
        </w:r>
        <w:r w:rsidR="003157C4" w:rsidRPr="008605CB" w:rsidDel="00FA76AC">
          <w:rPr>
            <w:rFonts w:ascii="Garamond" w:hAnsi="Garamond" w:cs="Times New Roman"/>
          </w:rPr>
          <w:t xml:space="preserve">face particular risk </w:t>
        </w:r>
        <w:r w:rsidR="00F40CAD" w:rsidRPr="008605CB" w:rsidDel="00FA76AC">
          <w:rPr>
            <w:rFonts w:ascii="Garamond" w:hAnsi="Garamond" w:cs="Times New Roman"/>
          </w:rPr>
          <w:t>of overharvest given their</w:t>
        </w:r>
        <w:r w:rsidR="0091492C" w:rsidRPr="008605CB" w:rsidDel="00FA76AC">
          <w:rPr>
            <w:rFonts w:ascii="Garamond" w:hAnsi="Garamond" w:cs="Times New Roman"/>
          </w:rPr>
          <w:t xml:space="preserve"> extended migration</w:t>
        </w:r>
        <w:r w:rsidR="00A805B8" w:rsidDel="00FA76AC">
          <w:rPr>
            <w:rFonts w:ascii="Garamond" w:hAnsi="Garamond" w:cs="Times New Roman"/>
          </w:rPr>
          <w:t xml:space="preserve"> </w:t>
        </w:r>
        <w:r w:rsidR="00A805B8" w:rsidRPr="00210C30" w:rsidDel="00FA76AC">
          <w:rPr>
            <w:rFonts w:ascii="Garamond" w:hAnsi="Garamond"/>
          </w:rPr>
          <w:t>and s</w:t>
        </w:r>
        <w:r w:rsidR="00973C7E" w:rsidRPr="00210C30" w:rsidDel="00FA76AC">
          <w:rPr>
            <w:rFonts w:ascii="Garamond" w:hAnsi="Garamond"/>
          </w:rPr>
          <w:t>equential</w:t>
        </w:r>
        <w:r w:rsidR="00A805B8" w:rsidRPr="00210C30" w:rsidDel="00FA76AC">
          <w:rPr>
            <w:rFonts w:ascii="Garamond" w:hAnsi="Garamond"/>
          </w:rPr>
          <w:t xml:space="preserve"> nature of large river salmon fisheries </w:t>
        </w:r>
        <w:r w:rsidR="004C5CB5" w:rsidDel="00FA76AC">
          <w:rPr>
            <w:rFonts w:ascii="Garamond" w:hAnsi="Garamond" w:cs="Times New Roman"/>
          </w:rPr>
          <w:fldChar w:fldCharType="begin"/>
        </w:r>
        <w:r w:rsidR="00E92DA4" w:rsidDel="00FA76AC">
          <w:rPr>
            <w:rFonts w:ascii="Garamond" w:hAnsi="Garamond" w:cs="Times New Roman"/>
          </w:rPr>
          <w:instrText xml:space="preserve"> ADDIN ZOTERO_ITEM CSL_CITATION {"citationID":"48p09nPT","properties":{"formattedCitation":"(Hamazaki, 2008)","plainCitation":"(Hamazaki, 2008)","dontUpdate":true,"noteIndex":0},"citationItems":[{"id":6021,"uris":["http://zotero.org/users/8421274/items/G45XBM9M"],"itemData":{"id":6021,"type":"article-journal","abstract":"This study examined the effectiveness of subsistence fishery closure “windows” scheduling as a management tool for conservation of Chinook salmon (Oncorhynchus tshawytscha) in the Kuskokwim River, Alaska. The windows, which reduced subsistence fishing from seven days to four days a week, were implemented in 2001 to conserve early migrant/upperriver Chinook salmon stock and to provide subsistence harvest opportunities for upper</w:instrText>
        </w:r>
        <w:r w:rsidR="00E92DA4" w:rsidDel="00FA76AC">
          <w:rPr>
            <w:rFonts w:ascii="Cambria Math" w:hAnsi="Cambria Math" w:cs="Cambria Math"/>
          </w:rPr>
          <w:instrText>‐</w:instrText>
        </w:r>
        <w:r w:rsidR="00E92DA4" w:rsidDel="00FA76AC">
          <w:rPr>
            <w:rFonts w:ascii="Garamond" w:hAnsi="Garamond" w:cs="Times New Roman"/>
          </w:rPr>
          <w:instrText xml:space="preserve">river communities. The windows were expected to (1) reduce the proportion of Chinook salmon harvests in the early season, (2) delay the harvest timing, and (3) extend the total fishing days. To examine its effectiveness, subsistence salmon harvest calendars (1989–2006) were collected and examined for changes in harvest timing before and after the windows were implemented. The results showed that the windows did not reduce harvests early in the season, delay the harvest timing, or extend the total fishing days. This suggests that the windows were not effective. Potential reasons for this failure are discussed.","container-title":"Fisheries","DOI":"10.1577/1548-8446-33.10.495","ISSN":"0363-2415","issue":"10","page":"495-501","source":"Silverchair","title":"“When people argue about fish, the fish disappear.”","volume":"33","author":[{"family":"Hamazaki","given":"Toshihide"}],"issued":{"date-parts":[["2008",10,1]]}}}],"schema":"https://github.com/citation-style-language/schema/raw/master/csl-citation.json"} </w:instrText>
        </w:r>
        <w:r w:rsidR="004C5CB5" w:rsidDel="00FA76AC">
          <w:rPr>
            <w:rFonts w:ascii="Garamond" w:hAnsi="Garamond" w:cs="Times New Roman"/>
          </w:rPr>
          <w:fldChar w:fldCharType="separate"/>
        </w:r>
        <w:r w:rsidR="004C5CB5" w:rsidDel="00FA76AC">
          <w:rPr>
            <w:rFonts w:ascii="Garamond" w:hAnsi="Garamond" w:cs="Times New Roman"/>
            <w:noProof/>
          </w:rPr>
          <w:t>(e.g. Hamazaki, 2008)</w:t>
        </w:r>
        <w:r w:rsidR="004C5CB5" w:rsidDel="00FA76AC">
          <w:rPr>
            <w:rFonts w:ascii="Garamond" w:hAnsi="Garamond" w:cs="Times New Roman"/>
          </w:rPr>
          <w:fldChar w:fldCharType="end"/>
        </w:r>
        <w:r w:rsidR="004C5CB5" w:rsidDel="00FA76AC">
          <w:rPr>
            <w:rFonts w:ascii="Garamond" w:hAnsi="Garamond" w:cs="Times New Roman"/>
          </w:rPr>
          <w:t xml:space="preserve">. </w:t>
        </w:r>
        <w:r w:rsidR="0050237A" w:rsidRPr="008605CB" w:rsidDel="00FA76AC">
          <w:rPr>
            <w:rFonts w:ascii="Garamond" w:hAnsi="Garamond" w:cs="Times New Roman"/>
          </w:rPr>
          <w:t>However, t</w:t>
        </w:r>
        <w:r w:rsidR="00ED2A48" w:rsidRPr="008605CB" w:rsidDel="00FA76AC">
          <w:rPr>
            <w:rFonts w:ascii="Garamond" w:hAnsi="Garamond" w:cs="Times New Roman"/>
          </w:rPr>
          <w:t xml:space="preserve">he timing, </w:t>
        </w:r>
        <w:r w:rsidR="007F7231" w:rsidRPr="008605CB" w:rsidDel="00FA76AC">
          <w:rPr>
            <w:rFonts w:ascii="Garamond" w:hAnsi="Garamond" w:cs="Times New Roman"/>
          </w:rPr>
          <w:t>yield</w:t>
        </w:r>
        <w:r w:rsidR="00ED2A48" w:rsidRPr="008605CB" w:rsidDel="00FA76AC">
          <w:rPr>
            <w:rFonts w:ascii="Garamond" w:hAnsi="Garamond" w:cs="Times New Roman"/>
          </w:rPr>
          <w:t>, and duration of</w:t>
        </w:r>
        <w:r w:rsidR="00946A92" w:rsidRPr="008605CB" w:rsidDel="00FA76AC">
          <w:rPr>
            <w:rFonts w:ascii="Garamond" w:hAnsi="Garamond" w:cs="Times New Roman"/>
          </w:rPr>
          <w:t xml:space="preserve"> </w:t>
        </w:r>
        <w:r w:rsidR="0050237A" w:rsidRPr="008605CB" w:rsidDel="00FA76AC">
          <w:rPr>
            <w:rFonts w:ascii="Garamond" w:hAnsi="Garamond" w:cs="Times New Roman"/>
          </w:rPr>
          <w:lastRenderedPageBreak/>
          <w:t xml:space="preserve">downstream </w:t>
        </w:r>
        <w:r w:rsidR="00946A92" w:rsidRPr="008605CB" w:rsidDel="00FA76AC">
          <w:rPr>
            <w:rFonts w:ascii="Garamond" w:hAnsi="Garamond" w:cs="Times New Roman"/>
          </w:rPr>
          <w:t>fisheries</w:t>
        </w:r>
        <w:r w:rsidR="0050237A" w:rsidRPr="008605CB" w:rsidDel="00FA76AC">
          <w:rPr>
            <w:rFonts w:ascii="Garamond" w:hAnsi="Garamond" w:cs="Times New Roman"/>
          </w:rPr>
          <w:t xml:space="preserve"> </w:t>
        </w:r>
        <w:r w:rsidR="0091492C" w:rsidRPr="008605CB" w:rsidDel="00FA76AC">
          <w:rPr>
            <w:rFonts w:ascii="Garamond" w:hAnsi="Garamond" w:cs="Times New Roman"/>
          </w:rPr>
          <w:t>is</w:t>
        </w:r>
        <w:r w:rsidR="00ED2A48" w:rsidRPr="008605CB" w:rsidDel="00FA76AC">
          <w:rPr>
            <w:rFonts w:ascii="Garamond" w:hAnsi="Garamond" w:cs="Times New Roman"/>
          </w:rPr>
          <w:t xml:space="preserve"> the </w:t>
        </w:r>
        <w:r w:rsidR="00946A92" w:rsidRPr="008605CB" w:rsidDel="00FA76AC">
          <w:rPr>
            <w:rFonts w:ascii="Garamond" w:hAnsi="Garamond" w:cs="Times New Roman"/>
          </w:rPr>
          <w:t xml:space="preserve">result of the aggregate dynamics of </w:t>
        </w:r>
        <w:r w:rsidR="00F40CAD" w:rsidRPr="008605CB" w:rsidDel="00FA76AC">
          <w:rPr>
            <w:rFonts w:ascii="Garamond" w:hAnsi="Garamond" w:cs="Times New Roman"/>
          </w:rPr>
          <w:t xml:space="preserve">these </w:t>
        </w:r>
        <w:r w:rsidR="00946A92" w:rsidRPr="008605CB" w:rsidDel="00FA76AC">
          <w:rPr>
            <w:rFonts w:ascii="Garamond" w:hAnsi="Garamond" w:cs="Times New Roman"/>
          </w:rPr>
          <w:t>upstream components</w:t>
        </w:r>
        <w:r w:rsidR="0091492C" w:rsidRPr="008605CB" w:rsidDel="00FA76AC">
          <w:rPr>
            <w:rFonts w:ascii="Garamond" w:hAnsi="Garamond" w:cs="Times New Roman"/>
          </w:rPr>
          <w:t xml:space="preserve"> </w:t>
        </w:r>
        <w:r w:rsidR="0091492C" w:rsidRPr="008605CB" w:rsidDel="00FA76AC">
          <w:rPr>
            <w:rFonts w:ascii="Garamond" w:hAnsi="Garamond" w:cs="Times New Roman"/>
          </w:rPr>
          <w:fldChar w:fldCharType="begin"/>
        </w:r>
        <w:r w:rsidR="0091492C" w:rsidRPr="008605CB" w:rsidDel="00FA76AC">
          <w:rPr>
            <w:rFonts w:ascii="Garamond" w:hAnsi="Garamond" w:cs="Times New Roman"/>
          </w:rPr>
          <w:instrText xml:space="preserve"> ADDIN ZOTERO_ITEM CSL_CITATION {"citationID":"8jsHSzDF","properties":{"formattedCitation":"(Nesbitt &amp; Moore, 2016)","plainCitation":"(Nesbitt &amp; Moore, 2016)","noteIndex":0},"citationItems":[{"id":3361,"uris":["http://zotero.org/users/8421274/items/U6M4JZTI"],"itemData":{"id":3361,"type":"article-journal","abstract":"Indigenous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W."}],"issued":{"date-parts":[["2016"]]}}}],"schema":"https://github.com/citation-style-language/schema/raw/master/csl-citation.json"} </w:instrText>
        </w:r>
        <w:r w:rsidR="0091492C" w:rsidRPr="008605CB" w:rsidDel="00FA76AC">
          <w:rPr>
            <w:rFonts w:ascii="Garamond" w:hAnsi="Garamond" w:cs="Times New Roman"/>
          </w:rPr>
          <w:fldChar w:fldCharType="separate"/>
        </w:r>
        <w:r w:rsidR="0091492C" w:rsidRPr="008605CB" w:rsidDel="00FA76AC">
          <w:rPr>
            <w:rFonts w:ascii="Garamond" w:hAnsi="Garamond" w:cs="Times New Roman"/>
            <w:noProof/>
          </w:rPr>
          <w:t>(Nesbitt &amp; Moore, 2016)</w:t>
        </w:r>
        <w:r w:rsidR="0091492C" w:rsidRPr="008605CB" w:rsidDel="00FA76AC">
          <w:rPr>
            <w:rFonts w:ascii="Garamond" w:hAnsi="Garamond" w:cs="Times New Roman"/>
          </w:rPr>
          <w:fldChar w:fldCharType="end"/>
        </w:r>
        <w:r w:rsidR="0091492C" w:rsidRPr="008605CB" w:rsidDel="00FA76AC">
          <w:rPr>
            <w:rFonts w:ascii="Garamond" w:hAnsi="Garamond" w:cs="Times New Roman"/>
          </w:rPr>
          <w:t xml:space="preserve">. Further, maintaining life history diversity across the full stock complex contributes to ecosystem resilience by distributing population level </w:t>
        </w:r>
        <w:r w:rsidR="00F40CAD" w:rsidRPr="008605CB" w:rsidDel="00FA76AC">
          <w:rPr>
            <w:rFonts w:ascii="Garamond" w:hAnsi="Garamond" w:cs="Times New Roman"/>
          </w:rPr>
          <w:t>risk across s</w:t>
        </w:r>
        <w:r w:rsidR="0091492C" w:rsidRPr="008605CB" w:rsidDel="00FA76AC">
          <w:rPr>
            <w:rFonts w:ascii="Garamond" w:hAnsi="Garamond" w:cs="Times New Roman"/>
          </w:rPr>
          <w:t>pace and time</w:t>
        </w:r>
        <w:r w:rsidR="00F40CAD" w:rsidRPr="008605CB" w:rsidDel="00FA76AC">
          <w:rPr>
            <w:rFonts w:ascii="Garamond" w:hAnsi="Garamond" w:cs="Times New Roman"/>
          </w:rPr>
          <w:t xml:space="preserve"> </w:t>
        </w:r>
        <w:r w:rsidR="00F40CAD" w:rsidRPr="008605CB" w:rsidDel="00FA76AC">
          <w:rPr>
            <w:rFonts w:ascii="Garamond" w:hAnsi="Garamond" w:cs="Times New Roman"/>
          </w:rPr>
          <w:fldChar w:fldCharType="begin"/>
        </w:r>
        <w:r w:rsidR="003F6161" w:rsidDel="00FA76AC">
          <w:rPr>
            <w:rFonts w:ascii="Garamond" w:hAnsi="Garamond" w:cs="Times New Roman"/>
          </w:rPr>
          <w:instrText xml:space="preserve"> ADDIN ZOTERO_ITEM CSL_CITATION {"citationID":"5lxSSTQb","properties":{"formattedCitation":"(Schindler et al., 2010)","plainCitation":"(Schindler et al., 2010)","noteIndex":0},"citationItems":[{"id":272,"uris":["http://zotero.org/users/8421274/items/24NDGS7V"],"itemData":{"id":272,"type":"article-journal","abstract":"One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F40CAD" w:rsidRPr="008605CB" w:rsidDel="00FA76AC">
          <w:rPr>
            <w:rFonts w:ascii="Garamond" w:hAnsi="Garamond" w:cs="Times New Roman"/>
          </w:rPr>
          <w:fldChar w:fldCharType="separate"/>
        </w:r>
        <w:r w:rsidR="00F40CAD" w:rsidRPr="008605CB" w:rsidDel="00FA76AC">
          <w:rPr>
            <w:rFonts w:ascii="Garamond" w:hAnsi="Garamond" w:cs="Times New Roman"/>
            <w:noProof/>
          </w:rPr>
          <w:t>(Schindler et al., 2010)</w:t>
        </w:r>
        <w:r w:rsidR="00F40CAD" w:rsidRPr="008605CB" w:rsidDel="00FA76AC">
          <w:rPr>
            <w:rFonts w:ascii="Garamond" w:hAnsi="Garamond" w:cs="Times New Roman"/>
          </w:rPr>
          <w:fldChar w:fldCharType="end"/>
        </w:r>
        <w:r w:rsidR="00F40CAD" w:rsidRPr="008605CB" w:rsidDel="00FA76AC">
          <w:rPr>
            <w:rFonts w:ascii="Garamond" w:hAnsi="Garamond" w:cs="Times New Roman"/>
          </w:rPr>
          <w:t>. Designing strategies which</w:t>
        </w:r>
        <w:r w:rsidR="00D10F35" w:rsidRPr="008605CB" w:rsidDel="00FA76AC">
          <w:rPr>
            <w:rFonts w:ascii="Garamond" w:hAnsi="Garamond" w:cs="Times New Roman"/>
          </w:rPr>
          <w:t xml:space="preserve"> explicitly consider and</w:t>
        </w:r>
        <w:r w:rsidR="00F40CAD" w:rsidRPr="008605CB" w:rsidDel="00FA76AC">
          <w:rPr>
            <w:rFonts w:ascii="Garamond" w:hAnsi="Garamond" w:cs="Times New Roman"/>
          </w:rPr>
          <w:t xml:space="preserve"> protect </w:t>
        </w:r>
        <w:r w:rsidR="00836381" w:rsidRPr="008605CB" w:rsidDel="00FA76AC">
          <w:rPr>
            <w:rFonts w:ascii="Garamond" w:hAnsi="Garamond" w:cs="Times New Roman"/>
          </w:rPr>
          <w:t xml:space="preserve">this </w:t>
        </w:r>
        <w:r w:rsidR="00F40CAD" w:rsidRPr="008605CB" w:rsidDel="00FA76AC">
          <w:rPr>
            <w:rFonts w:ascii="Garamond" w:hAnsi="Garamond" w:cs="Times New Roman"/>
          </w:rPr>
          <w:t>biodiversity</w:t>
        </w:r>
        <w:r w:rsidR="0091492C" w:rsidRPr="008605CB" w:rsidDel="00FA76AC">
          <w:rPr>
            <w:rFonts w:ascii="Garamond" w:hAnsi="Garamond" w:cs="Times New Roman"/>
          </w:rPr>
          <w:t>, including</w:t>
        </w:r>
        <w:r w:rsidR="00455535" w:rsidRPr="008605CB" w:rsidDel="00FA76AC">
          <w:rPr>
            <w:rFonts w:ascii="Garamond" w:hAnsi="Garamond" w:cs="Times New Roman"/>
          </w:rPr>
          <w:t xml:space="preserve"> </w:t>
        </w:r>
        <w:r w:rsidR="0091492C" w:rsidRPr="008605CB" w:rsidDel="00FA76AC">
          <w:rPr>
            <w:rFonts w:ascii="Garamond" w:hAnsi="Garamond" w:cs="Times New Roman"/>
          </w:rPr>
          <w:t>vulnerable upstream</w:t>
        </w:r>
        <w:r w:rsidR="00210C30" w:rsidDel="00FA76AC">
          <w:rPr>
            <w:rFonts w:ascii="Garamond" w:hAnsi="Garamond" w:cs="Times New Roman"/>
          </w:rPr>
          <w:t xml:space="preserve"> populations</w:t>
        </w:r>
        <w:r w:rsidR="0091492C" w:rsidRPr="008605CB" w:rsidDel="00FA76AC">
          <w:rPr>
            <w:rFonts w:ascii="Garamond" w:hAnsi="Garamond" w:cs="Times New Roman"/>
          </w:rPr>
          <w:t>,</w:t>
        </w:r>
        <w:r w:rsidR="00F40CAD" w:rsidRPr="008605CB" w:rsidDel="00FA76AC">
          <w:rPr>
            <w:rFonts w:ascii="Garamond" w:hAnsi="Garamond" w:cs="Times New Roman"/>
          </w:rPr>
          <w:t xml:space="preserve"> </w:t>
        </w:r>
        <w:r w:rsidR="008B6684" w:rsidDel="00FA76AC">
          <w:rPr>
            <w:rFonts w:ascii="Garamond" w:hAnsi="Garamond" w:cs="Times New Roman"/>
          </w:rPr>
          <w:t xml:space="preserve">therefore contributes to </w:t>
        </w:r>
        <w:r w:rsidR="00D10F35" w:rsidRPr="008605CB" w:rsidDel="00FA76AC">
          <w:rPr>
            <w:rFonts w:ascii="Garamond" w:hAnsi="Garamond" w:cs="Times New Roman"/>
          </w:rPr>
          <w:t xml:space="preserve">stabilizing downstream fishery resources. </w:t>
        </w:r>
      </w:moveFrom>
    </w:p>
    <w:p w14:paraId="05748622" w14:textId="50F89F15" w:rsidR="0070135F" w:rsidRPr="008605CB" w:rsidDel="00507803" w:rsidRDefault="002574F7">
      <w:pPr>
        <w:spacing w:line="480" w:lineRule="auto"/>
        <w:rPr>
          <w:moveFrom w:id="281" w:author="Benjamin J. Makhlouf" w:date="2026-03-08T10:57:00Z" w16du:dateUtc="2026-03-08T17:57:00Z"/>
          <w:rFonts w:ascii="Garamond" w:hAnsi="Garamond" w:cs="Times New Roman"/>
        </w:rPr>
        <w:pPrChange w:id="282" w:author="Benjamin J. Makhlouf" w:date="2026-03-08T11:14:00Z" w16du:dateUtc="2026-03-08T18:14:00Z">
          <w:pPr>
            <w:spacing w:line="480" w:lineRule="auto"/>
            <w:ind w:firstLine="720"/>
          </w:pPr>
        </w:pPrChange>
      </w:pPr>
      <w:moveFromRangeStart w:id="283" w:author="Benjamin J. Makhlouf" w:date="2026-03-08T10:57:00Z" w:name="move223859885"/>
      <w:moveFromRangeEnd w:id="279"/>
      <w:moveFrom w:id="284" w:author="Benjamin J. Makhlouf" w:date="2026-03-08T10:57:00Z" w16du:dateUtc="2026-03-08T17:57:00Z">
        <w:r w:rsidRPr="008605CB" w:rsidDel="00507803">
          <w:rPr>
            <w:rFonts w:ascii="Garamond" w:hAnsi="Garamond" w:cs="Times New Roman"/>
          </w:rPr>
          <w:t>Western Alaska watersheds contain some of the last remaining pristine salmon habitat and have historically supported large returns of Pacific salmon</w:t>
        </w:r>
        <w:r w:rsidR="00356F8B" w:rsidRPr="008605CB" w:rsidDel="00507803">
          <w:rPr>
            <w:rFonts w:ascii="Garamond" w:hAnsi="Garamond" w:cs="Times New Roman"/>
          </w:rPr>
          <w:t>.</w:t>
        </w:r>
        <w:r w:rsidRPr="008605CB" w:rsidDel="00507803">
          <w:rPr>
            <w:rFonts w:ascii="Garamond" w:hAnsi="Garamond" w:cs="Times New Roman"/>
          </w:rPr>
          <w:t xml:space="preserve"> </w:t>
        </w:r>
        <w:bookmarkStart w:id="285" w:name="_Hlk218064316"/>
        <w:r w:rsidR="002811E4" w:rsidRPr="008605CB" w:rsidDel="00507803">
          <w:rPr>
            <w:rFonts w:ascii="Garamond" w:hAnsi="Garamond" w:cs="Times New Roman"/>
          </w:rPr>
          <w:t>In the Kuskokwim River basin, a large</w:t>
        </w:r>
        <w:r w:rsidR="007F35F9" w:rsidRPr="008605CB" w:rsidDel="00507803">
          <w:rPr>
            <w:rFonts w:ascii="Garamond" w:hAnsi="Garamond" w:cs="Times New Roman"/>
          </w:rPr>
          <w:t xml:space="preserve"> (127,000 km</w:t>
        </w:r>
        <w:r w:rsidR="00066D9D" w:rsidRPr="008605CB" w:rsidDel="00507803">
          <w:rPr>
            <w:rFonts w:ascii="Garamond" w:hAnsi="Garamond" w:cs="Times New Roman"/>
            <w:vertAlign w:val="superscript"/>
          </w:rPr>
          <w:t>2</w:t>
        </w:r>
        <w:r w:rsidR="007F35F9" w:rsidRPr="008605CB" w:rsidDel="00507803">
          <w:rPr>
            <w:rFonts w:ascii="Garamond" w:hAnsi="Garamond" w:cs="Times New Roman"/>
          </w:rPr>
          <w:t>)</w:t>
        </w:r>
        <w:r w:rsidR="002811E4" w:rsidRPr="008605CB" w:rsidDel="00507803">
          <w:rPr>
            <w:rFonts w:ascii="Garamond" w:hAnsi="Garamond" w:cs="Times New Roman"/>
          </w:rPr>
          <w:t xml:space="preserve"> free flowing watershed in Western Alaska, Chinook salmon</w:t>
        </w:r>
        <w:r w:rsidR="00F73FEE" w:rsidRPr="008605CB" w:rsidDel="00507803">
          <w:rPr>
            <w:rFonts w:ascii="Garamond" w:hAnsi="Garamond" w:cs="Times New Roman"/>
          </w:rPr>
          <w:t xml:space="preserve"> (</w:t>
        </w:r>
        <w:r w:rsidR="008B6684" w:rsidRPr="008605CB" w:rsidDel="00507803">
          <w:rPr>
            <w:rFonts w:ascii="Garamond" w:hAnsi="Garamond" w:cs="Times New Roman"/>
            <w:i/>
            <w:iCs/>
            <w:color w:val="000000" w:themeColor="text1"/>
          </w:rPr>
          <w:t>O</w:t>
        </w:r>
        <w:r w:rsidR="008B6684" w:rsidDel="00507803">
          <w:rPr>
            <w:rFonts w:ascii="Garamond" w:hAnsi="Garamond" w:cs="Times New Roman"/>
            <w:i/>
            <w:iCs/>
            <w:color w:val="000000" w:themeColor="text1"/>
          </w:rPr>
          <w:t>ncorhynchus</w:t>
        </w:r>
        <w:r w:rsidR="00F73FEE" w:rsidRPr="008605CB" w:rsidDel="00507803">
          <w:rPr>
            <w:rFonts w:ascii="Garamond" w:hAnsi="Garamond" w:cs="Times New Roman"/>
            <w:i/>
            <w:iCs/>
            <w:color w:val="000000" w:themeColor="text1"/>
          </w:rPr>
          <w:t xml:space="preserve"> tshawytscha</w:t>
        </w:r>
        <w:r w:rsidR="00F73FEE" w:rsidRPr="008605CB" w:rsidDel="00507803">
          <w:rPr>
            <w:rFonts w:ascii="Garamond" w:hAnsi="Garamond" w:cs="Times New Roman"/>
            <w:color w:val="000000" w:themeColor="text1"/>
          </w:rPr>
          <w:t>)</w:t>
        </w:r>
        <w:r w:rsidR="002811E4" w:rsidRPr="008605CB" w:rsidDel="00507803">
          <w:rPr>
            <w:rFonts w:ascii="Garamond" w:hAnsi="Garamond" w:cs="Times New Roman"/>
            <w:color w:val="000000" w:themeColor="text1"/>
          </w:rPr>
          <w:t xml:space="preserve"> </w:t>
        </w:r>
        <w:r w:rsidR="002811E4" w:rsidRPr="008605CB" w:rsidDel="00507803">
          <w:rPr>
            <w:rFonts w:ascii="Garamond" w:hAnsi="Garamond" w:cs="Times New Roman"/>
          </w:rPr>
          <w:t xml:space="preserve">populations </w:t>
        </w:r>
        <w:r w:rsidR="0070135F" w:rsidRPr="008605CB" w:rsidDel="00507803">
          <w:rPr>
            <w:rFonts w:ascii="Garamond" w:hAnsi="Garamond" w:cs="Times New Roman"/>
          </w:rPr>
          <w:t xml:space="preserve">support subsistence fishing opportunities for dozens of </w:t>
        </w:r>
        <w:r w:rsidR="00973C7E" w:rsidDel="00507803">
          <w:rPr>
            <w:rFonts w:ascii="Garamond" w:hAnsi="Garamond" w:cs="Times New Roman"/>
          </w:rPr>
          <w:t xml:space="preserve">rural </w:t>
        </w:r>
        <w:r w:rsidR="0070135F" w:rsidRPr="008605CB" w:rsidDel="00507803">
          <w:rPr>
            <w:rFonts w:ascii="Garamond" w:hAnsi="Garamond" w:cs="Times New Roman"/>
          </w:rPr>
          <w:t xml:space="preserve">communities, </w:t>
        </w:r>
        <w:r w:rsidR="00973C7E" w:rsidDel="00507803">
          <w:rPr>
            <w:rFonts w:ascii="Garamond" w:hAnsi="Garamond" w:cs="Times New Roman"/>
          </w:rPr>
          <w:t>comprised by a majority of Alaska Natives</w:t>
        </w:r>
        <w:r w:rsidR="00F95B20" w:rsidDel="00507803">
          <w:rPr>
            <w:rFonts w:ascii="Garamond" w:hAnsi="Garamond" w:cs="Times New Roman"/>
          </w:rPr>
          <w:t xml:space="preserve"> </w:t>
        </w:r>
        <w:r w:rsidR="003F6161" w:rsidDel="00507803">
          <w:rPr>
            <w:rFonts w:ascii="Garamond" w:hAnsi="Garamond" w:cs="Times New Roman"/>
          </w:rPr>
          <w:t xml:space="preserve"> </w:t>
        </w:r>
        <w:r w:rsidR="003F6161" w:rsidDel="00507803">
          <w:rPr>
            <w:rFonts w:ascii="Garamond" w:hAnsi="Garamond" w:cs="Times New Roman"/>
          </w:rPr>
          <w:fldChar w:fldCharType="begin"/>
        </w:r>
        <w:r w:rsidR="003F6161" w:rsidDel="00507803">
          <w:rPr>
            <w:rFonts w:ascii="Garamond" w:hAnsi="Garamond" w:cs="Times New Roman"/>
          </w:rPr>
          <w:instrText xml:space="preserve"> ADDIN ZOTERO_ITEM CSL_CITATION {"citationID":"QkmkPdUy","properties":{"formattedCitation":"(ADFG, 2025)","plainCitation":"(ADFG, 2025)","noteIndex":0},"citationItems":[{"id":6067,"uris":["http://zotero.org/users/8421274/items/8A49P58R"],"itemData":{"id":6067,"type":"webpage","abstract":"Fishing info for subsistence fishing for Kuskokwim - Alaska Department of Fish and Game","language":"en","title":"Kuskokwim River Area: Subsistance Fishing","URL":"https://www.adfg.alaska.gov/index.cfm?adfg=ByAreaSubsistenceKuskokwim.fishingInfo","author":[{"family":"ADFG","given":""}],"accessed":{"date-parts":[["2026",1,14]]},"issued":{"date-parts":[["2025"]]}}}],"schema":"https://github.com/citation-style-language/schema/raw/master/csl-citation.json"} </w:instrText>
        </w:r>
        <w:r w:rsidR="003F6161" w:rsidDel="00507803">
          <w:rPr>
            <w:rFonts w:ascii="Garamond" w:hAnsi="Garamond" w:cs="Times New Roman"/>
          </w:rPr>
          <w:fldChar w:fldCharType="separate"/>
        </w:r>
        <w:r w:rsidR="003F6161" w:rsidDel="00507803">
          <w:rPr>
            <w:rFonts w:ascii="Garamond" w:hAnsi="Garamond" w:cs="Times New Roman"/>
            <w:noProof/>
          </w:rPr>
          <w:t>(ADFG, 2025)</w:t>
        </w:r>
        <w:r w:rsidR="003F6161" w:rsidDel="00507803">
          <w:rPr>
            <w:rFonts w:ascii="Garamond" w:hAnsi="Garamond" w:cs="Times New Roman"/>
          </w:rPr>
          <w:fldChar w:fldCharType="end"/>
        </w:r>
        <w:bookmarkEnd w:id="285"/>
        <w:r w:rsidR="003F6161" w:rsidDel="00507803">
          <w:rPr>
            <w:rFonts w:ascii="Garamond" w:hAnsi="Garamond" w:cs="Times New Roman"/>
          </w:rPr>
          <w:t xml:space="preserve">. </w:t>
        </w:r>
        <w:r w:rsidR="007F35F9" w:rsidRPr="008605CB" w:rsidDel="00507803">
          <w:rPr>
            <w:rFonts w:ascii="Garamond" w:hAnsi="Garamond" w:cs="Times New Roman"/>
          </w:rPr>
          <w:t xml:space="preserve">Subsistence fisheries </w:t>
        </w:r>
        <w:r w:rsidR="00066D9D" w:rsidRPr="008605CB" w:rsidDel="00507803">
          <w:rPr>
            <w:rFonts w:ascii="Garamond" w:hAnsi="Garamond" w:cs="Times New Roman"/>
          </w:rPr>
          <w:t>are the primary form of harvest in the watershed</w:t>
        </w:r>
        <w:r w:rsidR="007F35F9" w:rsidRPr="008605CB" w:rsidDel="00507803">
          <w:rPr>
            <w:rFonts w:ascii="Garamond" w:hAnsi="Garamond" w:cs="Times New Roman"/>
          </w:rPr>
          <w:t xml:space="preserve">, and nearly every household participates in the fishery in some </w:t>
        </w:r>
        <w:r w:rsidR="00C50220" w:rsidRPr="008605CB" w:rsidDel="00507803">
          <w:rPr>
            <w:rFonts w:ascii="Garamond" w:hAnsi="Garamond" w:cs="Times New Roman"/>
          </w:rPr>
          <w:t>way</w:t>
        </w:r>
        <w:r w:rsidR="00C50220" w:rsidDel="00507803">
          <w:rPr>
            <w:rFonts w:ascii="Garamond" w:hAnsi="Garamond" w:cs="Times New Roman"/>
          </w:rPr>
          <w:t>.</w:t>
        </w:r>
        <w:r w:rsidR="00F95B20" w:rsidDel="00507803">
          <w:rPr>
            <w:rFonts w:ascii="Garamond" w:hAnsi="Garamond" w:cs="Times New Roman"/>
          </w:rPr>
          <w:t xml:space="preserve"> </w:t>
        </w:r>
        <w:r w:rsidR="007F35F9" w:rsidRPr="008605CB" w:rsidDel="00507803">
          <w:rPr>
            <w:rFonts w:ascii="Garamond" w:hAnsi="Garamond" w:cs="Times New Roman"/>
          </w:rPr>
          <w:t xml:space="preserve">However, </w:t>
        </w:r>
        <w:r w:rsidR="00E92DA4" w:rsidDel="00507803">
          <w:rPr>
            <w:rFonts w:ascii="Garamond" w:hAnsi="Garamond" w:cs="Times New Roman"/>
          </w:rPr>
          <w:t xml:space="preserve">several species of pacific salmon, including Chinook salmon, </w:t>
        </w:r>
        <w:r w:rsidR="00E92DA4" w:rsidRPr="008605CB" w:rsidDel="00507803">
          <w:rPr>
            <w:rFonts w:ascii="Garamond" w:hAnsi="Garamond" w:cs="Times New Roman"/>
          </w:rPr>
          <w:t xml:space="preserve">have declined precipitously in recent years </w:t>
        </w:r>
        <w:r w:rsidR="008B6684" w:rsidDel="00507803">
          <w:rPr>
            <w:rFonts w:ascii="Garamond" w:hAnsi="Garamond" w:cs="Times New Roman"/>
          </w:rPr>
          <w:t xml:space="preserve">in the </w:t>
        </w:r>
        <w:r w:rsidR="007F35F9" w:rsidRPr="008605CB" w:rsidDel="00507803">
          <w:rPr>
            <w:rFonts w:ascii="Garamond" w:hAnsi="Garamond" w:cs="Times New Roman"/>
          </w:rPr>
          <w:t>Kuskokwim</w:t>
        </w:r>
        <w:r w:rsidR="00746351" w:rsidDel="00507803">
          <w:rPr>
            <w:rFonts w:ascii="Garamond" w:hAnsi="Garamond" w:cs="Times New Roman"/>
          </w:rPr>
          <w:t xml:space="preserve"> River basin</w:t>
        </w:r>
        <w:r w:rsidR="008B6684" w:rsidDel="00507803">
          <w:rPr>
            <w:rFonts w:ascii="Garamond" w:hAnsi="Garamond" w:cs="Times New Roman"/>
          </w:rPr>
          <w:t xml:space="preserve"> </w:t>
        </w:r>
        <w:r w:rsidR="00717761" w:rsidDel="00507803">
          <w:rPr>
            <w:rFonts w:ascii="Garamond" w:hAnsi="Garamond" w:cs="Times New Roman"/>
          </w:rPr>
          <w:fldChar w:fldCharType="begin"/>
        </w:r>
        <w:r w:rsidR="00717761" w:rsidDel="00507803">
          <w:rPr>
            <w:rFonts w:ascii="Garamond" w:hAnsi="Garamond" w:cs="Times New Roman"/>
          </w:rPr>
          <w:instrText xml:space="preserve"> ADDIN ZOTERO_ITEM CSL_CITATION {"citationID":"iRZI1YuK","properties":{"formattedCitation":"(KRITFC, 2024; Lamborn et al., 2025a; Ohlberger et al., 2018)","plainCitation":"(KRITFC, 2024; Lamborn et al., 2025a; Ohlberger et al., 2018)","noteIndex":0},"citationItems":[{"id":6026,"uris":["http://zotero.org/users/8421274/items/DS4UXWQI"],"itemData":{"id":6026,"type":"report","title":"Kuskokwim River Salmon Situation Report","URL":"https://static1.squarespace.com/static/5afdc3d5e74940913f78773d/t/66e4bb2dfcc5d24880434ff7/1726266166559/2023+Kusko+Situation+Report_4.19.24+final.pdf","author":[{"family":"KRITFC","given":""}],"accessed":{"date-parts":[["2025",12,31]]},"issued":{"date-parts":[["2024"]]}}},{"id":5644,"uris":["http://zotero.org/users/8421274/items/68HTP6NW"],"itemData":{"id":5644,"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Fisheries","DOI":"10.1111/faf.12895","ISSN":"1467-2979","issue":"4","language":"en","license":"© 2025 The Author(s). Fish and Fisheries published by John Wiley &amp; Sons Ltd.","note":"_eprint: https://onlinelibrary.wiley.com/doi/pdf/10.1111/faf.12895","page":"520-532","source":"Wiley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Salmonidae)","volume":"26","author":[{"family":"Lamborn","given":"Chase C."},{"family":"Ohlberger","given":"Jan"},{"family":"Walsworth","given":"Timothy E."},{"family":"Westley","given":"Peter A. H."},{"family":"Cunningham","given":"Curry J."},{"family":"Wynsma","given":"Sam"},{"family":"Smith","given":"Jordan W."}],"issued":{"date-parts":[["2025"]]}}},{"id":4421,"uris":["http://zotero.org/users/8421274/items/PUA9GF7A"],"itemData":{"id":4421,"type":"article-journal","abstract":"The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sidR="00717761" w:rsidDel="00507803">
          <w:rPr>
            <w:rFonts w:ascii="Garamond" w:hAnsi="Garamond" w:cs="Times New Roman"/>
          </w:rPr>
          <w:fldChar w:fldCharType="separate"/>
        </w:r>
        <w:r w:rsidR="00717761" w:rsidDel="00507803">
          <w:rPr>
            <w:rFonts w:ascii="Garamond" w:hAnsi="Garamond" w:cs="Times New Roman"/>
            <w:noProof/>
          </w:rPr>
          <w:t>(KRITFC, 2024; Lamborn et al., 2025a; Ohlberger et al., 2018)</w:t>
        </w:r>
        <w:r w:rsidR="00717761" w:rsidDel="00507803">
          <w:rPr>
            <w:rFonts w:ascii="Garamond" w:hAnsi="Garamond" w:cs="Times New Roman"/>
          </w:rPr>
          <w:fldChar w:fldCharType="end"/>
        </w:r>
        <w:r w:rsidR="007F35F9" w:rsidRPr="008605CB" w:rsidDel="00507803">
          <w:rPr>
            <w:rFonts w:ascii="Garamond" w:hAnsi="Garamond" w:cs="Times New Roman"/>
          </w:rPr>
          <w:t xml:space="preserve">, </w:t>
        </w:r>
        <w:r w:rsidR="000D6E8E" w:rsidRPr="008605CB" w:rsidDel="00507803">
          <w:rPr>
            <w:rFonts w:ascii="Garamond" w:hAnsi="Garamond" w:cs="Times New Roman"/>
          </w:rPr>
          <w:t>leading to subsistence fishing</w:t>
        </w:r>
        <w:r w:rsidR="007F35F9" w:rsidRPr="008605CB" w:rsidDel="00507803">
          <w:rPr>
            <w:rFonts w:ascii="Garamond" w:hAnsi="Garamond" w:cs="Times New Roman"/>
          </w:rPr>
          <w:t xml:space="preserve"> restrictions</w:t>
        </w:r>
        <w:r w:rsidR="000D6E8E" w:rsidRPr="008605CB" w:rsidDel="00507803">
          <w:rPr>
            <w:rFonts w:ascii="Garamond" w:hAnsi="Garamond" w:cs="Times New Roman"/>
          </w:rPr>
          <w:t xml:space="preserve"> and triggering a crisis of food insecurity</w:t>
        </w:r>
        <w:r w:rsidR="007F35F9" w:rsidRPr="008605CB" w:rsidDel="00507803">
          <w:rPr>
            <w:rFonts w:ascii="Garamond" w:hAnsi="Garamond" w:cs="Times New Roman"/>
          </w:rPr>
          <w:t xml:space="preserve"> and </w:t>
        </w:r>
        <w:r w:rsidR="000D6E8E" w:rsidRPr="008605CB" w:rsidDel="00507803">
          <w:rPr>
            <w:rFonts w:ascii="Garamond" w:hAnsi="Garamond" w:cs="Times New Roman"/>
          </w:rPr>
          <w:t>cultural loss</w:t>
        </w:r>
        <w:r w:rsidR="007F35F9" w:rsidRPr="008605CB" w:rsidDel="00507803">
          <w:rPr>
            <w:rFonts w:ascii="Garamond" w:hAnsi="Garamond" w:cs="Times New Roman"/>
          </w:rPr>
          <w:t xml:space="preserve"> </w:t>
        </w:r>
        <w:r w:rsidR="000D6E8E" w:rsidRPr="008605CB" w:rsidDel="00507803">
          <w:rPr>
            <w:rFonts w:ascii="Garamond" w:hAnsi="Garamond" w:cs="Times New Roman"/>
          </w:rPr>
          <w:fldChar w:fldCharType="begin"/>
        </w:r>
        <w:r w:rsidR="00E92DA4" w:rsidDel="00507803">
          <w:rPr>
            <w:rFonts w:ascii="Garamond" w:hAnsi="Garamond" w:cs="Times New Roman"/>
          </w:rPr>
          <w:instrText xml:space="preserve"> ADDIN ZOTERO_ITEM CSL_CITATION {"citationID":"0TbEctqr","properties":{"formattedCitation":"(Brown &amp; Godduhn, 2015; Lamborn et al., 2025b; Ohlberger et al., 2018)","plainCitation":"(Brown &amp; Godduhn, 2015; Lamborn et al., 2025b; Ohlberger et al., 2018)","noteIndex":0},"citationItems":[{"id":4428,"uris":["http://zotero.org/users/8421274/items/2WA8NCRM"],"itemData":{"id":4428,"type":"article-journal","language":"en","source":"Zotero","title":"Socioeconomic effects of declining salmon runs on the Yukon River","author":[{"family":"Brown","given":"Caroline L"},{"family":"Godduhn","given":"Anna"}],"issued":{"date-parts":[["2015"]]}}},{"id":5379,"uris":["http://zotero.org/users/8421274/items/6TRPLVW4"],"itemData":{"id":5379,"type":"article-journal","abstract":"Across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Fisheries","DOI":"10.1111/faf.12895","ISSN":"1467-2979","issue":"n/a","language":"en","license":"© 2025 The Author(s). Fish and Fisheries published by John Wiley &amp; Sons Ltd.","note":"_eprint: https://onlinelibrary.wiley.com/doi/pdf/10.1111/faf.12895","source":"Wiley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Salmonidae)","URL":"https://onlinelibrary.wiley.com/doi/abs/10.1111/faf.12895","volume":"n/a","author":[{"family":"Lamborn","given":"Chase C."},{"family":"Ohlberger","given":"Jan"},{"family":"Walsworth","given":"Timothy E."},{"family":"Westley","given":"Peter A. H."},{"family":"Cunningham","given":"Curry J."},{"family":"Wynsma","given":"Sam"},{"family":"Smith","given":"Jordan W."}],"accessed":{"date-parts":[["2025",6,4]]},"issued":{"date-parts":[["2025"]]}}},{"id":4421,"uris":["http://zotero.org/users/8421274/items/PUA9GF7A"],"itemData":{"id":4421,"type":"article-journal","abstract":"The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sidR="000D6E8E" w:rsidRPr="008605CB" w:rsidDel="00507803">
          <w:rPr>
            <w:rFonts w:ascii="Garamond" w:hAnsi="Garamond" w:cs="Times New Roman"/>
          </w:rPr>
          <w:fldChar w:fldCharType="separate"/>
        </w:r>
        <w:r w:rsidR="00E92DA4" w:rsidDel="00507803">
          <w:rPr>
            <w:rFonts w:ascii="Garamond" w:hAnsi="Garamond" w:cs="Times New Roman"/>
            <w:noProof/>
          </w:rPr>
          <w:t>(Brown &amp; Godduhn, 2015; Lamborn et al., 2025b; Ohlberger et al., 2018)</w:t>
        </w:r>
        <w:r w:rsidR="000D6E8E" w:rsidRPr="008605CB" w:rsidDel="00507803">
          <w:rPr>
            <w:rFonts w:ascii="Garamond" w:hAnsi="Garamond" w:cs="Times New Roman"/>
          </w:rPr>
          <w:fldChar w:fldCharType="end"/>
        </w:r>
        <w:r w:rsidR="000D6E8E" w:rsidRPr="008605CB" w:rsidDel="00507803">
          <w:rPr>
            <w:rFonts w:ascii="Garamond" w:hAnsi="Garamond" w:cs="Times New Roman"/>
          </w:rPr>
          <w:t>.</w:t>
        </w:r>
        <w:r w:rsidR="002811E4" w:rsidRPr="008605CB" w:rsidDel="00507803">
          <w:rPr>
            <w:rFonts w:ascii="Garamond" w:hAnsi="Garamond" w:cs="Times New Roman"/>
          </w:rPr>
          <w:t xml:space="preserve"> </w:t>
        </w:r>
        <w:r w:rsidR="00CB2EEB" w:rsidRPr="008605CB" w:rsidDel="00507803">
          <w:rPr>
            <w:rFonts w:ascii="Garamond" w:hAnsi="Garamond" w:cs="Times New Roman"/>
          </w:rPr>
          <w:t xml:space="preserve">As a result, resource managers are </w:t>
        </w:r>
        <w:r w:rsidR="00066D9D" w:rsidRPr="008605CB" w:rsidDel="00507803">
          <w:rPr>
            <w:rFonts w:ascii="Garamond" w:hAnsi="Garamond" w:cs="Times New Roman"/>
          </w:rPr>
          <w:t xml:space="preserve">tasked with </w:t>
        </w:r>
        <w:r w:rsidR="00CB2EEB" w:rsidRPr="008605CB" w:rsidDel="00507803">
          <w:rPr>
            <w:rFonts w:ascii="Garamond" w:hAnsi="Garamond" w:cs="Times New Roman"/>
          </w:rPr>
          <w:t xml:space="preserve">designing management strategies that </w:t>
        </w:r>
        <w:r w:rsidR="0070135F" w:rsidRPr="008605CB" w:rsidDel="00507803">
          <w:rPr>
            <w:rFonts w:ascii="Garamond" w:hAnsi="Garamond" w:cs="Times New Roman"/>
          </w:rPr>
          <w:t xml:space="preserve">allow for harvest opportunities while simultaneously rebuilding </w:t>
        </w:r>
        <w:r w:rsidR="00343C0B" w:rsidRPr="008605CB" w:rsidDel="00507803">
          <w:rPr>
            <w:rFonts w:ascii="Garamond" w:hAnsi="Garamond" w:cs="Times New Roman"/>
          </w:rPr>
          <w:t>basin</w:t>
        </w:r>
        <w:r w:rsidR="00093841" w:rsidDel="00507803">
          <w:rPr>
            <w:rFonts w:ascii="Garamond" w:hAnsi="Garamond" w:cs="Times New Roman"/>
          </w:rPr>
          <w:t>-wide abundance</w:t>
        </w:r>
        <w:r w:rsidR="00210C30" w:rsidDel="00507803">
          <w:rPr>
            <w:rFonts w:ascii="Garamond" w:hAnsi="Garamond" w:cs="Times New Roman"/>
          </w:rPr>
          <w:t xml:space="preserve"> and maintaining population biodiversity across the watershed</w:t>
        </w:r>
        <w:r w:rsidR="00CB2EEB" w:rsidRPr="008605CB" w:rsidDel="00507803">
          <w:rPr>
            <w:rFonts w:ascii="Garamond" w:hAnsi="Garamond" w:cs="Times New Roman"/>
          </w:rPr>
          <w:t>.</w:t>
        </w:r>
        <w:r w:rsidR="0070135F" w:rsidRPr="008605CB" w:rsidDel="00507803">
          <w:rPr>
            <w:rFonts w:ascii="Garamond" w:hAnsi="Garamond" w:cs="Times New Roman"/>
          </w:rPr>
          <w:t xml:space="preserve"> </w:t>
        </w:r>
      </w:moveFrom>
    </w:p>
    <w:moveFromRangeEnd w:id="283"/>
    <w:p w14:paraId="50946457" w14:textId="0A842ED9" w:rsidR="00044401" w:rsidRPr="008605CB" w:rsidRDefault="00D86CD4" w:rsidP="00C26378">
      <w:pPr>
        <w:spacing w:line="480" w:lineRule="auto"/>
        <w:ind w:firstLine="720"/>
        <w:rPr>
          <w:rFonts w:ascii="Garamond" w:hAnsi="Garamond" w:cs="Times New Roman"/>
        </w:rPr>
      </w:pPr>
      <w:r w:rsidRPr="008605CB">
        <w:rPr>
          <w:rStyle w:val="Strong"/>
          <w:rFonts w:ascii="Garamond" w:hAnsi="Garamond" w:cs="Times New Roman"/>
          <w:b w:val="0"/>
          <w:bCs w:val="0"/>
        </w:rPr>
        <w:t xml:space="preserve">A </w:t>
      </w:r>
      <w:r w:rsidR="00E471DA" w:rsidRPr="008605CB">
        <w:rPr>
          <w:rStyle w:val="Strong"/>
          <w:rFonts w:ascii="Garamond" w:hAnsi="Garamond" w:cs="Times New Roman"/>
          <w:b w:val="0"/>
          <w:bCs w:val="0"/>
        </w:rPr>
        <w:t xml:space="preserve">current </w:t>
      </w:r>
      <w:r w:rsidRPr="008605CB">
        <w:rPr>
          <w:rStyle w:val="Strong"/>
          <w:rFonts w:ascii="Garamond" w:hAnsi="Garamond" w:cs="Times New Roman"/>
          <w:b w:val="0"/>
          <w:bCs w:val="0"/>
        </w:rPr>
        <w:t>management approach implemented in the Kuskokwim River</w:t>
      </w:r>
      <w:r w:rsidR="00A22AAB">
        <w:rPr>
          <w:rStyle w:val="Strong"/>
          <w:rFonts w:ascii="Garamond" w:hAnsi="Garamond" w:cs="Times New Roman"/>
          <w:b w:val="0"/>
          <w:bCs w:val="0"/>
        </w:rPr>
        <w:t xml:space="preserve"> </w:t>
      </w:r>
      <w:r w:rsidRPr="008605CB">
        <w:rPr>
          <w:rStyle w:val="Strong"/>
          <w:rFonts w:ascii="Garamond" w:hAnsi="Garamond" w:cs="Times New Roman"/>
          <w:b w:val="0"/>
          <w:bCs w:val="0"/>
        </w:rPr>
        <w:t xml:space="preserve">basin has been a front-end closure which prohibits fishing during a fixed temporal window from </w:t>
      </w:r>
      <w:r w:rsidRPr="00210C30">
        <w:rPr>
          <w:rStyle w:val="Strong"/>
          <w:rFonts w:ascii="Garamond" w:hAnsi="Garamond" w:cs="Times New Roman"/>
          <w:b w:val="0"/>
          <w:bCs w:val="0"/>
        </w:rPr>
        <w:t>June 1</w:t>
      </w:r>
      <w:r w:rsidRPr="00210C30">
        <w:rPr>
          <w:rStyle w:val="Strong"/>
          <w:rFonts w:ascii="Garamond" w:hAnsi="Garamond" w:cs="Times New Roman"/>
          <w:b w:val="0"/>
          <w:bCs w:val="0"/>
          <w:vertAlign w:val="superscript"/>
        </w:rPr>
        <w:t>st</w:t>
      </w:r>
      <w:r w:rsidRPr="00210C30">
        <w:rPr>
          <w:rStyle w:val="Strong"/>
          <w:rFonts w:ascii="Garamond" w:hAnsi="Garamond" w:cs="Times New Roman"/>
          <w:b w:val="0"/>
          <w:bCs w:val="0"/>
        </w:rPr>
        <w:t xml:space="preserve"> to June 11</w:t>
      </w:r>
      <w:r w:rsidRPr="00210C30">
        <w:rPr>
          <w:rStyle w:val="Strong"/>
          <w:rFonts w:ascii="Garamond" w:hAnsi="Garamond" w:cs="Times New Roman"/>
          <w:b w:val="0"/>
          <w:bCs w:val="0"/>
          <w:vertAlign w:val="superscript"/>
        </w:rPr>
        <w:t>th</w:t>
      </w:r>
      <w:r w:rsidRPr="00210C30">
        <w:rPr>
          <w:rStyle w:val="Strong"/>
          <w:rFonts w:ascii="Garamond" w:hAnsi="Garamond" w:cs="Times New Roman"/>
          <w:b w:val="0"/>
          <w:bCs w:val="0"/>
        </w:rPr>
        <w:t>.</w:t>
      </w:r>
      <w:r w:rsidRPr="008605CB">
        <w:rPr>
          <w:rStyle w:val="Strong"/>
          <w:rFonts w:ascii="Garamond" w:hAnsi="Garamond" w:cs="Times New Roman"/>
          <w:b w:val="0"/>
          <w:bCs w:val="0"/>
        </w:rPr>
        <w:t xml:space="preserve"> </w:t>
      </w:r>
      <w:r w:rsidR="00044401" w:rsidRPr="008605CB">
        <w:rPr>
          <w:rFonts w:ascii="Garamond" w:hAnsi="Garamond" w:cs="Times New Roman"/>
        </w:rPr>
        <w:t xml:space="preserve">This strategy is designed to protect early </w:t>
      </w:r>
      <w:del w:id="286" w:author="Daniel Schindler" w:date="2026-03-09T09:15:00Z" w16du:dateUtc="2026-03-09T16:15:00Z">
        <w:r w:rsidR="0017389D" w:rsidRPr="008605CB" w:rsidDel="00C26378">
          <w:rPr>
            <w:rFonts w:ascii="Garamond" w:hAnsi="Garamond" w:cs="Times New Roman"/>
          </w:rPr>
          <w:delText xml:space="preserve">arriving </w:delText>
        </w:r>
      </w:del>
      <w:ins w:id="287" w:author="Daniel Schindler" w:date="2026-03-09T09:15:00Z" w16du:dateUtc="2026-03-09T16:15:00Z">
        <w:r w:rsidR="00C26378">
          <w:rPr>
            <w:rFonts w:ascii="Garamond" w:hAnsi="Garamond" w:cs="Times New Roman"/>
          </w:rPr>
          <w:t>migrating</w:t>
        </w:r>
        <w:r w:rsidR="00C26378" w:rsidRPr="008605CB">
          <w:rPr>
            <w:rFonts w:ascii="Garamond" w:hAnsi="Garamond" w:cs="Times New Roman"/>
          </w:rPr>
          <w:t xml:space="preserve"> </w:t>
        </w:r>
      </w:ins>
      <w:r w:rsidR="00044401" w:rsidRPr="008605CB">
        <w:rPr>
          <w:rFonts w:ascii="Garamond" w:hAnsi="Garamond" w:cs="Times New Roman"/>
        </w:rPr>
        <w:t xml:space="preserve">fish </w:t>
      </w:r>
      <w:r w:rsidR="001255D3" w:rsidRPr="008605CB">
        <w:rPr>
          <w:rFonts w:ascii="Garamond" w:hAnsi="Garamond" w:cs="Times New Roman"/>
        </w:rPr>
        <w:t xml:space="preserve">which are </w:t>
      </w:r>
      <w:r w:rsidR="00044401" w:rsidRPr="008605CB">
        <w:rPr>
          <w:rFonts w:ascii="Garamond" w:hAnsi="Garamond" w:cs="Times New Roman"/>
        </w:rPr>
        <w:t>assum</w:t>
      </w:r>
      <w:r w:rsidR="001255D3" w:rsidRPr="008605CB">
        <w:rPr>
          <w:rFonts w:ascii="Garamond" w:hAnsi="Garamond" w:cs="Times New Roman"/>
        </w:rPr>
        <w:t xml:space="preserve">ed to </w:t>
      </w:r>
      <w:ins w:id="288" w:author="Daniel Schindler" w:date="2026-03-09T09:15:00Z" w16du:dateUtc="2026-03-09T16:15:00Z">
        <w:r w:rsidR="00C26378">
          <w:rPr>
            <w:rFonts w:ascii="Garamond" w:hAnsi="Garamond" w:cs="Times New Roman"/>
          </w:rPr>
          <w:t xml:space="preserve">be </w:t>
        </w:r>
      </w:ins>
      <w:r w:rsidR="00044401" w:rsidRPr="008605CB">
        <w:rPr>
          <w:rFonts w:ascii="Garamond" w:hAnsi="Garamond" w:cs="Times New Roman"/>
        </w:rPr>
        <w:t>return</w:t>
      </w:r>
      <w:ins w:id="289" w:author="Daniel Schindler" w:date="2026-03-09T09:15:00Z" w16du:dateUtc="2026-03-09T16:15:00Z">
        <w:r w:rsidR="00C26378">
          <w:rPr>
            <w:rFonts w:ascii="Garamond" w:hAnsi="Garamond" w:cs="Times New Roman"/>
          </w:rPr>
          <w:t>ing</w:t>
        </w:r>
      </w:ins>
      <w:r w:rsidR="00044401" w:rsidRPr="008605CB">
        <w:rPr>
          <w:rFonts w:ascii="Garamond" w:hAnsi="Garamond" w:cs="Times New Roman"/>
        </w:rPr>
        <w:t xml:space="preserve"> to </w:t>
      </w:r>
      <w:ins w:id="290" w:author="Daniel Schindler" w:date="2026-03-09T09:15:00Z" w16du:dateUtc="2026-03-09T16:15:00Z">
        <w:r w:rsidR="00C26378">
          <w:rPr>
            <w:rFonts w:ascii="Garamond" w:hAnsi="Garamond" w:cs="Times New Roman"/>
          </w:rPr>
          <w:t xml:space="preserve">spawn in </w:t>
        </w:r>
      </w:ins>
      <w:r w:rsidR="00746351">
        <w:rPr>
          <w:rFonts w:ascii="Garamond" w:hAnsi="Garamond" w:cs="Times New Roman"/>
        </w:rPr>
        <w:t xml:space="preserve">the </w:t>
      </w:r>
      <w:r w:rsidR="00044401" w:rsidRPr="008605CB">
        <w:rPr>
          <w:rFonts w:ascii="Garamond" w:hAnsi="Garamond" w:cs="Times New Roman"/>
        </w:rPr>
        <w:t xml:space="preserve">furthest upstream </w:t>
      </w:r>
      <w:del w:id="291" w:author="Daniel Schindler" w:date="2026-03-09T09:15:00Z" w16du:dateUtc="2026-03-09T16:15:00Z">
        <w:r w:rsidR="00C83BD0" w:rsidDel="00C26378">
          <w:rPr>
            <w:rFonts w:ascii="Garamond" w:hAnsi="Garamond" w:cs="Times New Roman"/>
          </w:rPr>
          <w:delText>watersheds</w:delText>
        </w:r>
        <w:r w:rsidR="00746351" w:rsidDel="00C26378">
          <w:rPr>
            <w:rFonts w:ascii="Garamond" w:hAnsi="Garamond" w:cs="Times New Roman"/>
          </w:rPr>
          <w:delText xml:space="preserve"> </w:delText>
        </w:r>
      </w:del>
      <w:ins w:id="292" w:author="Daniel Schindler" w:date="2026-03-09T09:15:00Z" w16du:dateUtc="2026-03-09T16:15:00Z">
        <w:r w:rsidR="00C26378">
          <w:rPr>
            <w:rFonts w:ascii="Garamond" w:hAnsi="Garamond" w:cs="Times New Roman"/>
          </w:rPr>
          <w:t>regions</w:t>
        </w:r>
        <w:r w:rsidR="00C26378">
          <w:rPr>
            <w:rFonts w:ascii="Garamond" w:hAnsi="Garamond" w:cs="Times New Roman"/>
          </w:rPr>
          <w:t xml:space="preserve"> </w:t>
        </w:r>
      </w:ins>
      <w:r w:rsidR="00746351">
        <w:rPr>
          <w:rFonts w:ascii="Garamond" w:hAnsi="Garamond" w:cs="Times New Roman"/>
        </w:rPr>
        <w:t>of the Kuskokwim River</w:t>
      </w:r>
      <w:r w:rsidR="001255D3" w:rsidRPr="008605CB">
        <w:rPr>
          <w:rFonts w:ascii="Garamond" w:hAnsi="Garamond" w:cs="Times New Roman"/>
        </w:rPr>
        <w:t xml:space="preserve">. </w:t>
      </w:r>
      <w:r w:rsidR="004025ED">
        <w:rPr>
          <w:rFonts w:ascii="Garamond" w:hAnsi="Garamond" w:cs="Times New Roman"/>
        </w:rPr>
        <w:t>T</w:t>
      </w:r>
      <w:r w:rsidR="007D2894" w:rsidRPr="008605CB">
        <w:rPr>
          <w:rFonts w:ascii="Garamond" w:hAnsi="Garamond" w:cs="Times New Roman"/>
        </w:rPr>
        <w:t xml:space="preserve">his assumption is </w:t>
      </w:r>
      <w:del w:id="293" w:author="Daniel Schindler" w:date="2026-03-09T09:14:00Z" w16du:dateUtc="2026-03-09T16:14:00Z">
        <w:r w:rsidR="007D2894" w:rsidRPr="008605CB" w:rsidDel="0038700D">
          <w:rPr>
            <w:rFonts w:ascii="Garamond" w:hAnsi="Garamond" w:cs="Times New Roman"/>
          </w:rPr>
          <w:delText xml:space="preserve">based </w:delText>
        </w:r>
      </w:del>
      <w:ins w:id="294" w:author="Daniel Schindler" w:date="2026-03-09T09:14:00Z" w16du:dateUtc="2026-03-09T16:14:00Z">
        <w:r w:rsidR="0038700D">
          <w:rPr>
            <w:rFonts w:ascii="Garamond" w:hAnsi="Garamond" w:cs="Times New Roman"/>
          </w:rPr>
          <w:t>bolstered by</w:t>
        </w:r>
      </w:ins>
      <w:del w:id="295" w:author="Daniel Schindler" w:date="2026-03-09T09:14:00Z" w16du:dateUtc="2026-03-09T16:14:00Z">
        <w:r w:rsidR="007D2894" w:rsidRPr="008605CB" w:rsidDel="0038700D">
          <w:rPr>
            <w:rFonts w:ascii="Garamond" w:hAnsi="Garamond" w:cs="Times New Roman"/>
          </w:rPr>
          <w:delText>on</w:delText>
        </w:r>
      </w:del>
      <w:r w:rsidR="007D2894" w:rsidRPr="008605CB">
        <w:rPr>
          <w:rFonts w:ascii="Garamond" w:hAnsi="Garamond" w:cs="Times New Roman"/>
        </w:rPr>
        <w:t xml:space="preserve"> patterns </w:t>
      </w:r>
      <w:del w:id="296" w:author="Daniel Schindler" w:date="2026-03-09T09:14:00Z" w16du:dateUtc="2026-03-09T16:14:00Z">
        <w:r w:rsidR="007D2894" w:rsidRPr="008605CB" w:rsidDel="0038700D">
          <w:rPr>
            <w:rFonts w:ascii="Garamond" w:hAnsi="Garamond" w:cs="Times New Roman"/>
          </w:rPr>
          <w:delText xml:space="preserve">established </w:delText>
        </w:r>
      </w:del>
      <w:ins w:id="297" w:author="Daniel Schindler" w:date="2026-03-09T09:14:00Z" w16du:dateUtc="2026-03-09T16:14:00Z">
        <w:r w:rsidR="0038700D">
          <w:rPr>
            <w:rFonts w:ascii="Garamond" w:hAnsi="Garamond" w:cs="Times New Roman"/>
          </w:rPr>
          <w:t>observed</w:t>
        </w:r>
        <w:r w:rsidR="0038700D" w:rsidRPr="008605CB">
          <w:rPr>
            <w:rFonts w:ascii="Garamond" w:hAnsi="Garamond" w:cs="Times New Roman"/>
          </w:rPr>
          <w:t xml:space="preserve"> </w:t>
        </w:r>
      </w:ins>
      <w:r w:rsidR="007D2894" w:rsidRPr="008605CB">
        <w:rPr>
          <w:rFonts w:ascii="Garamond" w:hAnsi="Garamond" w:cs="Times New Roman"/>
        </w:rPr>
        <w:t xml:space="preserve">in other systems </w:t>
      </w:r>
      <w:r w:rsidR="007E1736" w:rsidRPr="008605CB">
        <w:rPr>
          <w:rFonts w:ascii="Garamond" w:hAnsi="Garamond" w:cs="Times New Roman"/>
        </w:rPr>
        <w:fldChar w:fldCharType="begin"/>
      </w:r>
      <w:r w:rsidR="00DF28C6" w:rsidRPr="008605CB">
        <w:rPr>
          <w:rFonts w:ascii="Garamond" w:hAnsi="Garamond" w:cs="Times New Roman"/>
        </w:rPr>
        <w:instrText xml:space="preserve"> ADDIN ZOTERO_ITEM CSL_CITATION {"citationID":"DfGnnmMb","properties":{"formattedCitation":"(S. C. Clark et al., 2015)","plainCitation":"(S. C. Clark et al., 2015)","noteIndex":0},"citationItems":[{"id":5370,"uris":["http://zotero.org/users/8421274/items/CSEI4Y28"],"itemData":{"id":5370,"type":"article-journal","abstract":"Variation in the timing of migration to freshwaters to spawn is one important dimension of the life history variation within individual salmon stocks. That variable has important implications for developing sustainable fisheries that simultaneously exploit multiple populations within the same geographic area. We examined the variation in migration timing of adult Chinook Salmon Oncorhynchus tshawytscha within the Togiak River system of southwest Alaska to determine whether fish that spawned in different habitats migrated into freshwater from the ocean at different times. In particular, we evaluated whether there were watershed</w:instrText>
      </w:r>
      <w:r w:rsidR="00DF28C6" w:rsidRPr="008605CB">
        <w:rPr>
          <w:rFonts w:ascii="Cambria Math" w:hAnsi="Cambria Math" w:cs="Cambria Math"/>
        </w:rPr>
        <w:instrText>‐</w:instrText>
      </w:r>
      <w:r w:rsidR="00DF28C6" w:rsidRPr="008605CB">
        <w:rPr>
          <w:rFonts w:ascii="Garamond" w:hAnsi="Garamond" w:cs="Times New Roman"/>
        </w:rPr>
        <w:instrText>wide effects of body size, sex, spawning location, and year on the timing of spawning</w:instrText>
      </w:r>
      <w:r w:rsidR="00DF28C6" w:rsidRPr="008605CB">
        <w:rPr>
          <w:rFonts w:ascii="Cambria Math" w:hAnsi="Cambria Math" w:cs="Cambria Math"/>
        </w:rPr>
        <w:instrText>‐</w:instrText>
      </w:r>
      <w:r w:rsidR="00DF28C6" w:rsidRPr="008605CB">
        <w:rPr>
          <w:rFonts w:ascii="Garamond" w:hAnsi="Garamond" w:cs="Times New Roman"/>
        </w:rPr>
        <w:instrText>run migration into the Togiak River. Migration data and spawning fate were collected using radiotelemetry and analyzed with mixed effects models to account for among</w:instrText>
      </w:r>
      <w:r w:rsidR="00DF28C6" w:rsidRPr="008605CB">
        <w:rPr>
          <w:rFonts w:ascii="Cambria Math" w:hAnsi="Cambria Math" w:cs="Cambria Math"/>
        </w:rPr>
        <w:instrText>‐</w:instrText>
      </w:r>
      <w:r w:rsidR="00DF28C6" w:rsidRPr="008605CB">
        <w:rPr>
          <w:rFonts w:ascii="Garamond" w:hAnsi="Garamond" w:cs="Times New Roman"/>
        </w:rPr>
        <w:instrText xml:space="preserve">year variation in migration timing across the 4 years of the study. We found that migration timing of Chinook Salmon in the Togiak watershed is segregated by spawning location and sex and is consistent across body sizes and years. Fish that spawned higher in the watershed had a tendency to enter freshwater earlier than fish that spawned lower in the watershed and in the main stem of the river. Our results indicate clear stock structure in the migration of spawning Chinook Salmon to the Togiak River watershed, suggesting that it is important to distribute harvest over the entire distribution of Chinook Salmon run timing to minimize the risk of overexploiting certain components of the stock complex.","container-title":"Transactions of the American Fisheries Society","DOI":"10.1080/00028487.2015.1031281","ISSN":"0002-8487","issue":"4","journalAbbreviation":"Transactions of the American Fisheries Society","page":"829-836","source":"Silverchair","title":"Migration Timing of Adult Chinook Salmon into the Togiak River, Alaska, Watershed: Is There Evidence for Stock Structure?","title-short":"Migration Timing of Adult Chinook Salmon into the Togiak River, Alaska, Watershed","volume":"144","author":[{"family":"Clark","given":"Sydney C."},{"family":"Tanner","given":"Theresa L."},{"family":"Sethi","given":"Suresh A."},{"family":"Bentley","given":"Kale T."},{"family":"Schindler","given":"Daniel E."}],"issued":{"date-parts":[["2015",7,1]]}}}],"schema":"https://github.com/citation-style-language/schema/raw/master/csl-citation.json"} </w:instrText>
      </w:r>
      <w:r w:rsidR="007E1736" w:rsidRPr="008605CB">
        <w:rPr>
          <w:rFonts w:ascii="Garamond" w:hAnsi="Garamond" w:cs="Times New Roman"/>
        </w:rPr>
        <w:fldChar w:fldCharType="separate"/>
      </w:r>
      <w:r w:rsidR="00DF28C6" w:rsidRPr="008605CB">
        <w:rPr>
          <w:rFonts w:ascii="Garamond" w:hAnsi="Garamond" w:cs="Times New Roman"/>
          <w:noProof/>
        </w:rPr>
        <w:t>(S. C. Clark et al., 2015)</w:t>
      </w:r>
      <w:r w:rsidR="007E1736" w:rsidRPr="008605CB">
        <w:rPr>
          <w:rFonts w:ascii="Garamond" w:hAnsi="Garamond" w:cs="Times New Roman"/>
        </w:rPr>
        <w:fldChar w:fldCharType="end"/>
      </w:r>
      <w:r w:rsidR="007E1736" w:rsidRPr="008605CB">
        <w:rPr>
          <w:rFonts w:ascii="Garamond" w:hAnsi="Garamond" w:cs="Times New Roman"/>
        </w:rPr>
        <w:t xml:space="preserve">, </w:t>
      </w:r>
      <w:r w:rsidR="002574F7" w:rsidRPr="008605CB">
        <w:rPr>
          <w:rFonts w:ascii="Garamond" w:hAnsi="Garamond" w:cs="Times New Roman"/>
        </w:rPr>
        <w:lastRenderedPageBreak/>
        <w:t>supported</w:t>
      </w:r>
      <w:r w:rsidR="007D2894" w:rsidRPr="008605CB">
        <w:rPr>
          <w:rFonts w:ascii="Garamond" w:hAnsi="Garamond" w:cs="Times New Roman"/>
        </w:rPr>
        <w:t xml:space="preserve"> by telemetry data in the Kuskokwim </w:t>
      </w:r>
      <w:r w:rsidR="00C41758" w:rsidRPr="008605CB">
        <w:rPr>
          <w:rFonts w:ascii="Garamond" w:hAnsi="Garamond" w:cs="Times New Roman"/>
        </w:rPr>
        <w:fldChar w:fldCharType="begin"/>
      </w:r>
      <w:r w:rsidR="003157C4" w:rsidRPr="008605CB">
        <w:rPr>
          <w:rFonts w:ascii="Garamond" w:hAnsi="Garamond" w:cs="Times New Roman"/>
        </w:rPr>
        <w:instrText xml:space="preserve"> ADDIN ZOTERO_ITEM CSL_CITATION {"citationID":"63CDq9nT","properties":{"formattedCitation":"(J. N. Clark &amp; Smith, 2019; Head et al., 2017; Smith &amp; Liller, 2017a, 2017b)","plainCitation":"(J. N. Clark &amp; Smith, 2019; Head et al., 2017; Smith &amp; Liller, 2017a, 2017b)","noteIndex":0},"citationItems":[{"id":5951,"uris":["http://zotero.org/users/8421274/items/CIAC53WC"],"itemData":{"id":5951,"type":"article-journal","collection-title":"Alaska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J"}],"issued":{"date-parts":[["2019"]]}}},{"id":5945,"uris":["http://zotero.org/users/8421274/items/SEG4LZ34"],"itemData":{"id":5945,"type":"report","collection-title":"Alaska Department of Fish and Game, Fishery Data Series No. 17-23, Anchorage.","language":"en","source":"Zotero","title":"Inriver abundance of Kuskokwim River Chinook salmon, 2014.","author":[{"family":"Head","given":"Jordan M"},{"family":"Smith","given":"Nicholas J"},{"family":"Liller","given":"Zachary W"}],"issued":{"date-parts":[["2017"]]}}},{"id":5947,"uris":["http://zotero.org/users/8421274/items/Q33MW6W6"],"itemData":{"id":5947,"type":"report","collection-title":"Alaska Department of Fish and Game, Fishery Data Series No. 17-22, Anchorage.","language":"en","source":"Zotero","title":"Inriver abundance and migration characteristics of Kuskokwim River Chinook salmon, 2015.","author":[{"family":"Smith","given":"Nicholas J."},{"family":"Liller","given":"Zachary W."}],"issued":{"date-parts":[["2017"]]}}},{"id":5949,"uris":["http://zotero.org/users/8421274/items/LBRV3BM5"],"itemData":{"id":5949,"type":"article-journal","collection-title":"Alaska Department of Fish and Game, Fishery Data Series No. 17-47, Anchorage.","language":"en","source":"Zotero","title":"Inriver abundance and migration characteristics of Kuskokwim River Chinook salmon, 2016.","author":[{"family":"Smith","given":"Nicholas J."},{"family":"Liller","given":"Zachary W."}],"issued":{"date-parts":[["2017"]]}}}],"schema":"https://github.com/citation-style-language/schema/raw/master/csl-citation.json"} </w:instrText>
      </w:r>
      <w:r w:rsidR="00C41758" w:rsidRPr="008605CB">
        <w:rPr>
          <w:rFonts w:ascii="Garamond" w:hAnsi="Garamond" w:cs="Times New Roman"/>
        </w:rPr>
        <w:fldChar w:fldCharType="separate"/>
      </w:r>
      <w:r w:rsidR="003157C4" w:rsidRPr="008605CB">
        <w:rPr>
          <w:rFonts w:ascii="Garamond" w:hAnsi="Garamond" w:cs="Times New Roman"/>
          <w:noProof/>
        </w:rPr>
        <w:t>(J. N. Clark &amp; Smith, 2019; Head et al., 2017; Smith &amp; Liller, 2017a, 2017b)</w:t>
      </w:r>
      <w:r w:rsidR="00C41758" w:rsidRPr="008605CB">
        <w:rPr>
          <w:rFonts w:ascii="Garamond" w:hAnsi="Garamond" w:cs="Times New Roman"/>
        </w:rPr>
        <w:fldChar w:fldCharType="end"/>
      </w:r>
      <w:r w:rsidR="00DF28C6" w:rsidRPr="008605CB">
        <w:rPr>
          <w:rFonts w:ascii="Garamond" w:hAnsi="Garamond" w:cs="Times New Roman"/>
        </w:rPr>
        <w:t>,</w:t>
      </w:r>
      <w:r w:rsidR="00C27BF0" w:rsidRPr="008605CB">
        <w:rPr>
          <w:rFonts w:ascii="Garamond" w:hAnsi="Garamond" w:cs="Times New Roman"/>
        </w:rPr>
        <w:t xml:space="preserve"> and </w:t>
      </w:r>
      <w:r w:rsidR="002574F7" w:rsidRPr="008605CB">
        <w:rPr>
          <w:rFonts w:ascii="Garamond" w:hAnsi="Garamond" w:cs="Times New Roman"/>
        </w:rPr>
        <w:t xml:space="preserve">further </w:t>
      </w:r>
      <w:del w:id="298" w:author="Daniel Schindler" w:date="2026-03-09T09:16:00Z" w16du:dateUtc="2026-03-09T16:16:00Z">
        <w:r w:rsidR="002574F7" w:rsidRPr="008605CB" w:rsidDel="00C26378">
          <w:rPr>
            <w:rFonts w:ascii="Garamond" w:hAnsi="Garamond" w:cs="Times New Roman"/>
          </w:rPr>
          <w:delText xml:space="preserve">corroborated </w:delText>
        </w:r>
      </w:del>
      <w:ins w:id="299" w:author="Daniel Schindler" w:date="2026-03-09T09:16:00Z" w16du:dateUtc="2026-03-09T16:16:00Z">
        <w:r w:rsidR="00C26378">
          <w:rPr>
            <w:rFonts w:ascii="Garamond" w:hAnsi="Garamond" w:cs="Times New Roman"/>
          </w:rPr>
          <w:t>motivated</w:t>
        </w:r>
        <w:r w:rsidR="00C26378" w:rsidRPr="008605CB">
          <w:rPr>
            <w:rFonts w:ascii="Garamond" w:hAnsi="Garamond" w:cs="Times New Roman"/>
          </w:rPr>
          <w:t xml:space="preserve"> </w:t>
        </w:r>
      </w:ins>
      <w:r w:rsidR="00C27BF0" w:rsidRPr="008605CB">
        <w:rPr>
          <w:rFonts w:ascii="Garamond" w:hAnsi="Garamond" w:cs="Times New Roman"/>
        </w:rPr>
        <w:t xml:space="preserve">by traditional </w:t>
      </w:r>
      <w:r w:rsidR="00EA0134">
        <w:rPr>
          <w:rFonts w:ascii="Garamond" w:hAnsi="Garamond" w:cs="Times New Roman"/>
        </w:rPr>
        <w:t xml:space="preserve">and local </w:t>
      </w:r>
      <w:r w:rsidR="00C27BF0" w:rsidRPr="008605CB">
        <w:rPr>
          <w:rFonts w:ascii="Garamond" w:hAnsi="Garamond" w:cs="Times New Roman"/>
        </w:rPr>
        <w:t xml:space="preserve">knowledge </w:t>
      </w:r>
      <w:r w:rsidR="00E471DA" w:rsidRPr="008605CB">
        <w:rPr>
          <w:rFonts w:ascii="Garamond" w:hAnsi="Garamond" w:cs="Times New Roman"/>
        </w:rPr>
        <w:t xml:space="preserve">held by </w:t>
      </w:r>
      <w:r w:rsidR="00240DD3">
        <w:rPr>
          <w:rFonts w:ascii="Garamond" w:hAnsi="Garamond" w:cs="Times New Roman"/>
        </w:rPr>
        <w:t xml:space="preserve">Tribal citizens and </w:t>
      </w:r>
      <w:r w:rsidR="00C27BF0" w:rsidRPr="008605CB">
        <w:rPr>
          <w:rFonts w:ascii="Garamond" w:hAnsi="Garamond" w:cs="Times New Roman"/>
        </w:rPr>
        <w:t>stakeholders</w:t>
      </w:r>
      <w:r w:rsidR="007D2894" w:rsidRPr="008605CB">
        <w:rPr>
          <w:rFonts w:ascii="Garamond" w:hAnsi="Garamond" w:cs="Times New Roman"/>
        </w:rPr>
        <w:t xml:space="preserve">. </w:t>
      </w:r>
      <w:r w:rsidR="00066D9D" w:rsidRPr="008605CB">
        <w:rPr>
          <w:rFonts w:ascii="Garamond" w:hAnsi="Garamond" w:cs="Times New Roman"/>
        </w:rPr>
        <w:t xml:space="preserve">By protecting upriver stocks, managers aim to </w:t>
      </w:r>
      <w:r w:rsidR="007D2894" w:rsidRPr="008605CB">
        <w:rPr>
          <w:rFonts w:ascii="Garamond" w:hAnsi="Garamond" w:cs="Times New Roman"/>
        </w:rPr>
        <w:t>support basin-wide escapement goals, provide</w:t>
      </w:r>
      <w:r w:rsidR="004025ED">
        <w:rPr>
          <w:rFonts w:ascii="Garamond" w:hAnsi="Garamond" w:cs="Times New Roman"/>
        </w:rPr>
        <w:t xml:space="preserve"> more equitable</w:t>
      </w:r>
      <w:r w:rsidR="007D2894" w:rsidRPr="008605CB">
        <w:rPr>
          <w:rFonts w:ascii="Garamond" w:hAnsi="Garamond" w:cs="Times New Roman"/>
        </w:rPr>
        <w:t xml:space="preserve"> harvest opportunities to upstream communities, and protect upper river stocks which are at heightened risk of overharvest but contribute disproportionately to </w:t>
      </w:r>
      <w:r w:rsidR="004025ED">
        <w:rPr>
          <w:rFonts w:ascii="Garamond" w:hAnsi="Garamond" w:cs="Times New Roman"/>
        </w:rPr>
        <w:t xml:space="preserve">stabilizing </w:t>
      </w:r>
      <w:r w:rsidR="007D2894" w:rsidRPr="008605CB">
        <w:rPr>
          <w:rFonts w:ascii="Garamond" w:hAnsi="Garamond" w:cs="Times New Roman"/>
        </w:rPr>
        <w:t>downstream fisher</w:t>
      </w:r>
      <w:r w:rsidR="004025ED">
        <w:rPr>
          <w:rFonts w:ascii="Garamond" w:hAnsi="Garamond" w:cs="Times New Roman"/>
        </w:rPr>
        <w:t>y dynamics.</w:t>
      </w:r>
      <w:r w:rsidR="007D2894" w:rsidRPr="008605CB">
        <w:rPr>
          <w:rFonts w:ascii="Garamond" w:hAnsi="Garamond" w:cs="Times New Roman"/>
        </w:rPr>
        <w:t xml:space="preserve"> </w:t>
      </w:r>
      <w:r w:rsidR="00F20CE9" w:rsidRPr="008605CB">
        <w:rPr>
          <w:rFonts w:ascii="Garamond" w:hAnsi="Garamond" w:cs="Times New Roman"/>
        </w:rPr>
        <w:t>However,</w:t>
      </w:r>
      <w:r w:rsidR="00044401" w:rsidRPr="008605CB">
        <w:rPr>
          <w:rFonts w:ascii="Garamond" w:hAnsi="Garamond" w:cs="Times New Roman"/>
        </w:rPr>
        <w:t xml:space="preserve"> </w:t>
      </w:r>
      <w:r w:rsidR="00FD5572" w:rsidRPr="008605CB">
        <w:rPr>
          <w:rFonts w:ascii="Garamond" w:hAnsi="Garamond" w:cs="Times New Roman"/>
        </w:rPr>
        <w:t>the spatial ecology of Chinook salmon in the Kuskokwim River basin remains poorly understood</w:t>
      </w:r>
      <w:r w:rsidR="00E471DA" w:rsidRPr="008605CB">
        <w:rPr>
          <w:rFonts w:ascii="Garamond" w:hAnsi="Garamond" w:cs="Times New Roman"/>
        </w:rPr>
        <w:t xml:space="preserve"> </w:t>
      </w:r>
      <w:r w:rsidR="004025ED">
        <w:rPr>
          <w:rFonts w:ascii="Garamond" w:hAnsi="Garamond" w:cs="Times New Roman"/>
        </w:rPr>
        <w:t xml:space="preserve">at the watershed scale, </w:t>
      </w:r>
      <w:r w:rsidR="00E471DA" w:rsidRPr="008605CB">
        <w:rPr>
          <w:rFonts w:ascii="Garamond" w:hAnsi="Garamond" w:cs="Times New Roman"/>
        </w:rPr>
        <w:t>and</w:t>
      </w:r>
      <w:r w:rsidR="00F20CE9" w:rsidRPr="008605CB">
        <w:rPr>
          <w:rFonts w:ascii="Garamond" w:hAnsi="Garamond" w:cs="Times New Roman"/>
        </w:rPr>
        <w:t xml:space="preserve"> </w:t>
      </w:r>
      <w:r w:rsidR="004025ED">
        <w:rPr>
          <w:rStyle w:val="Strong"/>
          <w:rFonts w:ascii="Garamond" w:hAnsi="Garamond" w:cs="Times New Roman"/>
          <w:b w:val="0"/>
          <w:bCs w:val="0"/>
        </w:rPr>
        <w:t>whether t</w:t>
      </w:r>
      <w:r w:rsidR="00746351">
        <w:rPr>
          <w:rStyle w:val="Strong"/>
          <w:rFonts w:ascii="Garamond" w:hAnsi="Garamond" w:cs="Times New Roman"/>
          <w:b w:val="0"/>
          <w:bCs w:val="0"/>
        </w:rPr>
        <w:t>he</w:t>
      </w:r>
      <w:r w:rsidR="004C3939" w:rsidRPr="008605CB">
        <w:rPr>
          <w:rFonts w:ascii="Garamond" w:hAnsi="Garamond" w:cs="Times New Roman"/>
        </w:rPr>
        <w:t xml:space="preserve"> </w:t>
      </w:r>
      <w:r w:rsidR="00F20CE9" w:rsidRPr="008605CB">
        <w:rPr>
          <w:rFonts w:ascii="Garamond" w:hAnsi="Garamond" w:cs="Times New Roman"/>
        </w:rPr>
        <w:t xml:space="preserve">interaction </w:t>
      </w:r>
      <w:r w:rsidR="00F20CE9" w:rsidRPr="008605CB">
        <w:rPr>
          <w:rStyle w:val="Strong"/>
          <w:rFonts w:ascii="Garamond" w:hAnsi="Garamond" w:cs="Times New Roman"/>
          <w:b w:val="0"/>
          <w:bCs w:val="0"/>
        </w:rPr>
        <w:t>between</w:t>
      </w:r>
      <w:r w:rsidR="00F20CE9" w:rsidRPr="008605CB">
        <w:rPr>
          <w:rFonts w:ascii="Garamond" w:hAnsi="Garamond" w:cs="Times New Roman"/>
        </w:rPr>
        <w:t xml:space="preserve"> </w:t>
      </w:r>
      <w:r w:rsidR="00210C30">
        <w:rPr>
          <w:rFonts w:ascii="Garamond" w:hAnsi="Garamond" w:cs="Times New Roman"/>
        </w:rPr>
        <w:t>population</w:t>
      </w:r>
      <w:r w:rsidR="004C3939" w:rsidRPr="008605CB">
        <w:rPr>
          <w:rFonts w:ascii="Garamond" w:hAnsi="Garamond" w:cs="Times New Roman"/>
        </w:rPr>
        <w:t>-specific migration patterns</w:t>
      </w:r>
      <w:r w:rsidR="00F20CE9" w:rsidRPr="008605CB">
        <w:rPr>
          <w:rFonts w:ascii="Garamond" w:hAnsi="Garamond" w:cs="Times New Roman"/>
        </w:rPr>
        <w:t xml:space="preserve"> and the front-end closure </w:t>
      </w:r>
      <w:r w:rsidR="00715F4A">
        <w:rPr>
          <w:rFonts w:ascii="Garamond" w:hAnsi="Garamond" w:cs="Times New Roman"/>
        </w:rPr>
        <w:t xml:space="preserve">has the potential to </w:t>
      </w:r>
      <w:r w:rsidR="00F20CE9" w:rsidRPr="008605CB">
        <w:rPr>
          <w:rFonts w:ascii="Garamond" w:hAnsi="Garamond" w:cs="Times New Roman"/>
        </w:rPr>
        <w:t xml:space="preserve">protect upstream stocks as </w:t>
      </w:r>
      <w:r w:rsidR="00F20CE9" w:rsidRPr="008605CB">
        <w:rPr>
          <w:rStyle w:val="Strong"/>
          <w:rFonts w:ascii="Garamond" w:hAnsi="Garamond" w:cs="Times New Roman"/>
          <w:b w:val="0"/>
          <w:bCs w:val="0"/>
        </w:rPr>
        <w:t>intended</w:t>
      </w:r>
      <w:r w:rsidR="004B5E0E" w:rsidRPr="008605CB">
        <w:rPr>
          <w:rFonts w:ascii="Garamond" w:hAnsi="Garamond" w:cs="Times New Roman"/>
          <w:b/>
          <w:bCs/>
        </w:rPr>
        <w:t xml:space="preserve"> </w:t>
      </w:r>
      <w:r w:rsidR="004B5E0E" w:rsidRPr="008605CB">
        <w:rPr>
          <w:rFonts w:ascii="Garamond" w:hAnsi="Garamond" w:cs="Times New Roman"/>
        </w:rPr>
        <w:t>is not</w:t>
      </w:r>
      <w:r w:rsidR="00636C9F" w:rsidRPr="008605CB">
        <w:rPr>
          <w:rFonts w:ascii="Garamond" w:hAnsi="Garamond" w:cs="Times New Roman"/>
        </w:rPr>
        <w:t xml:space="preserve"> currently</w:t>
      </w:r>
      <w:r w:rsidR="004025ED">
        <w:rPr>
          <w:rFonts w:ascii="Garamond" w:hAnsi="Garamond" w:cs="Times New Roman"/>
        </w:rPr>
        <w:t xml:space="preserve"> </w:t>
      </w:r>
      <w:r w:rsidR="00636C9F" w:rsidRPr="008605CB">
        <w:rPr>
          <w:rFonts w:ascii="Garamond" w:hAnsi="Garamond" w:cs="Times New Roman"/>
        </w:rPr>
        <w:t xml:space="preserve">well </w:t>
      </w:r>
      <w:r w:rsidR="004B5E0E" w:rsidRPr="008605CB">
        <w:rPr>
          <w:rFonts w:ascii="Garamond" w:hAnsi="Garamond" w:cs="Times New Roman"/>
        </w:rPr>
        <w:t>known.</w:t>
      </w:r>
      <w:r w:rsidR="004B5E0E" w:rsidRPr="008605CB">
        <w:rPr>
          <w:rFonts w:ascii="Garamond" w:hAnsi="Garamond" w:cs="Times New Roman"/>
          <w:b/>
          <w:bCs/>
        </w:rPr>
        <w:t xml:space="preserve"> </w:t>
      </w:r>
      <w:r w:rsidR="00F20CE9" w:rsidRPr="008605CB">
        <w:rPr>
          <w:rFonts w:ascii="Garamond" w:hAnsi="Garamond" w:cs="Times New Roman"/>
        </w:rPr>
        <w:t xml:space="preserve"> </w:t>
      </w:r>
    </w:p>
    <w:p w14:paraId="4B48F71D" w14:textId="54AF7BEB" w:rsidR="00A72EBD" w:rsidRPr="008605CB" w:rsidRDefault="00A72EBD" w:rsidP="00A72EBD">
      <w:pPr>
        <w:spacing w:line="480" w:lineRule="auto"/>
        <w:ind w:firstLine="720"/>
        <w:rPr>
          <w:rFonts w:ascii="Garamond" w:hAnsi="Garamond" w:cs="Times New Roman"/>
          <w:b/>
          <w:bCs/>
        </w:rPr>
      </w:pPr>
      <w:r w:rsidRPr="008605CB">
        <w:rPr>
          <w:rFonts w:ascii="Garamond" w:hAnsi="Garamond" w:cs="Times New Roman"/>
        </w:rPr>
        <w:t xml:space="preserve">Here, we use otolith chemistry from fish caught during </w:t>
      </w:r>
      <w:r w:rsidR="00AB2317">
        <w:rPr>
          <w:rFonts w:ascii="Garamond" w:hAnsi="Garamond" w:cs="Times New Roman"/>
        </w:rPr>
        <w:t>a</w:t>
      </w:r>
      <w:r w:rsidR="00FA379B">
        <w:rPr>
          <w:rFonts w:ascii="Garamond" w:hAnsi="Garamond" w:cs="Times New Roman"/>
        </w:rPr>
        <w:t xml:space="preserve"> test</w:t>
      </w:r>
      <w:r w:rsidR="00AB2317">
        <w:rPr>
          <w:rFonts w:ascii="Garamond" w:hAnsi="Garamond" w:cs="Times New Roman"/>
        </w:rPr>
        <w:t xml:space="preserve"> </w:t>
      </w:r>
      <w:r w:rsidRPr="008605CB">
        <w:rPr>
          <w:rFonts w:ascii="Garamond" w:hAnsi="Garamond" w:cs="Times New Roman"/>
        </w:rPr>
        <w:t>fisher</w:t>
      </w:r>
      <w:r w:rsidR="00AB2317">
        <w:rPr>
          <w:rFonts w:ascii="Garamond" w:hAnsi="Garamond" w:cs="Times New Roman"/>
        </w:rPr>
        <w:t>y</w:t>
      </w:r>
      <w:r w:rsidRPr="008605CB">
        <w:rPr>
          <w:rFonts w:ascii="Garamond" w:hAnsi="Garamond" w:cs="Times New Roman"/>
        </w:rPr>
        <w:t xml:space="preserve"> throughout the seasonal migration period over six years in the Kuskokwim River to reconstruct spatiotemporal patterns of Chinook salmon returns. The limited genetic structure </w:t>
      </w:r>
      <w:r w:rsidR="00FF6246">
        <w:rPr>
          <w:rFonts w:ascii="Garamond" w:hAnsi="Garamond" w:cs="Times New Roman"/>
        </w:rPr>
        <w:t xml:space="preserve">of Chinook salmon in this region </w:t>
      </w:r>
      <w:r w:rsidRPr="008605CB">
        <w:rPr>
          <w:rFonts w:ascii="Garamond" w:hAnsi="Garamond" w:cs="Times New Roman"/>
        </w:rPr>
        <w:t xml:space="preserve">precludes using genetic approaches to quantify migration timing of different </w:t>
      </w:r>
      <w:r w:rsidR="00FF6246">
        <w:rPr>
          <w:rFonts w:ascii="Garamond" w:hAnsi="Garamond" w:cs="Times New Roman"/>
        </w:rPr>
        <w:t xml:space="preserve">populations </w:t>
      </w:r>
      <w:r w:rsidRPr="008605CB">
        <w:rPr>
          <w:rFonts w:ascii="Garamond" w:hAnsi="Garamond" w:cs="Times New Roman"/>
        </w:rPr>
        <w:t>throughout the watershed. Otolith-based methods for estimating provenance therefore offer a novel approach to: (1) identify the spatiotemporal structure of returning populations in the Kuskokwim River basin, and (2) evaluate potential impacts of front-end closures on conserving population diversity within salmon stock complexes returning to large, remote</w:t>
      </w:r>
      <w:r w:rsidR="00AB2317">
        <w:rPr>
          <w:rFonts w:ascii="Garamond" w:hAnsi="Garamond" w:cs="Times New Roman"/>
        </w:rPr>
        <w:t>,</w:t>
      </w:r>
      <w:r w:rsidRPr="008605CB">
        <w:rPr>
          <w:rFonts w:ascii="Garamond" w:hAnsi="Garamond" w:cs="Times New Roman"/>
        </w:rPr>
        <w:t xml:space="preserve"> watersheds.</w:t>
      </w:r>
    </w:p>
    <w:p w14:paraId="773D6EA7" w14:textId="77777777" w:rsidR="00606787" w:rsidRDefault="00606787" w:rsidP="009833DB">
      <w:pPr>
        <w:spacing w:line="480" w:lineRule="auto"/>
        <w:rPr>
          <w:rFonts w:ascii="Times New Roman" w:hAnsi="Times New Roman" w:cs="Times New Roman"/>
          <w:b/>
          <w:bCs/>
          <w:sz w:val="28"/>
          <w:szCs w:val="28"/>
          <w:u w:val="single"/>
        </w:rPr>
      </w:pPr>
    </w:p>
    <w:p w14:paraId="2A0F64D4" w14:textId="47D9D529" w:rsidR="009833DB" w:rsidRPr="008605CB" w:rsidRDefault="00467885" w:rsidP="009833DB">
      <w:pPr>
        <w:spacing w:line="480" w:lineRule="auto"/>
        <w:rPr>
          <w:rFonts w:ascii="Garamond" w:hAnsi="Garamond" w:cs="Times New Roman"/>
          <w:b/>
          <w:bCs/>
          <w:sz w:val="28"/>
          <w:szCs w:val="28"/>
          <w:u w:val="single"/>
        </w:rPr>
      </w:pPr>
      <w:r w:rsidRPr="008605CB">
        <w:rPr>
          <w:rFonts w:ascii="Garamond" w:hAnsi="Garamond" w:cs="Times New Roman"/>
          <w:b/>
          <w:bCs/>
          <w:sz w:val="28"/>
          <w:szCs w:val="28"/>
          <w:u w:val="single"/>
        </w:rPr>
        <w:t xml:space="preserve">Materials and </w:t>
      </w:r>
      <w:r w:rsidR="009833DB" w:rsidRPr="008605CB">
        <w:rPr>
          <w:rFonts w:ascii="Garamond" w:hAnsi="Garamond" w:cs="Times New Roman"/>
          <w:b/>
          <w:bCs/>
          <w:sz w:val="28"/>
          <w:szCs w:val="28"/>
          <w:u w:val="single"/>
        </w:rPr>
        <w:t xml:space="preserve">Methods: </w:t>
      </w:r>
    </w:p>
    <w:p w14:paraId="2B9BE153" w14:textId="1563F8E5" w:rsidR="009833DB" w:rsidRPr="008605CB" w:rsidRDefault="009833DB" w:rsidP="009833DB">
      <w:pPr>
        <w:spacing w:line="480" w:lineRule="auto"/>
        <w:rPr>
          <w:rFonts w:ascii="Garamond" w:hAnsi="Garamond" w:cs="Times New Roman"/>
          <w:b/>
          <w:bCs/>
        </w:rPr>
      </w:pPr>
      <w:r w:rsidRPr="008605CB">
        <w:rPr>
          <w:rFonts w:ascii="Garamond" w:hAnsi="Garamond" w:cs="Times New Roman"/>
          <w:b/>
          <w:bCs/>
        </w:rPr>
        <w:t xml:space="preserve">Otolith </w:t>
      </w:r>
      <w:r w:rsidR="00F21C45" w:rsidRPr="008605CB">
        <w:rPr>
          <w:rFonts w:ascii="Garamond" w:hAnsi="Garamond" w:cs="Times New Roman"/>
          <w:b/>
          <w:bCs/>
        </w:rPr>
        <w:t>samples</w:t>
      </w:r>
    </w:p>
    <w:p w14:paraId="2C50ADFF" w14:textId="275DC3F3" w:rsidR="009C079F" w:rsidRPr="008605CB" w:rsidRDefault="003A1EB0" w:rsidP="009C079F">
      <w:pPr>
        <w:spacing w:line="480" w:lineRule="auto"/>
        <w:ind w:firstLine="720"/>
        <w:rPr>
          <w:rFonts w:ascii="Garamond" w:eastAsia="Times New Roman" w:hAnsi="Garamond" w:cs="Times New Roman"/>
          <w:kern w:val="0"/>
          <w14:ligatures w14:val="none"/>
        </w:rPr>
      </w:pPr>
      <w:r w:rsidRPr="008605CB">
        <w:rPr>
          <w:rFonts w:ascii="Garamond" w:eastAsia="Times New Roman" w:hAnsi="Garamond" w:cs="Times New Roman"/>
          <w:kern w:val="0"/>
          <w14:ligatures w14:val="none"/>
        </w:rPr>
        <w:t>Chinook salmon o</w:t>
      </w:r>
      <w:r w:rsidR="009833DB" w:rsidRPr="008605CB">
        <w:rPr>
          <w:rFonts w:ascii="Garamond" w:eastAsia="Times New Roman" w:hAnsi="Garamond" w:cs="Times New Roman"/>
          <w:kern w:val="0"/>
          <w14:ligatures w14:val="none"/>
        </w:rPr>
        <w:t xml:space="preserve">toliths were </w:t>
      </w:r>
      <w:r w:rsidRPr="008605CB">
        <w:rPr>
          <w:rFonts w:ascii="Garamond" w:eastAsia="Times New Roman" w:hAnsi="Garamond" w:cs="Times New Roman"/>
          <w:kern w:val="0"/>
          <w14:ligatures w14:val="none"/>
        </w:rPr>
        <w:t xml:space="preserve">collected </w:t>
      </w:r>
      <w:r w:rsidR="00313CB8" w:rsidRPr="008605CB">
        <w:rPr>
          <w:rFonts w:ascii="Garamond" w:eastAsia="Times New Roman" w:hAnsi="Garamond" w:cs="Times New Roman"/>
          <w:kern w:val="0"/>
          <w14:ligatures w14:val="none"/>
        </w:rPr>
        <w:t>from 2017 to 2022</w:t>
      </w:r>
      <w:r w:rsidR="00E212FE" w:rsidRPr="008605CB">
        <w:rPr>
          <w:rFonts w:ascii="Garamond" w:eastAsia="Times New Roman" w:hAnsi="Garamond" w:cs="Times New Roman"/>
          <w:kern w:val="0"/>
          <w14:ligatures w14:val="none"/>
        </w:rPr>
        <w:t xml:space="preserve"> </w:t>
      </w:r>
      <w:r w:rsidR="00313CB8" w:rsidRPr="008605CB">
        <w:rPr>
          <w:rFonts w:ascii="Garamond" w:eastAsia="Times New Roman" w:hAnsi="Garamond" w:cs="Times New Roman"/>
          <w:kern w:val="0"/>
          <w14:ligatures w14:val="none"/>
        </w:rPr>
        <w:t xml:space="preserve">in </w:t>
      </w:r>
      <w:r w:rsidR="00E212FE" w:rsidRPr="008605CB">
        <w:rPr>
          <w:rFonts w:ascii="Garamond" w:eastAsia="Times New Roman" w:hAnsi="Garamond" w:cs="Times New Roman"/>
          <w:kern w:val="0"/>
          <w14:ligatures w14:val="none"/>
        </w:rPr>
        <w:t xml:space="preserve">the </w:t>
      </w:r>
      <w:r w:rsidR="000C2C96">
        <w:rPr>
          <w:rFonts w:ascii="Garamond" w:eastAsia="Times New Roman" w:hAnsi="Garamond" w:cs="Times New Roman"/>
          <w:kern w:val="0"/>
          <w14:ligatures w14:val="none"/>
        </w:rPr>
        <w:t xml:space="preserve">Alaska Department of Fish &amp; Game </w:t>
      </w:r>
      <w:r w:rsidR="00E212FE" w:rsidRPr="008605CB">
        <w:rPr>
          <w:rFonts w:ascii="Garamond" w:eastAsia="Times New Roman" w:hAnsi="Garamond" w:cs="Times New Roman"/>
          <w:kern w:val="0"/>
          <w14:ligatures w14:val="none"/>
        </w:rPr>
        <w:t xml:space="preserve">Bethel Test Fishery (BTF) near Bethel, Alaska </w:t>
      </w:r>
      <w:r w:rsidR="00313CB8" w:rsidRPr="008605CB">
        <w:rPr>
          <w:rFonts w:ascii="Garamond" w:eastAsia="Times New Roman" w:hAnsi="Garamond" w:cs="Times New Roman"/>
          <w:kern w:val="0"/>
          <w14:ligatures w14:val="none"/>
        </w:rPr>
        <w:t>in collaboration with</w:t>
      </w:r>
      <w:r w:rsidR="00367B6D" w:rsidRPr="008605CB">
        <w:rPr>
          <w:rFonts w:ascii="Garamond" w:eastAsia="Times New Roman" w:hAnsi="Garamond" w:cs="Times New Roman"/>
          <w:kern w:val="0"/>
          <w14:ligatures w14:val="none"/>
        </w:rPr>
        <w:t xml:space="preserve"> the </w:t>
      </w:r>
      <w:proofErr w:type="spellStart"/>
      <w:r w:rsidR="000C2C96" w:rsidRPr="008605CB">
        <w:rPr>
          <w:rFonts w:ascii="Garamond" w:eastAsia="Times New Roman" w:hAnsi="Garamond" w:cs="Times New Roman"/>
          <w:kern w:val="0"/>
          <w14:ligatures w14:val="none"/>
        </w:rPr>
        <w:t>Orutsaramiut</w:t>
      </w:r>
      <w:proofErr w:type="spellEnd"/>
      <w:r w:rsidR="000C2C96" w:rsidRPr="008605CB">
        <w:rPr>
          <w:rFonts w:ascii="Garamond" w:eastAsia="Times New Roman" w:hAnsi="Garamond" w:cs="Times New Roman"/>
          <w:kern w:val="0"/>
          <w14:ligatures w14:val="none"/>
        </w:rPr>
        <w:t xml:space="preserve"> </w:t>
      </w:r>
      <w:r w:rsidR="000C2C96" w:rsidRPr="008605CB">
        <w:rPr>
          <w:rFonts w:ascii="Garamond" w:eastAsia="Times New Roman" w:hAnsi="Garamond" w:cs="Times New Roman"/>
          <w:kern w:val="0"/>
          <w14:ligatures w14:val="none"/>
        </w:rPr>
        <w:lastRenderedPageBreak/>
        <w:t xml:space="preserve">Native Council </w:t>
      </w:r>
      <w:r w:rsidR="00AB3DBB">
        <w:rPr>
          <w:rFonts w:ascii="Garamond" w:eastAsia="Times New Roman" w:hAnsi="Garamond" w:cs="Times New Roman"/>
          <w:kern w:val="0"/>
          <w14:ligatures w14:val="none"/>
        </w:rPr>
        <w:t>fisheries</w:t>
      </w:r>
      <w:r w:rsidR="00AB3DBB" w:rsidRPr="008605CB">
        <w:rPr>
          <w:rFonts w:ascii="Garamond" w:eastAsia="Times New Roman" w:hAnsi="Garamond" w:cs="Times New Roman"/>
          <w:kern w:val="0"/>
          <w14:ligatures w14:val="none"/>
        </w:rPr>
        <w:t xml:space="preserve"> </w:t>
      </w:r>
      <w:r w:rsidR="0036019D" w:rsidRPr="008605CB">
        <w:rPr>
          <w:rFonts w:ascii="Garamond" w:eastAsia="Times New Roman" w:hAnsi="Garamond" w:cs="Times New Roman"/>
          <w:kern w:val="0"/>
          <w14:ligatures w14:val="none"/>
        </w:rPr>
        <w:t>program.</w:t>
      </w:r>
      <w:r w:rsidR="00367B6D" w:rsidRPr="008605CB">
        <w:rPr>
          <w:rFonts w:ascii="Garamond" w:eastAsia="Times New Roman" w:hAnsi="Garamond" w:cs="Times New Roman"/>
          <w:kern w:val="0"/>
          <w14:ligatures w14:val="none"/>
        </w:rPr>
        <w:t xml:space="preserve"> </w:t>
      </w:r>
      <w:r w:rsidR="0082206F" w:rsidRPr="008605CB">
        <w:rPr>
          <w:rFonts w:ascii="Garamond" w:hAnsi="Garamond" w:cs="Times New Roman"/>
        </w:rPr>
        <w:t xml:space="preserve">The BTF was designed to enable in-season assessment of run </w:t>
      </w:r>
      <w:r w:rsidR="00715F4A">
        <w:rPr>
          <w:rFonts w:ascii="Garamond" w:hAnsi="Garamond" w:cs="Times New Roman"/>
        </w:rPr>
        <w:t xml:space="preserve">timing and </w:t>
      </w:r>
      <w:r w:rsidR="0082206F" w:rsidRPr="008605CB">
        <w:rPr>
          <w:rFonts w:ascii="Garamond" w:hAnsi="Garamond" w:cs="Times New Roman"/>
        </w:rPr>
        <w:t>strength</w:t>
      </w:r>
      <w:r w:rsidR="00AB2317">
        <w:rPr>
          <w:rFonts w:ascii="Garamond" w:hAnsi="Garamond" w:cs="Times New Roman"/>
        </w:rPr>
        <w:t>,</w:t>
      </w:r>
      <w:r w:rsidR="0082206F" w:rsidRPr="008605CB">
        <w:rPr>
          <w:rFonts w:ascii="Garamond" w:hAnsi="Garamond" w:cs="Times New Roman"/>
        </w:rPr>
        <w:t xml:space="preserve"> based on </w:t>
      </w:r>
      <w:r w:rsidR="0082206F" w:rsidRPr="004E7B3B">
        <w:rPr>
          <w:rFonts w:ascii="Garamond" w:hAnsi="Garamond" w:cs="Times New Roman"/>
        </w:rPr>
        <w:t>catch-per-unit-</w:t>
      </w:r>
      <w:r w:rsidR="0036019D" w:rsidRPr="004E7B3B">
        <w:rPr>
          <w:rFonts w:ascii="Garamond" w:hAnsi="Garamond" w:cs="Times New Roman"/>
        </w:rPr>
        <w:t>effort</w:t>
      </w:r>
      <w:r w:rsidR="004E7B3B">
        <w:rPr>
          <w:rFonts w:ascii="Garamond" w:hAnsi="Garamond" w:cs="Times New Roman"/>
        </w:rPr>
        <w:t xml:space="preserve"> (CPUE)</w:t>
      </w:r>
      <w:r w:rsidR="0036019D">
        <w:rPr>
          <w:rStyle w:val="CommentReference"/>
        </w:rPr>
        <w:t>,</w:t>
      </w:r>
      <w:r w:rsidR="0036019D" w:rsidRPr="008605CB">
        <w:rPr>
          <w:rFonts w:ascii="Garamond" w:hAnsi="Garamond" w:cs="Times New Roman"/>
        </w:rPr>
        <w:t xml:space="preserve"> </w:t>
      </w:r>
      <w:r w:rsidR="0036019D">
        <w:rPr>
          <w:rFonts w:ascii="Garamond" w:hAnsi="Garamond" w:cs="Times New Roman"/>
        </w:rPr>
        <w:t>to</w:t>
      </w:r>
      <w:r w:rsidR="00AB2317">
        <w:rPr>
          <w:rFonts w:ascii="Garamond" w:hAnsi="Garamond" w:cs="Times New Roman"/>
        </w:rPr>
        <w:t xml:space="preserve"> inform</w:t>
      </w:r>
      <w:r w:rsidR="00AB2317" w:rsidRPr="008605CB">
        <w:rPr>
          <w:rFonts w:ascii="Garamond" w:hAnsi="Garamond" w:cs="Times New Roman"/>
        </w:rPr>
        <w:t xml:space="preserve"> </w:t>
      </w:r>
      <w:r w:rsidR="0082206F" w:rsidRPr="008605CB">
        <w:rPr>
          <w:rFonts w:ascii="Garamond" w:hAnsi="Garamond" w:cs="Times New Roman"/>
        </w:rPr>
        <w:t xml:space="preserve">management decisions for fisheries throughout the river. Fish caught in this fishery </w:t>
      </w:r>
      <w:r w:rsidR="002574F7" w:rsidRPr="008605CB">
        <w:rPr>
          <w:rFonts w:ascii="Garamond" w:hAnsi="Garamond" w:cs="Times New Roman"/>
        </w:rPr>
        <w:t xml:space="preserve">are </w:t>
      </w:r>
      <w:r w:rsidR="0082206F" w:rsidRPr="008605CB">
        <w:rPr>
          <w:rFonts w:ascii="Garamond" w:hAnsi="Garamond" w:cs="Times New Roman"/>
        </w:rPr>
        <w:t xml:space="preserve">a representative sample of returning stocks </w:t>
      </w:r>
      <w:r w:rsidR="002574F7" w:rsidRPr="008605CB">
        <w:rPr>
          <w:rFonts w:ascii="Garamond" w:hAnsi="Garamond" w:cs="Times New Roman"/>
        </w:rPr>
        <w:t>throughout the basin above the test fishery location</w:t>
      </w:r>
      <w:r w:rsidR="0082206F" w:rsidRPr="008605CB">
        <w:rPr>
          <w:rFonts w:ascii="Garamond" w:hAnsi="Garamond" w:cs="Times New Roman"/>
        </w:rPr>
        <w:t xml:space="preserve"> </w:t>
      </w:r>
      <w:r w:rsidR="0082206F" w:rsidRPr="008605CB">
        <w:rPr>
          <w:rFonts w:ascii="Garamond" w:eastAsia="Times New Roman" w:hAnsi="Garamond" w:cs="Times New Roman"/>
          <w:kern w:val="0"/>
          <w14:ligatures w14:val="none"/>
        </w:rPr>
        <w:fldChar w:fldCharType="begin"/>
      </w:r>
      <w:r w:rsidR="0082206F" w:rsidRPr="008605CB">
        <w:rPr>
          <w:rFonts w:ascii="Garamond" w:eastAsia="Times New Roman" w:hAnsi="Garamond" w:cs="Times New Roman"/>
          <w:kern w:val="0"/>
          <w14:ligatures w14:val="none"/>
        </w:rPr>
        <w:instrText xml:space="preserve"> ADDIN ZOTERO_ITEM CSL_CITATION {"citationID":"oT8qdcVg","properties":{"formattedCitation":"(Lipka &amp; Elison, 2015)","plainCitation":"(Lipka &amp; Elison, 2015)","noteIndex":0},"citationItems":[{"id":5567,"uris":["http://zotero.org/users/8421274/items/PMPCYQ6E"],"itemData":{"id":5567,"type":"report","abstract":"OBJECTIVES................................................................................................................................................................ 3 Tasks .............................................................................................................................................................................. 4\nMETHODS .................................................................................................................................................................... 4 Field Operations ............................................................................................................................................................ 4 Test Fishing Index .........................................................................................................................................................5 Age, Sex and Length Composition ................................................................................................................................6 Climatological and Stream Observations ......................................................................................................................7\nRESULTS ...................................................................................................................................................................... 7 Operations...................................................................................................................................................................... 7 Abundance Indices and Run Timing .............................................................................................................................8 Chinook Salmon .......................................................................................................................................................8 Sockeye Salmon........................................................................................................................................................8 Chum Salmon ...........................................................................................................................................................9 Coho Salmon ............................................................................................................................................................9 Climatological and Stream Observations .................................................................................................................... 10 DISCUSSION.............................................................................................................................................................. 10 Abundance Index ......................................................................................................................................................... 10 Chinook Salmon ..................................................................................................................................................... 10 Sockeye Salmon...................................................................................................................................................... 11 Chum Salmon ......................................................................................................................................................... 11 Coho Salmon .......................................................................................................................................................... 11\nCONCLUSION ........................................................................................................................................................... 11 ACKNOWLEDGEMENTS......................................................................................................................................... 12 REFERENCES CITED ............................................................................................................................................... 13 TABLES AND FIGURES ........................................................................................................................................... 15 APPENDIX A: BETHEL TEST FISHERY DRIFT SCHEDUALE ........................................................................... 37 APPENDIX B: HISTORICAL CHINOOK SALMON DATA ................................................................................... 39 APPENDIX C: HISTORICAL SOCKEYE SALMON DATA ................................................................................... 43 APPENDIX D: HISTORICAL CHUM SALMON DATA ......................................................................................... 51 APPENDIX E: HISTORICAL COHO SALMON DATA .......................................................................................... 57 APPENDIX F: HISTORICAL CLIMATOLOGICAL DATA .................................................................................... 63","collection-title":"Fishery Data Series No. 16-06 Anchorage","language":"en","publisher":"Alaska Department of Fish and Game","source":"Zotero","title":"Characterization of the 2012 and 2013 salmon runs in the Kuskokwim River based on the test fishery at Bethel.","author":[{"family":"Lipka","given":"C"},{"family":"Elison","given":"T"}],"issued":{"date-parts":[["2015"]]}}}],"schema":"https://github.com/citation-style-language/schema/raw/master/csl-citation.json"} </w:instrText>
      </w:r>
      <w:r w:rsidR="0082206F" w:rsidRPr="008605CB">
        <w:rPr>
          <w:rFonts w:ascii="Garamond" w:eastAsia="Times New Roman" w:hAnsi="Garamond" w:cs="Times New Roman"/>
          <w:kern w:val="0"/>
          <w14:ligatures w14:val="none"/>
        </w:rPr>
        <w:fldChar w:fldCharType="separate"/>
      </w:r>
      <w:r w:rsidR="0082206F" w:rsidRPr="008605CB">
        <w:rPr>
          <w:rFonts w:ascii="Garamond" w:eastAsia="Times New Roman" w:hAnsi="Garamond" w:cs="Times New Roman"/>
          <w:noProof/>
          <w:kern w:val="0"/>
          <w14:ligatures w14:val="none"/>
        </w:rPr>
        <w:t>(Lipka &amp; Elison, 2015)</w:t>
      </w:r>
      <w:r w:rsidR="0082206F" w:rsidRPr="008605CB">
        <w:rPr>
          <w:rFonts w:ascii="Garamond" w:eastAsia="Times New Roman" w:hAnsi="Garamond" w:cs="Times New Roman"/>
          <w:kern w:val="0"/>
          <w14:ligatures w14:val="none"/>
        </w:rPr>
        <w:fldChar w:fldCharType="end"/>
      </w:r>
      <w:r w:rsidR="0082206F" w:rsidRPr="008605CB">
        <w:rPr>
          <w:rFonts w:ascii="Garamond" w:eastAsia="Times New Roman" w:hAnsi="Garamond" w:cs="Times New Roman"/>
          <w:kern w:val="0"/>
          <w14:ligatures w14:val="none"/>
        </w:rPr>
        <w:t>.</w:t>
      </w:r>
      <w:r w:rsidR="00313CB8" w:rsidRPr="008605CB">
        <w:rPr>
          <w:rFonts w:ascii="Garamond" w:eastAsia="Times New Roman" w:hAnsi="Garamond" w:cs="Times New Roman"/>
          <w:kern w:val="0"/>
          <w14:ligatures w14:val="none"/>
        </w:rPr>
        <w:t xml:space="preserve"> </w:t>
      </w:r>
      <w:r w:rsidR="00731FB9">
        <w:rPr>
          <w:rFonts w:ascii="Garamond" w:eastAsia="Times New Roman" w:hAnsi="Garamond" w:cs="Times New Roman"/>
          <w:kern w:val="0"/>
          <w14:ligatures w14:val="none"/>
        </w:rPr>
        <w:t xml:space="preserve">Although this sample set does not capture fish which spawn below Bethel, nearly all Chinook salmon returning to the Kuskokwim River spawn above this location. </w:t>
      </w:r>
      <w:r w:rsidR="0036019D">
        <w:rPr>
          <w:rFonts w:ascii="Garamond" w:eastAsia="Times New Roman" w:hAnsi="Garamond" w:cs="Times New Roman"/>
          <w:kern w:val="0"/>
          <w14:ligatures w14:val="none"/>
        </w:rPr>
        <w:t>Contributing partne</w:t>
      </w:r>
      <w:r w:rsidR="00A10423">
        <w:rPr>
          <w:rFonts w:ascii="Garamond" w:eastAsia="Times New Roman" w:hAnsi="Garamond" w:cs="Times New Roman"/>
          <w:kern w:val="0"/>
          <w14:ligatures w14:val="none"/>
        </w:rPr>
        <w:t xml:space="preserve">rs </w:t>
      </w:r>
      <w:r w:rsidR="00DD0E6E" w:rsidRPr="008605CB">
        <w:rPr>
          <w:rFonts w:ascii="Garamond" w:eastAsia="Times New Roman" w:hAnsi="Garamond" w:cs="Times New Roman"/>
          <w:kern w:val="0"/>
          <w14:ligatures w14:val="none"/>
        </w:rPr>
        <w:t xml:space="preserve">collected approximately 500 otoliths </w:t>
      </w:r>
      <w:r w:rsidR="00AB2317">
        <w:rPr>
          <w:rFonts w:ascii="Garamond" w:eastAsia="Times New Roman" w:hAnsi="Garamond" w:cs="Times New Roman"/>
          <w:kern w:val="0"/>
          <w14:ligatures w14:val="none"/>
        </w:rPr>
        <w:t>annually</w:t>
      </w:r>
      <w:r w:rsidR="00DD0E6E" w:rsidRPr="008605CB">
        <w:rPr>
          <w:rFonts w:ascii="Garamond" w:eastAsia="Times New Roman" w:hAnsi="Garamond" w:cs="Times New Roman"/>
          <w:kern w:val="0"/>
          <w14:ligatures w14:val="none"/>
        </w:rPr>
        <w:t xml:space="preserve"> from 2017-2022, ensuring sampling efforts over the full course of the run. From these, approximately 250 otoliths were selected for chemical analysis in proportion to the relative </w:t>
      </w:r>
      <w:r w:rsidR="00433B90">
        <w:rPr>
          <w:rFonts w:ascii="Garamond" w:eastAsia="Times New Roman" w:hAnsi="Garamond" w:cs="Times New Roman"/>
          <w:kern w:val="0"/>
          <w14:ligatures w14:val="none"/>
        </w:rPr>
        <w:t xml:space="preserve">CPUE </w:t>
      </w:r>
      <w:r w:rsidR="009C079F" w:rsidRPr="008605CB">
        <w:rPr>
          <w:rFonts w:ascii="Garamond" w:eastAsia="Times New Roman" w:hAnsi="Garamond" w:cs="Times New Roman"/>
          <w:kern w:val="0"/>
          <w14:ligatures w14:val="none"/>
        </w:rPr>
        <w:t xml:space="preserve">throughout the season. </w:t>
      </w:r>
    </w:p>
    <w:p w14:paraId="23BCDAEA" w14:textId="7F6D74E2" w:rsidR="00B857E3" w:rsidRPr="008605CB" w:rsidRDefault="00313CB8" w:rsidP="0082206F">
      <w:pPr>
        <w:spacing w:line="480" w:lineRule="auto"/>
        <w:ind w:firstLine="720"/>
        <w:rPr>
          <w:rFonts w:ascii="Garamond" w:eastAsia="Times New Roman" w:hAnsi="Garamond" w:cs="Times New Roman"/>
          <w:kern w:val="0"/>
          <w:sz w:val="22"/>
          <w:szCs w:val="22"/>
          <w14:ligatures w14:val="none"/>
        </w:rPr>
      </w:pPr>
      <w:r w:rsidRPr="008605CB">
        <w:rPr>
          <w:rFonts w:ascii="Garamond" w:hAnsi="Garamond" w:cs="Times New Roman"/>
        </w:rPr>
        <w:t xml:space="preserve">Otoliths </w:t>
      </w:r>
      <w:r w:rsidR="009833DB" w:rsidRPr="008605CB">
        <w:rPr>
          <w:rFonts w:ascii="Garamond" w:hAnsi="Garamond" w:cs="Times New Roman"/>
        </w:rPr>
        <w:t xml:space="preserve">were </w:t>
      </w:r>
      <w:r w:rsidR="009833DB" w:rsidRPr="008605CB">
        <w:rPr>
          <w:rFonts w:ascii="Garamond" w:eastAsia="Times New Roman" w:hAnsi="Garamond" w:cs="Times New Roman"/>
          <w:kern w:val="0"/>
          <w14:ligatures w14:val="none"/>
        </w:rPr>
        <w:t xml:space="preserve">sectioned </w:t>
      </w:r>
      <w:r w:rsidR="00EF1756" w:rsidRPr="008605CB">
        <w:rPr>
          <w:rFonts w:ascii="Garamond" w:eastAsia="Times New Roman" w:hAnsi="Garamond" w:cs="Times New Roman"/>
          <w:kern w:val="0"/>
          <w14:ligatures w14:val="none"/>
        </w:rPr>
        <w:t xml:space="preserve">with </w:t>
      </w:r>
      <w:r w:rsidR="0025573D" w:rsidRPr="008605CB">
        <w:rPr>
          <w:rFonts w:ascii="Garamond" w:eastAsia="Times New Roman" w:hAnsi="Garamond" w:cs="Times New Roman"/>
          <w:kern w:val="0"/>
          <w14:ligatures w14:val="none"/>
        </w:rPr>
        <w:t xml:space="preserve">low speed diamond blade </w:t>
      </w:r>
      <w:proofErr w:type="spellStart"/>
      <w:r w:rsidR="0025573D" w:rsidRPr="008605CB">
        <w:rPr>
          <w:rFonts w:ascii="Garamond" w:eastAsia="Times New Roman" w:hAnsi="Garamond" w:cs="Times New Roman"/>
          <w:kern w:val="0"/>
          <w14:ligatures w14:val="none"/>
        </w:rPr>
        <w:t>isomet</w:t>
      </w:r>
      <w:proofErr w:type="spellEnd"/>
      <w:r w:rsidR="0025573D" w:rsidRPr="008605CB">
        <w:rPr>
          <w:rFonts w:ascii="Garamond" w:eastAsia="Times New Roman" w:hAnsi="Garamond" w:cs="Times New Roman"/>
          <w:kern w:val="0"/>
          <w14:ligatures w14:val="none"/>
        </w:rPr>
        <w:t xml:space="preserve"> </w:t>
      </w:r>
      <w:r w:rsidR="00EF1756" w:rsidRPr="008605CB">
        <w:rPr>
          <w:rFonts w:ascii="Garamond" w:eastAsia="Times New Roman" w:hAnsi="Garamond" w:cs="Times New Roman"/>
          <w:kern w:val="0"/>
          <w14:ligatures w14:val="none"/>
        </w:rPr>
        <w:t xml:space="preserve">saw </w:t>
      </w:r>
      <w:r w:rsidR="009833DB" w:rsidRPr="008605CB">
        <w:rPr>
          <w:rFonts w:ascii="Garamond" w:eastAsia="Times New Roman" w:hAnsi="Garamond" w:cs="Times New Roman"/>
          <w:kern w:val="0"/>
          <w14:ligatures w14:val="none"/>
        </w:rPr>
        <w:t xml:space="preserve">along the transverse plane, mounted on microscope slides, and polished to expose internal growth structures </w:t>
      </w:r>
      <w:r w:rsidR="009833DB" w:rsidRPr="008605CB">
        <w:rPr>
          <w:rFonts w:ascii="Garamond" w:eastAsia="Times New Roman" w:hAnsi="Garamond" w:cs="Times New Roman"/>
          <w:kern w:val="0"/>
          <w14:ligatures w14:val="none"/>
        </w:rPr>
        <w:fldChar w:fldCharType="begin"/>
      </w:r>
      <w:r w:rsidR="003F6161">
        <w:rPr>
          <w:rFonts w:ascii="Garamond" w:eastAsia="Times New Roman" w:hAnsi="Garamond" w:cs="Times New Roman"/>
          <w:kern w:val="0"/>
          <w14:ligatures w14:val="none"/>
        </w:rPr>
        <w:instrText xml:space="preserve"> ADDIN ZOTERO_ITEM CSL_CITATION {"citationID":"4icvZ6KO","properties":{"formattedCitation":"(Donohoe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Society","DOI":"10.1577/1548-8659(2002)131&lt;0986:IOSARR&gt;2.0.CO;2","ISSN":"0002-8487","issue":"5","note":"_eprint: https://doi.org/10.1577/1548-8659(2002)131&lt;0986:IOSARR&gt;2.0.CO;2","page":"986-993","publisher":"Taylor &amp; Francis","source":"Taylor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9833DB" w:rsidRPr="008605CB">
        <w:rPr>
          <w:rFonts w:ascii="Garamond" w:eastAsia="Times New Roman" w:hAnsi="Garamond" w:cs="Times New Roman"/>
          <w:kern w:val="0"/>
          <w14:ligatures w14:val="none"/>
        </w:rPr>
        <w:fldChar w:fldCharType="separate"/>
      </w:r>
      <w:r w:rsidR="009833DB" w:rsidRPr="008605CB">
        <w:rPr>
          <w:rFonts w:ascii="Garamond" w:eastAsia="Times New Roman" w:hAnsi="Garamond" w:cs="Times New Roman"/>
          <w:noProof/>
          <w:kern w:val="0"/>
          <w14:ligatures w14:val="none"/>
        </w:rPr>
        <w:t>(Donohoe &amp; Zimmerman, 2010; Zimmerman &amp; Reeves, 2002)</w:t>
      </w:r>
      <w:r w:rsidR="009833DB" w:rsidRPr="008605CB">
        <w:rPr>
          <w:rFonts w:ascii="Garamond" w:eastAsia="Times New Roman" w:hAnsi="Garamond" w:cs="Times New Roman"/>
          <w:kern w:val="0"/>
          <w14:ligatures w14:val="none"/>
        </w:rPr>
        <w:fldChar w:fldCharType="end"/>
      </w:r>
      <w:r w:rsidR="009833DB" w:rsidRPr="008605CB">
        <w:rPr>
          <w:rFonts w:ascii="Garamond" w:eastAsia="Times New Roman" w:hAnsi="Garamond" w:cs="Times New Roman"/>
          <w:kern w:val="0"/>
          <w14:ligatures w14:val="none"/>
        </w:rPr>
        <w:t xml:space="preserve">. Prepared samples were analyzed at the University of Utah Strontium Isotope Laboratory using laser ablation inductively coupled plasma mass spectrometry (LA-ICP-MS). Laser ablation was conducted along a transect from the otolith core to just beyond the onset of marine growth </w:t>
      </w:r>
      <w:r w:rsidR="0082206F" w:rsidRPr="008605CB">
        <w:rPr>
          <w:rFonts w:ascii="Garamond" w:eastAsia="Times New Roman" w:hAnsi="Garamond" w:cs="Times New Roman"/>
          <w:kern w:val="0"/>
          <w14:ligatures w14:val="none"/>
        </w:rPr>
        <w:t xml:space="preserve">(identified by the dark annuli check indicative of marine entry) </w:t>
      </w:r>
      <w:r w:rsidR="009833DB" w:rsidRPr="008605CB">
        <w:rPr>
          <w:rFonts w:ascii="Garamond" w:hAnsi="Garamond" w:cs="Times New Roman"/>
        </w:rPr>
        <w:t xml:space="preserve">using a 53 </w:t>
      </w:r>
      <w:r w:rsidR="009833DB" w:rsidRPr="008605CB">
        <w:rPr>
          <w:rFonts w:ascii="Garamond" w:hAnsi="Garamond" w:cs="Times New Roman"/>
        </w:rPr>
        <w:sym w:font="Symbol" w:char="F06D"/>
      </w:r>
      <w:r w:rsidR="009833DB" w:rsidRPr="008605CB">
        <w:rPr>
          <w:rFonts w:ascii="Garamond" w:hAnsi="Garamond" w:cs="Times New Roman"/>
        </w:rPr>
        <w:t>m diameter beam and scanning at 2</w:t>
      </w:r>
      <w:r w:rsidR="009833DB" w:rsidRPr="008605CB">
        <w:rPr>
          <w:rFonts w:ascii="Garamond" w:hAnsi="Garamond" w:cs="Times New Roman"/>
        </w:rPr>
        <w:sym w:font="Symbol" w:char="F06D"/>
      </w:r>
      <w:r w:rsidR="009833DB" w:rsidRPr="008605CB">
        <w:rPr>
          <w:rFonts w:ascii="Garamond" w:hAnsi="Garamond" w:cs="Times New Roman"/>
        </w:rPr>
        <w:t>m/second</w:t>
      </w:r>
      <w:r w:rsidR="009833DB" w:rsidRPr="008605CB">
        <w:rPr>
          <w:rFonts w:ascii="Garamond" w:eastAsia="Times New Roman" w:hAnsi="Garamond" w:cs="Times New Roman"/>
          <w:kern w:val="0"/>
          <w14:ligatures w14:val="none"/>
        </w:rPr>
        <w:t>.</w:t>
      </w:r>
      <w:r w:rsidR="009833DB" w:rsidRPr="008605CB">
        <w:rPr>
          <w:rFonts w:ascii="Garamond" w:eastAsia="Times New Roman" w:hAnsi="Garamond" w:cs="Times New Roman"/>
          <w:kern w:val="0"/>
          <w:sz w:val="22"/>
          <w:szCs w:val="22"/>
          <w14:ligatures w14:val="none"/>
        </w:rPr>
        <w:t xml:space="preserve"> </w:t>
      </w:r>
      <w:r w:rsidR="009833DB" w:rsidRPr="008605CB">
        <w:rPr>
          <w:rFonts w:ascii="Garamond" w:eastAsia="Times New Roman" w:hAnsi="Garamond" w:cs="Times New Roman"/>
          <w:kern w:val="0"/>
          <w14:ligatures w14:val="none"/>
        </w:rPr>
        <w:t>The result</w:t>
      </w:r>
      <w:r w:rsidR="00E212FE" w:rsidRPr="008605CB">
        <w:rPr>
          <w:rFonts w:ascii="Garamond" w:eastAsia="Times New Roman" w:hAnsi="Garamond" w:cs="Times New Roman"/>
          <w:kern w:val="0"/>
          <w14:ligatures w14:val="none"/>
        </w:rPr>
        <w:t>ing</w:t>
      </w:r>
      <w:r w:rsidR="009833DB" w:rsidRPr="008605CB">
        <w:rPr>
          <w:rFonts w:ascii="Garamond" w:eastAsia="Times New Roman" w:hAnsi="Garamond" w:cs="Times New Roman"/>
          <w:kern w:val="0"/>
          <w14:ligatures w14:val="none"/>
        </w:rPr>
        <w:t xml:space="preserve"> data represent a continuously integrated measurement of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from early development until marine entry </w:t>
      </w:r>
      <w:r w:rsidR="009833DB" w:rsidRPr="008605CB">
        <w:rPr>
          <w:rFonts w:ascii="Garamond" w:eastAsia="Times New Roman" w:hAnsi="Garamond" w:cs="Times New Roman"/>
          <w:kern w:val="0"/>
          <w14:ligatures w14:val="none"/>
        </w:rPr>
        <w:fldChar w:fldCharType="begin"/>
      </w:r>
      <w:r w:rsidR="00983667">
        <w:rPr>
          <w:rFonts w:ascii="Garamond" w:eastAsia="Times New Roman" w:hAnsi="Garamond" w:cs="Times New Roman"/>
          <w:kern w:val="0"/>
          <w14:ligatures w14:val="none"/>
        </w:rPr>
        <w:instrText xml:space="preserve"> ADDIN ZOTERO_ITEM CSL_CITATION {"citationID":"drNJXJRw","properties":{"formattedCitation":"(Brennan et al., 2015; Campana, 1999; Capo et al., 1998)","plainCitation":"(Brennan et al., 2015; Campana, 1999; Capo et al., 1998)","noteIndex":0},"citationItems":[{"id":"25Y35S3t/lIyU3UG4","uris":["http://zotero.org/users/8421274/items/IY3FLHLM"],"itemData":{"id":"dI01jIsp/qEdWN4pU","type":"article-journal","abstract":"Strontium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sidR="009833DB" w:rsidRPr="008605CB">
        <w:rPr>
          <w:rFonts w:ascii="Garamond" w:eastAsia="Times New Roman" w:hAnsi="Garamond" w:cs="Times New Roman"/>
          <w:kern w:val="0"/>
          <w14:ligatures w14:val="none"/>
        </w:rPr>
        <w:fldChar w:fldCharType="separate"/>
      </w:r>
      <w:r w:rsidR="009833DB" w:rsidRPr="008605CB">
        <w:rPr>
          <w:rFonts w:ascii="Garamond" w:eastAsia="Times New Roman" w:hAnsi="Garamond" w:cs="Times New Roman"/>
          <w:noProof/>
          <w:kern w:val="0"/>
          <w14:ligatures w14:val="none"/>
        </w:rPr>
        <w:t>(Brennan et al., 2015; Campana, 1999; Capo et al., 1998)</w:t>
      </w:r>
      <w:r w:rsidR="009833DB" w:rsidRPr="008605CB">
        <w:rPr>
          <w:rFonts w:ascii="Garamond" w:eastAsia="Times New Roman" w:hAnsi="Garamond" w:cs="Times New Roman"/>
          <w:kern w:val="0"/>
          <w14:ligatures w14:val="none"/>
        </w:rPr>
        <w:fldChar w:fldCharType="end"/>
      </w:r>
      <w:r w:rsidR="009833DB" w:rsidRPr="008605CB">
        <w:rPr>
          <w:rFonts w:ascii="Garamond" w:eastAsia="Times New Roman" w:hAnsi="Garamond" w:cs="Times New Roman"/>
          <w:kern w:val="0"/>
          <w14:ligatures w14:val="none"/>
        </w:rPr>
        <w:t xml:space="preserve">. From these data, the </w:t>
      </w:r>
      <w:r w:rsidR="00C50332" w:rsidRPr="008605CB">
        <w:rPr>
          <w:rFonts w:ascii="Garamond" w:eastAsia="Times New Roman" w:hAnsi="Garamond" w:cs="Times New Roman"/>
          <w:kern w:val="0"/>
          <w14:ligatures w14:val="none"/>
        </w:rPr>
        <w:t>Sr</w:t>
      </w:r>
      <w:r w:rsidR="00C50332" w:rsidRPr="008605CB">
        <w:rPr>
          <w:rFonts w:ascii="Garamond" w:eastAsia="Times New Roman" w:hAnsi="Garamond" w:cs="Times New Roman"/>
          <w:kern w:val="0"/>
          <w:vertAlign w:val="superscript"/>
          <w14:ligatures w14:val="none"/>
        </w:rPr>
        <w:t>87</w:t>
      </w:r>
      <w:r w:rsidR="00C50332" w:rsidRPr="008605CB">
        <w:rPr>
          <w:rFonts w:ascii="Garamond" w:eastAsia="Times New Roman" w:hAnsi="Garamond" w:cs="Times New Roman"/>
          <w:kern w:val="0"/>
          <w14:ligatures w14:val="none"/>
        </w:rPr>
        <w:t>/Sr</w:t>
      </w:r>
      <w:r w:rsidR="00C50332" w:rsidRPr="008605CB">
        <w:rPr>
          <w:rFonts w:ascii="Garamond" w:eastAsia="Times New Roman" w:hAnsi="Garamond" w:cs="Times New Roman"/>
          <w:kern w:val="0"/>
          <w:vertAlign w:val="superscript"/>
          <w14:ligatures w14:val="none"/>
        </w:rPr>
        <w:t>86</w:t>
      </w:r>
      <w:r w:rsidR="00C50332" w:rsidRPr="008605CB">
        <w:rPr>
          <w:rFonts w:ascii="Garamond" w:eastAsia="Times New Roman" w:hAnsi="Garamond" w:cs="Times New Roman"/>
          <w:kern w:val="0"/>
          <w14:ligatures w14:val="none"/>
        </w:rPr>
        <w:t xml:space="preserve"> </w:t>
      </w:r>
      <w:r w:rsidR="00E212FE" w:rsidRPr="008605CB">
        <w:rPr>
          <w:rFonts w:ascii="Garamond" w:eastAsia="Times New Roman" w:hAnsi="Garamond" w:cs="Times New Roman"/>
          <w:kern w:val="0"/>
          <w14:ligatures w14:val="none"/>
        </w:rPr>
        <w:t xml:space="preserve">value associated with the </w:t>
      </w:r>
      <w:r w:rsidR="009833DB" w:rsidRPr="008605CB">
        <w:rPr>
          <w:rFonts w:ascii="Garamond" w:eastAsia="Times New Roman" w:hAnsi="Garamond" w:cs="Times New Roman"/>
          <w:kern w:val="0"/>
          <w14:ligatures w14:val="none"/>
        </w:rPr>
        <w:t>natal freshwater rearing period was extracted by examining patterns of change in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and Sr</w:t>
      </w:r>
      <w:r w:rsidR="009833DB" w:rsidRPr="008605CB">
        <w:rPr>
          <w:rFonts w:ascii="Garamond" w:eastAsia="Times New Roman" w:hAnsi="Garamond" w:cs="Times New Roman"/>
          <w:kern w:val="0"/>
          <w:vertAlign w:val="superscript"/>
          <w14:ligatures w14:val="none"/>
        </w:rPr>
        <w:t>88</w:t>
      </w:r>
      <w:r w:rsidR="009833DB" w:rsidRPr="008605CB">
        <w:rPr>
          <w:rFonts w:ascii="Garamond" w:eastAsia="Times New Roman" w:hAnsi="Garamond" w:cs="Times New Roman"/>
          <w:kern w:val="0"/>
          <w14:ligatures w14:val="none"/>
        </w:rPr>
        <w:t xml:space="preserve"> between the core and freshwater region</w:t>
      </w:r>
      <w:r w:rsidR="00E212FE" w:rsidRPr="008605CB">
        <w:rPr>
          <w:rFonts w:ascii="Garamond" w:eastAsia="Times New Roman" w:hAnsi="Garamond" w:cs="Times New Roman"/>
          <w:kern w:val="0"/>
          <w14:ligatures w14:val="none"/>
        </w:rPr>
        <w:t xml:space="preserve">, </w:t>
      </w:r>
      <w:r w:rsidR="009833DB" w:rsidRPr="008605CB">
        <w:rPr>
          <w:rFonts w:ascii="Garamond" w:eastAsia="Times New Roman" w:hAnsi="Garamond" w:cs="Times New Roman"/>
          <w:kern w:val="0"/>
          <w14:ligatures w14:val="none"/>
        </w:rPr>
        <w:t>morphological features of the otolith visible a</w:t>
      </w:r>
      <w:r w:rsidR="00B02A4D" w:rsidRPr="008605CB">
        <w:rPr>
          <w:rFonts w:ascii="Garamond" w:eastAsia="Times New Roman" w:hAnsi="Garamond" w:cs="Times New Roman"/>
          <w:kern w:val="0"/>
          <w14:ligatures w14:val="none"/>
        </w:rPr>
        <w:t>long</w:t>
      </w:r>
      <w:r w:rsidR="009833DB" w:rsidRPr="008605CB">
        <w:rPr>
          <w:rFonts w:ascii="Garamond" w:eastAsia="Times New Roman" w:hAnsi="Garamond" w:cs="Times New Roman"/>
          <w:kern w:val="0"/>
          <w14:ligatures w14:val="none"/>
        </w:rPr>
        <w:t xml:space="preserve"> the ablation path</w:t>
      </w:r>
      <w:r w:rsidR="00E212FE" w:rsidRPr="008605CB">
        <w:rPr>
          <w:rFonts w:ascii="Garamond" w:eastAsia="Times New Roman" w:hAnsi="Garamond" w:cs="Times New Roman"/>
          <w:kern w:val="0"/>
          <w14:ligatures w14:val="none"/>
        </w:rPr>
        <w:t xml:space="preserve">, and known distances from the core to onset of the freshwater signal </w:t>
      </w:r>
      <w:r w:rsidR="00C95028" w:rsidRPr="008605CB">
        <w:rPr>
          <w:rFonts w:ascii="Garamond" w:eastAsia="Times New Roman" w:hAnsi="Garamond" w:cs="Times New Roman"/>
          <w:kern w:val="0"/>
          <w14:ligatures w14:val="none"/>
        </w:rPr>
        <w:fldChar w:fldCharType="begin"/>
      </w:r>
      <w:r w:rsidR="001C6B33">
        <w:rPr>
          <w:rFonts w:ascii="Garamond" w:eastAsia="Times New Roman" w:hAnsi="Garamond" w:cs="Times New Roman"/>
          <w:kern w:val="0"/>
          <w14:ligatures w14:val="none"/>
        </w:rPr>
        <w:instrText xml:space="preserve"> ADDIN ZOTERO_ITEM CSL_CITATION {"citationID":"9Eo1mxW7","properties":{"formattedCitation":"(Brennan et al., 2019; Chittaro et al., 2023)","plainCitation":"(Brennan et al., 2019; Chittaro et al., 2023)","noteIndex":0},"citationItems":[{"id":3844,"uris":["http://zotero.org/users/8421274/items/RXD5IA9D"],"itemData":{"id":3844,"type":"article-journal","abstract":"Watersheds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P."}],"issued":{"date-parts":[["2019"]]}}},{"id":4257,"uris":["http://zotero.org/users/8421274/items/TAJ7RSQZ"],"itemData":{"id":4257,"type":"article-journal","abstract":"Effective species management often requires understanding patterns of movement and habitat use. A common approach in identifying where individuals reside relies upon chemical tracers from the environment that are incorporated into an individual's tissues. For fish, isotopes in their otoliths, specifically the portion of their otolith formed during their larval stage, have been used to identify the natal origin. Complicating this work, however, is the fact that during this life stage, there is a shift in the source of isotopes deposited onto the growing otolith from maternally to environmentally derived. The objective of this study was to identify the portion of the otolith representing this transition to environmentally derived isotopes so as to accurately investigate questions of natal origin for a threatened population of fall Chinook salmon (Oncorhynchus tshawytscha). We exposed developing larvae to four treatments that differed in terms of their water strontium isotope ratio (87Sr/86Sr) and used change-point analysis of otolith 87Sr/86Sr and strontium to calcium ratio (Sr/Ca) to identify the otolith radius corresponding to the transition to environmentally derived isotopes. Our results indicated this transition occurred, on average, at 132 μm (87Sr/86Sr; ±50 μm standard deviation) and 127 μm (Sr/Ca; ±29 μm) from the otolith core, which corresponded to the developmental time between hatching and exogenous feeding. A substantial proportion of our otoliths (i.e., 61%) did not show convergence between otolith and water 87Sr/86Sr by the end of the 113-day experiment, which was likely due to the dietary contribution of marine-based feed. Therefore, we were unable to recommend an otolith radius to target for the purposes of reconstructing natal origin apart from being beyond approximately 130 μm.","container-title":"Ecology of Freshwater Fish","DOI":"10.1111/eff.12673","ISSN":"1600-0633","issue":"1","language":"en","license":"© 2022 John Wiley &amp; Sons Ltd. This article has been contributed to by U.S. Government employees and their work is in the public domain in the USA.","note":"_eprint: https://onlinelibrary.wiley.com/doi/pdf/10.1111/eff.12673","page":"107-119","source":"Wiley Online Library","title":"The incorporation of environmentally derived 87Sr/86Sr and Sr/Ca in early otolith formation of Chinook salmon","volume":"32","author":[{"family":"Chittaro","given":"Paul"},{"family":"Hegg","given":"Jens"},{"family":"Fuhrman","given":"Abby"},{"family":"Robichaux","given":"Devin"},{"family":"Doung","given":"Rothboury"},{"family":"Beckman","given":"Brian"},{"family":"Fisher","given":"Chris"},{"family":"Vervoort","given":"Jeff"},{"family":"Kennedy","given":"Brian"}],"issued":{"date-parts":[["2023"]]}}}],"schema":"https://github.com/citation-style-language/schema/raw/master/csl-citation.json"} </w:instrText>
      </w:r>
      <w:r w:rsidR="00C95028" w:rsidRPr="008605CB">
        <w:rPr>
          <w:rFonts w:ascii="Garamond" w:eastAsia="Times New Roman" w:hAnsi="Garamond" w:cs="Times New Roman"/>
          <w:kern w:val="0"/>
          <w14:ligatures w14:val="none"/>
        </w:rPr>
        <w:fldChar w:fldCharType="separate"/>
      </w:r>
      <w:r w:rsidR="001C6B33">
        <w:rPr>
          <w:rFonts w:ascii="Garamond" w:eastAsia="Times New Roman" w:hAnsi="Garamond" w:cs="Times New Roman"/>
          <w:noProof/>
          <w:kern w:val="0"/>
          <w14:ligatures w14:val="none"/>
        </w:rPr>
        <w:t>(Brennan et al., 2019; Chittaro et al., 2023)</w:t>
      </w:r>
      <w:r w:rsidR="00C95028" w:rsidRPr="008605CB">
        <w:rPr>
          <w:rFonts w:ascii="Garamond" w:eastAsia="Times New Roman" w:hAnsi="Garamond" w:cs="Times New Roman"/>
          <w:kern w:val="0"/>
          <w14:ligatures w14:val="none"/>
        </w:rPr>
        <w:fldChar w:fldCharType="end"/>
      </w:r>
      <w:r w:rsidR="00C95028" w:rsidRPr="008605CB">
        <w:rPr>
          <w:rFonts w:ascii="Garamond" w:eastAsia="Times New Roman" w:hAnsi="Garamond" w:cs="Times New Roman"/>
          <w:kern w:val="0"/>
          <w14:ligatures w14:val="none"/>
        </w:rPr>
        <w:t xml:space="preserve">. </w:t>
      </w:r>
    </w:p>
    <w:p w14:paraId="7E3612D2" w14:textId="77777777" w:rsidR="00A10423" w:rsidRDefault="00A10423" w:rsidP="00B857E3">
      <w:pPr>
        <w:spacing w:line="480" w:lineRule="auto"/>
        <w:rPr>
          <w:rFonts w:ascii="Garamond" w:eastAsia="Times New Roman" w:hAnsi="Garamond" w:cs="Times New Roman"/>
          <w:b/>
          <w:bCs/>
          <w:kern w:val="0"/>
          <w14:ligatures w14:val="none"/>
        </w:rPr>
      </w:pPr>
    </w:p>
    <w:p w14:paraId="696145BD" w14:textId="64DC9B13" w:rsidR="00B857E3" w:rsidRPr="008605CB" w:rsidRDefault="00B857E3" w:rsidP="00B857E3">
      <w:pPr>
        <w:spacing w:line="480" w:lineRule="auto"/>
        <w:rPr>
          <w:rFonts w:ascii="Garamond" w:eastAsia="Times New Roman" w:hAnsi="Garamond" w:cs="Times New Roman"/>
          <w:b/>
          <w:bCs/>
          <w:kern w:val="0"/>
          <w14:ligatures w14:val="none"/>
        </w:rPr>
      </w:pPr>
      <w:r w:rsidRPr="008605CB">
        <w:rPr>
          <w:rFonts w:ascii="Garamond" w:eastAsia="Times New Roman" w:hAnsi="Garamond" w:cs="Times New Roman"/>
          <w:b/>
          <w:bCs/>
          <w:kern w:val="0"/>
          <w14:ligatures w14:val="none"/>
        </w:rPr>
        <w:lastRenderedPageBreak/>
        <w:t xml:space="preserve">Natal Origin Estimation </w:t>
      </w:r>
    </w:p>
    <w:p w14:paraId="0305AF90" w14:textId="51C0A892" w:rsidR="00B857E3" w:rsidRPr="008605CB" w:rsidRDefault="00B857E3" w:rsidP="00B857E3">
      <w:pPr>
        <w:spacing w:before="100" w:beforeAutospacing="1" w:after="100" w:afterAutospacing="1" w:line="480" w:lineRule="auto"/>
        <w:ind w:firstLine="720"/>
        <w:rPr>
          <w:rFonts w:ascii="Garamond" w:hAnsi="Garamond" w:cs="Times New Roman"/>
        </w:rPr>
      </w:pPr>
      <w:r w:rsidRPr="008605CB">
        <w:rPr>
          <w:rFonts w:ascii="Garamond" w:eastAsia="Times New Roman" w:hAnsi="Garamond" w:cs="Times New Roman"/>
          <w:kern w:val="0"/>
          <w14:ligatures w14:val="none"/>
        </w:rPr>
        <w:t xml:space="preserve">A </w:t>
      </w:r>
      <w:r w:rsidR="00006A7A" w:rsidRPr="008605CB">
        <w:rPr>
          <w:rFonts w:ascii="Garamond" w:eastAsia="Times New Roman" w:hAnsi="Garamond" w:cs="Times New Roman"/>
          <w:kern w:val="0"/>
          <w14:ligatures w14:val="none"/>
        </w:rPr>
        <w:t>s</w:t>
      </w:r>
      <w:r w:rsidRPr="008605CB">
        <w:rPr>
          <w:rFonts w:ascii="Garamond" w:eastAsia="Times New Roman" w:hAnsi="Garamond" w:cs="Times New Roman"/>
          <w:kern w:val="0"/>
          <w14:ligatures w14:val="none"/>
        </w:rPr>
        <w:t xml:space="preserve">trontium </w:t>
      </w:r>
      <w:proofErr w:type="spellStart"/>
      <w:r w:rsidRPr="008605CB">
        <w:rPr>
          <w:rFonts w:ascii="Garamond" w:eastAsia="Times New Roman" w:hAnsi="Garamond" w:cs="Times New Roman"/>
          <w:kern w:val="0"/>
          <w14:ligatures w14:val="none"/>
        </w:rPr>
        <w:t>isoscape</w:t>
      </w:r>
      <w:proofErr w:type="spellEnd"/>
      <w:r w:rsidRPr="008605CB">
        <w:rPr>
          <w:rFonts w:ascii="Garamond" w:eastAsia="Times New Roman" w:hAnsi="Garamond" w:cs="Times New Roman"/>
          <w:kern w:val="0"/>
          <w14:ligatures w14:val="none"/>
        </w:rPr>
        <w:t xml:space="preserve"> </w:t>
      </w:r>
      <w:r w:rsidR="00E212FE" w:rsidRPr="008605CB">
        <w:rPr>
          <w:rFonts w:ascii="Garamond" w:eastAsia="Times New Roman" w:hAnsi="Garamond" w:cs="Times New Roman"/>
          <w:kern w:val="0"/>
          <w14:ligatures w14:val="none"/>
        </w:rPr>
        <w:t xml:space="preserve">of the Kuskokwim river </w:t>
      </w:r>
      <w:r w:rsidR="00AB074C" w:rsidRPr="008605CB">
        <w:rPr>
          <w:rFonts w:ascii="Garamond" w:eastAsia="Times New Roman" w:hAnsi="Garamond" w:cs="Times New Roman"/>
          <w:kern w:val="0"/>
          <w14:ligatures w14:val="none"/>
        </w:rPr>
        <w:t>basin</w:t>
      </w:r>
      <w:r w:rsidR="0082206F" w:rsidRPr="008605CB">
        <w:rPr>
          <w:rFonts w:ascii="Garamond" w:eastAsia="Times New Roman" w:hAnsi="Garamond" w:cs="Times New Roman"/>
          <w:kern w:val="0"/>
          <w14:ligatures w14:val="none"/>
        </w:rPr>
        <w:t xml:space="preserve"> (</w:t>
      </w:r>
      <w:r w:rsidR="00E85535" w:rsidRPr="008605CB">
        <w:rPr>
          <w:rFonts w:ascii="Garamond" w:eastAsia="Times New Roman" w:hAnsi="Garamond" w:cs="Times New Roman"/>
          <w:kern w:val="0"/>
          <w14:ligatures w14:val="none"/>
        </w:rPr>
        <w:t>Fig</w:t>
      </w:r>
      <w:r w:rsidR="00956F44">
        <w:rPr>
          <w:rFonts w:ascii="Garamond" w:eastAsia="Times New Roman" w:hAnsi="Garamond" w:cs="Times New Roman"/>
          <w:kern w:val="0"/>
          <w14:ligatures w14:val="none"/>
        </w:rPr>
        <w:t>.</w:t>
      </w:r>
      <w:r w:rsidR="0082206F" w:rsidRPr="008605CB">
        <w:rPr>
          <w:rFonts w:ascii="Garamond" w:eastAsia="Times New Roman" w:hAnsi="Garamond" w:cs="Times New Roman"/>
          <w:kern w:val="0"/>
          <w14:ligatures w14:val="none"/>
        </w:rPr>
        <w:t xml:space="preserve"> 1)</w:t>
      </w:r>
      <w:r w:rsidR="00AB074C"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was constructed by French et al., </w:t>
      </w:r>
      <w:r w:rsidR="00C34090" w:rsidRPr="008605CB">
        <w:rPr>
          <w:rFonts w:ascii="Garamond" w:eastAsia="Times New Roman" w:hAnsi="Garamond" w:cs="Times New Roman"/>
          <w:kern w:val="0"/>
          <w14:ligatures w14:val="none"/>
        </w:rPr>
        <w:t>(</w:t>
      </w:r>
      <w:r w:rsidRPr="008605CB">
        <w:rPr>
          <w:rFonts w:ascii="Garamond" w:eastAsia="Times New Roman" w:hAnsi="Garamond" w:cs="Times New Roman"/>
          <w:kern w:val="0"/>
          <w14:ligatures w14:val="none"/>
        </w:rPr>
        <w:t>2020</w:t>
      </w:r>
      <w:r w:rsidR="00C34090" w:rsidRPr="008605CB">
        <w:rPr>
          <w:rFonts w:ascii="Garamond" w:eastAsia="Times New Roman" w:hAnsi="Garamond" w:cs="Times New Roman"/>
          <w:kern w:val="0"/>
          <w14:ligatures w14:val="none"/>
        </w:rPr>
        <w:t>)</w:t>
      </w:r>
      <w:r w:rsidR="00AB074C" w:rsidRPr="008605CB">
        <w:rPr>
          <w:rFonts w:ascii="Garamond" w:eastAsia="Times New Roman" w:hAnsi="Garamond" w:cs="Times New Roman"/>
          <w:kern w:val="0"/>
          <w14:ligatures w14:val="none"/>
        </w:rPr>
        <w:t xml:space="preserve"> in which </w:t>
      </w:r>
      <w:r w:rsidR="009833DB" w:rsidRPr="008605CB">
        <w:rPr>
          <w:rFonts w:ascii="Garamond" w:eastAsia="Times New Roman" w:hAnsi="Garamond" w:cs="Times New Roman"/>
          <w:kern w:val="0"/>
          <w14:ligatures w14:val="none"/>
        </w:rPr>
        <w:t>spatial variation in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ratios across the river basin</w:t>
      </w:r>
      <w:r w:rsidR="00AB074C" w:rsidRPr="008605CB">
        <w:rPr>
          <w:rFonts w:ascii="Garamond" w:eastAsia="Times New Roman" w:hAnsi="Garamond" w:cs="Times New Roman"/>
          <w:kern w:val="0"/>
          <w14:ligatures w14:val="none"/>
        </w:rPr>
        <w:t xml:space="preserve"> </w:t>
      </w:r>
      <w:r w:rsidR="00C34090" w:rsidRPr="008605CB">
        <w:rPr>
          <w:rFonts w:ascii="Garamond" w:eastAsia="Times New Roman" w:hAnsi="Garamond" w:cs="Times New Roman"/>
          <w:kern w:val="0"/>
          <w14:ligatures w14:val="none"/>
        </w:rPr>
        <w:t xml:space="preserve">was </w:t>
      </w:r>
      <w:r w:rsidR="00AB074C" w:rsidRPr="008605CB">
        <w:rPr>
          <w:rFonts w:ascii="Garamond" w:eastAsia="Times New Roman" w:hAnsi="Garamond" w:cs="Times New Roman"/>
          <w:kern w:val="0"/>
          <w14:ligatures w14:val="none"/>
        </w:rPr>
        <w:t>modeled using spatial stream network modeling (SSNM)</w:t>
      </w:r>
      <w:r w:rsidR="0082206F" w:rsidRPr="008605CB">
        <w:rPr>
          <w:rFonts w:ascii="Garamond" w:eastAsia="Times New Roman" w:hAnsi="Garamond" w:cs="Times New Roman"/>
          <w:kern w:val="0"/>
          <w14:ligatures w14:val="none"/>
        </w:rPr>
        <w:t xml:space="preserve"> </w:t>
      </w:r>
      <w:r w:rsidR="009C079F" w:rsidRPr="008605CB">
        <w:rPr>
          <w:rFonts w:ascii="Garamond" w:eastAsia="Times New Roman" w:hAnsi="Garamond" w:cs="Times New Roman"/>
          <w:kern w:val="0"/>
          <w14:ligatures w14:val="none"/>
        </w:rPr>
        <w:t xml:space="preserve">derived from water samples collected throughout the river basin </w:t>
      </w:r>
      <w:r w:rsidR="00693A39" w:rsidRPr="008605CB">
        <w:rPr>
          <w:rFonts w:ascii="Garamond" w:eastAsia="Times New Roman" w:hAnsi="Garamond" w:cs="Times New Roman"/>
          <w:kern w:val="0"/>
          <w14:ligatures w14:val="none"/>
        </w:rPr>
        <w:fldChar w:fldCharType="begin"/>
      </w:r>
      <w:r w:rsidR="007E1736" w:rsidRPr="008605CB">
        <w:rPr>
          <w:rFonts w:ascii="Garamond" w:eastAsia="Times New Roman" w:hAnsi="Garamond" w:cs="Times New Roman"/>
          <w:kern w:val="0"/>
          <w14:ligatures w14:val="none"/>
        </w:rPr>
        <w:instrText xml:space="preserve"> ADDIN ZOTERO_ITEM CSL_CITATION {"citationID":"5Pp7WuA9","properties":{"formattedCitation":"(French et al., 2020)","plainCitation":"(French et al., 2020)","dontUpdate":true,"noteIndex":0},"citationItems":[{"id":1684,"uris":["http://zotero.org/users/8421274/items/M654PKRJ"],"itemData":{"id":1684,"type":"article-journal","abstract":"Riverine chemistry reflects both watershed conditions and instream processing, both of which vary across river networks, yet little is known about the scales at which watershed attributes regulate biogeochemical constituents. We used spatial stream network (SSN) models to quantify both watershed and instream effects on streamwater constituents in the Kuskokwim River (western Alaska), the largest free-flowing river in the United States. We assessed chemical constituents spanning from labile nutrients (nitrate [NO3−] and orthophosphate [PO43−]) to biologically and chemically conservative tracers (calcium [Ca2+], strontium [Sr2+], and Sr isotopes [87Sr/86Sr]). We also examined the behavior of dissolved organic carbon (DOC) relative to these constituents to understand whether bulk DOC behaved conservatively in a large boreal river network, where future changes in DOC and nutrient loading are expected under a shifting climate. We derived watershed spatial covariates comprising land cover, geology, and geomorphic characteristics at 14 different spatial extents based on stream order and relative to position in the river network to understand the effect of distant and proximal watershed attributes on streamwater constituents. For all constituents but 87Sr/86Sr, watershed attributes in low-order headwater catchments yielded the best predictive ability for streamwater constituent concentrations across the entire network. Spatial patterning for conservative tracers and bulk DOC showed strong spatial autocorrelation, whereas PO43− and NO3− exhibited spatial patchiness indicative of instream processing. Our work shows that headwater streams are disproportionately important contributors to network-wide biogeochemical constituents supporting aquatic food webs and that conservation and management of aquatic systems should include these small and often remote watershed areas.","container-title":"Journal of Geophysical Research: Biogeosciences","DOI":"10.1029/2020JG005851","ISSN":"2169-8961","issue":"12","language":"en","note":"_eprint: https://agupubs.onlinelibrary.wiley.com/doi/pdf/10.1029/2020JG005851","page":"e2020JG005851","source":"Wiley Online Library","title":"Headwater Catchments Govern Biogeochemistry in America's Largest Free-Flowing River Network","volume":"125","author":[{"family":"French","given":"David W."},{"family":"Schindler","given":"Daniel E."},{"family":"Brennan","given":"Sean R."},{"family":"Whited","given":"Diane"}],"issued":{"date-parts":[["2020"]]}}}],"schema":"https://github.com/citation-style-language/schema/raw/master/csl-citation.json"} </w:instrText>
      </w:r>
      <w:r w:rsidR="00693A39" w:rsidRPr="008605CB">
        <w:rPr>
          <w:rFonts w:ascii="Garamond" w:eastAsia="Times New Roman" w:hAnsi="Garamond" w:cs="Times New Roman"/>
          <w:kern w:val="0"/>
          <w14:ligatures w14:val="none"/>
        </w:rPr>
        <w:fldChar w:fldCharType="separate"/>
      </w:r>
      <w:r w:rsidR="00DA289A" w:rsidRPr="008605CB">
        <w:rPr>
          <w:rFonts w:ascii="Garamond" w:eastAsia="Times New Roman" w:hAnsi="Garamond" w:cs="Times New Roman"/>
          <w:noProof/>
          <w:kern w:val="0"/>
          <w14:ligatures w14:val="none"/>
        </w:rPr>
        <w:t>(French et al., 2020</w:t>
      </w:r>
      <w:r w:rsidRPr="008605CB">
        <w:rPr>
          <w:rFonts w:ascii="Garamond" w:eastAsia="Times New Roman" w:hAnsi="Garamond" w:cs="Times New Roman"/>
          <w:noProof/>
          <w:kern w:val="0"/>
          <w14:ligatures w14:val="none"/>
        </w:rPr>
        <w:t>, N = 120</w:t>
      </w:r>
      <w:r w:rsidR="00DA289A" w:rsidRPr="008605CB">
        <w:rPr>
          <w:rFonts w:ascii="Garamond" w:eastAsia="Times New Roman" w:hAnsi="Garamond" w:cs="Times New Roman"/>
          <w:noProof/>
          <w:kern w:val="0"/>
          <w14:ligatures w14:val="none"/>
        </w:rPr>
        <w:t>)</w:t>
      </w:r>
      <w:r w:rsidR="00693A39" w:rsidRPr="008605CB">
        <w:rPr>
          <w:rFonts w:ascii="Garamond" w:eastAsia="Times New Roman" w:hAnsi="Garamond" w:cs="Times New Roman"/>
          <w:kern w:val="0"/>
          <w14:ligatures w14:val="none"/>
        </w:rPr>
        <w:fldChar w:fldCharType="end"/>
      </w:r>
      <w:r w:rsidR="009C079F"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The resulting </w:t>
      </w:r>
      <w:proofErr w:type="spellStart"/>
      <w:r w:rsidRPr="008605CB">
        <w:rPr>
          <w:rFonts w:ascii="Garamond" w:eastAsia="Times New Roman" w:hAnsi="Garamond" w:cs="Times New Roman"/>
          <w:kern w:val="0"/>
          <w14:ligatures w14:val="none"/>
        </w:rPr>
        <w:t>isoscape</w:t>
      </w:r>
      <w:proofErr w:type="spellEnd"/>
      <w:r w:rsidRPr="008605CB">
        <w:rPr>
          <w:rFonts w:ascii="Garamond" w:eastAsia="Times New Roman" w:hAnsi="Garamond" w:cs="Times New Roman"/>
          <w:kern w:val="0"/>
          <w14:ligatures w14:val="none"/>
        </w:rPr>
        <w:t xml:space="preserve"> includes estimates of </w:t>
      </w:r>
      <w:r w:rsidR="009C079F" w:rsidRPr="008605CB">
        <w:rPr>
          <w:rFonts w:ascii="Garamond" w:eastAsia="Times New Roman" w:hAnsi="Garamond" w:cs="Times New Roman"/>
          <w:kern w:val="0"/>
          <w14:ligatures w14:val="none"/>
        </w:rPr>
        <w:t>Sr</w:t>
      </w:r>
      <w:r w:rsidR="009C079F" w:rsidRPr="008605CB">
        <w:rPr>
          <w:rFonts w:ascii="Garamond" w:eastAsia="Times New Roman" w:hAnsi="Garamond" w:cs="Times New Roman"/>
          <w:kern w:val="0"/>
          <w:vertAlign w:val="superscript"/>
          <w14:ligatures w14:val="none"/>
        </w:rPr>
        <w:t>87</w:t>
      </w:r>
      <w:r w:rsidR="009C079F" w:rsidRPr="008605CB">
        <w:rPr>
          <w:rFonts w:ascii="Garamond" w:eastAsia="Times New Roman" w:hAnsi="Garamond" w:cs="Times New Roman"/>
          <w:kern w:val="0"/>
          <w14:ligatures w14:val="none"/>
        </w:rPr>
        <w:t>/Sr</w:t>
      </w:r>
      <w:r w:rsidR="009C079F" w:rsidRPr="008605CB">
        <w:rPr>
          <w:rFonts w:ascii="Garamond" w:eastAsia="Times New Roman" w:hAnsi="Garamond" w:cs="Times New Roman"/>
          <w:kern w:val="0"/>
          <w:vertAlign w:val="superscript"/>
          <w14:ligatures w14:val="none"/>
        </w:rPr>
        <w:t>86</w:t>
      </w:r>
      <w:r w:rsidR="009C079F" w:rsidRPr="008605CB">
        <w:rPr>
          <w:rFonts w:ascii="Garamond" w:hAnsi="Garamond" w:cs="Times New Roman"/>
        </w:rPr>
        <w:t xml:space="preserve"> </w:t>
      </w:r>
      <w:r w:rsidR="00C50332" w:rsidRPr="008605CB">
        <w:rPr>
          <w:rFonts w:ascii="Garamond" w:hAnsi="Garamond" w:cs="Times New Roman"/>
        </w:rPr>
        <w:t>ratios</w:t>
      </w:r>
      <w:r w:rsidR="009C079F" w:rsidRPr="008605CB">
        <w:rPr>
          <w:rFonts w:ascii="Garamond" w:hAnsi="Garamond" w:cs="Times New Roman"/>
        </w:rPr>
        <w:t xml:space="preserve"> and associated uncertaint</w:t>
      </w:r>
      <w:r w:rsidRPr="008605CB">
        <w:rPr>
          <w:rFonts w:ascii="Garamond" w:hAnsi="Garamond" w:cs="Times New Roman"/>
        </w:rPr>
        <w:t>y</w:t>
      </w:r>
      <w:r w:rsidR="009C079F" w:rsidRPr="008605CB">
        <w:rPr>
          <w:rFonts w:ascii="Garamond" w:hAnsi="Garamond" w:cs="Times New Roman"/>
        </w:rPr>
        <w:t xml:space="preserve"> for roughly every ~1km of </w:t>
      </w:r>
      <w:r w:rsidRPr="008605CB">
        <w:rPr>
          <w:rFonts w:ascii="Garamond" w:hAnsi="Garamond" w:cs="Times New Roman"/>
        </w:rPr>
        <w:t>river length</w:t>
      </w:r>
      <w:r w:rsidR="009C079F" w:rsidRPr="008605CB">
        <w:rPr>
          <w:rFonts w:ascii="Garamond" w:hAnsi="Garamond" w:cs="Times New Roman"/>
        </w:rPr>
        <w:t xml:space="preserve"> across the basin (</w:t>
      </w:r>
      <w:r w:rsidR="00E85535" w:rsidRPr="008605CB">
        <w:rPr>
          <w:rFonts w:ascii="Garamond" w:hAnsi="Garamond" w:cs="Times New Roman"/>
        </w:rPr>
        <w:t>Fig.</w:t>
      </w:r>
      <w:r w:rsidR="009C079F" w:rsidRPr="008605CB">
        <w:rPr>
          <w:rFonts w:ascii="Garamond" w:hAnsi="Garamond" w:cs="Times New Roman"/>
        </w:rPr>
        <w:t xml:space="preserve"> 1)</w:t>
      </w:r>
      <w:r w:rsidR="009C079F" w:rsidRPr="008605CB">
        <w:rPr>
          <w:rFonts w:ascii="Garamond" w:eastAsia="Times New Roman" w:hAnsi="Garamond" w:cs="Times New Roman"/>
          <w:kern w:val="0"/>
          <w14:ligatures w14:val="none"/>
        </w:rPr>
        <w:t xml:space="preserve"> </w:t>
      </w:r>
      <w:r w:rsidR="009833DB" w:rsidRPr="008605CB">
        <w:rPr>
          <w:rFonts w:ascii="Garamond" w:eastAsia="Times New Roman" w:hAnsi="Garamond" w:cs="Times New Roman"/>
          <w:kern w:val="0"/>
          <w14:ligatures w14:val="none"/>
        </w:rPr>
        <w:fldChar w:fldCharType="begin"/>
      </w:r>
      <w:r w:rsidR="00C50332" w:rsidRPr="008605CB">
        <w:rPr>
          <w:rFonts w:ascii="Garamond" w:eastAsia="Times New Roman" w:hAnsi="Garamond" w:cs="Times New Roman"/>
          <w:kern w:val="0"/>
          <w14:ligatures w14:val="none"/>
        </w:rPr>
        <w:instrText xml:space="preserve"> ADDIN ZOTERO_ITEM CSL_CITATION {"citationID":"M10Aqb9z","properties":{"formattedCitation":"(Brennan et al., 2016; Ver Hoef &amp; Peterson, 2010)","plainCitation":"(Brennan et al., 2016; Ver Hoef &amp; Peterson, 2010)","noteIndex":0},"citationItems":[{"id":2315,"uris":["http://zotero.org/users/8421274/items/Q4IUGSIX"],"itemData":{"id":2315,"type":"article-journal","abstract":"A critical challenge for the Earth sciences is to trace the transport and flux of matter within and among aquatic, terrestrial, and atmospheric systems. Robust descriptions of isotopic patterns across space and time, called “isoscapes,” form the basis of a rapidly growing and wide-ranging body of research aimed at quantifying connectivity within and among Earth's systems. However, isoscapes of rivers have been limited by conventional Euclidean approaches in geostatistics and the lack of a quantitative framework to apportion the influence of processes driven by landscape features versus in-stream phenomena. Here we demonstrate how dendritic network models substantially improve the accuracy of isoscapes of strontium isotopes and partition the influence of hydrologic transport versus local geologic features on strontium isotope ratios in a large Alaska river. This work illustrates the analytical power of dendritic network models for the field of isotope biogeochemistry, particularly for provenance studies of modern and ancient animals.","container-title":"Geophysical Research Letters","DOI":"10.1002/2016GL068904","ISSN":"1944-8007","issue":"10","language":"en","note":"_eprint: https://onlinelibrary.wiley.com/doi/pdf/10.1002/2016GL068904","page":"5043-5051","source":"Wiley Online Library","title":"Dendritic network models: Improving isoscapes and quantifying influence of landscape and in-stream processes on strontium isotopes in rivers","title-short":"Dendritic network models","volume":"43","author":[{"family":"Brennan","given":"Sean R."},{"family":"Torgersen","given":"Christian E."},{"family":"Hollenbeck","given":"Jeff P."},{"family":"Fernandez","given":"Diego P."},{"family":"Jensen","given":"Carrie K."},{"family":"Schindler","given":"Daniel E."}],"issued":{"date-parts":[["2016"]]}}},{"id":4769,"uris":["http://zotero.org/users/8421274/items/XBJELDI4"],"itemData":{"id":4769,"type":"article-journal","container-title":"Journal of the American Statistical Association","DOI":"10.1198/jasa.2009.ap08248","ISSN":"0162-1459, 1537-274X","issue":"489","journalAbbreviation":"Journal of the American Statistical Association","language":"en","page":"6-18","source":"DOI.org (Crossref)","title":"A Moving Average Approach for Spatial Statistical Models of Stream Networks","volume":"105","author":[{"family":"Ver Hoef","given":"Jay M."},{"family":"Peterson","given":"Erin E."}],"issued":{"date-parts":[["2010",3,1]]}}}],"schema":"https://github.com/citation-style-language/schema/raw/master/csl-citation.json"} </w:instrText>
      </w:r>
      <w:r w:rsidR="009833DB" w:rsidRPr="008605CB">
        <w:rPr>
          <w:rFonts w:ascii="Garamond" w:eastAsia="Times New Roman" w:hAnsi="Garamond" w:cs="Times New Roman"/>
          <w:kern w:val="0"/>
          <w14:ligatures w14:val="none"/>
        </w:rPr>
        <w:fldChar w:fldCharType="separate"/>
      </w:r>
      <w:r w:rsidR="00C50332" w:rsidRPr="008605CB">
        <w:rPr>
          <w:rFonts w:ascii="Garamond" w:eastAsia="Times New Roman" w:hAnsi="Garamond" w:cs="Times New Roman"/>
          <w:noProof/>
          <w:kern w:val="0"/>
          <w14:ligatures w14:val="none"/>
        </w:rPr>
        <w:t>(Brennan et al., 2016; Ver Hoef &amp; Peterson, 2010)</w:t>
      </w:r>
      <w:r w:rsidR="009833DB" w:rsidRPr="008605CB">
        <w:rPr>
          <w:rFonts w:ascii="Garamond" w:eastAsia="Times New Roman" w:hAnsi="Garamond" w:cs="Times New Roman"/>
          <w:kern w:val="0"/>
          <w14:ligatures w14:val="none"/>
        </w:rPr>
        <w:fldChar w:fldCharType="end"/>
      </w:r>
      <w:r w:rsidR="009833DB" w:rsidRPr="008605CB">
        <w:rPr>
          <w:rFonts w:ascii="Garamond" w:eastAsia="Times New Roman" w:hAnsi="Garamond" w:cs="Times New Roman"/>
          <w:kern w:val="0"/>
          <w14:ligatures w14:val="none"/>
        </w:rPr>
        <w:t xml:space="preserve">. </w:t>
      </w:r>
      <w:r w:rsidR="009F3E36" w:rsidRPr="008605CB">
        <w:rPr>
          <w:rFonts w:ascii="Garamond" w:hAnsi="Garamond" w:cs="Times New Roman"/>
        </w:rPr>
        <w:t>To prevent over-assignment to tributaries with exceptionally low prediction error</w:t>
      </w:r>
      <w:r w:rsidR="0082206F" w:rsidRPr="008605CB">
        <w:rPr>
          <w:rFonts w:ascii="Garamond" w:hAnsi="Garamond" w:cs="Times New Roman"/>
        </w:rPr>
        <w:t xml:space="preserve">, uncertainty </w:t>
      </w:r>
      <w:r w:rsidR="009F3E36" w:rsidRPr="008605CB">
        <w:rPr>
          <w:rFonts w:ascii="Garamond" w:hAnsi="Garamond" w:cs="Times New Roman"/>
        </w:rPr>
        <w:t>values were constrained to 0.0006</w:t>
      </w:r>
      <w:r w:rsidR="009C079F" w:rsidRPr="008605CB">
        <w:rPr>
          <w:rFonts w:ascii="Garamond" w:hAnsi="Garamond" w:cs="Times New Roman"/>
        </w:rPr>
        <w:t xml:space="preserve"> and above.</w:t>
      </w:r>
      <w:r w:rsidR="009F3E36" w:rsidRPr="008605CB">
        <w:rPr>
          <w:rFonts w:ascii="Garamond" w:hAnsi="Garamond" w:cs="Times New Roman"/>
        </w:rPr>
        <w:t xml:space="preserve"> This threshold was selected </w:t>
      </w:r>
      <w:r w:rsidR="00AF7B74" w:rsidRPr="008605CB">
        <w:rPr>
          <w:rFonts w:ascii="Garamond" w:hAnsi="Garamond" w:cs="Times New Roman"/>
        </w:rPr>
        <w:t xml:space="preserve">by visually examining the histogram for a cutoff which adjusted the values for a small number of exceedingly low </w:t>
      </w:r>
      <w:r w:rsidR="0082206F" w:rsidRPr="008605CB">
        <w:rPr>
          <w:rFonts w:ascii="Garamond" w:hAnsi="Garamond" w:cs="Times New Roman"/>
        </w:rPr>
        <w:t>uncertainty</w:t>
      </w:r>
      <w:r w:rsidR="00AF7B74" w:rsidRPr="008605CB">
        <w:rPr>
          <w:rFonts w:ascii="Garamond" w:hAnsi="Garamond" w:cs="Times New Roman"/>
        </w:rPr>
        <w:t xml:space="preserve"> tributaries</w:t>
      </w:r>
      <w:r w:rsidR="0082206F" w:rsidRPr="008605CB">
        <w:rPr>
          <w:rFonts w:ascii="Garamond" w:hAnsi="Garamond" w:cs="Times New Roman"/>
        </w:rPr>
        <w:t xml:space="preserve"> (those near extensive sampling) </w:t>
      </w:r>
      <w:r w:rsidR="00AF7B74" w:rsidRPr="008605CB">
        <w:rPr>
          <w:rFonts w:ascii="Garamond" w:hAnsi="Garamond" w:cs="Times New Roman"/>
        </w:rPr>
        <w:t xml:space="preserve">while maintaining the general </w:t>
      </w:r>
      <w:r w:rsidR="0082206F" w:rsidRPr="008605CB">
        <w:rPr>
          <w:rFonts w:ascii="Garamond" w:hAnsi="Garamond" w:cs="Times New Roman"/>
        </w:rPr>
        <w:t xml:space="preserve">error distribution </w:t>
      </w:r>
      <w:r w:rsidRPr="008605CB">
        <w:rPr>
          <w:rFonts w:ascii="Garamond" w:hAnsi="Garamond" w:cs="Times New Roman"/>
        </w:rPr>
        <w:t xml:space="preserve">from the original SSN model. </w:t>
      </w:r>
    </w:p>
    <w:p w14:paraId="417575B8" w14:textId="3A681D44" w:rsidR="009833DB" w:rsidRPr="008605CB" w:rsidRDefault="002A3FE3" w:rsidP="00B857E3">
      <w:pPr>
        <w:spacing w:before="100" w:beforeAutospacing="1" w:after="100" w:afterAutospacing="1" w:line="480" w:lineRule="auto"/>
        <w:ind w:firstLine="720"/>
        <w:rPr>
          <w:rFonts w:ascii="Garamond" w:hAnsi="Garamond" w:cs="Times New Roman"/>
        </w:rPr>
      </w:pPr>
      <w:r w:rsidRPr="008605CB">
        <w:rPr>
          <w:rFonts w:ascii="Garamond" w:eastAsia="Times New Roman" w:hAnsi="Garamond" w:cs="Times New Roman"/>
          <w:kern w:val="0"/>
          <w14:ligatures w14:val="none"/>
        </w:rPr>
        <w:t>P</w:t>
      </w:r>
      <w:r w:rsidR="009833DB" w:rsidRPr="008605CB">
        <w:rPr>
          <w:rFonts w:ascii="Garamond" w:eastAsia="Times New Roman" w:hAnsi="Garamond" w:cs="Times New Roman"/>
          <w:kern w:val="0"/>
          <w14:ligatures w14:val="none"/>
        </w:rPr>
        <w:t>osterior probability</w:t>
      </w:r>
      <w:r w:rsidRPr="008605CB">
        <w:rPr>
          <w:rFonts w:ascii="Garamond" w:eastAsia="Times New Roman" w:hAnsi="Garamond" w:cs="Times New Roman"/>
          <w:kern w:val="0"/>
          <w14:ligatures w14:val="none"/>
        </w:rPr>
        <w:t xml:space="preserve"> values were calculated for </w:t>
      </w:r>
      <w:r w:rsidR="00C34090" w:rsidRPr="008605CB">
        <w:rPr>
          <w:rFonts w:ascii="Garamond" w:eastAsia="Times New Roman" w:hAnsi="Garamond" w:cs="Times New Roman"/>
          <w:kern w:val="0"/>
          <w14:ligatures w14:val="none"/>
        </w:rPr>
        <w:t xml:space="preserve">assigning </w:t>
      </w:r>
      <w:r w:rsidRPr="008605CB">
        <w:rPr>
          <w:rFonts w:ascii="Garamond" w:eastAsia="Times New Roman" w:hAnsi="Garamond" w:cs="Times New Roman"/>
          <w:kern w:val="0"/>
          <w14:ligatures w14:val="none"/>
        </w:rPr>
        <w:t xml:space="preserve">all fish </w:t>
      </w:r>
      <w:r w:rsidR="00C34090" w:rsidRPr="008605CB">
        <w:rPr>
          <w:rFonts w:ascii="Garamond" w:eastAsia="Times New Roman" w:hAnsi="Garamond" w:cs="Times New Roman"/>
          <w:kern w:val="0"/>
          <w14:ligatures w14:val="none"/>
        </w:rPr>
        <w:t>to potential</w:t>
      </w:r>
      <w:r w:rsidRPr="008605CB">
        <w:rPr>
          <w:rFonts w:ascii="Garamond" w:eastAsia="Times New Roman" w:hAnsi="Garamond" w:cs="Times New Roman"/>
          <w:kern w:val="0"/>
          <w14:ligatures w14:val="none"/>
        </w:rPr>
        <w:t xml:space="preserve"> tributary segments across the river</w:t>
      </w:r>
      <w:r w:rsidR="008730BC">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basin using a </w:t>
      </w:r>
      <w:r w:rsidR="009833DB" w:rsidRPr="008605CB">
        <w:rPr>
          <w:rFonts w:ascii="Garamond" w:eastAsia="Times New Roman" w:hAnsi="Garamond" w:cs="Times New Roman"/>
          <w:kern w:val="0"/>
          <w14:ligatures w14:val="none"/>
        </w:rPr>
        <w:t xml:space="preserve">geographically continuous Bayesian framework </w:t>
      </w:r>
      <w:r w:rsidR="001C6B33">
        <w:rPr>
          <w:rFonts w:ascii="Garamond" w:eastAsia="Times New Roman" w:hAnsi="Garamond" w:cs="Times New Roman"/>
          <w:kern w:val="0"/>
          <w14:ligatures w14:val="none"/>
        </w:rPr>
        <w:fldChar w:fldCharType="begin"/>
      </w:r>
      <w:r w:rsidR="001C6B33">
        <w:rPr>
          <w:rFonts w:ascii="Garamond" w:eastAsia="Times New Roman" w:hAnsi="Garamond" w:cs="Times New Roman"/>
          <w:kern w:val="0"/>
          <w14:ligatures w14:val="none"/>
        </w:rPr>
        <w:instrText xml:space="preserve"> ADDIN ZOTERO_ITEM CSL_CITATION {"citationID":"O7HgVrjI","properties":{"formattedCitation":"(Brennan et al., 2019)","plainCitation":"(Brennan et al., 2019)","noteIndex":0},"citationItems":[{"id":3844,"uris":["http://zotero.org/users/8421274/items/RXD5IA9D"],"itemData":{"id":3844,"type":"article-journal","abstract":"Watersheds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P."}],"issued":{"date-parts":[["2019"]]}}}],"schema":"https://github.com/citation-style-language/schema/raw/master/csl-citation.json"} </w:instrText>
      </w:r>
      <w:r w:rsidR="001C6B33">
        <w:rPr>
          <w:rFonts w:ascii="Garamond" w:eastAsia="Times New Roman" w:hAnsi="Garamond" w:cs="Times New Roman"/>
          <w:kern w:val="0"/>
          <w14:ligatures w14:val="none"/>
        </w:rPr>
        <w:fldChar w:fldCharType="separate"/>
      </w:r>
      <w:r w:rsidR="001C6B33">
        <w:rPr>
          <w:rFonts w:ascii="Garamond" w:eastAsia="Times New Roman" w:hAnsi="Garamond" w:cs="Times New Roman"/>
          <w:noProof/>
          <w:kern w:val="0"/>
          <w14:ligatures w14:val="none"/>
        </w:rPr>
        <w:t>(Brennan et al., 2019)</w:t>
      </w:r>
      <w:r w:rsidR="001C6B33">
        <w:rPr>
          <w:rFonts w:ascii="Garamond" w:eastAsia="Times New Roman" w:hAnsi="Garamond" w:cs="Times New Roman"/>
          <w:kern w:val="0"/>
          <w14:ligatures w14:val="none"/>
        </w:rPr>
        <w:fldChar w:fldCharType="end"/>
      </w:r>
      <w:r w:rsidR="001C6B33">
        <w:rPr>
          <w:rFonts w:ascii="Garamond" w:eastAsia="Times New Roman" w:hAnsi="Garamond" w:cs="Times New Roman"/>
          <w:kern w:val="0"/>
          <w14:ligatures w14:val="none"/>
        </w:rPr>
        <w:t>.</w:t>
      </w:r>
      <w:r w:rsidR="009833DB" w:rsidRPr="008605CB">
        <w:rPr>
          <w:rFonts w:ascii="Garamond" w:eastAsia="Times New Roman" w:hAnsi="Garamond" w:cs="Times New Roman"/>
          <w:kern w:val="0"/>
          <w14:ligatures w14:val="none"/>
        </w:rPr>
        <w:t xml:space="preserve"> This approach considers the relationship between extracted natal origin otolith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values as well as several variance generating processes including </w:t>
      </w:r>
      <w:r w:rsidR="009833DB" w:rsidRPr="008605CB">
        <w:rPr>
          <w:rFonts w:ascii="Garamond" w:hAnsi="Garamond" w:cs="Times New Roman"/>
        </w:rPr>
        <w:t xml:space="preserve">analytical, within-population, and </w:t>
      </w:r>
      <w:proofErr w:type="spellStart"/>
      <w:r w:rsidR="009833DB" w:rsidRPr="008605CB">
        <w:rPr>
          <w:rFonts w:ascii="Garamond" w:hAnsi="Garamond" w:cs="Times New Roman"/>
        </w:rPr>
        <w:t>isoscape</w:t>
      </w:r>
      <w:proofErr w:type="spellEnd"/>
      <w:r w:rsidR="009833DB" w:rsidRPr="008605CB">
        <w:rPr>
          <w:rFonts w:ascii="Garamond" w:hAnsi="Garamond" w:cs="Times New Roman"/>
        </w:rPr>
        <w:t xml:space="preserve"> prediction error</w:t>
      </w:r>
      <w:r w:rsidR="00B07AE4" w:rsidRPr="008605CB">
        <w:rPr>
          <w:rFonts w:ascii="Garamond" w:hAnsi="Garamond" w:cs="Times New Roman"/>
        </w:rPr>
        <w:t>s</w:t>
      </w:r>
      <w:r w:rsidR="009833DB" w:rsidRPr="008605CB">
        <w:rPr>
          <w:rFonts w:ascii="Garamond" w:hAnsi="Garamond" w:cs="Times New Roman"/>
        </w:rPr>
        <w:t xml:space="preserve">. </w:t>
      </w:r>
      <w:r w:rsidR="009833DB" w:rsidRPr="008605CB">
        <w:rPr>
          <w:rFonts w:ascii="Garamond" w:eastAsia="Times New Roman" w:hAnsi="Garamond" w:cs="Times New Roman"/>
          <w:color w:val="000000"/>
        </w:rPr>
        <w:t xml:space="preserve">We assumed all errors were normally distributed, and combined them through the equation: </w:t>
      </w:r>
    </w:p>
    <w:p w14:paraId="5231EB5C" w14:textId="77777777" w:rsidR="009833DB" w:rsidRPr="005E64F6" w:rsidRDefault="00000000" w:rsidP="009833DB">
      <w:pPr>
        <w:spacing w:before="100" w:beforeAutospacing="1" w:after="100" w:afterAutospacing="1" w:line="480" w:lineRule="auto"/>
        <w:ind w:firstLine="720"/>
        <w:rPr>
          <w:rFonts w:ascii="Garamond" w:eastAsia="Times New Roman" w:hAnsi="Garamond" w:cs="Times New Roman"/>
          <w:kern w:val="0"/>
          <w:sz w:val="22"/>
          <w:szCs w:val="22"/>
          <w14:ligatures w14:val="none"/>
        </w:rPr>
      </w:pPr>
      <m:oMathPara>
        <m:oMath>
          <m:sSub>
            <m:sSubPr>
              <m:ctrlPr>
                <w:rPr>
                  <w:rFonts w:ascii="Cambria Math" w:eastAsia="Times New Roman" w:hAnsi="Cambria Math" w:cstheme="majorHAnsi"/>
                  <w:i/>
                  <w:color w:val="000000"/>
                </w:rPr>
              </m:ctrlPr>
            </m:sSubPr>
            <m:e>
              <m:r>
                <w:rPr>
                  <w:rFonts w:ascii="Cambria Math" w:eastAsia="Times New Roman" w:hAnsi="Cambria Math" w:cstheme="majorHAnsi"/>
                  <w:color w:val="000000"/>
                </w:rPr>
                <m:t>σ</m:t>
              </m:r>
            </m:e>
            <m:sub>
              <m:r>
                <w:rPr>
                  <w:rFonts w:ascii="Cambria Math" w:eastAsia="Times New Roman" w:hAnsi="Cambria Math" w:cstheme="majorHAnsi"/>
                  <w:color w:val="000000"/>
                </w:rPr>
                <m:t xml:space="preserve">combined= </m:t>
              </m:r>
              <m:rad>
                <m:radPr>
                  <m:degHide m:val="1"/>
                  <m:ctrlPr>
                    <w:rPr>
                      <w:rFonts w:ascii="Cambria Math" w:eastAsia="Times New Roman" w:hAnsi="Cambria Math" w:cstheme="majorHAnsi"/>
                      <w:i/>
                      <w:color w:val="000000"/>
                    </w:rPr>
                  </m:ctrlPr>
                </m:radPr>
                <m:deg/>
                <m:e>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Analytical</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Within-population</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isoscape</m:t>
                      </m:r>
                    </m:sub>
                    <m:sup>
                      <m:r>
                        <w:rPr>
                          <w:rFonts w:ascii="Cambria Math" w:eastAsia="Times New Roman" w:hAnsi="Cambria Math" w:cstheme="majorHAnsi"/>
                          <w:color w:val="000000"/>
                        </w:rPr>
                        <m:t>2</m:t>
                      </m:r>
                    </m:sup>
                  </m:sSubSup>
                </m:e>
              </m:rad>
            </m:sub>
          </m:sSub>
        </m:oMath>
      </m:oMathPara>
    </w:p>
    <w:p w14:paraId="601F0841" w14:textId="2D726DB7" w:rsidR="009833DB" w:rsidRPr="008605CB" w:rsidRDefault="009833DB" w:rsidP="009833DB">
      <w:pPr>
        <w:spacing w:line="480" w:lineRule="auto"/>
        <w:ind w:firstLine="720"/>
        <w:rPr>
          <w:rFonts w:ascii="Garamond" w:hAnsi="Garamond" w:cs="Times New Roman"/>
        </w:rPr>
      </w:pPr>
      <w:r w:rsidRPr="008605CB">
        <w:rPr>
          <w:rFonts w:ascii="Garamond" w:hAnsi="Garamond" w:cs="Times New Roman"/>
        </w:rPr>
        <w:t xml:space="preserve">Posterior probability values for each tributary (j) were then calculated using Bayes theorem </w:t>
      </w:r>
      <w:r w:rsidRPr="008605CB">
        <w:rPr>
          <w:rFonts w:ascii="Garamond" w:hAnsi="Garamond" w:cs="Times New Roman"/>
        </w:rPr>
        <w:fldChar w:fldCharType="begin"/>
      </w:r>
      <w:r w:rsidR="001D71C8">
        <w:rPr>
          <w:rFonts w:ascii="Garamond" w:hAnsi="Garamond" w:cs="Times New Roman"/>
        </w:rPr>
        <w:instrText xml:space="preserve"> ADDIN ZOTERO_ITEM CSL_CITATION {"citationID":"s99EKqrE","properties":{"formattedCitation":"(Brennan &amp; Schindler, 2017; Wunder, 2010)","plainCitation":"(Brennan &amp; Schindler, 2017; Wunder, 2010)","noteIndex":0},"citationItems":[{"id":1694,"uris":["http://zotero.org/users/8421274/items/NSWL6YPN"],"itemData":{"id":1694,"type":"article-journal","abstract":"Production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1071,"uris":["http://zotero.org/users/8421274/items/7AQTJQK8"],"itemData":{"id":1071,"type":"chapter","container-title":"Isoscapes","DOI":"10.1007/978-90-481-3354-3_12","ISBN":"978-90-481-3353-6","language":"en","page":"251-270","publisher":"Springer Netherlands","publisher-place":"Dordrecht","source":"DOI.org (Crossref)","title":"Using Isoscapes to Model Probability Surfaces for Determining Geographic Origins","URL":"http://link.springer.com/10.1007/978-90-481-3354-3_12","editor":[{"family":"West","given":"Jason B."},{"family":"Bowen","given":"Gabriel J."},{"family":"Dawson","given":"Todd E."},{"family":"Tu","given":"Kevin P."}],"author":[{"family":"Wunder","given":"Michael B."}],"accessed":{"date-parts":[["2022",9,22]]},"issued":{"date-parts":[["2010"]]}}}],"schema":"https://github.com/citation-style-language/schema/raw/master/csl-citation.json"} </w:instrText>
      </w:r>
      <w:r w:rsidRPr="008605CB">
        <w:rPr>
          <w:rFonts w:ascii="Garamond" w:hAnsi="Garamond" w:cs="Times New Roman"/>
        </w:rPr>
        <w:fldChar w:fldCharType="separate"/>
      </w:r>
      <w:r w:rsidRPr="008605CB">
        <w:rPr>
          <w:rFonts w:ascii="Garamond" w:hAnsi="Garamond" w:cs="Times New Roman"/>
          <w:noProof/>
        </w:rPr>
        <w:t>(Brennan &amp; Schindler, 2017; Wunder, 2010)</w:t>
      </w:r>
      <w:r w:rsidRPr="008605CB">
        <w:rPr>
          <w:rFonts w:ascii="Garamond" w:hAnsi="Garamond" w:cs="Times New Roman"/>
        </w:rPr>
        <w:fldChar w:fldCharType="end"/>
      </w:r>
      <w:r w:rsidRPr="008605CB">
        <w:rPr>
          <w:rFonts w:ascii="Garamond" w:hAnsi="Garamond" w:cs="Times New Roman"/>
        </w:rPr>
        <w:t xml:space="preserve"> ; </w:t>
      </w:r>
    </w:p>
    <w:p w14:paraId="69565D7E" w14:textId="40C97ED7" w:rsidR="00B857E3" w:rsidRPr="00EE2480" w:rsidRDefault="009833DB" w:rsidP="00EE2480">
      <w:pPr>
        <w:spacing w:before="100" w:beforeAutospacing="1" w:after="100" w:afterAutospacing="1" w:line="480" w:lineRule="auto"/>
        <w:rPr>
          <w:rFonts w:ascii="Garamond" w:eastAsia="Times New Roman" w:hAnsi="Garamond" w:cs="Times New Roman"/>
          <w:b/>
          <w:bCs/>
          <w:kern w:val="0"/>
          <w:sz w:val="22"/>
          <w:szCs w:val="22"/>
          <w14:ligatures w14:val="none"/>
        </w:rPr>
      </w:pPr>
      <m:oMathPara>
        <m:oMath>
          <m:r>
            <w:rPr>
              <w:rFonts w:ascii="Cambria Math" w:hAnsi="Cambria Math" w:cstheme="majorHAnsi"/>
              <w:sz w:val="18"/>
              <w:szCs w:val="18"/>
            </w:rPr>
            <w:lastRenderedPageBreak/>
            <m:t>P</m:t>
          </m:r>
          <m:d>
            <m:dPr>
              <m:endChr m:val="|"/>
              <m:ctrlPr>
                <w:rPr>
                  <w:rFonts w:ascii="Cambria Math" w:hAnsi="Cambria Math" w:cstheme="majorHAnsi"/>
                  <w:i/>
                  <w:sz w:val="18"/>
                  <w:szCs w:val="18"/>
                </w:rPr>
              </m:ctrlPr>
            </m:dPr>
            <m:e>
              <m:r>
                <w:rPr>
                  <w:rFonts w:ascii="Cambria Math" w:hAnsi="Cambria Math" w:cstheme="majorHAnsi"/>
                  <w:sz w:val="18"/>
                  <w:szCs w:val="18"/>
                </w:rPr>
                <m:t xml:space="preserve">J=j </m:t>
              </m:r>
            </m:e>
          </m:d>
          <m:r>
            <w:rPr>
              <w:rFonts w:ascii="Cambria Math" w:hAnsi="Cambria Math" w:cstheme="majorHAnsi"/>
              <w:sz w:val="18"/>
              <w:szCs w:val="18"/>
            </w:rPr>
            <m:t xml:space="preserve"> O=o, R=rj) ∝  </m:t>
          </m:r>
          <m:d>
            <m:dPr>
              <m:ctrlPr>
                <w:rPr>
                  <w:rFonts w:ascii="Cambria Math" w:hAnsi="Cambria Math" w:cstheme="majorHAnsi"/>
                  <w:i/>
                  <w:sz w:val="18"/>
                  <w:szCs w:val="18"/>
                </w:rPr>
              </m:ctrlPr>
            </m:dPr>
            <m:e>
              <m:sSup>
                <m:sSupPr>
                  <m:ctrlPr>
                    <w:rPr>
                      <w:rFonts w:ascii="Cambria Math" w:hAnsi="Cambria Math" w:cstheme="majorHAnsi"/>
                      <w:i/>
                      <w:sz w:val="18"/>
                      <w:szCs w:val="18"/>
                    </w:rPr>
                  </m:ctrlPr>
                </m:sSupPr>
                <m:e>
                  <m:r>
                    <w:rPr>
                      <w:rFonts w:ascii="Cambria Math" w:hAnsi="Cambria Math" w:cstheme="majorHAnsi"/>
                      <w:sz w:val="18"/>
                      <w:szCs w:val="18"/>
                    </w:rPr>
                    <m:t>1-</m:t>
                  </m:r>
                  <m:f>
                    <m:fPr>
                      <m:ctrlPr>
                        <w:rPr>
                          <w:rFonts w:ascii="Cambria Math" w:hAnsi="Cambria Math" w:cstheme="majorHAnsi"/>
                          <w:i/>
                          <w:sz w:val="18"/>
                          <w:szCs w:val="18"/>
                        </w:rPr>
                      </m:ctrlPr>
                    </m:fPr>
                    <m:num>
                      <m:r>
                        <w:rPr>
                          <w:rFonts w:ascii="Cambria Math" w:hAnsi="Cambria Math" w:cstheme="majorHAnsi"/>
                          <w:sz w:val="18"/>
                          <w:szCs w:val="18"/>
                        </w:rPr>
                        <m:t>1</m:t>
                      </m:r>
                    </m:num>
                    <m:den>
                      <m:r>
                        <w:rPr>
                          <w:rFonts w:ascii="Cambria Math" w:hAnsi="Cambria Math" w:cstheme="majorHAnsi"/>
                          <w:sz w:val="18"/>
                          <w:szCs w:val="18"/>
                        </w:rPr>
                        <m:t>2π</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den>
                  </m:f>
                </m:e>
                <m:sup>
                  <m:sSup>
                    <m:sSupPr>
                      <m:ctrlPr>
                        <w:rPr>
                          <w:rFonts w:ascii="Cambria Math" w:hAnsi="Cambria Math" w:cstheme="majorHAnsi"/>
                          <w:i/>
                          <w:sz w:val="18"/>
                          <w:szCs w:val="18"/>
                        </w:rPr>
                      </m:ctrlPr>
                    </m:sSupPr>
                    <m:e>
                      <m:r>
                        <w:rPr>
                          <w:rFonts w:ascii="Cambria Math" w:hAnsi="Cambria Math" w:cstheme="majorHAnsi"/>
                          <w:sz w:val="18"/>
                          <w:szCs w:val="18"/>
                        </w:rPr>
                        <m:t>(-(o-</m:t>
                      </m:r>
                      <m:sSub>
                        <m:sSubPr>
                          <m:ctrlPr>
                            <w:rPr>
                              <w:rFonts w:ascii="Cambria Math" w:hAnsi="Cambria Math" w:cstheme="majorHAnsi"/>
                              <w:i/>
                              <w:sz w:val="18"/>
                              <w:szCs w:val="18"/>
                            </w:rPr>
                          </m:ctrlPr>
                        </m:sSubPr>
                        <m:e>
                          <m:r>
                            <w:rPr>
                              <w:rFonts w:ascii="Cambria Math" w:hAnsi="Cambria Math" w:cstheme="majorHAnsi"/>
                              <w:sz w:val="18"/>
                              <w:szCs w:val="18"/>
                            </w:rPr>
                            <m:t>r</m:t>
                          </m:r>
                        </m:e>
                        <m:sub>
                          <m:r>
                            <w:rPr>
                              <w:rFonts w:ascii="Cambria Math" w:hAnsi="Cambria Math" w:cstheme="majorHAnsi"/>
                              <w:sz w:val="18"/>
                              <w:szCs w:val="18"/>
                            </w:rPr>
                            <m:t>j</m:t>
                          </m:r>
                        </m:sub>
                      </m:sSub>
                      <m:r>
                        <w:rPr>
                          <w:rFonts w:ascii="Cambria Math" w:hAnsi="Cambria Math" w:cstheme="majorHAnsi"/>
                          <w:sz w:val="18"/>
                          <w:szCs w:val="18"/>
                        </w:rPr>
                        <m:t>)</m:t>
                      </m:r>
                    </m:e>
                    <m:sup>
                      <m:r>
                        <w:rPr>
                          <w:rFonts w:ascii="Cambria Math" w:hAnsi="Cambria Math" w:cstheme="majorHAnsi"/>
                          <w:sz w:val="18"/>
                          <w:szCs w:val="18"/>
                        </w:rPr>
                        <m:t>2</m:t>
                      </m:r>
                    </m:sup>
                  </m:sSup>
                  <m:r>
                    <w:rPr>
                      <w:rFonts w:ascii="Cambria Math" w:hAnsi="Cambria Math" w:cstheme="majorHAnsi"/>
                      <w:sz w:val="18"/>
                      <w:szCs w:val="18"/>
                    </w:rPr>
                    <m:t>/2</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r>
                    <w:rPr>
                      <w:rFonts w:ascii="Cambria Math" w:hAnsi="Cambria Math" w:cstheme="majorHAnsi"/>
                      <w:sz w:val="18"/>
                      <w:szCs w:val="18"/>
                    </w:rPr>
                    <m:t>)</m:t>
                  </m:r>
                </m:sup>
              </m:sSup>
              <m:r>
                <w:rPr>
                  <w:rFonts w:ascii="Cambria Math" w:hAnsi="Cambria Math" w:cstheme="majorHAnsi"/>
                  <w:sz w:val="18"/>
                  <w:szCs w:val="18"/>
                </w:rPr>
                <m:t xml:space="preserve"> </m:t>
              </m:r>
            </m:e>
          </m:d>
          <m:r>
            <w:rPr>
              <w:rFonts w:ascii="Cambria Math" w:hAnsi="Cambria Math" w:cstheme="majorHAnsi"/>
              <w:sz w:val="18"/>
              <w:szCs w:val="18"/>
            </w:rPr>
            <m:t>* Phabitat</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PStreamOrder</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PPresence(j)</m:t>
          </m:r>
        </m:oMath>
      </m:oMathPara>
    </w:p>
    <w:p w14:paraId="65282A2B" w14:textId="77777777" w:rsidR="0082206F" w:rsidRPr="008605CB" w:rsidRDefault="009833DB" w:rsidP="00B857E3">
      <w:pPr>
        <w:spacing w:line="480" w:lineRule="auto"/>
        <w:ind w:firstLine="720"/>
        <w:rPr>
          <w:rFonts w:ascii="Garamond" w:hAnsi="Garamond" w:cs="Times New Roman"/>
        </w:rPr>
      </w:pPr>
      <w:r w:rsidRPr="008605CB">
        <w:rPr>
          <w:rFonts w:ascii="Garamond" w:hAnsi="Garamond" w:cs="Times New Roman"/>
        </w:rPr>
        <w:t xml:space="preserve">The probability of an individual assigning to tributary </w:t>
      </w:r>
      <w:r w:rsidRPr="008605CB">
        <w:rPr>
          <w:rFonts w:ascii="Garamond" w:hAnsi="Garamond" w:cs="Times New Roman"/>
          <w:i/>
          <w:iCs/>
        </w:rPr>
        <w:t>j</w:t>
      </w:r>
      <w:r w:rsidRPr="008605CB">
        <w:rPr>
          <w:rFonts w:ascii="Garamond" w:hAnsi="Garamond" w:cs="Times New Roman"/>
        </w:rPr>
        <w:t xml:space="preserve"> is defined as the product of the probability of the isotope ratio in the otolith of an individual (</w:t>
      </w:r>
      <w:r w:rsidRPr="008605CB">
        <w:rPr>
          <w:rFonts w:ascii="Garamond" w:hAnsi="Garamond" w:cs="Times New Roman"/>
          <w:i/>
          <w:iCs/>
        </w:rPr>
        <w:t>o)</w:t>
      </w:r>
      <w:r w:rsidRPr="008605CB">
        <w:rPr>
          <w:rFonts w:ascii="Garamond" w:hAnsi="Garamond" w:cs="Times New Roman"/>
        </w:rPr>
        <w:t xml:space="preserve"> given the isotope ratio in tributary </w:t>
      </w:r>
      <w:r w:rsidRPr="008605CB">
        <w:rPr>
          <w:rFonts w:ascii="Garamond" w:hAnsi="Garamond" w:cs="Times New Roman"/>
          <w:i/>
          <w:iCs/>
        </w:rPr>
        <w:t xml:space="preserve">j </w:t>
      </w:r>
      <w:r w:rsidRPr="008605CB">
        <w:rPr>
          <w:rFonts w:ascii="Garamond" w:hAnsi="Garamond" w:cs="Times New Roman"/>
        </w:rPr>
        <w:t>(</w:t>
      </w:r>
      <w:proofErr w:type="spellStart"/>
      <w:r w:rsidRPr="008605CB">
        <w:rPr>
          <w:rFonts w:ascii="Garamond" w:hAnsi="Garamond" w:cs="Times New Roman"/>
          <w:i/>
          <w:iCs/>
        </w:rPr>
        <w:t>r_j</w:t>
      </w:r>
      <w:proofErr w:type="spellEnd"/>
      <w:r w:rsidRPr="008605CB">
        <w:rPr>
          <w:rFonts w:ascii="Garamond" w:hAnsi="Garamond" w:cs="Times New Roman"/>
        </w:rPr>
        <w:t>). The probability of the isotope ratio (</w:t>
      </w:r>
      <w:proofErr w:type="spellStart"/>
      <w:r w:rsidRPr="008605CB">
        <w:rPr>
          <w:rFonts w:ascii="Garamond" w:hAnsi="Garamond" w:cs="Times New Roman"/>
          <w:i/>
          <w:iCs/>
        </w:rPr>
        <w:t>rj</w:t>
      </w:r>
      <w:proofErr w:type="spellEnd"/>
      <w:r w:rsidRPr="008605CB">
        <w:rPr>
          <w:rFonts w:ascii="Garamond" w:hAnsi="Garamond" w:cs="Times New Roman"/>
        </w:rPr>
        <w:t>) was assumed to be normally distributed with a mean represented by the otolith isotope ratio (</w:t>
      </w:r>
      <w:r w:rsidRPr="008605CB">
        <w:rPr>
          <w:rFonts w:ascii="Garamond" w:hAnsi="Garamond" w:cs="Times New Roman"/>
          <w:i/>
          <w:iCs/>
        </w:rPr>
        <w:t>o</w:t>
      </w:r>
      <w:r w:rsidRPr="008605CB">
        <w:rPr>
          <w:rFonts w:ascii="Garamond" w:hAnsi="Garamond" w:cs="Times New Roman"/>
        </w:rPr>
        <w:t xml:space="preserve">) and an error of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combined</m:t>
            </m:r>
          </m:sub>
        </m:sSub>
      </m:oMath>
      <w:r w:rsidRPr="008605CB">
        <w:rPr>
          <w:rFonts w:ascii="Garamond" w:hAnsi="Garamond" w:cs="Times New Roman"/>
        </w:rPr>
        <w:t xml:space="preserve">. </w:t>
      </w:r>
    </w:p>
    <w:p w14:paraId="27D6E1BC" w14:textId="16833564" w:rsidR="009833DB" w:rsidRPr="008605CB" w:rsidRDefault="009833DB" w:rsidP="00B857E3">
      <w:pPr>
        <w:spacing w:line="480" w:lineRule="auto"/>
        <w:ind w:firstLine="720"/>
        <w:rPr>
          <w:rFonts w:ascii="Garamond" w:eastAsia="Times New Roman" w:hAnsi="Garamond" w:cs="Times New Roman"/>
          <w:kern w:val="0"/>
          <w:sz w:val="22"/>
          <w:szCs w:val="22"/>
          <w14:ligatures w14:val="none"/>
        </w:rPr>
      </w:pPr>
      <w:r w:rsidRPr="008605CB">
        <w:rPr>
          <w:rFonts w:ascii="Garamond" w:eastAsia="Times New Roman" w:hAnsi="Garamond" w:cs="Times New Roman"/>
          <w:kern w:val="0"/>
          <w14:ligatures w14:val="none"/>
        </w:rPr>
        <w:t xml:space="preserve">Several priors were included to limit assignments to areas within the river basin suitable for spawning Chinook salmon. </w:t>
      </w:r>
      <w:r w:rsidRPr="008605CB">
        <w:rPr>
          <w:rFonts w:ascii="Garamond" w:hAnsi="Garamond" w:cs="Times New Roman"/>
        </w:rPr>
        <w:t xml:space="preserve">First, a </w:t>
      </w:r>
      <w:r w:rsidRPr="008605CB">
        <w:rPr>
          <w:rFonts w:ascii="Garamond" w:eastAsia="Times New Roman" w:hAnsi="Garamond" w:cs="Times New Roman"/>
        </w:rPr>
        <w:t>stream order prior (</w:t>
      </w:r>
      <w:proofErr w:type="spellStart"/>
      <w:r w:rsidRPr="008605CB">
        <w:rPr>
          <w:rFonts w:ascii="Garamond" w:eastAsia="Times New Roman" w:hAnsi="Garamond" w:cs="Times New Roman"/>
          <w:i/>
          <w:iCs/>
        </w:rPr>
        <w:t>PStreamOrder</w:t>
      </w:r>
      <w:proofErr w:type="spellEnd"/>
      <w:r w:rsidRPr="008605CB">
        <w:rPr>
          <w:rFonts w:ascii="Garamond" w:eastAsia="Times New Roman" w:hAnsi="Garamond" w:cs="Times New Roman"/>
        </w:rPr>
        <w:t>)</w:t>
      </w:r>
      <w:r w:rsidRPr="008605CB">
        <w:rPr>
          <w:rFonts w:ascii="Garamond" w:hAnsi="Garamond" w:cs="Times New Roman"/>
        </w:rPr>
        <w:t xml:space="preserve"> was applied to limit assignments to </w:t>
      </w:r>
      <w:r w:rsidR="002A3FE3" w:rsidRPr="008605CB">
        <w:rPr>
          <w:rFonts w:ascii="Garamond" w:hAnsi="Garamond" w:cs="Times New Roman"/>
        </w:rPr>
        <w:t xml:space="preserve">tributaries with a stream order of </w:t>
      </w:r>
      <w:r w:rsidR="004E7B3B">
        <w:rPr>
          <w:rFonts w:ascii="Garamond" w:hAnsi="Garamond" w:cs="Times New Roman"/>
        </w:rPr>
        <w:t>three</w:t>
      </w:r>
      <w:r w:rsidR="002A3FE3" w:rsidRPr="008605CB">
        <w:rPr>
          <w:rFonts w:ascii="Garamond" w:hAnsi="Garamond" w:cs="Times New Roman"/>
        </w:rPr>
        <w:t xml:space="preserve"> or greater, </w:t>
      </w:r>
      <w:r w:rsidRPr="008605CB">
        <w:rPr>
          <w:rFonts w:ascii="Garamond" w:hAnsi="Garamond" w:cs="Times New Roman"/>
        </w:rPr>
        <w:t xml:space="preserve">reflecting Chinook </w:t>
      </w:r>
      <w:r w:rsidR="0039711B" w:rsidRPr="008605CB">
        <w:rPr>
          <w:rFonts w:ascii="Garamond" w:hAnsi="Garamond" w:cs="Times New Roman"/>
        </w:rPr>
        <w:t>s</w:t>
      </w:r>
      <w:r w:rsidRPr="008605CB">
        <w:rPr>
          <w:rFonts w:ascii="Garamond" w:hAnsi="Garamond" w:cs="Times New Roman"/>
        </w:rPr>
        <w:t>almon’s known preference for spawning in larger streams</w:t>
      </w:r>
      <w:r w:rsidR="00143768" w:rsidRPr="008605CB">
        <w:rPr>
          <w:rFonts w:ascii="Garamond" w:hAnsi="Garamond" w:cs="Times New Roman"/>
        </w:rPr>
        <w:t xml:space="preserve"> </w:t>
      </w:r>
      <w:r w:rsidR="00143768" w:rsidRPr="008605CB">
        <w:rPr>
          <w:rFonts w:ascii="Garamond" w:hAnsi="Garamond" w:cs="Times New Roman"/>
        </w:rPr>
        <w:fldChar w:fldCharType="begin"/>
      </w:r>
      <w:r w:rsidR="00143768" w:rsidRPr="008605CB">
        <w:rPr>
          <w:rFonts w:ascii="Garamond" w:hAnsi="Garamond" w:cs="Times New Roman"/>
        </w:rPr>
        <w:instrText xml:space="preserve"> ADDIN ZOTERO_ITEM CSL_CITATION {"citationID":"hf3x3enX","properties":{"formattedCitation":"(Quinn, 2018)","plainCitation":"(Quinn, 2018)","noteIndex":0},"citationItems":[{"id":5568,"uris":["http://zotero.org/users/8421274/items/TBWE7PX7"],"itemData":{"id":5568,"type":"book","publisher":"American Fisheries Society, University of Washington Press","title":"The Behavior and Ecology of Pacific Salmon and Trout","author":[{"family":"Quinn","given":"Thomas P"}],"issued":{"date-parts":[["2018",10]]}}}],"schema":"https://github.com/citation-style-language/schema/raw/master/csl-citation.json"} </w:instrText>
      </w:r>
      <w:r w:rsidR="00143768" w:rsidRPr="008605CB">
        <w:rPr>
          <w:rFonts w:ascii="Garamond" w:hAnsi="Garamond" w:cs="Times New Roman"/>
        </w:rPr>
        <w:fldChar w:fldCharType="separate"/>
      </w:r>
      <w:r w:rsidR="00143768" w:rsidRPr="008605CB">
        <w:rPr>
          <w:rFonts w:ascii="Garamond" w:hAnsi="Garamond" w:cs="Times New Roman"/>
          <w:noProof/>
        </w:rPr>
        <w:t>(Quinn, 2018)</w:t>
      </w:r>
      <w:r w:rsidR="00143768" w:rsidRPr="008605CB">
        <w:rPr>
          <w:rFonts w:ascii="Garamond" w:hAnsi="Garamond" w:cs="Times New Roman"/>
        </w:rPr>
        <w:fldChar w:fldCharType="end"/>
      </w:r>
      <w:r w:rsidR="00143768" w:rsidRPr="008605CB">
        <w:rPr>
          <w:rFonts w:ascii="Garamond" w:hAnsi="Garamond" w:cs="Times New Roman"/>
        </w:rPr>
        <w:t>.</w:t>
      </w:r>
      <w:r w:rsidRPr="008605CB">
        <w:rPr>
          <w:rFonts w:ascii="Garamond" w:hAnsi="Garamond" w:cs="Times New Roman"/>
        </w:rPr>
        <w:t xml:space="preserve"> </w:t>
      </w:r>
      <w:r w:rsidR="002A3FE3" w:rsidRPr="008605CB">
        <w:rPr>
          <w:rFonts w:ascii="Garamond" w:hAnsi="Garamond" w:cs="Times New Roman"/>
        </w:rPr>
        <w:t>R</w:t>
      </w:r>
      <w:r w:rsidRPr="008605CB">
        <w:rPr>
          <w:rFonts w:ascii="Garamond" w:hAnsi="Garamond" w:cs="Times New Roman"/>
        </w:rPr>
        <w:t xml:space="preserve">eaches with a stream order of </w:t>
      </w:r>
      <w:r w:rsidR="004E7B3B">
        <w:rPr>
          <w:rFonts w:ascii="Garamond" w:hAnsi="Garamond" w:cs="Times New Roman"/>
        </w:rPr>
        <w:t>three</w:t>
      </w:r>
      <w:r w:rsidRPr="008605CB">
        <w:rPr>
          <w:rFonts w:ascii="Garamond" w:hAnsi="Garamond" w:cs="Times New Roman"/>
        </w:rPr>
        <w:t xml:space="preserve"> or greater were included in assignments (assigned a prior value of </w:t>
      </w:r>
      <w:r w:rsidR="004E7B3B">
        <w:rPr>
          <w:rFonts w:ascii="Garamond" w:hAnsi="Garamond" w:cs="Times New Roman"/>
        </w:rPr>
        <w:t>one</w:t>
      </w:r>
      <w:r w:rsidRPr="008605CB">
        <w:rPr>
          <w:rFonts w:ascii="Garamond" w:hAnsi="Garamond" w:cs="Times New Roman"/>
        </w:rPr>
        <w:t xml:space="preserve">), while smaller tributaries were excluded (assigned a value of </w:t>
      </w:r>
      <w:r w:rsidR="004E7B3B">
        <w:rPr>
          <w:rFonts w:ascii="Garamond" w:hAnsi="Garamond" w:cs="Times New Roman"/>
        </w:rPr>
        <w:t>zero</w:t>
      </w:r>
      <w:r w:rsidRPr="008605CB">
        <w:rPr>
          <w:rFonts w:ascii="Garamond" w:hAnsi="Garamond" w:cs="Times New Roman"/>
        </w:rPr>
        <w:t xml:space="preserve">). </w:t>
      </w:r>
      <w:r w:rsidRPr="008605CB">
        <w:rPr>
          <w:rFonts w:ascii="Garamond" w:eastAsia="Times New Roman" w:hAnsi="Garamond" w:cs="Times New Roman"/>
          <w:kern w:val="0"/>
          <w14:ligatures w14:val="none"/>
        </w:rPr>
        <w:t>Second, a habitat suitability prior (</w:t>
      </w:r>
      <w:proofErr w:type="spellStart"/>
      <w:r w:rsidRPr="008605CB">
        <w:rPr>
          <w:rFonts w:ascii="Garamond" w:eastAsia="Times New Roman" w:hAnsi="Garamond" w:cs="Times New Roman"/>
          <w:i/>
          <w:iCs/>
          <w:kern w:val="0"/>
          <w14:ligatures w14:val="none"/>
        </w:rPr>
        <w:t>PHabitat</w:t>
      </w:r>
      <w:proofErr w:type="spellEnd"/>
      <w:r w:rsidRPr="008605CB">
        <w:rPr>
          <w:rFonts w:ascii="Garamond" w:eastAsia="Times New Roman" w:hAnsi="Garamond" w:cs="Times New Roman"/>
          <w:kern w:val="0"/>
          <w14:ligatures w14:val="none"/>
        </w:rPr>
        <w:t xml:space="preserve">) was used to exclude exceedingly slow or flat reaches determined to be unsuitable </w:t>
      </w:r>
      <w:r w:rsidR="0088327B" w:rsidRPr="008605CB">
        <w:rPr>
          <w:rFonts w:ascii="Garamond" w:eastAsia="Times New Roman" w:hAnsi="Garamond" w:cs="Times New Roman"/>
          <w:kern w:val="0"/>
          <w14:ligatures w14:val="none"/>
        </w:rPr>
        <w:t xml:space="preserve">for </w:t>
      </w:r>
      <w:r w:rsidRPr="008605CB">
        <w:rPr>
          <w:rFonts w:ascii="Garamond" w:eastAsia="Times New Roman" w:hAnsi="Garamond" w:cs="Times New Roman"/>
          <w:kern w:val="0"/>
          <w14:ligatures w14:val="none"/>
        </w:rPr>
        <w:t>spawning Chinook</w:t>
      </w:r>
      <w:r w:rsidR="0088327B" w:rsidRPr="008605CB">
        <w:rPr>
          <w:rFonts w:ascii="Garamond" w:eastAsia="Times New Roman" w:hAnsi="Garamond" w:cs="Times New Roman"/>
          <w:kern w:val="0"/>
          <w14:ligatures w14:val="none"/>
        </w:rPr>
        <w:t xml:space="preserve"> salmon</w:t>
      </w:r>
      <w:r w:rsidR="00EF730C" w:rsidRPr="008605CB">
        <w:rPr>
          <w:rFonts w:ascii="Garamond" w:eastAsia="Times New Roman" w:hAnsi="Garamond" w:cs="Times New Roman"/>
          <w:kern w:val="0"/>
          <w14:ligatures w14:val="none"/>
        </w:rPr>
        <w:t xml:space="preserve"> </w:t>
      </w:r>
      <w:r w:rsidR="00EF730C" w:rsidRPr="008605CB">
        <w:rPr>
          <w:rFonts w:ascii="Garamond" w:eastAsia="Times New Roman" w:hAnsi="Garamond" w:cs="Times New Roman"/>
          <w:kern w:val="0"/>
          <w14:ligatures w14:val="none"/>
        </w:rPr>
        <w:fldChar w:fldCharType="begin"/>
      </w:r>
      <w:r w:rsidR="00EF730C" w:rsidRPr="008605CB">
        <w:rPr>
          <w:rFonts w:ascii="Garamond" w:eastAsia="Times New Roman" w:hAnsi="Garamond" w:cs="Times New Roman"/>
          <w:kern w:val="0"/>
          <w14:ligatures w14:val="none"/>
        </w:rPr>
        <w:instrText xml:space="preserve"> ADDIN ZOTERO_ITEM CSL_CITATION {"citationID":"H4pJnquA","properties":{"formattedCitation":"(Makhlouf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EF730C" w:rsidRPr="008605CB">
        <w:rPr>
          <w:rFonts w:ascii="Garamond" w:eastAsia="Times New Roman" w:hAnsi="Garamond" w:cs="Times New Roman"/>
          <w:kern w:val="0"/>
          <w14:ligatures w14:val="none"/>
        </w:rPr>
        <w:fldChar w:fldCharType="separate"/>
      </w:r>
      <w:r w:rsidR="00EF730C" w:rsidRPr="008605CB">
        <w:rPr>
          <w:rFonts w:ascii="Garamond" w:eastAsia="Times New Roman" w:hAnsi="Garamond" w:cs="Times New Roman"/>
          <w:noProof/>
          <w:kern w:val="0"/>
          <w14:ligatures w14:val="none"/>
        </w:rPr>
        <w:t>(Makhlouf et al., 2025)</w:t>
      </w:r>
      <w:r w:rsidR="00EF730C" w:rsidRPr="008605CB">
        <w:rPr>
          <w:rFonts w:ascii="Garamond" w:eastAsia="Times New Roman" w:hAnsi="Garamond" w:cs="Times New Roman"/>
          <w:kern w:val="0"/>
          <w14:ligatures w14:val="none"/>
        </w:rPr>
        <w:fldChar w:fldCharType="end"/>
      </w:r>
      <w:r w:rsidRPr="008605CB">
        <w:rPr>
          <w:rFonts w:ascii="Garamond" w:eastAsia="Times New Roman" w:hAnsi="Garamond" w:cs="Times New Roman"/>
          <w:kern w:val="0"/>
          <w14:ligatures w14:val="none"/>
        </w:rPr>
        <w:t>.</w:t>
      </w:r>
      <w:r w:rsidRPr="008605CB">
        <w:rPr>
          <w:rFonts w:ascii="Garamond" w:eastAsia="Times New Roman" w:hAnsi="Garamond" w:cs="Times New Roman"/>
          <w:kern w:val="0"/>
          <w:sz w:val="22"/>
          <w:szCs w:val="22"/>
          <w14:ligatures w14:val="none"/>
        </w:rPr>
        <w:t xml:space="preserve"> </w:t>
      </w:r>
      <w:r w:rsidRPr="008605CB">
        <w:rPr>
          <w:rFonts w:ascii="Garamond" w:eastAsia="Times New Roman" w:hAnsi="Garamond" w:cs="Times New Roman"/>
          <w:kern w:val="0"/>
          <w14:ligatures w14:val="none"/>
        </w:rPr>
        <w:t xml:space="preserve">Finally, data was included on observed locations of </w:t>
      </w:r>
      <w:r w:rsidR="00B857E3" w:rsidRPr="008605CB">
        <w:rPr>
          <w:rFonts w:ascii="Garamond" w:eastAsia="Times New Roman" w:hAnsi="Garamond" w:cs="Times New Roman"/>
          <w:kern w:val="0"/>
          <w14:ligatures w14:val="none"/>
        </w:rPr>
        <w:t xml:space="preserve">Chinook spawners </w:t>
      </w:r>
      <w:r w:rsidRPr="008605CB">
        <w:rPr>
          <w:rFonts w:ascii="Garamond" w:eastAsia="Times New Roman" w:hAnsi="Garamond" w:cs="Times New Roman"/>
          <w:kern w:val="0"/>
          <w14:ligatures w14:val="none"/>
        </w:rPr>
        <w:t>derived from USGS Arctic-Yukon-Kuskokwim (AYK) Chinook Salmon Intrinsic potential mapping</w:t>
      </w:r>
      <w:r w:rsidR="00983880" w:rsidRPr="008605CB">
        <w:rPr>
          <w:rFonts w:ascii="Garamond" w:eastAsia="Times New Roman" w:hAnsi="Garamond" w:cs="Times New Roman"/>
          <w:kern w:val="0"/>
          <w14:ligatures w14:val="none"/>
        </w:rPr>
        <w:t xml:space="preserve">, which </w:t>
      </w:r>
      <w:r w:rsidRPr="008605CB">
        <w:rPr>
          <w:rFonts w:ascii="Garamond" w:eastAsia="Times New Roman" w:hAnsi="Garamond" w:cs="Times New Roman"/>
          <w:kern w:val="0"/>
          <w14:ligatures w14:val="none"/>
        </w:rPr>
        <w:t>synthesize</w:t>
      </w:r>
      <w:r w:rsidR="00983880" w:rsidRPr="008605CB">
        <w:rPr>
          <w:rFonts w:ascii="Garamond" w:eastAsia="Times New Roman" w:hAnsi="Garamond" w:cs="Times New Roman"/>
          <w:kern w:val="0"/>
          <w14:ligatures w14:val="none"/>
        </w:rPr>
        <w:t>d</w:t>
      </w:r>
      <w:r w:rsidRPr="008605CB">
        <w:rPr>
          <w:rFonts w:ascii="Garamond" w:eastAsia="Times New Roman" w:hAnsi="Garamond" w:cs="Times New Roman"/>
          <w:kern w:val="0"/>
          <w14:ligatures w14:val="none"/>
        </w:rPr>
        <w:t xml:space="preserve"> several sources of data on observed Chinook salmon spawners </w:t>
      </w:r>
      <w:r w:rsidR="00B857E3" w:rsidRPr="008605CB">
        <w:rPr>
          <w:rFonts w:ascii="Garamond" w:eastAsia="Times New Roman" w:hAnsi="Garamond" w:cs="Times New Roman"/>
          <w:kern w:val="0"/>
          <w14:ligatures w14:val="none"/>
        </w:rPr>
        <w:t xml:space="preserve">into spatially referenced tributary data on the presence or absence of observations </w:t>
      </w:r>
      <w:r w:rsidR="0088327B" w:rsidRPr="008605CB">
        <w:rPr>
          <w:rFonts w:ascii="Garamond" w:eastAsia="Times New Roman" w:hAnsi="Garamond" w:cs="Times New Roman"/>
          <w:kern w:val="0"/>
          <w14:ligatures w14:val="none"/>
        </w:rPr>
        <w:fldChar w:fldCharType="begin"/>
      </w:r>
      <w:r w:rsidR="0088327B" w:rsidRPr="008605CB">
        <w:rPr>
          <w:rFonts w:ascii="Garamond" w:eastAsia="Times New Roman" w:hAnsi="Garamond" w:cs="Times New Roman"/>
          <w:kern w:val="0"/>
          <w14:ligatures w14:val="none"/>
        </w:rPr>
        <w:instrText xml:space="preserve"> ADDIN ZOTERO_ITEM CSL_CITATION {"citationID":"GgqWHCm6","properties":{"formattedCitation":"(Falke &amp; Paul, 2025)","plainCitation":"(Falke &amp; Paul, 2025)","noteIndex":0},"citationItems":[{"id":5400,"uris":["http://zotero.org/users/8421274/items/GG56Y5HB"],"itemData":{"id":5400,"type":"dataset","abstract":"Chinook Salmon (Oncorhynchus tshawytscha) are an important commercial, subsistence, and recreational fishery resource in Alaska, and recent population declines have resulted in closures of some Chinook Salmon fisheries. Research into environmental factors involved in the decline of salmon stocks has exposed information gaps regarding fine-scale freshwater habitat quality known to influence Chinook Salmon productivity. We developed spatially-explicit intrinsic habitat potential models for Chinook Salmon freshwater spawning and rearing life-stages based on geomorphic stream network attributes (e.g., gradient, mean annual flow, valley bottom width). Model predictions were applied to individual stream reaches and summarized across synthetic stream networks derived from high-resolution (5-meter) digital elevation models covering the Yukon River drainage west of the US-Canada border and the entire Kuskokwim River drainage (total stream length ~667,000 km across 1.3 million km2 area). Vector spatial datasets include unique reach contributing area (uRCA) and unique reach contributing area valley bottom (uRCA VB) polygons, and confluence to confluence streamline edges derived from the NetMap synthetic streamlines product. Tabular data includes a collection of stream attributes summarized by uRCA or uRCA VB polygons, and habitat model results derived from these stream attributes. See metadata records for individual data elements for a description of input sources, software\nenvironments, data quality, processing steps, and attribute information. Approximately 87,500 and 39,500 stream km were predicted to represent moderate to high (index scores 0.6-1.0) Chinook Salmon rearing and spawning habitat suitability, respectively. Our high-resolution, spatially explicit dataset provides many options for summarizing and visualizing habitat suitability across areal units (e.g., river basins, land management boundaries) and assessing the potential for high suitability habitats outside the known distribution of Chinook Salmon at scales useful for managers and the research community.","DOI":"10.5066/P95AV4JO","license":"Creative Commons Zero v1.0 Universal","medium":"csv,xml,shp","publisher":"U.S. Geological Survey","source":"DOI.org (Datacite)","title":"Stream Attributes and Habitat Intrinsic Potential Model Results to examine Freshwater Habitat Potential for Chinook Salmon in the Yukon and Kuskokwim River Basins, Alaska","URL":"https://www.sciencebase.gov/catalog/item/64df8deed34e5f6cd553baec","author":[{"family":"Falke","given":""},{"family":"Paul","given":""}],"accessed":{"date-parts":[["2025",6,4]]},"issued":{"date-parts":[["2025"]]}}}],"schema":"https://github.com/citation-style-language/schema/raw/master/csl-citation.json"} </w:instrText>
      </w:r>
      <w:r w:rsidR="0088327B" w:rsidRPr="008605CB">
        <w:rPr>
          <w:rFonts w:ascii="Garamond" w:eastAsia="Times New Roman" w:hAnsi="Garamond" w:cs="Times New Roman"/>
          <w:kern w:val="0"/>
          <w14:ligatures w14:val="none"/>
        </w:rPr>
        <w:fldChar w:fldCharType="separate"/>
      </w:r>
      <w:r w:rsidR="0088327B" w:rsidRPr="008605CB">
        <w:rPr>
          <w:rFonts w:ascii="Garamond" w:eastAsia="Times New Roman" w:hAnsi="Garamond" w:cs="Times New Roman"/>
          <w:noProof/>
          <w:kern w:val="0"/>
          <w14:ligatures w14:val="none"/>
        </w:rPr>
        <w:t>(Falke &amp; Paul, 2025)</w:t>
      </w:r>
      <w:r w:rsidR="0088327B" w:rsidRPr="008605CB">
        <w:rPr>
          <w:rFonts w:ascii="Garamond" w:eastAsia="Times New Roman" w:hAnsi="Garamond" w:cs="Times New Roman"/>
          <w:kern w:val="0"/>
          <w14:ligatures w14:val="none"/>
        </w:rPr>
        <w:fldChar w:fldCharType="end"/>
      </w:r>
      <w:r w:rsidR="0088327B"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To avoid biasing regions without observations but with low sampling effort</w:t>
      </w:r>
      <w:r w:rsidR="0082206F"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this prior was applied </w:t>
      </w:r>
      <w:r w:rsidR="00B857E3" w:rsidRPr="008605CB">
        <w:rPr>
          <w:rFonts w:ascii="Garamond" w:eastAsia="Times New Roman" w:hAnsi="Garamond" w:cs="Times New Roman"/>
          <w:kern w:val="0"/>
          <w14:ligatures w14:val="none"/>
        </w:rPr>
        <w:t xml:space="preserve">only </w:t>
      </w:r>
      <w:r w:rsidRPr="008605CB">
        <w:rPr>
          <w:rFonts w:ascii="Garamond" w:eastAsia="Times New Roman" w:hAnsi="Garamond" w:cs="Times New Roman"/>
          <w:kern w:val="0"/>
          <w14:ligatures w14:val="none"/>
        </w:rPr>
        <w:t xml:space="preserve">to </w:t>
      </w:r>
      <w:r w:rsidR="002A3FE3" w:rsidRPr="008605CB">
        <w:rPr>
          <w:rFonts w:ascii="Garamond" w:eastAsia="Times New Roman" w:hAnsi="Garamond" w:cs="Times New Roman"/>
          <w:kern w:val="0"/>
          <w14:ligatures w14:val="none"/>
        </w:rPr>
        <w:t xml:space="preserve">the two highest stream orders in the dataset (Stream order </w:t>
      </w:r>
      <w:r w:rsidR="004E7B3B">
        <w:rPr>
          <w:rFonts w:ascii="Garamond" w:eastAsia="Times New Roman" w:hAnsi="Garamond" w:cs="Times New Roman"/>
          <w:kern w:val="0"/>
          <w14:ligatures w14:val="none"/>
        </w:rPr>
        <w:t>greater than five</w:t>
      </w:r>
      <w:r w:rsidR="002A3FE3"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From these tributaries, reaches identified as lacking observed Chinook spawning were assigned as a value of </w:t>
      </w:r>
      <w:r w:rsidR="004E7B3B">
        <w:rPr>
          <w:rFonts w:ascii="Garamond" w:eastAsia="Times New Roman" w:hAnsi="Garamond" w:cs="Times New Roman"/>
          <w:kern w:val="0"/>
          <w14:ligatures w14:val="none"/>
        </w:rPr>
        <w:t>zero</w:t>
      </w:r>
      <w:r w:rsidRPr="008605CB">
        <w:rPr>
          <w:rFonts w:ascii="Garamond" w:eastAsia="Times New Roman" w:hAnsi="Garamond" w:cs="Times New Roman"/>
          <w:kern w:val="0"/>
          <w14:ligatures w14:val="none"/>
        </w:rPr>
        <w:t>.</w:t>
      </w:r>
      <w:r w:rsidRPr="008605CB">
        <w:rPr>
          <w:rFonts w:ascii="Garamond" w:eastAsia="Times New Roman" w:hAnsi="Garamond" w:cs="Times New Roman"/>
          <w:kern w:val="0"/>
          <w:sz w:val="22"/>
          <w:szCs w:val="22"/>
          <w14:ligatures w14:val="none"/>
        </w:rPr>
        <w:t xml:space="preserve"> </w:t>
      </w:r>
    </w:p>
    <w:p w14:paraId="5E682EF5" w14:textId="34CBFFB4" w:rsidR="00814EE7" w:rsidRPr="008605CB" w:rsidRDefault="009110AF" w:rsidP="00814EE7">
      <w:pPr>
        <w:spacing w:line="480" w:lineRule="auto"/>
        <w:ind w:firstLine="720"/>
        <w:rPr>
          <w:rFonts w:ascii="Garamond" w:hAnsi="Garamond" w:cs="Times New Roman"/>
        </w:rPr>
      </w:pPr>
      <w:r w:rsidRPr="008605CB">
        <w:rPr>
          <w:rFonts w:ascii="Garamond" w:hAnsi="Garamond" w:cs="Times New Roman"/>
        </w:rPr>
        <w:t xml:space="preserve">To estimate the spatial distribution of </w:t>
      </w:r>
      <w:r w:rsidR="00EE2480" w:rsidRPr="008605CB">
        <w:rPr>
          <w:rFonts w:ascii="Garamond" w:hAnsi="Garamond" w:cs="Times New Roman"/>
        </w:rPr>
        <w:t xml:space="preserve">returns </w:t>
      </w:r>
      <w:r w:rsidR="00EF730C" w:rsidRPr="008605CB">
        <w:rPr>
          <w:rFonts w:ascii="Garamond" w:hAnsi="Garamond" w:cs="Times New Roman"/>
        </w:rPr>
        <w:t>across</w:t>
      </w:r>
      <w:r w:rsidRPr="008605CB">
        <w:rPr>
          <w:rFonts w:ascii="Garamond" w:hAnsi="Garamond" w:cs="Times New Roman"/>
        </w:rPr>
        <w:t xml:space="preserve"> a subset of the population, </w:t>
      </w:r>
      <w:r w:rsidR="009F3E36" w:rsidRPr="008605CB">
        <w:rPr>
          <w:rFonts w:ascii="Garamond" w:hAnsi="Garamond" w:cs="Times New Roman"/>
        </w:rPr>
        <w:t xml:space="preserve">posterior probability values </w:t>
      </w:r>
      <w:r w:rsidR="00EF730C" w:rsidRPr="008605CB">
        <w:rPr>
          <w:rFonts w:ascii="Garamond" w:hAnsi="Garamond" w:cs="Times New Roman"/>
        </w:rPr>
        <w:t>for all individuals in th</w:t>
      </w:r>
      <w:r w:rsidR="009E68C7" w:rsidRPr="008605CB">
        <w:rPr>
          <w:rFonts w:ascii="Garamond" w:hAnsi="Garamond" w:cs="Times New Roman"/>
        </w:rPr>
        <w:t>at</w:t>
      </w:r>
      <w:r w:rsidR="00EF730C" w:rsidRPr="008605CB">
        <w:rPr>
          <w:rFonts w:ascii="Garamond" w:hAnsi="Garamond" w:cs="Times New Roman"/>
        </w:rPr>
        <w:t xml:space="preserve"> subset </w:t>
      </w:r>
      <w:r w:rsidRPr="008605CB">
        <w:rPr>
          <w:rFonts w:ascii="Garamond" w:hAnsi="Garamond" w:cs="Times New Roman"/>
        </w:rPr>
        <w:t xml:space="preserve">were summed </w:t>
      </w:r>
      <w:r w:rsidR="00983880" w:rsidRPr="008605CB">
        <w:rPr>
          <w:rFonts w:ascii="Garamond" w:hAnsi="Garamond" w:cs="Times New Roman"/>
        </w:rPr>
        <w:t xml:space="preserve">at </w:t>
      </w:r>
      <w:r w:rsidR="00EF730C" w:rsidRPr="008605CB">
        <w:rPr>
          <w:rFonts w:ascii="Garamond" w:hAnsi="Garamond" w:cs="Times New Roman"/>
        </w:rPr>
        <w:t>each location</w:t>
      </w:r>
      <w:r w:rsidR="00983880" w:rsidRPr="008605CB">
        <w:rPr>
          <w:rFonts w:ascii="Garamond" w:hAnsi="Garamond" w:cs="Times New Roman"/>
        </w:rPr>
        <w:t>.</w:t>
      </w:r>
      <w:r w:rsidRPr="008605CB">
        <w:rPr>
          <w:rFonts w:ascii="Garamond" w:hAnsi="Garamond" w:cs="Times New Roman"/>
        </w:rPr>
        <w:t xml:space="preserve"> </w:t>
      </w:r>
      <w:r w:rsidR="00EF730C" w:rsidRPr="008605CB">
        <w:rPr>
          <w:rFonts w:ascii="Garamond" w:hAnsi="Garamond" w:cs="Times New Roman"/>
        </w:rPr>
        <w:t xml:space="preserve">Before summing, </w:t>
      </w:r>
      <w:r w:rsidR="00EF730C" w:rsidRPr="008605CB">
        <w:rPr>
          <w:rFonts w:ascii="Garamond" w:hAnsi="Garamond" w:cs="Times New Roman"/>
        </w:rPr>
        <w:lastRenderedPageBreak/>
        <w:t>o</w:t>
      </w:r>
      <w:r w:rsidRPr="008605CB">
        <w:rPr>
          <w:rFonts w:ascii="Garamond" w:hAnsi="Garamond" w:cs="Times New Roman"/>
        </w:rPr>
        <w:t>nly highly likely locations</w:t>
      </w:r>
      <w:r w:rsidR="0097261B" w:rsidRPr="008605CB">
        <w:rPr>
          <w:rFonts w:ascii="Garamond" w:hAnsi="Garamond" w:cs="Times New Roman"/>
        </w:rPr>
        <w:t xml:space="preserve"> (</w:t>
      </w:r>
      <w:r w:rsidR="00EF730C" w:rsidRPr="008605CB">
        <w:rPr>
          <w:rFonts w:ascii="Garamond" w:hAnsi="Garamond" w:cs="Times New Roman"/>
        </w:rPr>
        <w:t xml:space="preserve">the top </w:t>
      </w:r>
      <w:r w:rsidRPr="008605CB">
        <w:rPr>
          <w:rFonts w:ascii="Garamond" w:hAnsi="Garamond" w:cs="Times New Roman"/>
        </w:rPr>
        <w:t>30% of posterior values</w:t>
      </w:r>
      <w:r w:rsidR="0097261B" w:rsidRPr="008605CB">
        <w:rPr>
          <w:rFonts w:ascii="Garamond" w:hAnsi="Garamond" w:cs="Times New Roman"/>
        </w:rPr>
        <w:t>)</w:t>
      </w:r>
      <w:r w:rsidRPr="008605CB">
        <w:rPr>
          <w:rFonts w:ascii="Garamond" w:hAnsi="Garamond" w:cs="Times New Roman"/>
        </w:rPr>
        <w:t xml:space="preserve"> were retained whereas all other values were assigned a value of </w:t>
      </w:r>
      <w:r w:rsidR="004E7B3B">
        <w:rPr>
          <w:rFonts w:ascii="Garamond" w:hAnsi="Garamond" w:cs="Times New Roman"/>
        </w:rPr>
        <w:t>zero</w:t>
      </w:r>
      <w:r w:rsidR="0097261B" w:rsidRPr="008605CB">
        <w:rPr>
          <w:rFonts w:ascii="Garamond" w:hAnsi="Garamond" w:cs="Times New Roman"/>
        </w:rPr>
        <w:t xml:space="preserve"> </w:t>
      </w:r>
      <w:r w:rsidR="0097261B" w:rsidRPr="008605CB">
        <w:rPr>
          <w:rFonts w:ascii="Garamond" w:hAnsi="Garamond" w:cs="Times New Roman"/>
        </w:rPr>
        <w:fldChar w:fldCharType="begin"/>
      </w:r>
      <w:r w:rsidR="0097261B" w:rsidRPr="008605CB">
        <w:rPr>
          <w:rFonts w:ascii="Garamond" w:hAnsi="Garamond" w:cs="Times New Roman"/>
        </w:rPr>
        <w:instrText xml:space="preserve"> ADDIN ZOTERO_ITEM CSL_CITATION {"citationID":"NBaxQoVY","properties":{"formattedCitation":"(Brennan &amp; Schindler, 2017; Vander Zanden et al., 2015)","plainCitation":"(Brennan &amp; Schindler, 2017; Vander Zanden et al., 2015)","noteIndex":0},"citationItems":[{"id":1694,"uris":["http://zotero.org/users/8421274/items/NSWL6YPN"],"itemData":{"id":1694,"type":"article-journal","abstract":"Production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E."}],"issued":{"date-parts":[["2017"]]}}},{"id":5569,"uris":["http://zotero.org/users/8421274/items/MSKF925L"],"itemData":{"id":5569,"type":"article-journal","abstract":"Stable isotope analysis is a useful tool to track animal movements in both terrestrial and marine environments. These intrinsic markers are assimilated through the diet and may exhibit spatial gradients as a result of biogeochemical processes at the base of the food web. In the marine environment, maps to predict the spatial distribution of stable isotopes are limited, and thus determining geographic origin has been reliant upon integrating satellite telemetry and stable isotope data. Migratory sea turtles regularly move between foraging and reproductive areas. Whereas most nesting populations can be easily accessed and regularly monitored, little is known about the demographic trends in foraging populations. The purpose of the present study was to examine migration patterns of loggerhead nesting aggregations in the Gulf of Mexico (GoM), where sea turtles have been historically understudied. Two methods of geographic assignment using stable isotope values in known-origin samples from satellite telemetry were compared: (1) a nominal approach through discriminant analysis and (2) a novel continuous-surface approach using bivariate carbon and nitrogen isoscapes (isotopic landscapes) developed for this study. Tissue samples for stable isotope analysis were obtained from 60 satellite-tracked individuals at five nesting beaches within the GoM. Both methodological approaches for assignment resulted in high accuracy of foraging area determination, though each has advantages and disadvantages. The nominal approach is more appropriate when defined boundaries are necessary, but up to 42% of the individuals could not be considered in this approach. All individuals can be included in the continuous-surface approach, and individual results can be aggregated to identify geographic hotspots of foraging area use, though the accuracy rate was lower than nominal assignment. The methodological validation provides a foundation for future sea turtle studies in the region to inexpensively determine geographic origin for large numbers of untracked individuals. Regular monitoring of sea turtle nesting aggregations with stable isotope sampling can be used to fill critical data gaps regarding habitat use and migration patterns. Probabilistic assignment to origin with isoscapes has not been previously used in the marine environment, but the methods presented here could also be applied to other migratory marine species.","container-title":"Ecological Applications","DOI":"10.1890/14-0581.1","ISSN":"1939-5582","issue":"2","language":"en","license":"© 2015 by the Ecological Society of America","note":"_eprint: https://esajournals.onlinelibrary.wiley.com/doi/pdf/10.1890/14-0581.1","page":"320-335","source":"Wiley Online Library","title":"Determining origin in a migratory marine vertebrate: a novel method to integrate stable isotopes and satellite tracking","title-short":"Determining origin in a migratory marine vertebrate","volume":"25","author":[{"family":"Vander Zanden","given":"Hannah B."},{"family":"Tucker","given":"Anton D."},{"family":"Hart","given":"Kristen M."},{"family":"Lamont","given":"Margaret M."},{"family":"Fujisaki","given":"Ikuko"},{"family":"Addison","given":"David S."},{"family":"Mansfield","given":"Katherine L."},{"family":"Phillips","given":"Katrina F."},{"family":"Wunder","given":"Michael B."},{"family":"Bowen","given":"Gabriel J."},{"family":"Pajuelo","given":"Mariela"},{"family":"Bolten","given":"Alan B."},{"family":"Bjorndal","given":"Karen A."}],"issued":{"date-parts":[["2015"]]}}}],"schema":"https://github.com/citation-style-language/schema/raw/master/csl-citation.json"} </w:instrText>
      </w:r>
      <w:r w:rsidR="0097261B" w:rsidRPr="008605CB">
        <w:rPr>
          <w:rFonts w:ascii="Garamond" w:hAnsi="Garamond" w:cs="Times New Roman"/>
        </w:rPr>
        <w:fldChar w:fldCharType="separate"/>
      </w:r>
      <w:r w:rsidR="0097261B" w:rsidRPr="008605CB">
        <w:rPr>
          <w:rFonts w:ascii="Garamond" w:hAnsi="Garamond" w:cs="Times New Roman"/>
          <w:noProof/>
        </w:rPr>
        <w:t>(Brennan &amp; Schindler, 2017; Vander Zanden et al., 2015)</w:t>
      </w:r>
      <w:r w:rsidR="0097261B" w:rsidRPr="008605CB">
        <w:rPr>
          <w:rFonts w:ascii="Garamond" w:hAnsi="Garamond" w:cs="Times New Roman"/>
        </w:rPr>
        <w:fldChar w:fldCharType="end"/>
      </w:r>
      <w:r w:rsidR="0097261B" w:rsidRPr="008605CB">
        <w:rPr>
          <w:rFonts w:ascii="Garamond" w:hAnsi="Garamond" w:cs="Times New Roman"/>
        </w:rPr>
        <w:t xml:space="preserve">. </w:t>
      </w:r>
      <w:r w:rsidR="009E68C7" w:rsidRPr="008605CB">
        <w:rPr>
          <w:rFonts w:ascii="Garamond" w:hAnsi="Garamond" w:cs="Times New Roman"/>
        </w:rPr>
        <w:t xml:space="preserve">We produced these estimates for four predefined temporal quartiles </w:t>
      </w:r>
      <w:r w:rsidR="0039711B" w:rsidRPr="008605CB">
        <w:rPr>
          <w:rFonts w:ascii="Garamond" w:hAnsi="Garamond" w:cs="Times New Roman"/>
        </w:rPr>
        <w:t xml:space="preserve">of the salmon migration season </w:t>
      </w:r>
      <w:r w:rsidR="009F3E36" w:rsidRPr="008605CB">
        <w:rPr>
          <w:rFonts w:ascii="Garamond" w:hAnsi="Garamond" w:cs="Times New Roman"/>
        </w:rPr>
        <w:t>based on capture date: Q1 (run start through June 11), Q2 (June 12-21), Q3 (June 22-July 1), and Q4 (July 2 onward).</w:t>
      </w:r>
      <w:r w:rsidR="0015783A" w:rsidRPr="008605CB">
        <w:rPr>
          <w:rFonts w:ascii="Garamond" w:hAnsi="Garamond" w:cs="Times New Roman"/>
        </w:rPr>
        <w:t xml:space="preserve"> </w:t>
      </w:r>
      <w:r w:rsidR="00863C27" w:rsidRPr="008605CB">
        <w:rPr>
          <w:rFonts w:ascii="Garamond" w:hAnsi="Garamond" w:cs="Times New Roman"/>
        </w:rPr>
        <w:t>These dates were chosen to roughly split the full run into quartiles</w:t>
      </w:r>
      <w:r w:rsidR="0088327B" w:rsidRPr="008605CB">
        <w:rPr>
          <w:rFonts w:ascii="Garamond" w:hAnsi="Garamond" w:cs="Times New Roman"/>
        </w:rPr>
        <w:t xml:space="preserve"> while allowing for direct comparison among years</w:t>
      </w:r>
      <w:r w:rsidR="00863C27" w:rsidRPr="008605CB">
        <w:rPr>
          <w:rFonts w:ascii="Garamond" w:hAnsi="Garamond" w:cs="Times New Roman"/>
        </w:rPr>
        <w:t xml:space="preserve">. </w:t>
      </w:r>
      <w:r w:rsidR="0039711B" w:rsidRPr="008605CB">
        <w:rPr>
          <w:rFonts w:ascii="Garamond" w:hAnsi="Garamond" w:cs="Times New Roman"/>
        </w:rPr>
        <w:t>The June 11 date was chosen specifically to match the end of the ‘front</w:t>
      </w:r>
      <w:r w:rsidR="004E7B3B">
        <w:rPr>
          <w:rFonts w:ascii="Garamond" w:hAnsi="Garamond" w:cs="Times New Roman"/>
        </w:rPr>
        <w:t xml:space="preserve"> </w:t>
      </w:r>
      <w:r w:rsidR="0039711B" w:rsidRPr="008605CB">
        <w:rPr>
          <w:rFonts w:ascii="Garamond" w:hAnsi="Garamond" w:cs="Times New Roman"/>
        </w:rPr>
        <w:t>end closure’ of the subsistence fishery</w:t>
      </w:r>
      <w:r w:rsidR="0097261B" w:rsidRPr="008605CB">
        <w:rPr>
          <w:rFonts w:ascii="Garamond" w:hAnsi="Garamond" w:cs="Times New Roman"/>
        </w:rPr>
        <w:t xml:space="preserve">. </w:t>
      </w:r>
      <w:r w:rsidR="00D149EB" w:rsidRPr="008605CB">
        <w:rPr>
          <w:rFonts w:ascii="Garamond" w:hAnsi="Garamond" w:cs="Times New Roman"/>
        </w:rPr>
        <w:t xml:space="preserve">Estimates were also produced for the full run </w:t>
      </w:r>
      <w:r w:rsidR="000C429D" w:rsidRPr="008605CB">
        <w:rPr>
          <w:rFonts w:ascii="Garamond" w:hAnsi="Garamond" w:cs="Times New Roman"/>
        </w:rPr>
        <w:t>in</w:t>
      </w:r>
      <w:r w:rsidR="00D149EB" w:rsidRPr="008605CB">
        <w:rPr>
          <w:rFonts w:ascii="Garamond" w:hAnsi="Garamond" w:cs="Times New Roman"/>
        </w:rPr>
        <w:t xml:space="preserve"> each year.</w:t>
      </w:r>
      <w:r w:rsidR="000C429D" w:rsidRPr="008605CB">
        <w:rPr>
          <w:rFonts w:ascii="Garamond" w:hAnsi="Garamond" w:cs="Times New Roman"/>
        </w:rPr>
        <w:t xml:space="preserve"> </w:t>
      </w:r>
    </w:p>
    <w:p w14:paraId="38A831B5" w14:textId="54E3F2F0" w:rsidR="001D3E40" w:rsidRPr="008605CB" w:rsidRDefault="00E3555B" w:rsidP="00961F08">
      <w:pPr>
        <w:spacing w:line="480" w:lineRule="auto"/>
        <w:ind w:firstLine="720"/>
        <w:rPr>
          <w:rFonts w:ascii="Garamond" w:hAnsi="Garamond" w:cs="Times New Roman"/>
        </w:rPr>
      </w:pPr>
      <w:r w:rsidRPr="008605CB">
        <w:rPr>
          <w:rFonts w:ascii="Garamond" w:hAnsi="Garamond" w:cs="Times New Roman"/>
        </w:rPr>
        <w:t>Several m</w:t>
      </w:r>
      <w:r w:rsidR="0033106A" w:rsidRPr="008605CB">
        <w:rPr>
          <w:rFonts w:ascii="Garamond" w:hAnsi="Garamond" w:cs="Times New Roman"/>
        </w:rPr>
        <w:t xml:space="preserve">ajor tributaries </w:t>
      </w:r>
      <w:r w:rsidR="00356F8B" w:rsidRPr="008605CB">
        <w:rPr>
          <w:rFonts w:ascii="Garamond" w:hAnsi="Garamond" w:cs="Times New Roman"/>
        </w:rPr>
        <w:t xml:space="preserve">were identified </w:t>
      </w:r>
      <w:r w:rsidR="0033106A" w:rsidRPr="008605CB">
        <w:rPr>
          <w:rFonts w:ascii="Garamond" w:hAnsi="Garamond" w:cs="Times New Roman"/>
        </w:rPr>
        <w:t xml:space="preserve">in the Kuskokwim </w:t>
      </w:r>
      <w:r w:rsidR="00A10423">
        <w:rPr>
          <w:rFonts w:ascii="Garamond" w:hAnsi="Garamond" w:cs="Times New Roman"/>
        </w:rPr>
        <w:t>R</w:t>
      </w:r>
      <w:r w:rsidR="0033106A" w:rsidRPr="008605CB">
        <w:rPr>
          <w:rFonts w:ascii="Garamond" w:hAnsi="Garamond" w:cs="Times New Roman"/>
        </w:rPr>
        <w:t>iver</w:t>
      </w:r>
      <w:r w:rsidR="00A22AAB">
        <w:rPr>
          <w:rFonts w:ascii="Garamond" w:hAnsi="Garamond" w:cs="Times New Roman"/>
        </w:rPr>
        <w:t xml:space="preserve"> </w:t>
      </w:r>
      <w:r w:rsidR="00A10423">
        <w:rPr>
          <w:rFonts w:ascii="Garamond" w:hAnsi="Garamond" w:cs="Times New Roman"/>
        </w:rPr>
        <w:t>B</w:t>
      </w:r>
      <w:r w:rsidR="0033106A" w:rsidRPr="008605CB">
        <w:rPr>
          <w:rFonts w:ascii="Garamond" w:hAnsi="Garamond" w:cs="Times New Roman"/>
        </w:rPr>
        <w:t>asin</w:t>
      </w:r>
      <w:r w:rsidR="00356F8B" w:rsidRPr="008605CB">
        <w:rPr>
          <w:rFonts w:ascii="Garamond" w:hAnsi="Garamond" w:cs="Times New Roman"/>
        </w:rPr>
        <w:t xml:space="preserve">. </w:t>
      </w:r>
      <w:r w:rsidR="0033106A" w:rsidRPr="008605CB">
        <w:rPr>
          <w:rFonts w:ascii="Garamond" w:hAnsi="Garamond" w:cs="Times New Roman"/>
        </w:rPr>
        <w:t>From</w:t>
      </w:r>
      <w:r w:rsidR="007F747D" w:rsidRPr="008605CB">
        <w:rPr>
          <w:rStyle w:val="CommentReference"/>
          <w:rFonts w:ascii="Garamond" w:hAnsi="Garamond" w:cs="Times New Roman"/>
          <w:sz w:val="24"/>
          <w:szCs w:val="24"/>
        </w:rPr>
        <w:t xml:space="preserve"> the furthest downstream connection of each of these tributaries to the mainstem</w:t>
      </w:r>
      <w:r w:rsidR="009E68C7" w:rsidRPr="008605CB">
        <w:rPr>
          <w:rStyle w:val="CommentReference"/>
          <w:rFonts w:ascii="Garamond" w:hAnsi="Garamond" w:cs="Times New Roman"/>
          <w:sz w:val="24"/>
          <w:szCs w:val="24"/>
        </w:rPr>
        <w:t xml:space="preserve"> Kuskokwim River,</w:t>
      </w:r>
      <w:r w:rsidR="007F747D" w:rsidRPr="008605CB">
        <w:rPr>
          <w:rStyle w:val="CommentReference"/>
          <w:rFonts w:ascii="Garamond" w:hAnsi="Garamond" w:cs="Times New Roman"/>
          <w:sz w:val="24"/>
          <w:szCs w:val="24"/>
        </w:rPr>
        <w:t xml:space="preserve"> all upstream segments were </w:t>
      </w:r>
      <w:r w:rsidR="009E68C7" w:rsidRPr="008605CB">
        <w:rPr>
          <w:rStyle w:val="CommentReference"/>
          <w:rFonts w:ascii="Garamond" w:hAnsi="Garamond" w:cs="Times New Roman"/>
          <w:sz w:val="24"/>
          <w:szCs w:val="24"/>
        </w:rPr>
        <w:t xml:space="preserve">identified and </w:t>
      </w:r>
      <w:r w:rsidR="007F747D" w:rsidRPr="008605CB">
        <w:rPr>
          <w:rStyle w:val="CommentReference"/>
          <w:rFonts w:ascii="Garamond" w:hAnsi="Garamond" w:cs="Times New Roman"/>
          <w:sz w:val="24"/>
          <w:szCs w:val="24"/>
        </w:rPr>
        <w:t>assigned to a common</w:t>
      </w:r>
      <w:r w:rsidR="009E68C7" w:rsidRPr="008605CB">
        <w:rPr>
          <w:rStyle w:val="CommentReference"/>
          <w:rFonts w:ascii="Garamond" w:hAnsi="Garamond" w:cs="Times New Roman"/>
          <w:sz w:val="24"/>
          <w:szCs w:val="24"/>
        </w:rPr>
        <w:t xml:space="preserve"> identifier based on the name of the major tributary</w:t>
      </w:r>
      <w:r w:rsidR="007F747D" w:rsidRPr="008605CB">
        <w:rPr>
          <w:rStyle w:val="CommentReference"/>
          <w:rFonts w:ascii="Garamond" w:hAnsi="Garamond" w:cs="Times New Roman"/>
          <w:sz w:val="24"/>
          <w:szCs w:val="24"/>
        </w:rPr>
        <w:t xml:space="preserve">. </w:t>
      </w:r>
      <w:r w:rsidR="00A10423">
        <w:rPr>
          <w:rStyle w:val="CommentReference"/>
          <w:rFonts w:ascii="Garamond" w:hAnsi="Garamond" w:cs="Times New Roman"/>
          <w:sz w:val="24"/>
          <w:szCs w:val="24"/>
        </w:rPr>
        <w:t xml:space="preserve">Areas </w:t>
      </w:r>
      <w:r w:rsidR="009E68C7" w:rsidRPr="008605CB">
        <w:rPr>
          <w:rStyle w:val="CommentReference"/>
          <w:rFonts w:ascii="Garamond" w:hAnsi="Garamond" w:cs="Times New Roman"/>
          <w:sz w:val="24"/>
          <w:szCs w:val="24"/>
        </w:rPr>
        <w:t xml:space="preserve">of the basin which were not </w:t>
      </w:r>
      <w:r w:rsidR="00E352BB" w:rsidRPr="008605CB">
        <w:rPr>
          <w:rStyle w:val="CommentReference"/>
          <w:rFonts w:ascii="Garamond" w:hAnsi="Garamond" w:cs="Times New Roman"/>
          <w:sz w:val="24"/>
          <w:szCs w:val="24"/>
        </w:rPr>
        <w:t>assigned a unit identifier</w:t>
      </w:r>
      <w:r w:rsidR="0033106A" w:rsidRPr="008605CB">
        <w:rPr>
          <w:rStyle w:val="CommentReference"/>
          <w:rFonts w:ascii="Garamond" w:hAnsi="Garamond" w:cs="Times New Roman"/>
          <w:sz w:val="24"/>
          <w:szCs w:val="24"/>
        </w:rPr>
        <w:t xml:space="preserve"> (</w:t>
      </w:r>
      <w:r w:rsidR="00836381" w:rsidRPr="008605CB">
        <w:rPr>
          <w:rStyle w:val="CommentReference"/>
          <w:rFonts w:ascii="Garamond" w:hAnsi="Garamond" w:cs="Times New Roman"/>
          <w:sz w:val="24"/>
          <w:szCs w:val="24"/>
        </w:rPr>
        <w:t>e.</w:t>
      </w:r>
      <w:r w:rsidR="00320DDA" w:rsidRPr="008605CB">
        <w:rPr>
          <w:rStyle w:val="CommentReference"/>
          <w:rFonts w:ascii="Garamond" w:hAnsi="Garamond" w:cs="Times New Roman"/>
          <w:sz w:val="24"/>
          <w:szCs w:val="24"/>
        </w:rPr>
        <w:t>g</w:t>
      </w:r>
      <w:r w:rsidR="00836381" w:rsidRPr="008605CB">
        <w:rPr>
          <w:rStyle w:val="CommentReference"/>
          <w:rFonts w:ascii="Garamond" w:hAnsi="Garamond" w:cs="Times New Roman"/>
          <w:sz w:val="24"/>
          <w:szCs w:val="24"/>
        </w:rPr>
        <w:t>.</w:t>
      </w:r>
      <w:r w:rsidR="0033106A" w:rsidRPr="008605CB">
        <w:rPr>
          <w:rStyle w:val="CommentReference"/>
          <w:rFonts w:ascii="Garamond" w:hAnsi="Garamond" w:cs="Times New Roman"/>
          <w:sz w:val="24"/>
          <w:szCs w:val="24"/>
        </w:rPr>
        <w:t xml:space="preserve"> portions of the mainstem Kuskokwim)</w:t>
      </w:r>
      <w:r w:rsidR="00E352BB" w:rsidRPr="008605CB">
        <w:rPr>
          <w:rStyle w:val="CommentReference"/>
          <w:rFonts w:ascii="Garamond" w:hAnsi="Garamond" w:cs="Times New Roman"/>
          <w:sz w:val="24"/>
          <w:szCs w:val="24"/>
        </w:rPr>
        <w:t xml:space="preserve"> </w:t>
      </w:r>
      <w:r w:rsidR="009E68C7" w:rsidRPr="008605CB">
        <w:rPr>
          <w:rStyle w:val="CommentReference"/>
          <w:rFonts w:ascii="Garamond" w:hAnsi="Garamond" w:cs="Times New Roman"/>
          <w:sz w:val="24"/>
          <w:szCs w:val="24"/>
        </w:rPr>
        <w:t xml:space="preserve">were grouped into </w:t>
      </w:r>
      <w:r w:rsidR="00152000" w:rsidRPr="008605CB">
        <w:rPr>
          <w:rStyle w:val="CommentReference"/>
          <w:rFonts w:ascii="Garamond" w:hAnsi="Garamond" w:cs="Times New Roman"/>
          <w:sz w:val="24"/>
          <w:szCs w:val="24"/>
        </w:rPr>
        <w:t xml:space="preserve">regions </w:t>
      </w:r>
      <w:r w:rsidR="009E68C7" w:rsidRPr="008605CB">
        <w:rPr>
          <w:rStyle w:val="CommentReference"/>
          <w:rFonts w:ascii="Garamond" w:hAnsi="Garamond" w:cs="Times New Roman"/>
          <w:sz w:val="24"/>
          <w:szCs w:val="24"/>
        </w:rPr>
        <w:t>of comparable size and spatial relevance to ensure complete basin coverage</w:t>
      </w:r>
      <w:r w:rsidR="0033106A" w:rsidRPr="008605CB">
        <w:rPr>
          <w:rStyle w:val="CommentReference"/>
          <w:rFonts w:ascii="Garamond" w:hAnsi="Garamond" w:cs="Times New Roman"/>
          <w:sz w:val="24"/>
          <w:szCs w:val="24"/>
        </w:rPr>
        <w:t xml:space="preserve"> above the location of the test fishery</w:t>
      </w:r>
      <w:r w:rsidR="00356F8B" w:rsidRPr="008605CB">
        <w:rPr>
          <w:rStyle w:val="CommentReference"/>
          <w:rFonts w:ascii="Garamond" w:hAnsi="Garamond" w:cs="Times New Roman"/>
          <w:sz w:val="24"/>
          <w:szCs w:val="24"/>
        </w:rPr>
        <w:t xml:space="preserve"> (</w:t>
      </w:r>
      <w:r w:rsidR="00E85535" w:rsidRPr="008605CB">
        <w:rPr>
          <w:rStyle w:val="CommentReference"/>
          <w:rFonts w:ascii="Garamond" w:hAnsi="Garamond" w:cs="Times New Roman"/>
          <w:sz w:val="24"/>
          <w:szCs w:val="24"/>
        </w:rPr>
        <w:t>Fig.</w:t>
      </w:r>
      <w:r w:rsidR="00356F8B" w:rsidRPr="008605CB">
        <w:rPr>
          <w:rStyle w:val="CommentReference"/>
          <w:rFonts w:ascii="Garamond" w:hAnsi="Garamond" w:cs="Times New Roman"/>
          <w:sz w:val="24"/>
          <w:szCs w:val="24"/>
        </w:rPr>
        <w:t xml:space="preserve"> 2a). </w:t>
      </w:r>
      <w:r w:rsidR="00F049B0" w:rsidRPr="008605CB">
        <w:rPr>
          <w:rFonts w:ascii="Garamond" w:hAnsi="Garamond" w:cs="Times New Roman"/>
        </w:rPr>
        <w:t>To identify region</w:t>
      </w:r>
      <w:r w:rsidR="00433B90">
        <w:rPr>
          <w:rFonts w:ascii="Garamond" w:hAnsi="Garamond" w:cs="Times New Roman"/>
        </w:rPr>
        <w:t xml:space="preserve">s of the watershed </w:t>
      </w:r>
      <w:r w:rsidR="00F049B0" w:rsidRPr="008605CB">
        <w:rPr>
          <w:rFonts w:ascii="Garamond" w:hAnsi="Garamond" w:cs="Times New Roman"/>
        </w:rPr>
        <w:t>that c</w:t>
      </w:r>
      <w:r w:rsidR="00836381" w:rsidRPr="008605CB">
        <w:rPr>
          <w:rFonts w:ascii="Garamond" w:hAnsi="Garamond" w:cs="Times New Roman"/>
        </w:rPr>
        <w:t>an</w:t>
      </w:r>
      <w:r w:rsidR="00F049B0" w:rsidRPr="008605CB">
        <w:rPr>
          <w:rFonts w:ascii="Garamond" w:hAnsi="Garamond" w:cs="Times New Roman"/>
        </w:rPr>
        <w:t xml:space="preserve"> be distinguished based on their isotopic composition, we performed </w:t>
      </w:r>
      <w:r w:rsidR="00836381" w:rsidRPr="008605CB">
        <w:rPr>
          <w:rFonts w:ascii="Garamond" w:hAnsi="Garamond" w:cs="Times New Roman"/>
        </w:rPr>
        <w:t>k</w:t>
      </w:r>
      <w:r w:rsidR="00F049B0" w:rsidRPr="008605CB">
        <w:rPr>
          <w:rFonts w:ascii="Garamond" w:hAnsi="Garamond" w:cs="Times New Roman"/>
        </w:rPr>
        <w:t>-means clustering</w:t>
      </w:r>
      <w:r w:rsidR="00961F08" w:rsidRPr="008605CB">
        <w:rPr>
          <w:rFonts w:ascii="Garamond" w:hAnsi="Garamond" w:cs="Times New Roman"/>
        </w:rPr>
        <w:t xml:space="preserve"> of </w:t>
      </w:r>
      <w:r w:rsidR="00433B90">
        <w:rPr>
          <w:rFonts w:ascii="Garamond" w:hAnsi="Garamond" w:cs="Times New Roman"/>
        </w:rPr>
        <w:t>initial t</w:t>
      </w:r>
      <w:r w:rsidR="00961F08" w:rsidRPr="008605CB">
        <w:rPr>
          <w:rFonts w:ascii="Garamond" w:hAnsi="Garamond" w:cs="Times New Roman"/>
        </w:rPr>
        <w:t>ributary groupings</w:t>
      </w:r>
      <w:r w:rsidR="00F049B0" w:rsidRPr="008605CB">
        <w:rPr>
          <w:rFonts w:ascii="Garamond" w:hAnsi="Garamond" w:cs="Times New Roman"/>
        </w:rPr>
        <w:t xml:space="preserve"> using the full range of </w:t>
      </w:r>
      <w:r w:rsidR="00F049B0" w:rsidRPr="00433B90">
        <w:rPr>
          <w:rFonts w:ascii="Cambria Math" w:hAnsi="Cambria Math" w:cs="Cambria Math"/>
        </w:rPr>
        <w:t>⁸⁷</w:t>
      </w:r>
      <w:r w:rsidR="00F049B0" w:rsidRPr="00433B90">
        <w:rPr>
          <w:rFonts w:ascii="Garamond" w:hAnsi="Garamond" w:cs="Times New Roman"/>
        </w:rPr>
        <w:t>Sr/</w:t>
      </w:r>
      <w:r w:rsidR="00F049B0" w:rsidRPr="00433B90">
        <w:rPr>
          <w:rFonts w:ascii="Cambria Math" w:hAnsi="Cambria Math" w:cs="Cambria Math"/>
        </w:rPr>
        <w:t>⁸⁶</w:t>
      </w:r>
      <w:r w:rsidR="00F049B0" w:rsidRPr="00433B90">
        <w:rPr>
          <w:rFonts w:ascii="Garamond" w:hAnsi="Garamond" w:cs="Times New Roman"/>
        </w:rPr>
        <w:t>Sr</w:t>
      </w:r>
      <w:r w:rsidR="00F049B0" w:rsidRPr="008605CB">
        <w:rPr>
          <w:rFonts w:ascii="Garamond" w:hAnsi="Garamond" w:cs="Times New Roman"/>
        </w:rPr>
        <w:t xml:space="preserve"> values</w:t>
      </w:r>
      <w:r w:rsidR="00433B90">
        <w:rPr>
          <w:rFonts w:ascii="Garamond" w:hAnsi="Garamond" w:cs="Times New Roman"/>
        </w:rPr>
        <w:t xml:space="preserve"> found in each</w:t>
      </w:r>
      <w:r w:rsidR="00F049B0" w:rsidRPr="008605CB">
        <w:rPr>
          <w:rFonts w:ascii="Garamond" w:hAnsi="Garamond" w:cs="Times New Roman"/>
        </w:rPr>
        <w:t xml:space="preserve">. We then evaluated the clustering results for a range of cluster numbers (n = </w:t>
      </w:r>
      <w:r w:rsidR="00836381" w:rsidRPr="008605CB">
        <w:rPr>
          <w:rFonts w:ascii="Garamond" w:hAnsi="Garamond" w:cs="Times New Roman"/>
        </w:rPr>
        <w:t>2-6</w:t>
      </w:r>
      <w:r w:rsidR="00F049B0" w:rsidRPr="008605CB">
        <w:rPr>
          <w:rFonts w:ascii="Garamond" w:hAnsi="Garamond" w:cs="Times New Roman"/>
        </w:rPr>
        <w:t>) using the silhouette score</w:t>
      </w:r>
      <w:r w:rsidR="00836381" w:rsidRPr="008605CB">
        <w:rPr>
          <w:rFonts w:ascii="Garamond" w:hAnsi="Garamond" w:cs="Times New Roman"/>
        </w:rPr>
        <w:t xml:space="preserve">, which </w:t>
      </w:r>
      <w:r w:rsidR="00276AFF" w:rsidRPr="008605CB">
        <w:rPr>
          <w:rFonts w:ascii="Garamond" w:hAnsi="Garamond" w:cs="Times New Roman"/>
        </w:rPr>
        <w:t>measure</w:t>
      </w:r>
      <w:r w:rsidR="00836381" w:rsidRPr="008605CB">
        <w:rPr>
          <w:rFonts w:ascii="Garamond" w:hAnsi="Garamond" w:cs="Times New Roman"/>
        </w:rPr>
        <w:t>s</w:t>
      </w:r>
      <w:r w:rsidR="00276AFF" w:rsidRPr="008605CB">
        <w:rPr>
          <w:rFonts w:ascii="Garamond" w:hAnsi="Garamond" w:cs="Times New Roman"/>
        </w:rPr>
        <w:t xml:space="preserve"> cluster quality by comparing within-cluster versus between-cluster distances</w:t>
      </w:r>
      <w:r w:rsidRPr="008605CB">
        <w:rPr>
          <w:rFonts w:ascii="Garamond" w:hAnsi="Garamond" w:cs="Times New Roman"/>
        </w:rPr>
        <w:t xml:space="preserve">. </w:t>
      </w:r>
      <w:r w:rsidR="00276AFF" w:rsidRPr="008605CB">
        <w:rPr>
          <w:rFonts w:ascii="Garamond" w:hAnsi="Garamond" w:cs="Times New Roman"/>
        </w:rPr>
        <w:t>From th</w:t>
      </w:r>
      <w:r w:rsidRPr="008605CB">
        <w:rPr>
          <w:rFonts w:ascii="Garamond" w:hAnsi="Garamond" w:cs="Times New Roman"/>
        </w:rPr>
        <w:t>is</w:t>
      </w:r>
      <w:r w:rsidR="00276AFF" w:rsidRPr="008605CB">
        <w:rPr>
          <w:rFonts w:ascii="Garamond" w:hAnsi="Garamond" w:cs="Times New Roman"/>
        </w:rPr>
        <w:t xml:space="preserve"> metric</w:t>
      </w:r>
      <w:r w:rsidRPr="008605CB">
        <w:rPr>
          <w:rFonts w:ascii="Garamond" w:hAnsi="Garamond" w:cs="Times New Roman"/>
        </w:rPr>
        <w:t xml:space="preserve"> </w:t>
      </w:r>
      <w:r w:rsidR="00276AFF" w:rsidRPr="008605CB">
        <w:rPr>
          <w:rFonts w:ascii="Garamond" w:hAnsi="Garamond" w:cs="Times New Roman"/>
        </w:rPr>
        <w:t>we selected</w:t>
      </w:r>
      <w:r w:rsidR="002175BB" w:rsidRPr="008605CB">
        <w:rPr>
          <w:rFonts w:ascii="Garamond" w:hAnsi="Garamond" w:cs="Times New Roman"/>
        </w:rPr>
        <w:t xml:space="preserve"> n =</w:t>
      </w:r>
      <w:r w:rsidR="00961F08" w:rsidRPr="008605CB">
        <w:rPr>
          <w:rFonts w:ascii="Garamond" w:hAnsi="Garamond" w:cs="Times New Roman"/>
        </w:rPr>
        <w:t xml:space="preserve"> </w:t>
      </w:r>
      <w:r w:rsidR="002175BB" w:rsidRPr="008605CB">
        <w:rPr>
          <w:rFonts w:ascii="Garamond" w:hAnsi="Garamond" w:cs="Times New Roman"/>
        </w:rPr>
        <w:t>6</w:t>
      </w:r>
      <w:r w:rsidR="00276AFF" w:rsidRPr="008605CB">
        <w:rPr>
          <w:rFonts w:ascii="Garamond" w:hAnsi="Garamond" w:cs="Times New Roman"/>
        </w:rPr>
        <w:t xml:space="preserve">, which maintained a high </w:t>
      </w:r>
      <w:r w:rsidR="002175BB" w:rsidRPr="008605CB">
        <w:rPr>
          <w:rFonts w:ascii="Garamond" w:hAnsi="Garamond" w:cs="Times New Roman"/>
        </w:rPr>
        <w:t>silhouette</w:t>
      </w:r>
      <w:r w:rsidR="00276AFF" w:rsidRPr="008605CB">
        <w:rPr>
          <w:rFonts w:ascii="Garamond" w:hAnsi="Garamond" w:cs="Times New Roman"/>
        </w:rPr>
        <w:t xml:space="preserve"> score while providing finer isotopic resolution across</w:t>
      </w:r>
      <w:r w:rsidR="00836381" w:rsidRPr="008605CB">
        <w:rPr>
          <w:rFonts w:ascii="Garamond" w:hAnsi="Garamond" w:cs="Times New Roman"/>
        </w:rPr>
        <w:t xml:space="preserve"> </w:t>
      </w:r>
      <w:r w:rsidR="00606787">
        <w:rPr>
          <w:rFonts w:ascii="Garamond" w:hAnsi="Garamond" w:cs="Times New Roman"/>
        </w:rPr>
        <w:t>groups</w:t>
      </w:r>
      <w:r w:rsidR="00276AFF" w:rsidRPr="008605CB">
        <w:rPr>
          <w:rFonts w:ascii="Garamond" w:hAnsi="Garamond" w:cs="Times New Roman"/>
        </w:rPr>
        <w:t>.</w:t>
      </w:r>
      <w:r w:rsidRPr="008605CB">
        <w:rPr>
          <w:rFonts w:ascii="Garamond" w:hAnsi="Garamond" w:cs="Times New Roman"/>
        </w:rPr>
        <w:t xml:space="preserve"> </w:t>
      </w:r>
      <w:r w:rsidR="00836381" w:rsidRPr="008605CB">
        <w:rPr>
          <w:rFonts w:ascii="Garamond" w:hAnsi="Garamond" w:cs="Times New Roman"/>
        </w:rPr>
        <w:t xml:space="preserve">The resulting </w:t>
      </w:r>
      <w:r w:rsidR="00433B90">
        <w:rPr>
          <w:rFonts w:ascii="Garamond" w:hAnsi="Garamond" w:cs="Times New Roman"/>
        </w:rPr>
        <w:t xml:space="preserve">regional </w:t>
      </w:r>
      <w:r w:rsidR="00836381" w:rsidRPr="008605CB">
        <w:rPr>
          <w:rFonts w:ascii="Garamond" w:hAnsi="Garamond" w:cs="Times New Roman"/>
        </w:rPr>
        <w:t>groupings displayed a general pattern from upstream to downstream regions (</w:t>
      </w:r>
      <w:r w:rsidR="00E85535" w:rsidRPr="008605CB">
        <w:rPr>
          <w:rFonts w:ascii="Garamond" w:hAnsi="Garamond" w:cs="Times New Roman"/>
        </w:rPr>
        <w:t>Fig.</w:t>
      </w:r>
      <w:r w:rsidR="00836381" w:rsidRPr="008605CB">
        <w:rPr>
          <w:rFonts w:ascii="Garamond" w:hAnsi="Garamond" w:cs="Times New Roman"/>
        </w:rPr>
        <w:t xml:space="preserve"> 2b). However, </w:t>
      </w:r>
      <w:r w:rsidR="002175BB" w:rsidRPr="008605CB">
        <w:rPr>
          <w:rFonts w:ascii="Garamond" w:hAnsi="Garamond" w:cs="Times New Roman"/>
        </w:rPr>
        <w:t xml:space="preserve">K-means clustering placed the </w:t>
      </w:r>
      <w:r w:rsidR="00D554ED" w:rsidRPr="008605CB">
        <w:rPr>
          <w:rFonts w:ascii="Garamond" w:hAnsi="Garamond" w:cs="Times New Roman"/>
        </w:rPr>
        <w:t>S</w:t>
      </w:r>
      <w:r w:rsidR="002175BB" w:rsidRPr="008605CB">
        <w:rPr>
          <w:rFonts w:ascii="Garamond" w:hAnsi="Garamond" w:cs="Times New Roman"/>
        </w:rPr>
        <w:t xml:space="preserve">outh </w:t>
      </w:r>
      <w:r w:rsidR="00D554ED" w:rsidRPr="008605CB">
        <w:rPr>
          <w:rFonts w:ascii="Garamond" w:hAnsi="Garamond" w:cs="Times New Roman"/>
        </w:rPr>
        <w:t>F</w:t>
      </w:r>
      <w:r w:rsidR="002175BB" w:rsidRPr="008605CB">
        <w:rPr>
          <w:rFonts w:ascii="Garamond" w:hAnsi="Garamond" w:cs="Times New Roman"/>
        </w:rPr>
        <w:t xml:space="preserve">ork </w:t>
      </w:r>
      <w:r w:rsidR="00D554ED" w:rsidRPr="008605CB">
        <w:rPr>
          <w:rFonts w:ascii="Garamond" w:hAnsi="Garamond" w:cs="Times New Roman"/>
        </w:rPr>
        <w:t>K</w:t>
      </w:r>
      <w:r w:rsidR="002175BB" w:rsidRPr="008605CB">
        <w:rPr>
          <w:rFonts w:ascii="Garamond" w:hAnsi="Garamond" w:cs="Times New Roman"/>
        </w:rPr>
        <w:t xml:space="preserve">uskokwim in a lower watershed </w:t>
      </w:r>
      <w:r w:rsidR="00276AFF" w:rsidRPr="008605CB">
        <w:rPr>
          <w:rFonts w:ascii="Garamond" w:hAnsi="Garamond" w:cs="Times New Roman"/>
        </w:rPr>
        <w:t xml:space="preserve">group because of a very small </w:t>
      </w:r>
      <w:r w:rsidR="00843258" w:rsidRPr="008605CB">
        <w:rPr>
          <w:rFonts w:ascii="Garamond" w:hAnsi="Garamond" w:cs="Times New Roman"/>
        </w:rPr>
        <w:t>number</w:t>
      </w:r>
      <w:r w:rsidR="00276AFF" w:rsidRPr="008605CB">
        <w:rPr>
          <w:rFonts w:ascii="Garamond" w:hAnsi="Garamond" w:cs="Times New Roman"/>
        </w:rPr>
        <w:t xml:space="preserve"> of enriched tributaries </w:t>
      </w:r>
      <w:r w:rsidR="00961F08" w:rsidRPr="008605CB">
        <w:rPr>
          <w:rFonts w:ascii="Garamond" w:hAnsi="Garamond" w:cs="Times New Roman"/>
        </w:rPr>
        <w:t>at the headwaters of this group</w:t>
      </w:r>
      <w:r w:rsidR="00276AFF" w:rsidRPr="008605CB">
        <w:rPr>
          <w:rFonts w:ascii="Garamond" w:hAnsi="Garamond" w:cs="Times New Roman"/>
        </w:rPr>
        <w:t xml:space="preserve">. </w:t>
      </w:r>
      <w:r w:rsidR="00836381" w:rsidRPr="008605CB">
        <w:rPr>
          <w:rFonts w:ascii="Garamond" w:hAnsi="Garamond" w:cs="Times New Roman"/>
        </w:rPr>
        <w:t>Bas</w:t>
      </w:r>
      <w:r w:rsidR="00276AFF" w:rsidRPr="008605CB">
        <w:rPr>
          <w:rFonts w:ascii="Garamond" w:hAnsi="Garamond" w:cs="Times New Roman"/>
        </w:rPr>
        <w:t xml:space="preserve">ed on </w:t>
      </w:r>
      <w:r w:rsidRPr="008605CB">
        <w:rPr>
          <w:rFonts w:ascii="Garamond" w:hAnsi="Garamond" w:cs="Times New Roman"/>
        </w:rPr>
        <w:t xml:space="preserve">an </w:t>
      </w:r>
      <w:r w:rsidR="00276AFF" w:rsidRPr="008605CB">
        <w:rPr>
          <w:rFonts w:ascii="Garamond" w:hAnsi="Garamond" w:cs="Times New Roman"/>
        </w:rPr>
        <w:t xml:space="preserve">evaluation of the </w:t>
      </w:r>
      <w:r w:rsidR="00433B90">
        <w:rPr>
          <w:rFonts w:ascii="Garamond" w:hAnsi="Garamond" w:cs="Times New Roman"/>
        </w:rPr>
        <w:t xml:space="preserve">overall </w:t>
      </w:r>
      <w:r w:rsidR="00276AFF" w:rsidRPr="008605CB">
        <w:rPr>
          <w:rFonts w:ascii="Garamond" w:hAnsi="Garamond" w:cs="Times New Roman"/>
        </w:rPr>
        <w:t xml:space="preserve">isotopic composition compared to other nearby </w:t>
      </w:r>
      <w:r w:rsidR="00276AFF" w:rsidRPr="008605CB">
        <w:rPr>
          <w:rFonts w:ascii="Garamond" w:hAnsi="Garamond" w:cs="Times New Roman"/>
        </w:rPr>
        <w:lastRenderedPageBreak/>
        <w:t xml:space="preserve">tributary groups we manually added the South </w:t>
      </w:r>
      <w:r w:rsidR="00D554ED" w:rsidRPr="008605CB">
        <w:rPr>
          <w:rFonts w:ascii="Garamond" w:hAnsi="Garamond" w:cs="Times New Roman"/>
        </w:rPr>
        <w:t>F</w:t>
      </w:r>
      <w:r w:rsidR="00276AFF" w:rsidRPr="008605CB">
        <w:rPr>
          <w:rFonts w:ascii="Garamond" w:hAnsi="Garamond" w:cs="Times New Roman"/>
        </w:rPr>
        <w:t xml:space="preserve">ork Kuskokwim to its nearest </w:t>
      </w:r>
      <w:r w:rsidR="00116F1B" w:rsidRPr="008605CB">
        <w:rPr>
          <w:rFonts w:ascii="Garamond" w:hAnsi="Garamond" w:cs="Times New Roman"/>
        </w:rPr>
        <w:t>watershed group</w:t>
      </w:r>
      <w:r w:rsidR="00A10423">
        <w:rPr>
          <w:rFonts w:ascii="Garamond" w:hAnsi="Garamond" w:cs="Times New Roman"/>
        </w:rPr>
        <w:t xml:space="preserve">, group five. </w:t>
      </w:r>
    </w:p>
    <w:p w14:paraId="168A5EB6" w14:textId="29DC03C5" w:rsidR="007F747D" w:rsidRPr="008605CB" w:rsidRDefault="009E68C7" w:rsidP="007F747D">
      <w:pPr>
        <w:spacing w:line="480" w:lineRule="auto"/>
        <w:rPr>
          <w:rFonts w:ascii="Garamond" w:hAnsi="Garamond" w:cs="Times New Roman"/>
          <w:b/>
          <w:bCs/>
        </w:rPr>
      </w:pPr>
      <w:r w:rsidRPr="008605CB">
        <w:rPr>
          <w:rFonts w:ascii="Garamond" w:hAnsi="Garamond" w:cs="Times New Roman"/>
          <w:b/>
          <w:bCs/>
        </w:rPr>
        <w:t xml:space="preserve">Spatiotemporal </w:t>
      </w:r>
      <w:r w:rsidR="007F747D" w:rsidRPr="008605CB">
        <w:rPr>
          <w:rFonts w:ascii="Garamond" w:hAnsi="Garamond" w:cs="Times New Roman"/>
          <w:b/>
          <w:bCs/>
        </w:rPr>
        <w:t xml:space="preserve">Stock Contribution Analysis </w:t>
      </w:r>
    </w:p>
    <w:p w14:paraId="28D4A637" w14:textId="6ED1CD3A" w:rsidR="00961F08" w:rsidRPr="008605CB" w:rsidRDefault="00E352BB" w:rsidP="006B5AB0">
      <w:pPr>
        <w:spacing w:line="480" w:lineRule="auto"/>
        <w:ind w:firstLine="720"/>
        <w:rPr>
          <w:rFonts w:ascii="Garamond" w:hAnsi="Garamond" w:cs="Times New Roman"/>
        </w:rPr>
      </w:pPr>
      <w:r w:rsidRPr="008605CB">
        <w:rPr>
          <w:rFonts w:ascii="Garamond" w:hAnsi="Garamond" w:cs="Times New Roman"/>
        </w:rPr>
        <w:t xml:space="preserve">For each year and seasonal quartile, tributary-level return estimates were aggregated into </w:t>
      </w:r>
      <w:r w:rsidR="00E3555B" w:rsidRPr="008605CB">
        <w:rPr>
          <w:rFonts w:ascii="Garamond" w:hAnsi="Garamond" w:cs="Times New Roman"/>
        </w:rPr>
        <w:t xml:space="preserve">the </w:t>
      </w:r>
      <w:r w:rsidR="004E7B3B">
        <w:rPr>
          <w:rFonts w:ascii="Garamond" w:hAnsi="Garamond" w:cs="Times New Roman"/>
        </w:rPr>
        <w:t xml:space="preserve">six </w:t>
      </w:r>
      <w:r w:rsidR="00433B90">
        <w:rPr>
          <w:rFonts w:ascii="Garamond" w:hAnsi="Garamond" w:cs="Times New Roman"/>
        </w:rPr>
        <w:t xml:space="preserve">regional </w:t>
      </w:r>
      <w:r w:rsidR="0071320D" w:rsidRPr="008605CB">
        <w:rPr>
          <w:rFonts w:ascii="Garamond" w:hAnsi="Garamond" w:cs="Times New Roman"/>
        </w:rPr>
        <w:t xml:space="preserve">groups </w:t>
      </w:r>
      <w:r w:rsidRPr="008605CB">
        <w:rPr>
          <w:rFonts w:ascii="Garamond" w:hAnsi="Garamond" w:cs="Times New Roman"/>
        </w:rPr>
        <w:t xml:space="preserve">and normalized to sum to one across the basin, representing each </w:t>
      </w:r>
      <w:r w:rsidR="0071320D" w:rsidRPr="008605CB">
        <w:rPr>
          <w:rFonts w:ascii="Garamond" w:hAnsi="Garamond" w:cs="Times New Roman"/>
        </w:rPr>
        <w:t>group’s</w:t>
      </w:r>
      <w:r w:rsidRPr="008605CB">
        <w:rPr>
          <w:rFonts w:ascii="Garamond" w:hAnsi="Garamond" w:cs="Times New Roman"/>
        </w:rPr>
        <w:t xml:space="preserve"> proportional contribution to that quartile. Summary statistics were then calculated across all years for each </w:t>
      </w:r>
      <w:r w:rsidR="0071320D" w:rsidRPr="008605CB">
        <w:rPr>
          <w:rFonts w:ascii="Garamond" w:hAnsi="Garamond" w:cs="Times New Roman"/>
        </w:rPr>
        <w:t xml:space="preserve">group </w:t>
      </w:r>
      <w:r w:rsidRPr="008605CB">
        <w:rPr>
          <w:rFonts w:ascii="Garamond" w:hAnsi="Garamond" w:cs="Times New Roman"/>
        </w:rPr>
        <w:t>(</w:t>
      </w:r>
      <w:r w:rsidR="00E85535" w:rsidRPr="008605CB">
        <w:rPr>
          <w:rFonts w:ascii="Garamond" w:hAnsi="Garamond" w:cs="Times New Roman"/>
        </w:rPr>
        <w:t>Fig.</w:t>
      </w:r>
      <w:r w:rsidRPr="008605CB">
        <w:rPr>
          <w:rFonts w:ascii="Garamond" w:hAnsi="Garamond" w:cs="Times New Roman"/>
        </w:rPr>
        <w:t xml:space="preserve"> 3)</w:t>
      </w:r>
      <w:r w:rsidR="00C67BC1" w:rsidRPr="008605CB">
        <w:rPr>
          <w:rFonts w:ascii="Garamond" w:hAnsi="Garamond" w:cs="Times New Roman"/>
        </w:rPr>
        <w:t xml:space="preserve">. </w:t>
      </w:r>
      <w:r w:rsidR="00460AE8" w:rsidRPr="008605CB">
        <w:rPr>
          <w:rFonts w:ascii="Garamond" w:hAnsi="Garamond" w:cs="Times New Roman"/>
        </w:rPr>
        <w:t>Cumulative distribution functions were</w:t>
      </w:r>
      <w:r w:rsidR="005F27E4" w:rsidRPr="008605CB">
        <w:rPr>
          <w:rFonts w:ascii="Garamond" w:hAnsi="Garamond" w:cs="Times New Roman"/>
        </w:rPr>
        <w:t xml:space="preserve"> </w:t>
      </w:r>
      <w:r w:rsidR="00460AE8" w:rsidRPr="008605CB">
        <w:rPr>
          <w:rFonts w:ascii="Garamond" w:hAnsi="Garamond" w:cs="Times New Roman"/>
        </w:rPr>
        <w:t>constructed to examine trends in relative run timing among</w:t>
      </w:r>
      <w:r w:rsidR="00F82735" w:rsidRPr="008605CB">
        <w:rPr>
          <w:rFonts w:ascii="Garamond" w:hAnsi="Garamond" w:cs="Times New Roman"/>
        </w:rPr>
        <w:t xml:space="preserve"> </w:t>
      </w:r>
      <w:r w:rsidR="00433B90">
        <w:rPr>
          <w:rFonts w:ascii="Garamond" w:hAnsi="Garamond" w:cs="Times New Roman"/>
        </w:rPr>
        <w:t xml:space="preserve">regional </w:t>
      </w:r>
      <w:r w:rsidR="0071320D" w:rsidRPr="008605CB">
        <w:rPr>
          <w:rFonts w:ascii="Garamond" w:hAnsi="Garamond" w:cs="Times New Roman"/>
        </w:rPr>
        <w:t xml:space="preserve">groups independent </w:t>
      </w:r>
      <w:r w:rsidR="00460AE8" w:rsidRPr="008605CB">
        <w:rPr>
          <w:rFonts w:ascii="Garamond" w:hAnsi="Garamond" w:cs="Times New Roman"/>
        </w:rPr>
        <w:t xml:space="preserve">of abundance and quartile cut-off dates. For each year, the full run was split into </w:t>
      </w:r>
      <w:r w:rsidR="004E7B3B">
        <w:rPr>
          <w:rFonts w:ascii="Garamond" w:hAnsi="Garamond" w:cs="Times New Roman"/>
        </w:rPr>
        <w:t>three</w:t>
      </w:r>
      <w:r w:rsidR="00460AE8" w:rsidRPr="008605CB">
        <w:rPr>
          <w:rFonts w:ascii="Garamond" w:hAnsi="Garamond" w:cs="Times New Roman"/>
        </w:rPr>
        <w:t xml:space="preserve">-day intervals and the cumulative </w:t>
      </w:r>
      <w:r w:rsidR="00455561" w:rsidRPr="008605CB">
        <w:rPr>
          <w:rFonts w:ascii="Garamond" w:hAnsi="Garamond" w:cs="Times New Roman"/>
        </w:rPr>
        <w:t xml:space="preserve">number </w:t>
      </w:r>
      <w:r w:rsidR="00460AE8" w:rsidRPr="008605CB">
        <w:rPr>
          <w:rFonts w:ascii="Garamond" w:hAnsi="Garamond" w:cs="Times New Roman"/>
        </w:rPr>
        <w:t>of returners for each</w:t>
      </w:r>
      <w:r w:rsidR="00961F08" w:rsidRPr="008605CB">
        <w:rPr>
          <w:rFonts w:ascii="Garamond" w:hAnsi="Garamond" w:cs="Times New Roman"/>
        </w:rPr>
        <w:t xml:space="preserve"> </w:t>
      </w:r>
      <w:r w:rsidR="0071320D" w:rsidRPr="008605CB">
        <w:rPr>
          <w:rFonts w:ascii="Garamond" w:hAnsi="Garamond" w:cs="Times New Roman"/>
        </w:rPr>
        <w:t>group</w:t>
      </w:r>
      <w:r w:rsidR="00460AE8" w:rsidRPr="008605CB">
        <w:rPr>
          <w:rFonts w:ascii="Garamond" w:hAnsi="Garamond" w:cs="Times New Roman"/>
        </w:rPr>
        <w:t xml:space="preserve"> was compared to</w:t>
      </w:r>
      <w:r w:rsidR="0071320D" w:rsidRPr="008605CB">
        <w:rPr>
          <w:rFonts w:ascii="Garamond" w:hAnsi="Garamond" w:cs="Times New Roman"/>
        </w:rPr>
        <w:t xml:space="preserve"> its full season contribution</w:t>
      </w:r>
      <w:r w:rsidR="00E3555B" w:rsidRPr="008605CB">
        <w:rPr>
          <w:rFonts w:ascii="Garamond" w:hAnsi="Garamond" w:cs="Times New Roman"/>
        </w:rPr>
        <w:t>.</w:t>
      </w:r>
      <w:r w:rsidR="00460AE8" w:rsidRPr="008605CB">
        <w:rPr>
          <w:rFonts w:ascii="Garamond" w:hAnsi="Garamond" w:cs="Times New Roman"/>
        </w:rPr>
        <w:t xml:space="preserve"> </w:t>
      </w:r>
      <w:r w:rsidR="00961F08" w:rsidRPr="008605CB">
        <w:rPr>
          <w:rFonts w:ascii="Garamond" w:hAnsi="Garamond" w:cs="Times New Roman"/>
        </w:rPr>
        <w:t xml:space="preserve">To directly compare relative run timing to the temporal distribution of the full run, we used daily CPUE data collected from the </w:t>
      </w:r>
      <w:r w:rsidR="005A36C3">
        <w:rPr>
          <w:rFonts w:ascii="Garamond" w:hAnsi="Garamond" w:cs="Times New Roman"/>
        </w:rPr>
        <w:t>BTF</w:t>
      </w:r>
      <w:r w:rsidR="00961F08" w:rsidRPr="008605CB">
        <w:rPr>
          <w:rFonts w:ascii="Garamond" w:hAnsi="Garamond" w:cs="Times New Roman"/>
        </w:rPr>
        <w:t xml:space="preserve"> to calculate the cumulative proportion of the full run’s CPUE remaining for each day. </w:t>
      </w:r>
      <w:r w:rsidR="006B5AB0">
        <w:rPr>
          <w:rFonts w:ascii="Garamond" w:hAnsi="Garamond" w:cs="Times New Roman"/>
        </w:rPr>
        <w:t xml:space="preserve">This value represents the maximum potential harvest available if </w:t>
      </w:r>
      <w:r w:rsidR="0036019D">
        <w:rPr>
          <w:rFonts w:ascii="Garamond" w:hAnsi="Garamond" w:cs="Times New Roman"/>
        </w:rPr>
        <w:t xml:space="preserve">harvest rates </w:t>
      </w:r>
      <w:r w:rsidR="006B5AB0">
        <w:rPr>
          <w:rFonts w:ascii="Garamond" w:hAnsi="Garamond" w:cs="Times New Roman"/>
        </w:rPr>
        <w:t xml:space="preserve">are </w:t>
      </w:r>
      <w:r w:rsidR="0036019D">
        <w:rPr>
          <w:rFonts w:ascii="Garamond" w:hAnsi="Garamond" w:cs="Times New Roman"/>
        </w:rPr>
        <w:t>proportional to CPUE</w:t>
      </w:r>
      <w:r w:rsidR="00B76340">
        <w:rPr>
          <w:rFonts w:ascii="Garamond" w:hAnsi="Garamond" w:cs="Times New Roman"/>
        </w:rPr>
        <w:t xml:space="preserve">. </w:t>
      </w:r>
      <w:r w:rsidR="006B5AB0">
        <w:rPr>
          <w:rFonts w:ascii="Garamond" w:hAnsi="Garamond" w:cs="Times New Roman"/>
        </w:rPr>
        <w:t>However,</w:t>
      </w:r>
      <w:r w:rsidR="00E1753F">
        <w:rPr>
          <w:rFonts w:ascii="Garamond" w:hAnsi="Garamond" w:cs="Times New Roman"/>
        </w:rPr>
        <w:t xml:space="preserve"> this value does not account for the preferred harvest timing without the closure implemented, which may</w:t>
      </w:r>
      <w:r w:rsidR="006B5AB0">
        <w:rPr>
          <w:rFonts w:ascii="Garamond" w:hAnsi="Garamond" w:cs="Times New Roman"/>
        </w:rPr>
        <w:t xml:space="preserve"> </w:t>
      </w:r>
      <w:r w:rsidR="00A10423">
        <w:rPr>
          <w:rFonts w:ascii="Garamond" w:hAnsi="Garamond" w:cs="Times New Roman"/>
        </w:rPr>
        <w:t>not f</w:t>
      </w:r>
      <w:r w:rsidR="006B5AB0">
        <w:rPr>
          <w:rFonts w:ascii="Garamond" w:hAnsi="Garamond" w:cs="Times New Roman"/>
        </w:rPr>
        <w:t>ollow this pattern</w:t>
      </w:r>
      <w:r w:rsidR="00E1753F">
        <w:rPr>
          <w:rFonts w:ascii="Garamond" w:hAnsi="Garamond" w:cs="Times New Roman"/>
        </w:rPr>
        <w:t xml:space="preserve">. </w:t>
      </w:r>
      <w:r w:rsidR="00460AE8" w:rsidRPr="008605CB">
        <w:rPr>
          <w:rFonts w:ascii="Garamond" w:hAnsi="Garamond" w:cs="Times New Roman"/>
        </w:rPr>
        <w:t>Resulting data (</w:t>
      </w:r>
      <w:r w:rsidR="00E85535" w:rsidRPr="008605CB">
        <w:rPr>
          <w:rFonts w:ascii="Garamond" w:hAnsi="Garamond" w:cs="Times New Roman"/>
        </w:rPr>
        <w:t>Fig.</w:t>
      </w:r>
      <w:r w:rsidR="00460AE8" w:rsidRPr="008605CB">
        <w:rPr>
          <w:rFonts w:ascii="Garamond" w:hAnsi="Garamond" w:cs="Times New Roman"/>
        </w:rPr>
        <w:t xml:space="preserve"> 4) illustrate the proportion (</w:t>
      </w:r>
      <w:r w:rsidR="004E7B3B">
        <w:rPr>
          <w:rFonts w:ascii="Garamond" w:hAnsi="Garamond" w:cs="Times New Roman"/>
        </w:rPr>
        <w:t>from zero to one</w:t>
      </w:r>
      <w:r w:rsidR="00460AE8" w:rsidRPr="008605CB">
        <w:rPr>
          <w:rFonts w:ascii="Garamond" w:hAnsi="Garamond" w:cs="Times New Roman"/>
        </w:rPr>
        <w:t xml:space="preserve">) of each </w:t>
      </w:r>
      <w:r w:rsidR="0071320D" w:rsidRPr="008605CB">
        <w:rPr>
          <w:rFonts w:ascii="Garamond" w:hAnsi="Garamond" w:cs="Times New Roman"/>
        </w:rPr>
        <w:t>group’s</w:t>
      </w:r>
      <w:r w:rsidR="00460AE8" w:rsidRPr="008605CB">
        <w:rPr>
          <w:rFonts w:ascii="Garamond" w:hAnsi="Garamond" w:cs="Times New Roman"/>
        </w:rPr>
        <w:t xml:space="preserve"> total cumulative contribution </w:t>
      </w:r>
      <w:r w:rsidR="006B5AB0">
        <w:rPr>
          <w:rFonts w:ascii="Garamond" w:hAnsi="Garamond" w:cs="Times New Roman"/>
        </w:rPr>
        <w:t xml:space="preserve">to the overall run </w:t>
      </w:r>
      <w:r w:rsidR="00460AE8" w:rsidRPr="008605CB">
        <w:rPr>
          <w:rFonts w:ascii="Garamond" w:hAnsi="Garamond" w:cs="Times New Roman"/>
        </w:rPr>
        <w:t xml:space="preserve">at each </w:t>
      </w:r>
      <w:r w:rsidR="004E7B3B">
        <w:rPr>
          <w:rFonts w:ascii="Garamond" w:hAnsi="Garamond" w:cs="Times New Roman"/>
        </w:rPr>
        <w:t>three</w:t>
      </w:r>
      <w:r w:rsidR="00460AE8" w:rsidRPr="008605CB">
        <w:rPr>
          <w:rFonts w:ascii="Garamond" w:hAnsi="Garamond" w:cs="Times New Roman"/>
        </w:rPr>
        <w:t>-day interval</w:t>
      </w:r>
      <w:r w:rsidR="00961F08" w:rsidRPr="008605CB">
        <w:rPr>
          <w:rFonts w:ascii="Garamond" w:hAnsi="Garamond" w:cs="Times New Roman"/>
        </w:rPr>
        <w:t xml:space="preserve"> as well as the proportion of the total </w:t>
      </w:r>
      <w:r w:rsidR="008C03AF">
        <w:rPr>
          <w:rFonts w:ascii="Garamond" w:hAnsi="Garamond" w:cs="Times New Roman"/>
        </w:rPr>
        <w:t xml:space="preserve">potential </w:t>
      </w:r>
      <w:r w:rsidR="00961F08" w:rsidRPr="008605CB">
        <w:rPr>
          <w:rFonts w:ascii="Garamond" w:hAnsi="Garamond" w:cs="Times New Roman"/>
        </w:rPr>
        <w:t>harvest remaining for each day</w:t>
      </w:r>
      <w:r w:rsidR="00B76340">
        <w:rPr>
          <w:rFonts w:ascii="Garamond" w:hAnsi="Garamond" w:cs="Times New Roman"/>
        </w:rPr>
        <w:t xml:space="preserve">. </w:t>
      </w:r>
    </w:p>
    <w:p w14:paraId="2E1403AA" w14:textId="1D1E6849" w:rsidR="00E35059" w:rsidRPr="00FC02BD" w:rsidRDefault="006E1BBC" w:rsidP="005C36CF">
      <w:pPr>
        <w:spacing w:line="480" w:lineRule="auto"/>
        <w:ind w:firstLine="720"/>
        <w:rPr>
          <w:rFonts w:ascii="Garamond" w:hAnsi="Garamond" w:cs="Times New Roman"/>
        </w:rPr>
      </w:pPr>
      <w:r w:rsidRPr="00FC02BD">
        <w:rPr>
          <w:rFonts w:ascii="Garamond" w:hAnsi="Garamond"/>
        </w:rPr>
        <w:t xml:space="preserve">To assess the impact of the existing front-end closure, we quantified the share of each group’s total annual return that fell within the closure period (the first seasonal quartile, Q1 in our dataset). </w:t>
      </w:r>
      <w:r w:rsidRPr="001D71C8">
        <w:rPr>
          <w:rFonts w:ascii="Garamond" w:hAnsi="Garamond"/>
        </w:rPr>
        <w:t xml:space="preserve">This comparison illustrates the </w:t>
      </w:r>
      <w:r w:rsidR="008C03AF" w:rsidRPr="001D71C8">
        <w:rPr>
          <w:rFonts w:ascii="Garamond" w:hAnsi="Garamond"/>
        </w:rPr>
        <w:t xml:space="preserve">maximum </w:t>
      </w:r>
      <w:r w:rsidRPr="001D71C8">
        <w:rPr>
          <w:rFonts w:ascii="Garamond" w:hAnsi="Garamond"/>
        </w:rPr>
        <w:t>degree of protection provided to each stock group by estimating the portion of its annual run excluded from harvest</w:t>
      </w:r>
      <w:r w:rsidR="00E26D9D" w:rsidRPr="001D71C8">
        <w:rPr>
          <w:rFonts w:ascii="Garamond" w:hAnsi="Garamond" w:cs="Times New Roman"/>
        </w:rPr>
        <w:t>.</w:t>
      </w:r>
      <w:r w:rsidR="00E26D9D" w:rsidRPr="00FC02BD">
        <w:rPr>
          <w:rFonts w:ascii="Garamond" w:hAnsi="Garamond" w:cs="Times New Roman"/>
        </w:rPr>
        <w:t xml:space="preserve"> </w:t>
      </w:r>
      <w:r w:rsidR="00A110EC" w:rsidRPr="00FC02BD">
        <w:rPr>
          <w:rFonts w:ascii="Garamond" w:hAnsi="Garamond" w:cs="Times New Roman"/>
        </w:rPr>
        <w:t xml:space="preserve">We then assessed </w:t>
      </w:r>
      <w:r w:rsidR="00E3555B" w:rsidRPr="00FC02BD">
        <w:rPr>
          <w:rFonts w:ascii="Garamond" w:hAnsi="Garamond" w:cs="Times New Roman"/>
        </w:rPr>
        <w:t xml:space="preserve">the </w:t>
      </w:r>
      <w:r w:rsidRPr="00FC02BD">
        <w:rPr>
          <w:rFonts w:ascii="Garamond" w:hAnsi="Garamond" w:cs="Times New Roman"/>
        </w:rPr>
        <w:t xml:space="preserve">same metric but with a set of alternative closure durations </w:t>
      </w:r>
      <w:r w:rsidR="00A110EC" w:rsidRPr="00FC02BD">
        <w:rPr>
          <w:rFonts w:ascii="Garamond" w:hAnsi="Garamond" w:cs="Times New Roman"/>
        </w:rPr>
        <w:t>by calculating</w:t>
      </w:r>
      <w:r w:rsidR="00E3555B" w:rsidRPr="00FC02BD">
        <w:rPr>
          <w:rFonts w:ascii="Garamond" w:hAnsi="Garamond" w:cs="Times New Roman"/>
        </w:rPr>
        <w:t xml:space="preserve"> proportional protection</w:t>
      </w:r>
      <w:r w:rsidRPr="00FC02BD">
        <w:rPr>
          <w:rFonts w:ascii="Garamond" w:hAnsi="Garamond" w:cs="Times New Roman"/>
        </w:rPr>
        <w:t xml:space="preserve"> at </w:t>
      </w:r>
      <w:r w:rsidR="007A07BC" w:rsidRPr="00FC02BD">
        <w:rPr>
          <w:rFonts w:ascii="Garamond" w:hAnsi="Garamond" w:cs="Times New Roman"/>
        </w:rPr>
        <w:t xml:space="preserve">three alternate end dates for the closure: June </w:t>
      </w:r>
      <w:proofErr w:type="gramStart"/>
      <w:r w:rsidR="005C36CF">
        <w:rPr>
          <w:rFonts w:ascii="Garamond" w:hAnsi="Garamond" w:cs="Times New Roman"/>
        </w:rPr>
        <w:t>8</w:t>
      </w:r>
      <w:r w:rsidR="007A07BC" w:rsidRPr="00FC02BD">
        <w:rPr>
          <w:rFonts w:ascii="Garamond" w:hAnsi="Garamond" w:cs="Times New Roman"/>
          <w:vertAlign w:val="superscript"/>
        </w:rPr>
        <w:t>rd</w:t>
      </w:r>
      <w:proofErr w:type="gramEnd"/>
      <w:r w:rsidR="007A07BC" w:rsidRPr="00FC02BD">
        <w:rPr>
          <w:rFonts w:ascii="Garamond" w:hAnsi="Garamond" w:cs="Times New Roman"/>
        </w:rPr>
        <w:t xml:space="preserve"> (</w:t>
      </w:r>
      <w:r w:rsidR="00DE09EB">
        <w:rPr>
          <w:rFonts w:ascii="Garamond" w:hAnsi="Garamond" w:cs="Times New Roman"/>
        </w:rPr>
        <w:t>three</w:t>
      </w:r>
      <w:r w:rsidR="007A07BC" w:rsidRPr="00FC02BD">
        <w:rPr>
          <w:rFonts w:ascii="Garamond" w:hAnsi="Garamond" w:cs="Times New Roman"/>
        </w:rPr>
        <w:t xml:space="preserve"> days before current closure </w:t>
      </w:r>
      <w:r w:rsidR="00A8429C">
        <w:rPr>
          <w:rFonts w:ascii="Garamond" w:hAnsi="Garamond" w:cs="Times New Roman"/>
        </w:rPr>
        <w:t>end</w:t>
      </w:r>
      <w:r w:rsidR="007A07BC" w:rsidRPr="00FC02BD">
        <w:rPr>
          <w:rFonts w:ascii="Garamond" w:hAnsi="Garamond" w:cs="Times New Roman"/>
        </w:rPr>
        <w:t xml:space="preserve"> date), June 14</w:t>
      </w:r>
      <w:r w:rsidR="007A07BC" w:rsidRPr="00FC02BD">
        <w:rPr>
          <w:rFonts w:ascii="Garamond" w:hAnsi="Garamond" w:cs="Times New Roman"/>
          <w:vertAlign w:val="superscript"/>
        </w:rPr>
        <w:t>th</w:t>
      </w:r>
      <w:r w:rsidR="007A07BC" w:rsidRPr="00FC02BD">
        <w:rPr>
          <w:rFonts w:ascii="Garamond" w:hAnsi="Garamond" w:cs="Times New Roman"/>
        </w:rPr>
        <w:t xml:space="preserve"> </w:t>
      </w:r>
      <w:r w:rsidR="007A07BC" w:rsidRPr="00FC02BD">
        <w:rPr>
          <w:rFonts w:ascii="Garamond" w:hAnsi="Garamond" w:cs="Times New Roman"/>
        </w:rPr>
        <w:lastRenderedPageBreak/>
        <w:t>(</w:t>
      </w:r>
      <w:r w:rsidR="00FF3B07">
        <w:rPr>
          <w:rFonts w:ascii="Garamond" w:hAnsi="Garamond" w:cs="Times New Roman"/>
        </w:rPr>
        <w:t>three</w:t>
      </w:r>
      <w:r w:rsidR="007A07BC" w:rsidRPr="00FC02BD">
        <w:rPr>
          <w:rFonts w:ascii="Garamond" w:hAnsi="Garamond" w:cs="Times New Roman"/>
        </w:rPr>
        <w:t xml:space="preserve"> days after current closure </w:t>
      </w:r>
      <w:r w:rsidR="00A8429C">
        <w:rPr>
          <w:rFonts w:ascii="Garamond" w:hAnsi="Garamond" w:cs="Times New Roman"/>
        </w:rPr>
        <w:t xml:space="preserve">end </w:t>
      </w:r>
      <w:r w:rsidR="007A07BC" w:rsidRPr="00FC02BD">
        <w:rPr>
          <w:rFonts w:ascii="Garamond" w:hAnsi="Garamond" w:cs="Times New Roman"/>
        </w:rPr>
        <w:t>date), and June 17</w:t>
      </w:r>
      <w:r w:rsidR="007A07BC" w:rsidRPr="00FC02BD">
        <w:rPr>
          <w:rFonts w:ascii="Garamond" w:hAnsi="Garamond" w:cs="Times New Roman"/>
          <w:vertAlign w:val="superscript"/>
        </w:rPr>
        <w:t>th</w:t>
      </w:r>
      <w:r w:rsidR="007A07BC" w:rsidRPr="00FC02BD">
        <w:rPr>
          <w:rFonts w:ascii="Garamond" w:hAnsi="Garamond" w:cs="Times New Roman"/>
        </w:rPr>
        <w:t xml:space="preserve"> (</w:t>
      </w:r>
      <w:r w:rsidR="00DE09EB">
        <w:rPr>
          <w:rFonts w:ascii="Garamond" w:hAnsi="Garamond" w:cs="Times New Roman"/>
        </w:rPr>
        <w:t>six</w:t>
      </w:r>
      <w:r w:rsidR="007A07BC" w:rsidRPr="00FC02BD">
        <w:rPr>
          <w:rFonts w:ascii="Garamond" w:hAnsi="Garamond" w:cs="Times New Roman"/>
        </w:rPr>
        <w:t xml:space="preserve"> days after current closure </w:t>
      </w:r>
      <w:r w:rsidR="00A8429C">
        <w:rPr>
          <w:rFonts w:ascii="Garamond" w:hAnsi="Garamond" w:cs="Times New Roman"/>
        </w:rPr>
        <w:t>end</w:t>
      </w:r>
      <w:r w:rsidR="007A07BC" w:rsidRPr="00FC02BD">
        <w:rPr>
          <w:rFonts w:ascii="Garamond" w:hAnsi="Garamond" w:cs="Times New Roman"/>
        </w:rPr>
        <w:t xml:space="preserve"> date)</w:t>
      </w:r>
      <w:r w:rsidR="00956F44">
        <w:rPr>
          <w:rFonts w:ascii="Garamond" w:hAnsi="Garamond" w:cs="Times New Roman"/>
        </w:rPr>
        <w:t xml:space="preserve"> (fig. 5)</w:t>
      </w:r>
      <w:r w:rsidR="005C36CF">
        <w:rPr>
          <w:rFonts w:ascii="Garamond" w:hAnsi="Garamond" w:cs="Times New Roman"/>
        </w:rPr>
        <w:t xml:space="preserve">. </w:t>
      </w:r>
      <w:r w:rsidRPr="00FC02BD">
        <w:rPr>
          <w:rFonts w:ascii="Garamond" w:hAnsi="Garamond" w:cs="Times New Roman"/>
        </w:rPr>
        <w:t>For each scenario, we calculated the proportion of the total CPUE that occurred within the adjusted closure window</w:t>
      </w:r>
      <w:r w:rsidR="00956F44">
        <w:rPr>
          <w:rFonts w:ascii="Garamond" w:hAnsi="Garamond" w:cs="Times New Roman"/>
        </w:rPr>
        <w:t xml:space="preserve"> and </w:t>
      </w:r>
      <w:r w:rsidRPr="00FC02BD">
        <w:rPr>
          <w:rFonts w:ascii="Garamond" w:hAnsi="Garamond" w:cs="Times New Roman"/>
        </w:rPr>
        <w:t xml:space="preserve">compared </w:t>
      </w:r>
      <w:r w:rsidR="005C36CF">
        <w:rPr>
          <w:rFonts w:ascii="Garamond" w:hAnsi="Garamond" w:cs="Times New Roman"/>
        </w:rPr>
        <w:t xml:space="preserve">this value to the </w:t>
      </w:r>
      <w:r w:rsidR="008C03AF">
        <w:rPr>
          <w:rFonts w:ascii="Garamond" w:hAnsi="Garamond" w:cs="Times New Roman"/>
        </w:rPr>
        <w:t>potential</w:t>
      </w:r>
      <w:r w:rsidRPr="00FC02BD">
        <w:rPr>
          <w:rFonts w:ascii="Garamond" w:hAnsi="Garamond" w:cs="Times New Roman"/>
        </w:rPr>
        <w:t xml:space="preserve"> protection afforded to each group </w:t>
      </w:r>
      <w:r w:rsidR="005C36CF">
        <w:rPr>
          <w:rFonts w:ascii="Garamond" w:hAnsi="Garamond" w:cs="Times New Roman"/>
        </w:rPr>
        <w:t xml:space="preserve">across all years </w:t>
      </w:r>
      <w:r w:rsidRPr="00FC02BD">
        <w:rPr>
          <w:rFonts w:ascii="Garamond" w:hAnsi="Garamond" w:cs="Times New Roman"/>
        </w:rPr>
        <w:t xml:space="preserve">(fig. </w:t>
      </w:r>
      <w:r w:rsidR="00956F44">
        <w:rPr>
          <w:rFonts w:ascii="Garamond" w:hAnsi="Garamond" w:cs="Times New Roman"/>
        </w:rPr>
        <w:t>6</w:t>
      </w:r>
      <w:r w:rsidRPr="00FC02BD">
        <w:rPr>
          <w:rFonts w:ascii="Garamond" w:hAnsi="Garamond" w:cs="Times New Roman"/>
        </w:rPr>
        <w:t>). Together, these results illustrate the tradeoff between increased protection under later closure end dates and the corresponding loss of</w:t>
      </w:r>
      <w:r w:rsidR="004E7B3B">
        <w:rPr>
          <w:rFonts w:ascii="Garamond" w:hAnsi="Garamond" w:cs="Times New Roman"/>
        </w:rPr>
        <w:t xml:space="preserve"> potential</w:t>
      </w:r>
      <w:r w:rsidRPr="00FC02BD">
        <w:rPr>
          <w:rFonts w:ascii="Garamond" w:hAnsi="Garamond" w:cs="Times New Roman"/>
        </w:rPr>
        <w:t xml:space="preserve"> harvest opportunity for stakeholders in the basin.</w:t>
      </w:r>
    </w:p>
    <w:p w14:paraId="1B967039" w14:textId="16B46492" w:rsidR="004A0003" w:rsidRPr="00FC02BD" w:rsidRDefault="0019169F" w:rsidP="007A07BC">
      <w:pPr>
        <w:spacing w:line="480" w:lineRule="auto"/>
        <w:rPr>
          <w:rFonts w:ascii="Garamond" w:hAnsi="Garamond"/>
          <w:b/>
          <w:bCs/>
          <w:sz w:val="32"/>
          <w:szCs w:val="32"/>
        </w:rPr>
      </w:pPr>
      <w:r w:rsidRPr="00FC02BD">
        <w:rPr>
          <w:rFonts w:ascii="Garamond" w:hAnsi="Garamond"/>
          <w:b/>
          <w:bCs/>
          <w:sz w:val="32"/>
          <w:szCs w:val="32"/>
        </w:rPr>
        <w:t>Results</w:t>
      </w:r>
    </w:p>
    <w:p w14:paraId="10DADB8B" w14:textId="32038021" w:rsidR="00397FF6" w:rsidRPr="00FC02BD" w:rsidRDefault="007708F4" w:rsidP="007A07BC">
      <w:pPr>
        <w:spacing w:line="480" w:lineRule="auto"/>
        <w:rPr>
          <w:rFonts w:ascii="Garamond" w:hAnsi="Garamond" w:cs="Times New Roman"/>
          <w:b/>
          <w:bCs/>
          <w:sz w:val="28"/>
          <w:szCs w:val="28"/>
        </w:rPr>
      </w:pPr>
      <w:r w:rsidRPr="00FC02BD">
        <w:rPr>
          <w:rFonts w:ascii="Garamond" w:hAnsi="Garamond" w:cs="Times New Roman"/>
          <w:b/>
          <w:bCs/>
          <w:sz w:val="28"/>
          <w:szCs w:val="28"/>
        </w:rPr>
        <w:t>Variation</w:t>
      </w:r>
      <w:r w:rsidR="00397FF6" w:rsidRPr="00FC02BD">
        <w:rPr>
          <w:rFonts w:ascii="Garamond" w:hAnsi="Garamond" w:cs="Times New Roman"/>
          <w:b/>
          <w:bCs/>
          <w:sz w:val="28"/>
          <w:szCs w:val="28"/>
        </w:rPr>
        <w:t xml:space="preserve"> in stock </w:t>
      </w:r>
      <w:r w:rsidR="006D6AEE" w:rsidRPr="00FC02BD">
        <w:rPr>
          <w:rFonts w:ascii="Garamond" w:hAnsi="Garamond" w:cs="Times New Roman"/>
          <w:b/>
          <w:bCs/>
          <w:sz w:val="28"/>
          <w:szCs w:val="28"/>
        </w:rPr>
        <w:t>return timing</w:t>
      </w:r>
      <w:r w:rsidR="00C50733" w:rsidRPr="00FC02BD">
        <w:rPr>
          <w:rFonts w:ascii="Garamond" w:hAnsi="Garamond" w:cs="Times New Roman"/>
          <w:b/>
          <w:bCs/>
          <w:sz w:val="28"/>
          <w:szCs w:val="28"/>
        </w:rPr>
        <w:t xml:space="preserve"> </w:t>
      </w:r>
      <w:r w:rsidR="00536536" w:rsidRPr="00FC02BD">
        <w:rPr>
          <w:rFonts w:ascii="Garamond" w:hAnsi="Garamond" w:cs="Times New Roman"/>
          <w:b/>
          <w:bCs/>
          <w:sz w:val="28"/>
          <w:szCs w:val="28"/>
        </w:rPr>
        <w:t xml:space="preserve">within </w:t>
      </w:r>
      <w:r w:rsidR="006D6AEE" w:rsidRPr="00FC02BD">
        <w:rPr>
          <w:rFonts w:ascii="Garamond" w:hAnsi="Garamond" w:cs="Times New Roman"/>
          <w:b/>
          <w:bCs/>
          <w:sz w:val="28"/>
          <w:szCs w:val="28"/>
        </w:rPr>
        <w:t>season</w:t>
      </w:r>
    </w:p>
    <w:p w14:paraId="14441915" w14:textId="64E28138" w:rsidR="001740E9" w:rsidRPr="00FC02BD" w:rsidRDefault="00D625F2" w:rsidP="007A07BC">
      <w:pPr>
        <w:pStyle w:val="whitespace-normal"/>
        <w:spacing w:line="480" w:lineRule="auto"/>
        <w:rPr>
          <w:rFonts w:ascii="Garamond" w:hAnsi="Garamond"/>
        </w:rPr>
      </w:pPr>
      <w:r w:rsidRPr="00BA542C">
        <w:rPr>
          <w:b/>
          <w:bCs/>
          <w:sz w:val="22"/>
          <w:szCs w:val="22"/>
        </w:rPr>
        <w:tab/>
      </w:r>
      <w:r w:rsidR="005C58CB" w:rsidRPr="00FC02BD">
        <w:rPr>
          <w:rFonts w:ascii="Garamond" w:hAnsi="Garamond"/>
        </w:rPr>
        <w:t>Across all years of our dataset (2017-202</w:t>
      </w:r>
      <w:r w:rsidR="008730BC">
        <w:rPr>
          <w:rFonts w:ascii="Garamond" w:hAnsi="Garamond"/>
        </w:rPr>
        <w:t>2</w:t>
      </w:r>
      <w:r w:rsidR="00D0678D">
        <w:rPr>
          <w:rFonts w:ascii="Garamond" w:hAnsi="Garamond"/>
        </w:rPr>
        <w:t>)</w:t>
      </w:r>
      <w:r w:rsidR="005C58CB" w:rsidRPr="00FC02BD">
        <w:rPr>
          <w:rFonts w:ascii="Garamond" w:hAnsi="Garamond"/>
        </w:rPr>
        <w:t xml:space="preserve">, returns to the </w:t>
      </w:r>
      <w:r w:rsidR="00747075">
        <w:rPr>
          <w:rFonts w:ascii="Garamond" w:hAnsi="Garamond"/>
        </w:rPr>
        <w:t>six</w:t>
      </w:r>
      <w:r w:rsidR="005C58CB" w:rsidRPr="00FC02BD">
        <w:rPr>
          <w:rFonts w:ascii="Garamond" w:hAnsi="Garamond"/>
        </w:rPr>
        <w:t xml:space="preserve"> </w:t>
      </w:r>
      <w:r w:rsidR="009C3C93" w:rsidRPr="00FC02BD">
        <w:rPr>
          <w:rFonts w:ascii="Garamond" w:hAnsi="Garamond"/>
        </w:rPr>
        <w:t xml:space="preserve">regional groups </w:t>
      </w:r>
      <w:r w:rsidR="005C58CB" w:rsidRPr="00FC02BD">
        <w:rPr>
          <w:rFonts w:ascii="Garamond" w:hAnsi="Garamond"/>
        </w:rPr>
        <w:t xml:space="preserve">exhibited </w:t>
      </w:r>
      <w:r w:rsidR="00C50733" w:rsidRPr="00FC02BD">
        <w:rPr>
          <w:rFonts w:ascii="Garamond" w:hAnsi="Garamond"/>
        </w:rPr>
        <w:t>a</w:t>
      </w:r>
      <w:r w:rsidR="005C58CB" w:rsidRPr="00FC02BD">
        <w:rPr>
          <w:rFonts w:ascii="Garamond" w:hAnsi="Garamond"/>
        </w:rPr>
        <w:t xml:space="preserve"> </w:t>
      </w:r>
      <w:r w:rsidR="00C50733" w:rsidRPr="00FC02BD">
        <w:rPr>
          <w:rFonts w:ascii="Garamond" w:hAnsi="Garamond"/>
        </w:rPr>
        <w:t xml:space="preserve">general transition </w:t>
      </w:r>
      <w:r w:rsidR="005C58CB" w:rsidRPr="00FC02BD">
        <w:rPr>
          <w:rFonts w:ascii="Garamond" w:hAnsi="Garamond"/>
        </w:rPr>
        <w:t>from</w:t>
      </w:r>
      <w:r w:rsidR="009C3C93" w:rsidRPr="00FC02BD">
        <w:rPr>
          <w:rFonts w:ascii="Garamond" w:hAnsi="Garamond"/>
        </w:rPr>
        <w:t xml:space="preserve"> the furthest</w:t>
      </w:r>
      <w:r w:rsidR="005C58CB" w:rsidRPr="00FC02BD">
        <w:rPr>
          <w:rFonts w:ascii="Garamond" w:hAnsi="Garamond"/>
        </w:rPr>
        <w:t xml:space="preserve"> upstream to</w:t>
      </w:r>
      <w:r w:rsidR="009C3C93" w:rsidRPr="00FC02BD">
        <w:rPr>
          <w:rFonts w:ascii="Garamond" w:hAnsi="Garamond"/>
        </w:rPr>
        <w:t xml:space="preserve"> the furthest</w:t>
      </w:r>
      <w:r w:rsidR="005C58CB" w:rsidRPr="00FC02BD">
        <w:rPr>
          <w:rFonts w:ascii="Garamond" w:hAnsi="Garamond"/>
        </w:rPr>
        <w:t xml:space="preserve"> downstream as the season progressed</w:t>
      </w:r>
      <w:r w:rsidR="00E3555B" w:rsidRPr="00FC02BD">
        <w:rPr>
          <w:rFonts w:ascii="Garamond" w:hAnsi="Garamond"/>
        </w:rPr>
        <w:t xml:space="preserve"> (Fig 3.).</w:t>
      </w:r>
      <w:r w:rsidR="005C58CB" w:rsidRPr="00FC02BD">
        <w:rPr>
          <w:rFonts w:ascii="Garamond" w:hAnsi="Garamond"/>
        </w:rPr>
        <w:t xml:space="preserve"> </w:t>
      </w:r>
      <w:r w:rsidR="00FA7C12" w:rsidRPr="00FC02BD">
        <w:rPr>
          <w:rFonts w:ascii="Garamond" w:hAnsi="Garamond"/>
        </w:rPr>
        <w:t xml:space="preserve">Notably, group </w:t>
      </w:r>
      <w:r w:rsidR="00747075">
        <w:rPr>
          <w:rFonts w:ascii="Garamond" w:hAnsi="Garamond"/>
        </w:rPr>
        <w:t>one</w:t>
      </w:r>
      <w:r w:rsidR="00FA7C12" w:rsidRPr="00FC02BD">
        <w:rPr>
          <w:rFonts w:ascii="Garamond" w:hAnsi="Garamond"/>
        </w:rPr>
        <w:t>, which contains the North Fork and East Fork Kuskokwim</w:t>
      </w:r>
      <w:r w:rsidR="005A36C3">
        <w:rPr>
          <w:rFonts w:ascii="Garamond" w:hAnsi="Garamond"/>
        </w:rPr>
        <w:t xml:space="preserve"> River</w:t>
      </w:r>
      <w:r w:rsidR="007C2373" w:rsidRPr="00FC02BD">
        <w:rPr>
          <w:rFonts w:ascii="Garamond" w:hAnsi="Garamond"/>
        </w:rPr>
        <w:t xml:space="preserve">, </w:t>
      </w:r>
      <w:r w:rsidR="00915EEE" w:rsidRPr="00FC02BD">
        <w:rPr>
          <w:rFonts w:ascii="Garamond" w:hAnsi="Garamond"/>
        </w:rPr>
        <w:t>consistently</w:t>
      </w:r>
      <w:r w:rsidR="00FA7C12" w:rsidRPr="00FC02BD">
        <w:rPr>
          <w:rFonts w:ascii="Garamond" w:hAnsi="Garamond"/>
        </w:rPr>
        <w:t xml:space="preserve"> contributed </w:t>
      </w:r>
      <w:r w:rsidR="00E3555B" w:rsidRPr="00FC02BD">
        <w:rPr>
          <w:rFonts w:ascii="Garamond" w:hAnsi="Garamond"/>
        </w:rPr>
        <w:t xml:space="preserve">little </w:t>
      </w:r>
      <w:r w:rsidR="0046614E" w:rsidRPr="00FC02BD">
        <w:rPr>
          <w:rFonts w:ascii="Garamond" w:hAnsi="Garamond"/>
        </w:rPr>
        <w:t>to</w:t>
      </w:r>
      <w:r w:rsidR="00E3555B" w:rsidRPr="00FC02BD">
        <w:rPr>
          <w:rFonts w:ascii="Garamond" w:hAnsi="Garamond"/>
        </w:rPr>
        <w:t xml:space="preserve"> all years and quartiles </w:t>
      </w:r>
      <w:r w:rsidR="005B3E0C" w:rsidRPr="00FC02BD">
        <w:rPr>
          <w:rFonts w:ascii="Garamond" w:hAnsi="Garamond"/>
        </w:rPr>
        <w:t>(max: 2.9%)</w:t>
      </w:r>
      <w:r w:rsidR="002C6F1E" w:rsidRPr="00FC02BD">
        <w:rPr>
          <w:rFonts w:ascii="Garamond" w:hAnsi="Garamond"/>
        </w:rPr>
        <w:t>. E</w:t>
      </w:r>
      <w:r w:rsidR="005C58CB" w:rsidRPr="00FC02BD">
        <w:rPr>
          <w:rFonts w:ascii="Garamond" w:hAnsi="Garamond"/>
        </w:rPr>
        <w:t>arly season returns (Q1: start of run through June 11</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3a.</w:t>
      </w:r>
      <w:r w:rsidR="005C58CB" w:rsidRPr="00FC02BD">
        <w:rPr>
          <w:rFonts w:ascii="Garamond" w:hAnsi="Garamond"/>
        </w:rPr>
        <w:t>) w</w:t>
      </w:r>
      <w:r w:rsidR="007C2373" w:rsidRPr="00FC02BD">
        <w:rPr>
          <w:rFonts w:ascii="Garamond" w:hAnsi="Garamond"/>
        </w:rPr>
        <w:t xml:space="preserve">ere </w:t>
      </w:r>
      <w:r w:rsidR="007708F4" w:rsidRPr="00FC02BD">
        <w:rPr>
          <w:rFonts w:ascii="Garamond" w:hAnsi="Garamond"/>
        </w:rPr>
        <w:t xml:space="preserve">represented </w:t>
      </w:r>
      <w:r w:rsidR="00E355B2" w:rsidRPr="00FC02BD">
        <w:rPr>
          <w:rFonts w:ascii="Garamond" w:hAnsi="Garamond"/>
        </w:rPr>
        <w:t xml:space="preserve">primarily </w:t>
      </w:r>
      <w:r w:rsidR="007C2373" w:rsidRPr="00FC02BD">
        <w:rPr>
          <w:rFonts w:ascii="Garamond" w:hAnsi="Garamond"/>
        </w:rPr>
        <w:t xml:space="preserve">by high contributions from group </w:t>
      </w:r>
      <w:r w:rsidR="00747075">
        <w:rPr>
          <w:rFonts w:ascii="Garamond" w:hAnsi="Garamond"/>
        </w:rPr>
        <w:t>two</w:t>
      </w:r>
      <w:r w:rsidR="007C2373" w:rsidRPr="00FC02BD">
        <w:rPr>
          <w:rFonts w:ascii="Garamond" w:hAnsi="Garamond"/>
        </w:rPr>
        <w:t xml:space="preserve"> (median: </w:t>
      </w:r>
      <w:r w:rsidR="005B3E0C" w:rsidRPr="00FC02BD">
        <w:rPr>
          <w:rFonts w:ascii="Garamond" w:hAnsi="Garamond"/>
        </w:rPr>
        <w:t>42.2</w:t>
      </w:r>
      <w:r w:rsidR="007C2373" w:rsidRPr="00FC02BD">
        <w:rPr>
          <w:rFonts w:ascii="Garamond" w:hAnsi="Garamond"/>
        </w:rPr>
        <w:t>%)</w:t>
      </w:r>
      <w:r w:rsidR="00832815" w:rsidRPr="00FC02BD">
        <w:rPr>
          <w:rFonts w:ascii="Garamond" w:hAnsi="Garamond"/>
        </w:rPr>
        <w:t xml:space="preserve">, with relatively low median contribution </w:t>
      </w:r>
      <w:r w:rsidR="005B3E0C" w:rsidRPr="00FC02BD">
        <w:rPr>
          <w:rFonts w:ascii="Garamond" w:hAnsi="Garamond"/>
        </w:rPr>
        <w:t xml:space="preserve">(20% or less) from </w:t>
      </w:r>
      <w:r w:rsidR="00836381" w:rsidRPr="00FC02BD">
        <w:rPr>
          <w:rFonts w:ascii="Garamond" w:hAnsi="Garamond"/>
        </w:rPr>
        <w:t xml:space="preserve">all other </w:t>
      </w:r>
      <w:r w:rsidR="005B3E0C" w:rsidRPr="00FC02BD">
        <w:rPr>
          <w:rFonts w:ascii="Garamond" w:hAnsi="Garamond"/>
        </w:rPr>
        <w:t xml:space="preserve">groups. </w:t>
      </w:r>
      <w:r w:rsidR="00E355B2" w:rsidRPr="00FC02BD">
        <w:rPr>
          <w:rFonts w:ascii="Garamond" w:hAnsi="Garamond"/>
        </w:rPr>
        <w:t>The second quartile (</w:t>
      </w:r>
      <w:r w:rsidR="00C10AF2" w:rsidRPr="00FC02BD">
        <w:rPr>
          <w:rFonts w:ascii="Garamond" w:hAnsi="Garamond"/>
        </w:rPr>
        <w:t>June 12</w:t>
      </w:r>
      <w:r w:rsidR="00C10AF2" w:rsidRPr="00FC02BD">
        <w:rPr>
          <w:rFonts w:ascii="Garamond" w:hAnsi="Garamond"/>
          <w:vertAlign w:val="superscript"/>
        </w:rPr>
        <w:t>th</w:t>
      </w:r>
      <w:r w:rsidR="00C10AF2" w:rsidRPr="00FC02BD">
        <w:rPr>
          <w:rFonts w:ascii="Garamond" w:hAnsi="Garamond"/>
        </w:rPr>
        <w:t xml:space="preserve"> – 21</w:t>
      </w:r>
      <w:r w:rsidR="00C10AF2" w:rsidRPr="00FC02BD">
        <w:rPr>
          <w:rFonts w:ascii="Garamond" w:hAnsi="Garamond"/>
          <w:vertAlign w:val="superscript"/>
        </w:rPr>
        <w:t>st</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3b.)</w:t>
      </w:r>
      <w:r w:rsidR="00C10AF2" w:rsidRPr="00FC02BD">
        <w:rPr>
          <w:rFonts w:ascii="Garamond" w:hAnsi="Garamond"/>
        </w:rPr>
        <w:t xml:space="preserve"> </w:t>
      </w:r>
      <w:r w:rsidR="00F82735" w:rsidRPr="00FC02BD">
        <w:rPr>
          <w:rFonts w:ascii="Garamond" w:hAnsi="Garamond"/>
        </w:rPr>
        <w:t xml:space="preserve">exhibited </w:t>
      </w:r>
      <w:r w:rsidR="00C10AF2" w:rsidRPr="00FC02BD">
        <w:rPr>
          <w:rFonts w:ascii="Garamond" w:hAnsi="Garamond"/>
        </w:rPr>
        <w:t xml:space="preserve">a </w:t>
      </w:r>
      <w:r w:rsidR="006D11D3" w:rsidRPr="00FC02BD">
        <w:rPr>
          <w:rFonts w:ascii="Garamond" w:hAnsi="Garamond"/>
        </w:rPr>
        <w:t xml:space="preserve">slight decrease in contribution from group </w:t>
      </w:r>
      <w:r w:rsidR="00747075">
        <w:rPr>
          <w:rFonts w:ascii="Garamond" w:hAnsi="Garamond"/>
        </w:rPr>
        <w:t>two</w:t>
      </w:r>
      <w:r w:rsidR="006D11D3" w:rsidRPr="00FC02BD">
        <w:rPr>
          <w:rFonts w:ascii="Garamond" w:hAnsi="Garamond"/>
        </w:rPr>
        <w:t xml:space="preserve"> (31</w:t>
      </w:r>
      <w:r w:rsidR="00F82735" w:rsidRPr="00FC02BD">
        <w:rPr>
          <w:rFonts w:ascii="Garamond" w:hAnsi="Garamond"/>
        </w:rPr>
        <w:t>.0</w:t>
      </w:r>
      <w:r w:rsidR="006D11D3" w:rsidRPr="00FC02BD">
        <w:rPr>
          <w:rFonts w:ascii="Garamond" w:hAnsi="Garamond"/>
        </w:rPr>
        <w:t xml:space="preserve">%), with increasing contribution from groups </w:t>
      </w:r>
      <w:r w:rsidR="00747075">
        <w:rPr>
          <w:rFonts w:ascii="Garamond" w:hAnsi="Garamond"/>
        </w:rPr>
        <w:t>four</w:t>
      </w:r>
      <w:r w:rsidR="006D11D3" w:rsidRPr="00FC02BD">
        <w:rPr>
          <w:rFonts w:ascii="Garamond" w:hAnsi="Garamond"/>
        </w:rPr>
        <w:t xml:space="preserve"> and </w:t>
      </w:r>
      <w:r w:rsidR="00747075">
        <w:rPr>
          <w:rFonts w:ascii="Garamond" w:hAnsi="Garamond"/>
        </w:rPr>
        <w:t>five</w:t>
      </w:r>
      <w:r w:rsidR="006D11D3" w:rsidRPr="00FC02BD">
        <w:rPr>
          <w:rFonts w:ascii="Garamond" w:hAnsi="Garamond"/>
        </w:rPr>
        <w:t xml:space="preserve"> (25.8% and 19.8%, respectively). </w:t>
      </w:r>
      <w:r w:rsidR="00C10AF2" w:rsidRPr="00FC02BD">
        <w:rPr>
          <w:rFonts w:ascii="Garamond" w:hAnsi="Garamond"/>
        </w:rPr>
        <w:t>This pattern largely h</w:t>
      </w:r>
      <w:r w:rsidR="00836381" w:rsidRPr="00FC02BD">
        <w:rPr>
          <w:rFonts w:ascii="Garamond" w:hAnsi="Garamond"/>
        </w:rPr>
        <w:t>eld</w:t>
      </w:r>
      <w:r w:rsidR="00C10AF2" w:rsidRPr="00FC02BD">
        <w:rPr>
          <w:rFonts w:ascii="Garamond" w:hAnsi="Garamond"/>
        </w:rPr>
        <w:t xml:space="preserve"> in the 3</w:t>
      </w:r>
      <w:r w:rsidR="00C10AF2" w:rsidRPr="00FC02BD">
        <w:rPr>
          <w:rFonts w:ascii="Garamond" w:hAnsi="Garamond"/>
          <w:vertAlign w:val="superscript"/>
        </w:rPr>
        <w:t>rd</w:t>
      </w:r>
      <w:r w:rsidR="00C10AF2" w:rsidRPr="00FC02BD">
        <w:rPr>
          <w:rFonts w:ascii="Garamond" w:hAnsi="Garamond"/>
        </w:rPr>
        <w:t xml:space="preserve"> quartile (June 22</w:t>
      </w:r>
      <w:r w:rsidR="00C10AF2" w:rsidRPr="00FC02BD">
        <w:rPr>
          <w:rFonts w:ascii="Garamond" w:hAnsi="Garamond"/>
          <w:vertAlign w:val="superscript"/>
        </w:rPr>
        <w:t>nd</w:t>
      </w:r>
      <w:r w:rsidR="00C10AF2" w:rsidRPr="00FC02BD">
        <w:rPr>
          <w:rFonts w:ascii="Garamond" w:hAnsi="Garamond"/>
        </w:rPr>
        <w:t>-</w:t>
      </w:r>
      <w:r w:rsidR="00B27EC5" w:rsidRPr="00FC02BD">
        <w:rPr>
          <w:rFonts w:ascii="Garamond" w:hAnsi="Garamond"/>
        </w:rPr>
        <w:t xml:space="preserve"> </w:t>
      </w:r>
      <w:r w:rsidR="00C10AF2" w:rsidRPr="00FC02BD">
        <w:rPr>
          <w:rFonts w:ascii="Garamond" w:hAnsi="Garamond"/>
        </w:rPr>
        <w:t>July</w:t>
      </w:r>
      <w:r w:rsidR="00881286" w:rsidRPr="00FC02BD">
        <w:rPr>
          <w:rFonts w:ascii="Garamond" w:hAnsi="Garamond"/>
        </w:rPr>
        <w:t xml:space="preserve"> </w:t>
      </w:r>
      <w:r w:rsidR="00C10AF2" w:rsidRPr="00FC02BD">
        <w:rPr>
          <w:rFonts w:ascii="Garamond" w:hAnsi="Garamond"/>
        </w:rPr>
        <w:t>1st</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3c.</w:t>
      </w:r>
      <w:r w:rsidR="00C10AF2" w:rsidRPr="00FC02BD">
        <w:rPr>
          <w:rFonts w:ascii="Garamond" w:hAnsi="Garamond"/>
        </w:rPr>
        <w:t xml:space="preserve">), </w:t>
      </w:r>
      <w:r w:rsidR="007C2373" w:rsidRPr="00FC02BD">
        <w:rPr>
          <w:rFonts w:ascii="Garamond" w:hAnsi="Garamond"/>
        </w:rPr>
        <w:t xml:space="preserve">with a further decrease in contribution from group </w:t>
      </w:r>
      <w:r w:rsidR="00747075">
        <w:rPr>
          <w:rFonts w:ascii="Garamond" w:hAnsi="Garamond"/>
        </w:rPr>
        <w:t>two</w:t>
      </w:r>
      <w:r w:rsidR="007C2373" w:rsidRPr="00FC02BD">
        <w:rPr>
          <w:rFonts w:ascii="Garamond" w:hAnsi="Garamond"/>
        </w:rPr>
        <w:t xml:space="preserve"> (</w:t>
      </w:r>
      <w:r w:rsidR="006D11D3" w:rsidRPr="00FC02BD">
        <w:rPr>
          <w:rFonts w:ascii="Garamond" w:hAnsi="Garamond"/>
        </w:rPr>
        <w:t>21.6</w:t>
      </w:r>
      <w:r w:rsidR="007C2373" w:rsidRPr="00FC02BD">
        <w:rPr>
          <w:rFonts w:ascii="Garamond" w:hAnsi="Garamond"/>
        </w:rPr>
        <w:t>%)</w:t>
      </w:r>
      <w:r w:rsidR="006D11D3" w:rsidRPr="00FC02BD">
        <w:rPr>
          <w:rFonts w:ascii="Garamond" w:hAnsi="Garamond"/>
        </w:rPr>
        <w:t xml:space="preserve"> and an increased contribution from group </w:t>
      </w:r>
      <w:r w:rsidR="00747075">
        <w:rPr>
          <w:rFonts w:ascii="Garamond" w:hAnsi="Garamond"/>
        </w:rPr>
        <w:t>four</w:t>
      </w:r>
      <w:r w:rsidR="006D11D3" w:rsidRPr="00FC02BD">
        <w:rPr>
          <w:rFonts w:ascii="Garamond" w:hAnsi="Garamond"/>
        </w:rPr>
        <w:t xml:space="preserve"> (30.1%). </w:t>
      </w:r>
      <w:r w:rsidR="00E3555B" w:rsidRPr="00FC02BD">
        <w:rPr>
          <w:rFonts w:ascii="Garamond" w:hAnsi="Garamond"/>
        </w:rPr>
        <w:t>Finally, t</w:t>
      </w:r>
      <w:r w:rsidR="00253057" w:rsidRPr="00FC02BD">
        <w:rPr>
          <w:rFonts w:ascii="Garamond" w:hAnsi="Garamond"/>
        </w:rPr>
        <w:t>he fourth quartile</w:t>
      </w:r>
      <w:r w:rsidR="002D12FE" w:rsidRPr="00FC02BD">
        <w:rPr>
          <w:rFonts w:ascii="Garamond" w:hAnsi="Garamond"/>
        </w:rPr>
        <w:t xml:space="preserve"> (July 2</w:t>
      </w:r>
      <w:r w:rsidR="002D12FE" w:rsidRPr="00FC02BD">
        <w:rPr>
          <w:rFonts w:ascii="Garamond" w:hAnsi="Garamond"/>
          <w:vertAlign w:val="superscript"/>
        </w:rPr>
        <w:t>nd</w:t>
      </w:r>
      <w:r w:rsidR="002D12FE" w:rsidRPr="00FC02BD">
        <w:rPr>
          <w:rFonts w:ascii="Garamond" w:hAnsi="Garamond"/>
        </w:rPr>
        <w:t xml:space="preserve"> onward</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3d.</w:t>
      </w:r>
      <w:r w:rsidR="002D12FE" w:rsidRPr="00FC02BD">
        <w:rPr>
          <w:rFonts w:ascii="Garamond" w:hAnsi="Garamond"/>
        </w:rPr>
        <w:t xml:space="preserve">) </w:t>
      </w:r>
      <w:r w:rsidR="00F82735" w:rsidRPr="00FC02BD">
        <w:rPr>
          <w:rFonts w:ascii="Garamond" w:hAnsi="Garamond"/>
        </w:rPr>
        <w:t xml:space="preserve">exhibited </w:t>
      </w:r>
      <w:r w:rsidR="00253057" w:rsidRPr="00FC02BD">
        <w:rPr>
          <w:rFonts w:ascii="Garamond" w:hAnsi="Garamond"/>
        </w:rPr>
        <w:t xml:space="preserve">a marked increase in median contribution from </w:t>
      </w:r>
      <w:r w:rsidR="001740E9" w:rsidRPr="00FC02BD">
        <w:rPr>
          <w:rFonts w:ascii="Garamond" w:hAnsi="Garamond"/>
        </w:rPr>
        <w:t>the furthest downstream group</w:t>
      </w:r>
      <w:r w:rsidR="00E3555B" w:rsidRPr="00FC02BD">
        <w:rPr>
          <w:rFonts w:ascii="Garamond" w:hAnsi="Garamond"/>
        </w:rPr>
        <w:t xml:space="preserve"> </w:t>
      </w:r>
      <w:r w:rsidR="00253057" w:rsidRPr="00FC02BD">
        <w:rPr>
          <w:rFonts w:ascii="Garamond" w:hAnsi="Garamond"/>
        </w:rPr>
        <w:t>(</w:t>
      </w:r>
      <w:r w:rsidR="005A36C3">
        <w:rPr>
          <w:rFonts w:ascii="Garamond" w:hAnsi="Garamond"/>
        </w:rPr>
        <w:t>g</w:t>
      </w:r>
      <w:r w:rsidR="0046614E" w:rsidRPr="00FC02BD">
        <w:rPr>
          <w:rFonts w:ascii="Garamond" w:hAnsi="Garamond"/>
        </w:rPr>
        <w:t xml:space="preserve">roup </w:t>
      </w:r>
      <w:r w:rsidR="00747075">
        <w:rPr>
          <w:rFonts w:ascii="Garamond" w:hAnsi="Garamond"/>
        </w:rPr>
        <w:t>six</w:t>
      </w:r>
      <w:r w:rsidR="0046614E" w:rsidRPr="00FC02BD">
        <w:rPr>
          <w:rFonts w:ascii="Garamond" w:hAnsi="Garamond"/>
        </w:rPr>
        <w:t xml:space="preserve">, </w:t>
      </w:r>
      <w:r w:rsidR="006D11D3" w:rsidRPr="00FC02BD">
        <w:rPr>
          <w:rFonts w:ascii="Garamond" w:hAnsi="Garamond"/>
        </w:rPr>
        <w:t>17.9</w:t>
      </w:r>
      <w:r w:rsidR="005A36C3" w:rsidRPr="00FC02BD">
        <w:rPr>
          <w:rFonts w:ascii="Garamond" w:hAnsi="Garamond"/>
        </w:rPr>
        <w:t>%)</w:t>
      </w:r>
      <w:r w:rsidR="005C2215">
        <w:rPr>
          <w:rFonts w:ascii="Garamond" w:hAnsi="Garamond"/>
        </w:rPr>
        <w:t xml:space="preserve">, </w:t>
      </w:r>
      <w:r w:rsidR="001740E9" w:rsidRPr="00FC02BD">
        <w:rPr>
          <w:rFonts w:ascii="Garamond" w:hAnsi="Garamond"/>
        </w:rPr>
        <w:t xml:space="preserve">and contribution to this quartile was largely driven by </w:t>
      </w:r>
      <w:r w:rsidR="00D0678D">
        <w:rPr>
          <w:rFonts w:ascii="Garamond" w:hAnsi="Garamond"/>
        </w:rPr>
        <w:t>g</w:t>
      </w:r>
      <w:r w:rsidR="006D11D3" w:rsidRPr="00FC02BD">
        <w:rPr>
          <w:rFonts w:ascii="Garamond" w:hAnsi="Garamond"/>
        </w:rPr>
        <w:t xml:space="preserve">roups </w:t>
      </w:r>
      <w:r w:rsidR="00747075">
        <w:rPr>
          <w:rFonts w:ascii="Garamond" w:hAnsi="Garamond"/>
        </w:rPr>
        <w:t>four</w:t>
      </w:r>
      <w:r w:rsidR="006D11D3" w:rsidRPr="00FC02BD">
        <w:rPr>
          <w:rFonts w:ascii="Garamond" w:hAnsi="Garamond"/>
        </w:rPr>
        <w:t xml:space="preserve"> and </w:t>
      </w:r>
      <w:r w:rsidR="00747075">
        <w:rPr>
          <w:rFonts w:ascii="Garamond" w:hAnsi="Garamond"/>
        </w:rPr>
        <w:t>five</w:t>
      </w:r>
      <w:r w:rsidR="006D11D3" w:rsidRPr="00FC02BD">
        <w:rPr>
          <w:rFonts w:ascii="Garamond" w:hAnsi="Garamond"/>
        </w:rPr>
        <w:t xml:space="preserve"> </w:t>
      </w:r>
      <w:r w:rsidR="00F82735" w:rsidRPr="00FC02BD">
        <w:rPr>
          <w:rFonts w:ascii="Garamond" w:hAnsi="Garamond"/>
        </w:rPr>
        <w:t xml:space="preserve">located in </w:t>
      </w:r>
      <w:r w:rsidR="006D11D3" w:rsidRPr="00FC02BD">
        <w:rPr>
          <w:rFonts w:ascii="Garamond" w:hAnsi="Garamond"/>
        </w:rPr>
        <w:t>the bottom of the watershed</w:t>
      </w:r>
      <w:r w:rsidR="001740E9" w:rsidRPr="00FC02BD">
        <w:rPr>
          <w:rFonts w:ascii="Garamond" w:hAnsi="Garamond"/>
        </w:rPr>
        <w:t xml:space="preserve"> (</w:t>
      </w:r>
      <w:r w:rsidR="006D11D3" w:rsidRPr="00FC02BD">
        <w:rPr>
          <w:rFonts w:ascii="Garamond" w:hAnsi="Garamond"/>
        </w:rPr>
        <w:t>26.9% and 25.4%, respectively</w:t>
      </w:r>
      <w:r w:rsidR="001740E9" w:rsidRPr="00FC02BD">
        <w:rPr>
          <w:rFonts w:ascii="Garamond" w:hAnsi="Garamond"/>
        </w:rPr>
        <w:t>)</w:t>
      </w:r>
      <w:r w:rsidR="006D11D3" w:rsidRPr="00FC02BD">
        <w:rPr>
          <w:rFonts w:ascii="Garamond" w:hAnsi="Garamond"/>
        </w:rPr>
        <w:t xml:space="preserve">. </w:t>
      </w:r>
    </w:p>
    <w:p w14:paraId="54D0CEDA" w14:textId="00326516" w:rsidR="001740E9" w:rsidRPr="00FC02BD" w:rsidRDefault="00536536" w:rsidP="00665BC1">
      <w:pPr>
        <w:pStyle w:val="whitespace-normal"/>
        <w:spacing w:line="480" w:lineRule="auto"/>
        <w:ind w:firstLine="720"/>
        <w:rPr>
          <w:rFonts w:ascii="Garamond" w:hAnsi="Garamond"/>
          <w:b/>
          <w:bCs/>
        </w:rPr>
      </w:pPr>
      <w:r w:rsidRPr="00FC02BD">
        <w:rPr>
          <w:rFonts w:ascii="Garamond" w:hAnsi="Garamond"/>
        </w:rPr>
        <w:lastRenderedPageBreak/>
        <w:t xml:space="preserve">Cumulative distribution plots </w:t>
      </w:r>
      <w:r w:rsidR="006D6AEE" w:rsidRPr="00FC02BD">
        <w:rPr>
          <w:rFonts w:ascii="Garamond" w:hAnsi="Garamond"/>
        </w:rPr>
        <w:t>(</w:t>
      </w:r>
      <w:r w:rsidR="00E85535" w:rsidRPr="00FC02BD">
        <w:rPr>
          <w:rFonts w:ascii="Garamond" w:hAnsi="Garamond"/>
        </w:rPr>
        <w:t>Fig.</w:t>
      </w:r>
      <w:r w:rsidR="006D6AEE" w:rsidRPr="00FC02BD">
        <w:rPr>
          <w:rFonts w:ascii="Garamond" w:hAnsi="Garamond"/>
        </w:rPr>
        <w:t xml:space="preserve"> 4) </w:t>
      </w:r>
      <w:r w:rsidR="001740E9" w:rsidRPr="00FC02BD">
        <w:rPr>
          <w:rFonts w:ascii="Garamond" w:hAnsi="Garamond"/>
        </w:rPr>
        <w:t xml:space="preserve">illustrated variation in </w:t>
      </w:r>
      <w:r w:rsidR="00F82735" w:rsidRPr="00FC02BD">
        <w:rPr>
          <w:rFonts w:ascii="Garamond" w:hAnsi="Garamond"/>
        </w:rPr>
        <w:t xml:space="preserve">seasonal migration </w:t>
      </w:r>
      <w:r w:rsidR="001740E9" w:rsidRPr="00FC02BD">
        <w:rPr>
          <w:rFonts w:ascii="Garamond" w:hAnsi="Garamond"/>
        </w:rPr>
        <w:t xml:space="preserve">timing among </w:t>
      </w:r>
      <w:r w:rsidR="00D0678D">
        <w:rPr>
          <w:rFonts w:ascii="Garamond" w:hAnsi="Garamond"/>
        </w:rPr>
        <w:t xml:space="preserve">regional </w:t>
      </w:r>
      <w:r w:rsidR="001740E9" w:rsidRPr="00FC02BD">
        <w:rPr>
          <w:rFonts w:ascii="Garamond" w:hAnsi="Garamond"/>
        </w:rPr>
        <w:t xml:space="preserve">groups independent of </w:t>
      </w:r>
      <w:r w:rsidR="00D0678D">
        <w:rPr>
          <w:rFonts w:ascii="Garamond" w:hAnsi="Garamond"/>
        </w:rPr>
        <w:t xml:space="preserve">the </w:t>
      </w:r>
      <w:r w:rsidR="001740E9" w:rsidRPr="00FC02BD">
        <w:rPr>
          <w:rFonts w:ascii="Garamond" w:hAnsi="Garamond"/>
        </w:rPr>
        <w:t>total return</w:t>
      </w:r>
      <w:r w:rsidR="00D0678D">
        <w:rPr>
          <w:rFonts w:ascii="Garamond" w:hAnsi="Garamond"/>
        </w:rPr>
        <w:t>ing individuals within</w:t>
      </w:r>
      <w:r w:rsidR="001740E9" w:rsidRPr="00FC02BD">
        <w:rPr>
          <w:rFonts w:ascii="Garamond" w:hAnsi="Garamond"/>
        </w:rPr>
        <w:t xml:space="preserve"> each </w:t>
      </w:r>
      <w:r w:rsidR="00F82735" w:rsidRPr="00FC02BD">
        <w:rPr>
          <w:rFonts w:ascii="Garamond" w:hAnsi="Garamond"/>
        </w:rPr>
        <w:t>group</w:t>
      </w:r>
      <w:r w:rsidR="001740E9" w:rsidRPr="00FC02BD">
        <w:rPr>
          <w:rFonts w:ascii="Garamond" w:hAnsi="Garamond"/>
        </w:rPr>
        <w:t xml:space="preserve">. In </w:t>
      </w:r>
      <w:r w:rsidR="005A36C3">
        <w:rPr>
          <w:rFonts w:ascii="Garamond" w:hAnsi="Garamond"/>
        </w:rPr>
        <w:t>each year,</w:t>
      </w:r>
      <w:r w:rsidR="001740E9" w:rsidRPr="00FC02BD">
        <w:rPr>
          <w:rFonts w:ascii="Garamond" w:hAnsi="Garamond"/>
        </w:rPr>
        <w:t xml:space="preserve"> </w:t>
      </w:r>
      <w:r w:rsidR="0046614E" w:rsidRPr="00FC02BD">
        <w:rPr>
          <w:rFonts w:ascii="Garamond" w:hAnsi="Garamond"/>
        </w:rPr>
        <w:t xml:space="preserve">upper watershed </w:t>
      </w:r>
      <w:r w:rsidR="00D0678D">
        <w:rPr>
          <w:rFonts w:ascii="Garamond" w:hAnsi="Garamond"/>
        </w:rPr>
        <w:t xml:space="preserve">individuals </w:t>
      </w:r>
      <w:r w:rsidR="001740E9" w:rsidRPr="00FC02BD">
        <w:rPr>
          <w:rFonts w:ascii="Garamond" w:hAnsi="Garamond"/>
        </w:rPr>
        <w:t xml:space="preserve">arrived earlier in the season whereas </w:t>
      </w:r>
      <w:r w:rsidR="003031E8" w:rsidRPr="00FC02BD">
        <w:rPr>
          <w:rFonts w:ascii="Garamond" w:hAnsi="Garamond"/>
        </w:rPr>
        <w:t>furthe</w:t>
      </w:r>
      <w:r w:rsidR="00836381" w:rsidRPr="00FC02BD">
        <w:rPr>
          <w:rFonts w:ascii="Garamond" w:hAnsi="Garamond"/>
        </w:rPr>
        <w:t>r</w:t>
      </w:r>
      <w:r w:rsidR="003031E8" w:rsidRPr="00FC02BD">
        <w:rPr>
          <w:rFonts w:ascii="Garamond" w:hAnsi="Garamond"/>
        </w:rPr>
        <w:t xml:space="preserve"> downstream groups</w:t>
      </w:r>
      <w:r w:rsidR="00F82735" w:rsidRPr="00FC02BD">
        <w:rPr>
          <w:rFonts w:ascii="Garamond" w:hAnsi="Garamond"/>
        </w:rPr>
        <w:t xml:space="preserve"> </w:t>
      </w:r>
      <w:r w:rsidR="003031E8" w:rsidRPr="00FC02BD">
        <w:rPr>
          <w:rFonts w:ascii="Garamond" w:hAnsi="Garamond"/>
        </w:rPr>
        <w:t>return later</w:t>
      </w:r>
      <w:r w:rsidR="001740E9" w:rsidRPr="00FC02BD">
        <w:rPr>
          <w:rFonts w:ascii="Garamond" w:hAnsi="Garamond"/>
        </w:rPr>
        <w:t xml:space="preserve">. There was some variability in run timing among middle/lower watershed groups, however, a clear </w:t>
      </w:r>
      <w:r w:rsidR="001538CD">
        <w:rPr>
          <w:rFonts w:ascii="Garamond" w:hAnsi="Garamond"/>
        </w:rPr>
        <w:t>pattern</w:t>
      </w:r>
      <w:r w:rsidR="00FF3B07">
        <w:rPr>
          <w:rFonts w:ascii="Garamond" w:hAnsi="Garamond"/>
        </w:rPr>
        <w:t xml:space="preserve"> </w:t>
      </w:r>
      <w:r w:rsidR="001740E9" w:rsidRPr="00FC02BD">
        <w:rPr>
          <w:rFonts w:ascii="Garamond" w:hAnsi="Garamond"/>
        </w:rPr>
        <w:t>in run timing between the upper and lower portions of the watershed were evident despite differences in the</w:t>
      </w:r>
      <w:r w:rsidR="00F82735" w:rsidRPr="00FC02BD">
        <w:rPr>
          <w:rFonts w:ascii="Garamond" w:hAnsi="Garamond"/>
        </w:rPr>
        <w:t xml:space="preserve"> average migration</w:t>
      </w:r>
      <w:r w:rsidR="001740E9" w:rsidRPr="00FC02BD">
        <w:rPr>
          <w:rFonts w:ascii="Garamond" w:hAnsi="Garamond"/>
        </w:rPr>
        <w:t xml:space="preserve"> </w:t>
      </w:r>
      <w:r w:rsidR="002B597E" w:rsidRPr="00FC02BD">
        <w:rPr>
          <w:rFonts w:ascii="Garamond" w:hAnsi="Garamond"/>
        </w:rPr>
        <w:t>timing and</w:t>
      </w:r>
      <w:r w:rsidR="001740E9" w:rsidRPr="00FC02BD">
        <w:rPr>
          <w:rFonts w:ascii="Garamond" w:hAnsi="Garamond"/>
        </w:rPr>
        <w:t xml:space="preserve"> temporal distribution of the run (i.e. extended vs protracted run timing)</w:t>
      </w:r>
      <w:r w:rsidR="002B597E" w:rsidRPr="00FC02BD">
        <w:rPr>
          <w:rFonts w:ascii="Garamond" w:hAnsi="Garamond"/>
        </w:rPr>
        <w:t xml:space="preserve"> (Fig</w:t>
      </w:r>
      <w:r w:rsidR="00D96066">
        <w:rPr>
          <w:rFonts w:ascii="Garamond" w:hAnsi="Garamond"/>
        </w:rPr>
        <w:t>.</w:t>
      </w:r>
      <w:r w:rsidR="002B597E" w:rsidRPr="00FC02BD">
        <w:rPr>
          <w:rFonts w:ascii="Garamond" w:hAnsi="Garamond"/>
        </w:rPr>
        <w:t xml:space="preserve"> 4, </w:t>
      </w:r>
      <w:r w:rsidR="005A36C3">
        <w:rPr>
          <w:rFonts w:ascii="Garamond" w:hAnsi="Garamond"/>
        </w:rPr>
        <w:t>g</w:t>
      </w:r>
      <w:r w:rsidR="002B597E" w:rsidRPr="00FC02BD">
        <w:rPr>
          <w:rFonts w:ascii="Garamond" w:hAnsi="Garamond"/>
        </w:rPr>
        <w:t xml:space="preserve">rey solid line). </w:t>
      </w:r>
      <w:r w:rsidR="0023404E">
        <w:rPr>
          <w:rFonts w:ascii="Garamond" w:hAnsi="Garamond"/>
        </w:rPr>
        <w:t>T</w:t>
      </w:r>
      <w:r w:rsidR="00270862" w:rsidRPr="00FC02BD">
        <w:rPr>
          <w:rFonts w:ascii="Garamond" w:hAnsi="Garamond"/>
        </w:rPr>
        <w:t>he proportion of total CPUE remaining at the front-end closure date (dashed grey line, Fig. 4) varied substantially among years. In some years, nearly the entire run had yet to arrive by the closure date (e.g., 2017), whereas in others, almost 25% of the total return occurred before the closure end date</w:t>
      </w:r>
    </w:p>
    <w:p w14:paraId="425125A7" w14:textId="2750C2C2" w:rsidR="00397FF6" w:rsidRPr="00FC02BD" w:rsidRDefault="00397FF6" w:rsidP="006D6AEE">
      <w:pPr>
        <w:pStyle w:val="whitespace-normal"/>
        <w:spacing w:line="480" w:lineRule="auto"/>
        <w:rPr>
          <w:rFonts w:ascii="Garamond" w:hAnsi="Garamond"/>
        </w:rPr>
      </w:pPr>
      <w:r w:rsidRPr="00FC02BD">
        <w:rPr>
          <w:rFonts w:ascii="Garamond" w:hAnsi="Garamond"/>
          <w:b/>
          <w:bCs/>
        </w:rPr>
        <w:t>Front</w:t>
      </w:r>
      <w:r w:rsidR="00FF3B07">
        <w:rPr>
          <w:rFonts w:ascii="Garamond" w:hAnsi="Garamond"/>
          <w:b/>
          <w:bCs/>
        </w:rPr>
        <w:t>-</w:t>
      </w:r>
      <w:r w:rsidRPr="00FC02BD">
        <w:rPr>
          <w:rFonts w:ascii="Garamond" w:hAnsi="Garamond"/>
          <w:b/>
          <w:bCs/>
        </w:rPr>
        <w:t xml:space="preserve">end closure protections </w:t>
      </w:r>
    </w:p>
    <w:p w14:paraId="3E0FDA39" w14:textId="099448FA" w:rsidR="00A54B4A" w:rsidRPr="00FC02BD" w:rsidRDefault="00E67672" w:rsidP="00D516D1">
      <w:pPr>
        <w:pStyle w:val="whitespace-normal"/>
        <w:spacing w:line="480" w:lineRule="auto"/>
        <w:ind w:firstLine="720"/>
        <w:rPr>
          <w:rFonts w:ascii="Garamond" w:hAnsi="Garamond"/>
        </w:rPr>
      </w:pPr>
      <w:r w:rsidRPr="00FC02BD">
        <w:rPr>
          <w:rFonts w:ascii="Garamond" w:hAnsi="Garamond"/>
        </w:rPr>
        <w:t>Early returning upper Kuskok</w:t>
      </w:r>
      <w:r w:rsidR="006D11D3" w:rsidRPr="00FC02BD">
        <w:rPr>
          <w:rFonts w:ascii="Garamond" w:hAnsi="Garamond"/>
        </w:rPr>
        <w:t>w</w:t>
      </w:r>
      <w:r w:rsidRPr="00FC02BD">
        <w:rPr>
          <w:rFonts w:ascii="Garamond" w:hAnsi="Garamond"/>
        </w:rPr>
        <w:t xml:space="preserve">im </w:t>
      </w:r>
      <w:r w:rsidR="00D0678D">
        <w:rPr>
          <w:rFonts w:ascii="Garamond" w:hAnsi="Garamond"/>
        </w:rPr>
        <w:t xml:space="preserve">populations </w:t>
      </w:r>
      <w:r w:rsidRPr="00FC02BD">
        <w:rPr>
          <w:rFonts w:ascii="Garamond" w:hAnsi="Garamond"/>
        </w:rPr>
        <w:t xml:space="preserve">were afforded higher proportional protection through the implementation of a front-end closure management strategy </w:t>
      </w:r>
      <w:r w:rsidR="007A07BC" w:rsidRPr="00FC02BD">
        <w:rPr>
          <w:rFonts w:ascii="Garamond" w:hAnsi="Garamond"/>
        </w:rPr>
        <w:t xml:space="preserve">(Fig. </w:t>
      </w:r>
      <w:r w:rsidR="00956F44">
        <w:rPr>
          <w:rFonts w:ascii="Garamond" w:hAnsi="Garamond"/>
        </w:rPr>
        <w:t>5</w:t>
      </w:r>
      <w:r w:rsidR="007A07BC" w:rsidRPr="00FC02BD">
        <w:rPr>
          <w:rFonts w:ascii="Garamond" w:hAnsi="Garamond"/>
        </w:rPr>
        <w:t>)</w:t>
      </w:r>
      <w:r w:rsidRPr="00FC02BD">
        <w:rPr>
          <w:rFonts w:ascii="Garamond" w:hAnsi="Garamond"/>
        </w:rPr>
        <w:t xml:space="preserve">. On average, </w:t>
      </w:r>
      <w:r w:rsidR="00DD2581">
        <w:rPr>
          <w:rFonts w:ascii="Garamond" w:hAnsi="Garamond"/>
        </w:rPr>
        <w:t>g</w:t>
      </w:r>
      <w:r w:rsidRPr="00FC02BD">
        <w:rPr>
          <w:rFonts w:ascii="Garamond" w:hAnsi="Garamond"/>
        </w:rPr>
        <w:t xml:space="preserve">roup </w:t>
      </w:r>
      <w:r w:rsidR="00747075">
        <w:rPr>
          <w:rFonts w:ascii="Garamond" w:hAnsi="Garamond"/>
        </w:rPr>
        <w:t>one,</w:t>
      </w:r>
      <w:r w:rsidRPr="00FC02BD">
        <w:rPr>
          <w:rFonts w:ascii="Garamond" w:hAnsi="Garamond"/>
        </w:rPr>
        <w:t xml:space="preserve"> comprised of the furthest upstream</w:t>
      </w:r>
      <w:r w:rsidR="00D0678D">
        <w:rPr>
          <w:rFonts w:ascii="Garamond" w:hAnsi="Garamond"/>
        </w:rPr>
        <w:t xml:space="preserve"> populations</w:t>
      </w:r>
      <w:r w:rsidRPr="00FC02BD">
        <w:rPr>
          <w:rFonts w:ascii="Garamond" w:hAnsi="Garamond"/>
        </w:rPr>
        <w:t xml:space="preserve">, received 22.6% of its total contribution within the front-end closure window, followed by </w:t>
      </w:r>
      <w:r w:rsidR="00DD2581">
        <w:rPr>
          <w:rFonts w:ascii="Garamond" w:hAnsi="Garamond"/>
        </w:rPr>
        <w:t>g</w:t>
      </w:r>
      <w:r w:rsidRPr="00FC02BD">
        <w:rPr>
          <w:rFonts w:ascii="Garamond" w:hAnsi="Garamond"/>
        </w:rPr>
        <w:t xml:space="preserve">roup </w:t>
      </w:r>
      <w:r w:rsidR="00747075">
        <w:rPr>
          <w:rFonts w:ascii="Garamond" w:hAnsi="Garamond"/>
        </w:rPr>
        <w:t>two</w:t>
      </w:r>
      <w:r w:rsidRPr="00FC02BD">
        <w:rPr>
          <w:rFonts w:ascii="Garamond" w:hAnsi="Garamond"/>
        </w:rPr>
        <w:t xml:space="preserve"> at 13.5%. In contrast, </w:t>
      </w:r>
      <w:r w:rsidR="00D0678D">
        <w:rPr>
          <w:rFonts w:ascii="Garamond" w:hAnsi="Garamond"/>
        </w:rPr>
        <w:t>populations</w:t>
      </w:r>
      <w:r w:rsidRPr="00FC02BD">
        <w:rPr>
          <w:rFonts w:ascii="Garamond" w:hAnsi="Garamond"/>
        </w:rPr>
        <w:t xml:space="preserve"> in further downstream areas received considerably less protection, with less than 10% protection afforded to </w:t>
      </w:r>
      <w:r w:rsidR="00DD2581">
        <w:rPr>
          <w:rFonts w:ascii="Garamond" w:hAnsi="Garamond"/>
        </w:rPr>
        <w:t>g</w:t>
      </w:r>
      <w:r w:rsidRPr="00FC02BD">
        <w:rPr>
          <w:rFonts w:ascii="Garamond" w:hAnsi="Garamond"/>
        </w:rPr>
        <w:t xml:space="preserve">roups </w:t>
      </w:r>
      <w:r w:rsidR="00747075">
        <w:rPr>
          <w:rFonts w:ascii="Garamond" w:hAnsi="Garamond"/>
        </w:rPr>
        <w:t>three through six</w:t>
      </w:r>
      <w:r w:rsidRPr="00FC02BD">
        <w:rPr>
          <w:rFonts w:ascii="Garamond" w:hAnsi="Garamond"/>
        </w:rPr>
        <w:t xml:space="preserve"> on average. These downstream groups also displayed a much narrower range of protection values across all years of our dataset: proportional protection ranged from 1</w:t>
      </w:r>
      <w:r w:rsidR="00665BC1" w:rsidRPr="00FC02BD">
        <w:rPr>
          <w:rFonts w:ascii="Garamond" w:hAnsi="Garamond"/>
        </w:rPr>
        <w:t xml:space="preserve">.0 % </w:t>
      </w:r>
      <w:r w:rsidRPr="00FC02BD">
        <w:rPr>
          <w:rFonts w:ascii="Garamond" w:hAnsi="Garamond"/>
        </w:rPr>
        <w:t xml:space="preserve">-14% for </w:t>
      </w:r>
      <w:r w:rsidR="00DD2581">
        <w:rPr>
          <w:rFonts w:ascii="Garamond" w:hAnsi="Garamond"/>
        </w:rPr>
        <w:t>g</w:t>
      </w:r>
      <w:r w:rsidRPr="00FC02BD">
        <w:rPr>
          <w:rFonts w:ascii="Garamond" w:hAnsi="Garamond"/>
        </w:rPr>
        <w:t xml:space="preserve">roups </w:t>
      </w:r>
      <w:r w:rsidR="00747075">
        <w:rPr>
          <w:rFonts w:ascii="Garamond" w:hAnsi="Garamond"/>
        </w:rPr>
        <w:t>four through six</w:t>
      </w:r>
      <w:r w:rsidRPr="00FC02BD">
        <w:rPr>
          <w:rFonts w:ascii="Garamond" w:hAnsi="Garamond"/>
        </w:rPr>
        <w:t xml:space="preserve"> and 1.7% - 19% for </w:t>
      </w:r>
      <w:r w:rsidR="00DD2581">
        <w:rPr>
          <w:rFonts w:ascii="Garamond" w:hAnsi="Garamond"/>
        </w:rPr>
        <w:t>g</w:t>
      </w:r>
      <w:r w:rsidRPr="00FC02BD">
        <w:rPr>
          <w:rFonts w:ascii="Garamond" w:hAnsi="Garamond"/>
        </w:rPr>
        <w:t xml:space="preserve">roup </w:t>
      </w:r>
      <w:r w:rsidR="00747075">
        <w:rPr>
          <w:rFonts w:ascii="Garamond" w:hAnsi="Garamond"/>
        </w:rPr>
        <w:t>three</w:t>
      </w:r>
      <w:r w:rsidRPr="00FC02BD">
        <w:rPr>
          <w:rFonts w:ascii="Garamond" w:hAnsi="Garamond"/>
        </w:rPr>
        <w:t xml:space="preserve">. In </w:t>
      </w:r>
      <w:r w:rsidR="00A54B4A" w:rsidRPr="00FC02BD">
        <w:rPr>
          <w:rFonts w:ascii="Garamond" w:hAnsi="Garamond"/>
        </w:rPr>
        <w:t>contrast, upstream</w:t>
      </w:r>
      <w:r w:rsidRPr="00FC02BD">
        <w:rPr>
          <w:rFonts w:ascii="Garamond" w:hAnsi="Garamond"/>
        </w:rPr>
        <w:t xml:space="preserve"> groups </w:t>
      </w:r>
      <w:r w:rsidR="00836381" w:rsidRPr="00FC02BD">
        <w:rPr>
          <w:rFonts w:ascii="Garamond" w:hAnsi="Garamond"/>
        </w:rPr>
        <w:t>displayed</w:t>
      </w:r>
      <w:r w:rsidRPr="00FC02BD">
        <w:rPr>
          <w:rFonts w:ascii="Garamond" w:hAnsi="Garamond"/>
        </w:rPr>
        <w:t xml:space="preserve"> a much larger range of protection</w:t>
      </w:r>
      <w:r w:rsidR="007A07BC" w:rsidRPr="00FC02BD">
        <w:rPr>
          <w:rFonts w:ascii="Garamond" w:hAnsi="Garamond"/>
        </w:rPr>
        <w:t xml:space="preserve"> across our dataset</w:t>
      </w:r>
      <w:r w:rsidRPr="00FC02BD">
        <w:rPr>
          <w:rFonts w:ascii="Garamond" w:hAnsi="Garamond"/>
        </w:rPr>
        <w:t xml:space="preserve"> </w:t>
      </w:r>
      <w:r w:rsidR="00836381" w:rsidRPr="00FC02BD">
        <w:rPr>
          <w:rFonts w:ascii="Garamond" w:hAnsi="Garamond"/>
        </w:rPr>
        <w:t xml:space="preserve">with </w:t>
      </w:r>
      <w:r w:rsidR="00DD2581">
        <w:rPr>
          <w:rFonts w:ascii="Garamond" w:hAnsi="Garamond"/>
        </w:rPr>
        <w:t>g</w:t>
      </w:r>
      <w:r w:rsidRPr="00FC02BD">
        <w:rPr>
          <w:rFonts w:ascii="Garamond" w:hAnsi="Garamond"/>
        </w:rPr>
        <w:t xml:space="preserve">roup </w:t>
      </w:r>
      <w:r w:rsidR="00A76A53">
        <w:rPr>
          <w:rFonts w:ascii="Garamond" w:hAnsi="Garamond"/>
        </w:rPr>
        <w:t>two</w:t>
      </w:r>
      <w:r w:rsidRPr="00FC02BD">
        <w:rPr>
          <w:rFonts w:ascii="Garamond" w:hAnsi="Garamond"/>
        </w:rPr>
        <w:t xml:space="preserve"> ranging from 2.4% </w:t>
      </w:r>
      <w:r w:rsidR="00836381" w:rsidRPr="00FC02BD">
        <w:rPr>
          <w:rFonts w:ascii="Garamond" w:hAnsi="Garamond"/>
        </w:rPr>
        <w:t>-</w:t>
      </w:r>
      <w:r w:rsidRPr="00FC02BD">
        <w:rPr>
          <w:rFonts w:ascii="Garamond" w:hAnsi="Garamond"/>
        </w:rPr>
        <w:t xml:space="preserve"> 29.4% and </w:t>
      </w:r>
      <w:r w:rsidR="00DD2581">
        <w:rPr>
          <w:rFonts w:ascii="Garamond" w:hAnsi="Garamond"/>
        </w:rPr>
        <w:t>g</w:t>
      </w:r>
      <w:r w:rsidRPr="00FC02BD">
        <w:rPr>
          <w:rFonts w:ascii="Garamond" w:hAnsi="Garamond"/>
        </w:rPr>
        <w:t xml:space="preserve">roup </w:t>
      </w:r>
      <w:r w:rsidR="00A76A53">
        <w:rPr>
          <w:rFonts w:ascii="Garamond" w:hAnsi="Garamond"/>
        </w:rPr>
        <w:t>one</w:t>
      </w:r>
      <w:r w:rsidRPr="00FC02BD">
        <w:rPr>
          <w:rFonts w:ascii="Garamond" w:hAnsi="Garamond"/>
        </w:rPr>
        <w:t xml:space="preserve"> </w:t>
      </w:r>
      <w:r w:rsidR="00836381" w:rsidRPr="00FC02BD">
        <w:rPr>
          <w:rFonts w:ascii="Garamond" w:hAnsi="Garamond"/>
        </w:rPr>
        <w:t xml:space="preserve">ranging </w:t>
      </w:r>
      <w:r w:rsidRPr="00FC02BD">
        <w:rPr>
          <w:rFonts w:ascii="Garamond" w:hAnsi="Garamond"/>
        </w:rPr>
        <w:t xml:space="preserve">from 3% </w:t>
      </w:r>
      <w:r w:rsidR="00836381" w:rsidRPr="00FC02BD">
        <w:rPr>
          <w:rFonts w:ascii="Garamond" w:hAnsi="Garamond"/>
        </w:rPr>
        <w:t>-</w:t>
      </w:r>
      <w:r w:rsidRPr="00FC02BD">
        <w:rPr>
          <w:rFonts w:ascii="Garamond" w:hAnsi="Garamond"/>
        </w:rPr>
        <w:t xml:space="preserve"> 52%</w:t>
      </w:r>
      <w:r w:rsidR="00836381" w:rsidRPr="00FC02BD">
        <w:rPr>
          <w:rFonts w:ascii="Garamond" w:hAnsi="Garamond"/>
        </w:rPr>
        <w:t xml:space="preserve"> </w:t>
      </w:r>
      <w:r w:rsidR="00BA542C" w:rsidRPr="00FC02BD">
        <w:rPr>
          <w:rFonts w:ascii="Garamond" w:hAnsi="Garamond"/>
        </w:rPr>
        <w:t>of the overall return protected by the front</w:t>
      </w:r>
      <w:r w:rsidR="00885296" w:rsidRPr="00FC02BD">
        <w:rPr>
          <w:rFonts w:ascii="Garamond" w:hAnsi="Garamond"/>
        </w:rPr>
        <w:t>-</w:t>
      </w:r>
      <w:r w:rsidR="00BA542C" w:rsidRPr="00FC02BD">
        <w:rPr>
          <w:rFonts w:ascii="Garamond" w:hAnsi="Garamond"/>
        </w:rPr>
        <w:t xml:space="preserve">end closure. </w:t>
      </w:r>
    </w:p>
    <w:p w14:paraId="2A9EA7B8" w14:textId="4D587EBE" w:rsidR="00AB779D" w:rsidRPr="00D0678D" w:rsidRDefault="00BA542C" w:rsidP="00D0678D">
      <w:pPr>
        <w:pStyle w:val="whitespace-normal"/>
        <w:spacing w:line="480" w:lineRule="auto"/>
        <w:ind w:firstLine="720"/>
        <w:rPr>
          <w:rFonts w:ascii="Garamond" w:hAnsi="Garamond"/>
        </w:rPr>
      </w:pPr>
      <w:r w:rsidRPr="00FC02BD">
        <w:rPr>
          <w:rFonts w:ascii="Garamond" w:hAnsi="Garamond"/>
        </w:rPr>
        <w:lastRenderedPageBreak/>
        <w:t xml:space="preserve">Varying the duration of the front-end closure </w:t>
      </w:r>
      <w:r w:rsidR="00E90573" w:rsidRPr="00FC02BD">
        <w:rPr>
          <w:rFonts w:ascii="Garamond" w:hAnsi="Garamond"/>
        </w:rPr>
        <w:t xml:space="preserve">did not change the overall pattern of </w:t>
      </w:r>
      <w:r w:rsidRPr="00FC02BD">
        <w:rPr>
          <w:rFonts w:ascii="Garamond" w:hAnsi="Garamond"/>
        </w:rPr>
        <w:t xml:space="preserve">higher </w:t>
      </w:r>
      <w:r w:rsidR="00E90573" w:rsidRPr="00FC02BD">
        <w:rPr>
          <w:rFonts w:ascii="Garamond" w:hAnsi="Garamond"/>
        </w:rPr>
        <w:t>protection afforded to upstream</w:t>
      </w:r>
      <w:r w:rsidR="00D0678D">
        <w:rPr>
          <w:rFonts w:ascii="Garamond" w:hAnsi="Garamond"/>
        </w:rPr>
        <w:t xml:space="preserve"> populations</w:t>
      </w:r>
      <w:r w:rsidR="00E90573" w:rsidRPr="00FC02BD">
        <w:rPr>
          <w:rFonts w:ascii="Garamond" w:hAnsi="Garamond"/>
        </w:rPr>
        <w:t>. However, an earlier closure date (June 8th) markedly decreased both the median and range of protection for upstream</w:t>
      </w:r>
      <w:r w:rsidR="00D0678D">
        <w:rPr>
          <w:rFonts w:ascii="Garamond" w:hAnsi="Garamond"/>
        </w:rPr>
        <w:t xml:space="preserve"> groups</w:t>
      </w:r>
      <w:r w:rsidR="00CC09EC" w:rsidRPr="00FC02BD">
        <w:rPr>
          <w:rFonts w:ascii="Garamond" w:hAnsi="Garamond"/>
        </w:rPr>
        <w:t>; m</w:t>
      </w:r>
      <w:r w:rsidR="00E90573" w:rsidRPr="00FC02BD">
        <w:rPr>
          <w:rFonts w:ascii="Garamond" w:hAnsi="Garamond"/>
        </w:rPr>
        <w:t xml:space="preserve">edian protection for </w:t>
      </w:r>
      <w:r w:rsidR="00DD2581">
        <w:rPr>
          <w:rFonts w:ascii="Garamond" w:hAnsi="Garamond"/>
        </w:rPr>
        <w:t>g</w:t>
      </w:r>
      <w:r w:rsidR="00E90573" w:rsidRPr="00FC02BD">
        <w:rPr>
          <w:rFonts w:ascii="Garamond" w:hAnsi="Garamond"/>
        </w:rPr>
        <w:t xml:space="preserve">roups </w:t>
      </w:r>
      <w:r w:rsidR="00A76A53">
        <w:rPr>
          <w:rFonts w:ascii="Garamond" w:hAnsi="Garamond"/>
        </w:rPr>
        <w:t>one</w:t>
      </w:r>
      <w:r w:rsidR="00E90573" w:rsidRPr="00FC02BD">
        <w:rPr>
          <w:rFonts w:ascii="Garamond" w:hAnsi="Garamond"/>
        </w:rPr>
        <w:t xml:space="preserve"> and </w:t>
      </w:r>
      <w:r w:rsidR="00A76A53">
        <w:rPr>
          <w:rFonts w:ascii="Garamond" w:hAnsi="Garamond"/>
        </w:rPr>
        <w:t>two</w:t>
      </w:r>
      <w:r w:rsidR="00E90573" w:rsidRPr="00FC02BD">
        <w:rPr>
          <w:rFonts w:ascii="Garamond" w:hAnsi="Garamond"/>
        </w:rPr>
        <w:t xml:space="preserve"> dropped to 5.4% and 6.7%, respectively. In at least one year of our dataset, ending the front-end closure three days early resulted in &lt;1% protection for all groups, and no group received greater than 20% protection in any year. In contrast, extending the front-end closure later than the current date increased median protection across all groups. Groups </w:t>
      </w:r>
      <w:r w:rsidR="00A76A53">
        <w:rPr>
          <w:rFonts w:ascii="Garamond" w:hAnsi="Garamond"/>
        </w:rPr>
        <w:t>one</w:t>
      </w:r>
      <w:r w:rsidR="00E90573" w:rsidRPr="00FC02BD">
        <w:rPr>
          <w:rFonts w:ascii="Garamond" w:hAnsi="Garamond"/>
        </w:rPr>
        <w:t xml:space="preserve"> and </w:t>
      </w:r>
      <w:r w:rsidR="00A76A53">
        <w:rPr>
          <w:rFonts w:ascii="Garamond" w:hAnsi="Garamond"/>
        </w:rPr>
        <w:t>two</w:t>
      </w:r>
      <w:r w:rsidR="00E90573" w:rsidRPr="00FC02BD">
        <w:rPr>
          <w:rFonts w:ascii="Garamond" w:hAnsi="Garamond"/>
        </w:rPr>
        <w:t xml:space="preserve"> saw an increase of </w:t>
      </w:r>
      <w:bookmarkStart w:id="300" w:name="_Hlk213834610"/>
      <w:r w:rsidR="00E90573" w:rsidRPr="00FC02BD">
        <w:rPr>
          <w:rFonts w:ascii="Garamond" w:hAnsi="Garamond"/>
        </w:rPr>
        <w:t>17.4% and 9.1% in median protection</w:t>
      </w:r>
      <w:r w:rsidRPr="00FC02BD">
        <w:rPr>
          <w:rFonts w:ascii="Garamond" w:hAnsi="Garamond"/>
        </w:rPr>
        <w:t>, respectively,</w:t>
      </w:r>
      <w:r w:rsidR="00E90573" w:rsidRPr="00FC02BD">
        <w:rPr>
          <w:rFonts w:ascii="Garamond" w:hAnsi="Garamond"/>
        </w:rPr>
        <w:t xml:space="preserve"> by extending the front-end closure three days and </w:t>
      </w:r>
      <w:r w:rsidRPr="00FC02BD">
        <w:rPr>
          <w:rFonts w:ascii="Garamond" w:hAnsi="Garamond"/>
        </w:rPr>
        <w:t xml:space="preserve">the same groups saw a </w:t>
      </w:r>
      <w:r w:rsidR="00E90573" w:rsidRPr="00FC02BD">
        <w:rPr>
          <w:rFonts w:ascii="Garamond" w:hAnsi="Garamond"/>
        </w:rPr>
        <w:t xml:space="preserve">32.3% and 21.3% </w:t>
      </w:r>
      <w:bookmarkEnd w:id="300"/>
      <w:r w:rsidR="00E90573" w:rsidRPr="00FC02BD">
        <w:rPr>
          <w:rFonts w:ascii="Garamond" w:hAnsi="Garamond"/>
        </w:rPr>
        <w:t>i</w:t>
      </w:r>
      <w:r w:rsidRPr="00FC02BD">
        <w:rPr>
          <w:rFonts w:ascii="Garamond" w:hAnsi="Garamond"/>
        </w:rPr>
        <w:t xml:space="preserve">ncrease in protection by </w:t>
      </w:r>
      <w:r w:rsidR="00E90573" w:rsidRPr="00FC02BD">
        <w:rPr>
          <w:rFonts w:ascii="Garamond" w:hAnsi="Garamond"/>
        </w:rPr>
        <w:t>extending the front-end closure six days</w:t>
      </w:r>
      <w:r w:rsidRPr="00FC02BD">
        <w:rPr>
          <w:rFonts w:ascii="Garamond" w:hAnsi="Garamond"/>
        </w:rPr>
        <w:t xml:space="preserve"> past the current closure date</w:t>
      </w:r>
      <w:r w:rsidR="00E90573" w:rsidRPr="00FC02BD">
        <w:rPr>
          <w:rFonts w:ascii="Garamond" w:hAnsi="Garamond"/>
        </w:rPr>
        <w:t xml:space="preserve">. Importantly, </w:t>
      </w:r>
      <w:r w:rsidRPr="00FC02BD">
        <w:rPr>
          <w:rFonts w:ascii="Garamond" w:hAnsi="Garamond"/>
        </w:rPr>
        <w:t xml:space="preserve">the minimum protection values in the three-day extension scenario </w:t>
      </w:r>
      <w:r w:rsidR="00CC09EC" w:rsidRPr="00FC02BD">
        <w:rPr>
          <w:rFonts w:ascii="Garamond" w:hAnsi="Garamond"/>
        </w:rPr>
        <w:t xml:space="preserve">were </w:t>
      </w:r>
      <w:proofErr w:type="gramStart"/>
      <w:r w:rsidRPr="00FC02BD">
        <w:rPr>
          <w:rFonts w:ascii="Garamond" w:hAnsi="Garamond"/>
        </w:rPr>
        <w:t>similar to</w:t>
      </w:r>
      <w:proofErr w:type="gramEnd"/>
      <w:r w:rsidRPr="00FC02BD">
        <w:rPr>
          <w:rFonts w:ascii="Garamond" w:hAnsi="Garamond"/>
        </w:rPr>
        <w:t xml:space="preserve"> the results of the current implemented closure. For a closure ending on June 14</w:t>
      </w:r>
      <w:r w:rsidRPr="00FC02BD">
        <w:rPr>
          <w:rFonts w:ascii="Garamond" w:hAnsi="Garamond"/>
          <w:vertAlign w:val="superscript"/>
        </w:rPr>
        <w:t>th</w:t>
      </w:r>
      <w:r w:rsidRPr="00FC02BD">
        <w:rPr>
          <w:rFonts w:ascii="Garamond" w:hAnsi="Garamond"/>
        </w:rPr>
        <w:t xml:space="preserve">, the lowest protection afforded to groups </w:t>
      </w:r>
      <w:r w:rsidR="00A76A53">
        <w:rPr>
          <w:rFonts w:ascii="Garamond" w:hAnsi="Garamond"/>
        </w:rPr>
        <w:t>one</w:t>
      </w:r>
      <w:r w:rsidRPr="00FC02BD">
        <w:rPr>
          <w:rFonts w:ascii="Garamond" w:hAnsi="Garamond"/>
        </w:rPr>
        <w:t xml:space="preserve"> and </w:t>
      </w:r>
      <w:r w:rsidR="00A76A53">
        <w:rPr>
          <w:rFonts w:ascii="Garamond" w:hAnsi="Garamond"/>
        </w:rPr>
        <w:t xml:space="preserve">two </w:t>
      </w:r>
      <w:r w:rsidRPr="00FC02BD">
        <w:rPr>
          <w:rFonts w:ascii="Garamond" w:hAnsi="Garamond"/>
        </w:rPr>
        <w:t xml:space="preserve">were 7.8% and 4.4% respectively, which is only a 4.4% and 2.0% increase over the original closure date. By extending the closure by </w:t>
      </w:r>
      <w:r w:rsidR="006540BC">
        <w:rPr>
          <w:rFonts w:ascii="Garamond" w:hAnsi="Garamond"/>
        </w:rPr>
        <w:t>six</w:t>
      </w:r>
      <w:r w:rsidRPr="00FC02BD">
        <w:rPr>
          <w:rFonts w:ascii="Garamond" w:hAnsi="Garamond"/>
        </w:rPr>
        <w:t xml:space="preserve"> days (June 17</w:t>
      </w:r>
      <w:r w:rsidRPr="00FC02BD">
        <w:rPr>
          <w:rFonts w:ascii="Garamond" w:hAnsi="Garamond"/>
          <w:vertAlign w:val="superscript"/>
        </w:rPr>
        <w:t>th</w:t>
      </w:r>
      <w:r w:rsidRPr="00FC02BD">
        <w:rPr>
          <w:rFonts w:ascii="Garamond" w:hAnsi="Garamond"/>
        </w:rPr>
        <w:t xml:space="preserve">), minimum protection values increased more prominently to 21.9% and 14.9% </w:t>
      </w:r>
      <w:r w:rsidR="00AB779D" w:rsidRPr="00FC02BD">
        <w:rPr>
          <w:rFonts w:ascii="Garamond" w:hAnsi="Garamond"/>
        </w:rPr>
        <w:t xml:space="preserve">for </w:t>
      </w:r>
      <w:r w:rsidRPr="00FC02BD">
        <w:rPr>
          <w:rFonts w:ascii="Garamond" w:hAnsi="Garamond"/>
        </w:rPr>
        <w:t xml:space="preserve">groups </w:t>
      </w:r>
      <w:r w:rsidR="00A76A53">
        <w:rPr>
          <w:rFonts w:ascii="Garamond" w:hAnsi="Garamond"/>
        </w:rPr>
        <w:t>one</w:t>
      </w:r>
      <w:r w:rsidRPr="00FC02BD">
        <w:rPr>
          <w:rFonts w:ascii="Garamond" w:hAnsi="Garamond"/>
        </w:rPr>
        <w:t xml:space="preserve"> and </w:t>
      </w:r>
      <w:r w:rsidR="00A76A53">
        <w:rPr>
          <w:rFonts w:ascii="Garamond" w:hAnsi="Garamond"/>
        </w:rPr>
        <w:t>two</w:t>
      </w:r>
      <w:r w:rsidR="00AB779D" w:rsidRPr="00FC02BD">
        <w:rPr>
          <w:rFonts w:ascii="Garamond" w:hAnsi="Garamond"/>
        </w:rPr>
        <w:t>. While a longer front-end closure provides greater protection to stocks across the basin, it also increases the share of the total return that cannot be harvested. Under the current closure duration, an average of 12% of the</w:t>
      </w:r>
      <w:r w:rsidR="00D0678D">
        <w:rPr>
          <w:rFonts w:ascii="Garamond" w:hAnsi="Garamond"/>
        </w:rPr>
        <w:t xml:space="preserve"> total CPUE fell within the closure period</w:t>
      </w:r>
      <w:r w:rsidR="00AB779D" w:rsidRPr="00FC02BD">
        <w:rPr>
          <w:rFonts w:ascii="Garamond" w:hAnsi="Garamond"/>
        </w:rPr>
        <w:t>. Shortening the closure reduces this loss to less than 5</w:t>
      </w:r>
      <w:r w:rsidR="004504D1" w:rsidRPr="00FC02BD">
        <w:rPr>
          <w:rFonts w:ascii="Garamond" w:hAnsi="Garamond"/>
        </w:rPr>
        <w:t>%</w:t>
      </w:r>
      <w:r w:rsidR="00AB779D" w:rsidRPr="00FC02BD">
        <w:rPr>
          <w:rFonts w:ascii="Garamond" w:hAnsi="Garamond"/>
        </w:rPr>
        <w:t xml:space="preserve"> but offers very little protection for upstream stocks</w:t>
      </w:r>
      <w:r w:rsidR="00D0678D">
        <w:rPr>
          <w:rFonts w:ascii="Garamond" w:hAnsi="Garamond"/>
        </w:rPr>
        <w:t xml:space="preserve"> </w:t>
      </w:r>
      <w:r w:rsidR="00D0678D" w:rsidRPr="00235BCC">
        <w:rPr>
          <w:rFonts w:ascii="Garamond" w:hAnsi="Garamond"/>
        </w:rPr>
        <w:t xml:space="preserve">(Fig. </w:t>
      </w:r>
      <w:r w:rsidR="004E7138" w:rsidRPr="00235BCC">
        <w:rPr>
          <w:rFonts w:ascii="Garamond" w:hAnsi="Garamond"/>
        </w:rPr>
        <w:t>5</w:t>
      </w:r>
      <w:r w:rsidR="00D0678D" w:rsidRPr="00235BCC">
        <w:rPr>
          <w:rFonts w:ascii="Garamond" w:hAnsi="Garamond"/>
        </w:rPr>
        <w:t>)</w:t>
      </w:r>
      <w:r w:rsidR="00AB779D" w:rsidRPr="00235BCC">
        <w:rPr>
          <w:rFonts w:ascii="Garamond" w:hAnsi="Garamond"/>
        </w:rPr>
        <w:t>.</w:t>
      </w:r>
      <w:r w:rsidR="00AB779D" w:rsidRPr="00FC02BD">
        <w:rPr>
          <w:rFonts w:ascii="Garamond" w:hAnsi="Garamond"/>
        </w:rPr>
        <w:t xml:space="preserve"> Extending the closure, by contrast, substantially increases protection for several groups, however, an average of 17% and 24% of the total </w:t>
      </w:r>
      <w:r w:rsidR="00D0678D">
        <w:rPr>
          <w:rFonts w:ascii="Garamond" w:hAnsi="Garamond"/>
        </w:rPr>
        <w:t xml:space="preserve">potential </w:t>
      </w:r>
      <w:r w:rsidR="00AB779D" w:rsidRPr="00FC02BD">
        <w:rPr>
          <w:rFonts w:ascii="Garamond" w:hAnsi="Garamond"/>
        </w:rPr>
        <w:t xml:space="preserve">harvest fell within the </w:t>
      </w:r>
      <w:r w:rsidR="009F1309" w:rsidRPr="00FC02BD">
        <w:rPr>
          <w:rFonts w:ascii="Garamond" w:hAnsi="Garamond"/>
        </w:rPr>
        <w:t>front</w:t>
      </w:r>
      <w:r w:rsidR="00A3550B" w:rsidRPr="00FC02BD">
        <w:rPr>
          <w:rFonts w:ascii="Garamond" w:hAnsi="Garamond"/>
        </w:rPr>
        <w:t>-end</w:t>
      </w:r>
      <w:r w:rsidR="00AB779D" w:rsidRPr="00FC02BD">
        <w:rPr>
          <w:rFonts w:ascii="Garamond" w:hAnsi="Garamond"/>
        </w:rPr>
        <w:t xml:space="preserve"> closure with a </w:t>
      </w:r>
      <w:r w:rsidR="006540BC">
        <w:rPr>
          <w:rFonts w:ascii="Garamond" w:hAnsi="Garamond"/>
        </w:rPr>
        <w:t>three</w:t>
      </w:r>
      <w:r w:rsidR="00AB779D" w:rsidRPr="00FC02BD">
        <w:rPr>
          <w:rFonts w:ascii="Garamond" w:hAnsi="Garamond"/>
        </w:rPr>
        <w:t xml:space="preserve"> or </w:t>
      </w:r>
      <w:r w:rsidR="00A94BC2">
        <w:rPr>
          <w:rFonts w:ascii="Garamond" w:hAnsi="Garamond"/>
        </w:rPr>
        <w:t>six</w:t>
      </w:r>
      <w:r w:rsidR="00A94BC2" w:rsidRPr="00FC02BD">
        <w:rPr>
          <w:rFonts w:ascii="Garamond" w:hAnsi="Garamond"/>
        </w:rPr>
        <w:t>-day</w:t>
      </w:r>
      <w:r w:rsidR="00AB779D" w:rsidRPr="00FC02BD">
        <w:rPr>
          <w:rFonts w:ascii="Garamond" w:hAnsi="Garamond"/>
        </w:rPr>
        <w:t xml:space="preserve"> extension to the </w:t>
      </w:r>
      <w:r w:rsidR="00D0678D">
        <w:rPr>
          <w:rFonts w:ascii="Garamond" w:hAnsi="Garamond"/>
        </w:rPr>
        <w:t>current end</w:t>
      </w:r>
      <w:r w:rsidR="00AB779D" w:rsidRPr="00FC02BD">
        <w:rPr>
          <w:rFonts w:ascii="Garamond" w:hAnsi="Garamond"/>
        </w:rPr>
        <w:t xml:space="preserve"> date.</w:t>
      </w:r>
      <w:r w:rsidR="00AB779D">
        <w:t xml:space="preserve"> </w:t>
      </w:r>
    </w:p>
    <w:p w14:paraId="31EF3EFC" w14:textId="60873C9F" w:rsidR="006A798F" w:rsidRPr="00FC02BD" w:rsidRDefault="000854BE" w:rsidP="006A798F">
      <w:pPr>
        <w:pStyle w:val="whitespace-normal"/>
        <w:spacing w:line="480" w:lineRule="auto"/>
        <w:rPr>
          <w:rFonts w:ascii="Garamond" w:hAnsi="Garamond"/>
          <w:b/>
          <w:bCs/>
          <w:sz w:val="32"/>
          <w:szCs w:val="32"/>
          <w:u w:val="single"/>
        </w:rPr>
      </w:pPr>
      <w:r w:rsidRPr="00FC02BD">
        <w:rPr>
          <w:rFonts w:ascii="Garamond" w:hAnsi="Garamond"/>
          <w:b/>
          <w:bCs/>
          <w:sz w:val="32"/>
          <w:szCs w:val="32"/>
          <w:u w:val="single"/>
        </w:rPr>
        <w:t>Discussion</w:t>
      </w:r>
    </w:p>
    <w:p w14:paraId="7E471F36" w14:textId="4D5A62F6" w:rsidR="00E67672" w:rsidRPr="00FC02BD" w:rsidRDefault="004504D1" w:rsidP="00E67672">
      <w:pPr>
        <w:pStyle w:val="whitespace-normal"/>
        <w:spacing w:line="480" w:lineRule="auto"/>
        <w:ind w:firstLine="720"/>
        <w:rPr>
          <w:rFonts w:ascii="Garamond" w:hAnsi="Garamond"/>
        </w:rPr>
      </w:pPr>
      <w:r>
        <w:rPr>
          <w:rFonts w:ascii="Garamond" w:hAnsi="Garamond"/>
        </w:rPr>
        <w:lastRenderedPageBreak/>
        <w:t>The results presented here illustrate the most recent and comprehensive basin-wide quantification of</w:t>
      </w:r>
      <w:r w:rsidR="00A3396F" w:rsidRPr="00FC02BD">
        <w:rPr>
          <w:rFonts w:ascii="Garamond" w:hAnsi="Garamond"/>
        </w:rPr>
        <w:t xml:space="preserve"> </w:t>
      </w:r>
      <w:r w:rsidR="009F1A92">
        <w:rPr>
          <w:rFonts w:ascii="Garamond" w:hAnsi="Garamond"/>
        </w:rPr>
        <w:t xml:space="preserve">the </w:t>
      </w:r>
      <w:r w:rsidR="00F3736F" w:rsidRPr="00FC02BD">
        <w:rPr>
          <w:rFonts w:ascii="Garamond" w:hAnsi="Garamond"/>
        </w:rPr>
        <w:t xml:space="preserve">spatiotemporal patterns of Chinook salmon </w:t>
      </w:r>
      <w:r w:rsidR="00BA0245" w:rsidRPr="00FC02BD">
        <w:rPr>
          <w:rFonts w:ascii="Garamond" w:hAnsi="Garamond"/>
        </w:rPr>
        <w:t xml:space="preserve">migrating into </w:t>
      </w:r>
      <w:r w:rsidR="00F3736F" w:rsidRPr="00FC02BD">
        <w:rPr>
          <w:rFonts w:ascii="Garamond" w:hAnsi="Garamond"/>
        </w:rPr>
        <w:t xml:space="preserve">the Kuskokwim </w:t>
      </w:r>
      <w:r w:rsidR="00BA0245" w:rsidRPr="00FC02BD">
        <w:rPr>
          <w:rFonts w:ascii="Garamond" w:hAnsi="Garamond"/>
        </w:rPr>
        <w:t>River</w:t>
      </w:r>
      <w:r>
        <w:rPr>
          <w:rFonts w:ascii="Garamond" w:hAnsi="Garamond"/>
        </w:rPr>
        <w:t>.</w:t>
      </w:r>
      <w:r w:rsidR="00F3736F" w:rsidRPr="00FC02BD">
        <w:rPr>
          <w:rFonts w:ascii="Garamond" w:hAnsi="Garamond"/>
        </w:rPr>
        <w:t xml:space="preserve"> </w:t>
      </w:r>
      <w:r w:rsidR="00A3396F" w:rsidRPr="00FC02BD">
        <w:rPr>
          <w:rFonts w:ascii="Garamond" w:hAnsi="Garamond"/>
        </w:rPr>
        <w:t xml:space="preserve">Our data corroborate </w:t>
      </w:r>
      <w:r w:rsidR="002F0A2B" w:rsidRPr="00FC02BD">
        <w:rPr>
          <w:rFonts w:ascii="Garamond" w:hAnsi="Garamond"/>
        </w:rPr>
        <w:t>pre</w:t>
      </w:r>
      <w:r w:rsidR="002F0A2B">
        <w:rPr>
          <w:rFonts w:ascii="Garamond" w:hAnsi="Garamond"/>
        </w:rPr>
        <w:t>viously</w:t>
      </w:r>
      <w:r w:rsidR="002F0A2B" w:rsidRPr="00FC02BD">
        <w:rPr>
          <w:rFonts w:ascii="Garamond" w:hAnsi="Garamond"/>
        </w:rPr>
        <w:t xml:space="preserve"> </w:t>
      </w:r>
      <w:r w:rsidR="00A3396F" w:rsidRPr="00FC02BD">
        <w:rPr>
          <w:rFonts w:ascii="Garamond" w:hAnsi="Garamond"/>
        </w:rPr>
        <w:t>observed relationships between run timing and watershed position</w:t>
      </w:r>
      <w:r w:rsidR="00BA0245" w:rsidRPr="00FC02BD">
        <w:rPr>
          <w:rFonts w:ascii="Garamond" w:hAnsi="Garamond"/>
        </w:rPr>
        <w:t xml:space="preserve"> of spawning habitat</w:t>
      </w:r>
      <w:r w:rsidR="00A3396F" w:rsidRPr="00FC02BD">
        <w:rPr>
          <w:rFonts w:ascii="Garamond" w:hAnsi="Garamond"/>
        </w:rPr>
        <w:t xml:space="preserve">, wherein the earliest returning fish contribute to </w:t>
      </w:r>
      <w:r w:rsidR="00A76A53">
        <w:rPr>
          <w:rFonts w:ascii="Garamond" w:hAnsi="Garamond"/>
        </w:rPr>
        <w:t xml:space="preserve">watersheds </w:t>
      </w:r>
      <w:r w:rsidR="00A3396F" w:rsidRPr="00FC02BD">
        <w:rPr>
          <w:rFonts w:ascii="Garamond" w:hAnsi="Garamond"/>
        </w:rPr>
        <w:t xml:space="preserve">in the uppermost portions </w:t>
      </w:r>
      <w:r w:rsidR="00CC053E" w:rsidRPr="00FC02BD">
        <w:rPr>
          <w:rFonts w:ascii="Garamond" w:hAnsi="Garamond"/>
        </w:rPr>
        <w:t>and the latest returning fish return to the furthest downstream portions of the watershed. This relationship</w:t>
      </w:r>
      <w:r w:rsidR="00A3396F" w:rsidRPr="00FC02BD">
        <w:rPr>
          <w:rFonts w:ascii="Garamond" w:hAnsi="Garamond"/>
        </w:rPr>
        <w:t xml:space="preserve"> was consistent throughout our multi-year dataset</w:t>
      </w:r>
      <w:r w:rsidR="00CC053E" w:rsidRPr="00FC02BD">
        <w:rPr>
          <w:rFonts w:ascii="Garamond" w:hAnsi="Garamond"/>
        </w:rPr>
        <w:t xml:space="preserve">, </w:t>
      </w:r>
      <w:r w:rsidR="00A3396F" w:rsidRPr="00FC02BD">
        <w:rPr>
          <w:rFonts w:ascii="Garamond" w:hAnsi="Garamond"/>
        </w:rPr>
        <w:t xml:space="preserve">emphasizing the </w:t>
      </w:r>
      <w:r w:rsidR="00BA369C" w:rsidRPr="00FC02BD">
        <w:rPr>
          <w:rFonts w:ascii="Garamond" w:hAnsi="Garamond"/>
        </w:rPr>
        <w:t xml:space="preserve">consistency </w:t>
      </w:r>
      <w:r w:rsidR="00A3396F" w:rsidRPr="00FC02BD">
        <w:rPr>
          <w:rFonts w:ascii="Garamond" w:hAnsi="Garamond"/>
        </w:rPr>
        <w:t>of this pattern across several generations</w:t>
      </w:r>
      <w:r w:rsidR="00D90980" w:rsidRPr="00FC02BD">
        <w:rPr>
          <w:rFonts w:ascii="Garamond" w:hAnsi="Garamond"/>
        </w:rPr>
        <w:t xml:space="preserve"> despite variation in the overall </w:t>
      </w:r>
      <w:r w:rsidR="00BA0245" w:rsidRPr="00FC02BD">
        <w:rPr>
          <w:rFonts w:ascii="Garamond" w:hAnsi="Garamond"/>
        </w:rPr>
        <w:t xml:space="preserve">migration </w:t>
      </w:r>
      <w:r w:rsidR="00D90980" w:rsidRPr="00FC02BD">
        <w:rPr>
          <w:rFonts w:ascii="Garamond" w:hAnsi="Garamond"/>
        </w:rPr>
        <w:t>timing and abundance.</w:t>
      </w:r>
    </w:p>
    <w:p w14:paraId="476F8195" w14:textId="282A7158" w:rsidR="00450ED3" w:rsidRPr="00A76A53" w:rsidRDefault="00EE2B9C" w:rsidP="00A76A53">
      <w:pPr>
        <w:pStyle w:val="whitespace-normal"/>
        <w:spacing w:line="480" w:lineRule="auto"/>
        <w:ind w:firstLine="720"/>
        <w:rPr>
          <w:rStyle w:val="Strong"/>
          <w:rFonts w:ascii="Garamond" w:eastAsiaTheme="majorEastAsia" w:hAnsi="Garamond"/>
          <w:b w:val="0"/>
          <w:bCs w:val="0"/>
        </w:rPr>
      </w:pPr>
      <w:r w:rsidRPr="00FC02BD">
        <w:rPr>
          <w:rFonts w:ascii="Garamond" w:hAnsi="Garamond"/>
        </w:rPr>
        <w:t xml:space="preserve">A clear pattern of early-returning upriver </w:t>
      </w:r>
      <w:r w:rsidR="009F5E0E">
        <w:rPr>
          <w:rFonts w:ascii="Garamond" w:hAnsi="Garamond"/>
        </w:rPr>
        <w:t xml:space="preserve">populations </w:t>
      </w:r>
      <w:r w:rsidRPr="00FC02BD">
        <w:rPr>
          <w:rFonts w:ascii="Garamond" w:hAnsi="Garamond"/>
        </w:rPr>
        <w:t xml:space="preserve">supports the front-end closure’s objective of protecting these </w:t>
      </w:r>
      <w:r w:rsidR="009F5E0E">
        <w:rPr>
          <w:rFonts w:ascii="Garamond" w:hAnsi="Garamond"/>
        </w:rPr>
        <w:t xml:space="preserve">fish </w:t>
      </w:r>
      <w:r w:rsidRPr="00FC02BD">
        <w:rPr>
          <w:rFonts w:ascii="Garamond" w:hAnsi="Garamond"/>
        </w:rPr>
        <w:t xml:space="preserve">from </w:t>
      </w:r>
      <w:r w:rsidR="008948AB" w:rsidRPr="00FC02BD">
        <w:rPr>
          <w:rFonts w:ascii="Garamond" w:hAnsi="Garamond"/>
        </w:rPr>
        <w:t>downriver</w:t>
      </w:r>
      <w:r w:rsidR="00BF307A" w:rsidRPr="00FC02BD">
        <w:rPr>
          <w:rFonts w:ascii="Garamond" w:hAnsi="Garamond"/>
        </w:rPr>
        <w:t xml:space="preserve"> harvest</w:t>
      </w:r>
      <w:r w:rsidR="00A76A53">
        <w:rPr>
          <w:rFonts w:ascii="Garamond" w:hAnsi="Garamond"/>
        </w:rPr>
        <w:t xml:space="preserve"> and </w:t>
      </w:r>
      <w:r w:rsidR="00BF307A" w:rsidRPr="00FC02BD">
        <w:rPr>
          <w:rFonts w:ascii="Garamond" w:hAnsi="Garamond"/>
        </w:rPr>
        <w:t>provid</w:t>
      </w:r>
      <w:r w:rsidR="00A76A53">
        <w:rPr>
          <w:rFonts w:ascii="Garamond" w:hAnsi="Garamond"/>
        </w:rPr>
        <w:t>ing more equitable harvest</w:t>
      </w:r>
      <w:r w:rsidR="00A76A53" w:rsidRPr="00FC02BD">
        <w:rPr>
          <w:rFonts w:ascii="Garamond" w:hAnsi="Garamond"/>
        </w:rPr>
        <w:t xml:space="preserve"> </w:t>
      </w:r>
      <w:r w:rsidRPr="00FC02BD">
        <w:rPr>
          <w:rFonts w:ascii="Garamond" w:hAnsi="Garamond"/>
        </w:rPr>
        <w:t>opportunities</w:t>
      </w:r>
      <w:r w:rsidR="00A76A53">
        <w:rPr>
          <w:rStyle w:val="CommentReference"/>
          <w:rFonts w:asciiTheme="minorHAnsi" w:eastAsiaTheme="minorHAnsi" w:hAnsiTheme="minorHAnsi" w:cstheme="minorBidi"/>
          <w:kern w:val="2"/>
          <w14:ligatures w14:val="standardContextual"/>
        </w:rPr>
        <w:t xml:space="preserve"> </w:t>
      </w:r>
      <w:r w:rsidRPr="00FC02BD">
        <w:rPr>
          <w:rFonts w:ascii="Garamond" w:hAnsi="Garamond"/>
        </w:rPr>
        <w:t>in the upper watershed</w:t>
      </w:r>
      <w:r w:rsidR="00A76A53">
        <w:rPr>
          <w:rFonts w:ascii="Garamond" w:hAnsi="Garamond"/>
        </w:rPr>
        <w:t xml:space="preserve">. </w:t>
      </w:r>
      <w:r w:rsidR="009F5E0E">
        <w:rPr>
          <w:rFonts w:ascii="Garamond" w:hAnsi="Garamond"/>
        </w:rPr>
        <w:t>U</w:t>
      </w:r>
      <w:r w:rsidRPr="00FC02BD">
        <w:rPr>
          <w:rFonts w:ascii="Garamond" w:hAnsi="Garamond"/>
        </w:rPr>
        <w:t xml:space="preserve">pper Kuskokwim </w:t>
      </w:r>
      <w:r w:rsidR="009F5E0E">
        <w:rPr>
          <w:rFonts w:ascii="Garamond" w:hAnsi="Garamond"/>
        </w:rPr>
        <w:t xml:space="preserve">groups </w:t>
      </w:r>
      <w:r w:rsidRPr="00FC02BD">
        <w:rPr>
          <w:rFonts w:ascii="Garamond" w:hAnsi="Garamond"/>
        </w:rPr>
        <w:t xml:space="preserve">contributed substantially to early-season </w:t>
      </w:r>
      <w:r w:rsidR="00BF307A" w:rsidRPr="00FC02BD">
        <w:rPr>
          <w:rFonts w:ascii="Garamond" w:hAnsi="Garamond"/>
        </w:rPr>
        <w:t xml:space="preserve">migrants </w:t>
      </w:r>
      <w:r w:rsidR="00A0052D" w:rsidRPr="00FC02BD">
        <w:rPr>
          <w:rFonts w:ascii="Garamond" w:hAnsi="Garamond"/>
        </w:rPr>
        <w:t>(</w:t>
      </w:r>
      <w:r w:rsidR="00A3550B" w:rsidRPr="00FC02BD">
        <w:rPr>
          <w:rFonts w:ascii="Garamond" w:hAnsi="Garamond"/>
        </w:rPr>
        <w:t>i.e.</w:t>
      </w:r>
      <w:r w:rsidR="00A0052D" w:rsidRPr="00FC02BD">
        <w:rPr>
          <w:rFonts w:ascii="Garamond" w:hAnsi="Garamond"/>
        </w:rPr>
        <w:t xml:space="preserve"> group </w:t>
      </w:r>
      <w:r w:rsidR="00A76A53">
        <w:rPr>
          <w:rFonts w:ascii="Garamond" w:hAnsi="Garamond"/>
        </w:rPr>
        <w:t>two</w:t>
      </w:r>
      <w:r w:rsidR="00A0052D" w:rsidRPr="00FC02BD">
        <w:rPr>
          <w:rFonts w:ascii="Garamond" w:hAnsi="Garamond"/>
        </w:rPr>
        <w:t>)</w:t>
      </w:r>
      <w:r w:rsidRPr="00FC02BD">
        <w:rPr>
          <w:rFonts w:ascii="Garamond" w:hAnsi="Garamond"/>
        </w:rPr>
        <w:t xml:space="preserve">; however, the furthest upstream </w:t>
      </w:r>
      <w:r w:rsidR="00A76A53">
        <w:rPr>
          <w:rFonts w:ascii="Garamond" w:hAnsi="Garamond"/>
        </w:rPr>
        <w:t xml:space="preserve">populations </w:t>
      </w:r>
      <w:r w:rsidRPr="00FC02BD">
        <w:rPr>
          <w:rFonts w:ascii="Garamond" w:hAnsi="Garamond"/>
        </w:rPr>
        <w:t xml:space="preserve">(group </w:t>
      </w:r>
      <w:r w:rsidR="00A76A53">
        <w:rPr>
          <w:rFonts w:ascii="Garamond" w:hAnsi="Garamond"/>
        </w:rPr>
        <w:t>one</w:t>
      </w:r>
      <w:r w:rsidRPr="00FC02BD">
        <w:rPr>
          <w:rFonts w:ascii="Garamond" w:hAnsi="Garamond"/>
        </w:rPr>
        <w:t xml:space="preserve">) consistently represented only a small portion of total basin-wide returns in our dataset. Despite this </w:t>
      </w:r>
      <w:r w:rsidR="008948AB" w:rsidRPr="00FC02BD">
        <w:rPr>
          <w:rFonts w:ascii="Garamond" w:hAnsi="Garamond"/>
        </w:rPr>
        <w:t xml:space="preserve">variation </w:t>
      </w:r>
      <w:r w:rsidRPr="00FC02BD">
        <w:rPr>
          <w:rFonts w:ascii="Garamond" w:hAnsi="Garamond"/>
        </w:rPr>
        <w:t xml:space="preserve">in abundance, </w:t>
      </w:r>
      <w:r w:rsidR="00A0052D" w:rsidRPr="00FC02BD">
        <w:rPr>
          <w:rFonts w:ascii="Garamond" w:hAnsi="Garamond"/>
        </w:rPr>
        <w:t xml:space="preserve">individuals in both upper watershed groups </w:t>
      </w:r>
      <w:r w:rsidRPr="00FC02BD">
        <w:rPr>
          <w:rFonts w:ascii="Garamond" w:hAnsi="Garamond"/>
        </w:rPr>
        <w:t xml:space="preserve">returned </w:t>
      </w:r>
      <w:r w:rsidR="00A0052D" w:rsidRPr="00FC02BD">
        <w:rPr>
          <w:rFonts w:ascii="Garamond" w:hAnsi="Garamond"/>
        </w:rPr>
        <w:t xml:space="preserve">early in </w:t>
      </w:r>
      <w:r w:rsidR="00E90573" w:rsidRPr="00FC02BD">
        <w:rPr>
          <w:rFonts w:ascii="Garamond" w:hAnsi="Garamond"/>
        </w:rPr>
        <w:t xml:space="preserve">the </w:t>
      </w:r>
      <w:r w:rsidR="00836381" w:rsidRPr="00FC02BD">
        <w:rPr>
          <w:rFonts w:ascii="Garamond" w:hAnsi="Garamond"/>
        </w:rPr>
        <w:t>migration season</w:t>
      </w:r>
      <w:r w:rsidR="005C0D40" w:rsidRPr="00FC02BD">
        <w:rPr>
          <w:rFonts w:ascii="Garamond" w:hAnsi="Garamond"/>
        </w:rPr>
        <w:t xml:space="preserve">. </w:t>
      </w:r>
      <w:r w:rsidR="00E90573" w:rsidRPr="00FC02BD">
        <w:rPr>
          <w:rFonts w:ascii="Garamond" w:hAnsi="Garamond"/>
        </w:rPr>
        <w:t xml:space="preserve">As such, </w:t>
      </w:r>
      <w:r w:rsidR="005C0D40" w:rsidRPr="00FC02BD">
        <w:rPr>
          <w:rFonts w:ascii="Garamond" w:hAnsi="Garamond"/>
        </w:rPr>
        <w:t xml:space="preserve">the </w:t>
      </w:r>
      <w:r w:rsidR="009F1309" w:rsidRPr="00FC02BD">
        <w:rPr>
          <w:rFonts w:ascii="Garamond" w:hAnsi="Garamond"/>
        </w:rPr>
        <w:t>front</w:t>
      </w:r>
      <w:r w:rsidR="0033540B">
        <w:rPr>
          <w:rFonts w:ascii="Garamond" w:hAnsi="Garamond"/>
        </w:rPr>
        <w:t>-</w:t>
      </w:r>
      <w:r w:rsidR="00A3550B" w:rsidRPr="00FC02BD">
        <w:rPr>
          <w:rFonts w:ascii="Garamond" w:hAnsi="Garamond"/>
        </w:rPr>
        <w:t>end</w:t>
      </w:r>
      <w:r w:rsidR="005C0D40" w:rsidRPr="00FC02BD">
        <w:rPr>
          <w:rFonts w:ascii="Garamond" w:hAnsi="Garamond"/>
        </w:rPr>
        <w:t xml:space="preserve"> closure strategy </w:t>
      </w:r>
      <w:r w:rsidR="00E90573" w:rsidRPr="00FC02BD">
        <w:rPr>
          <w:rFonts w:ascii="Garamond" w:hAnsi="Garamond"/>
        </w:rPr>
        <w:t xml:space="preserve">as it is currently implemented provides harvest protection to upper watershed </w:t>
      </w:r>
      <w:r w:rsidR="00A76A53">
        <w:rPr>
          <w:rFonts w:ascii="Garamond" w:hAnsi="Garamond"/>
        </w:rPr>
        <w:t xml:space="preserve">populations </w:t>
      </w:r>
      <w:r w:rsidR="00E90573" w:rsidRPr="00FC02BD">
        <w:rPr>
          <w:rFonts w:ascii="Garamond" w:hAnsi="Garamond"/>
        </w:rPr>
        <w:t xml:space="preserve">regardless of their overall abundance. For relatively </w:t>
      </w:r>
      <w:r w:rsidR="008948AB" w:rsidRPr="00FC02BD">
        <w:rPr>
          <w:rFonts w:ascii="Garamond" w:hAnsi="Garamond"/>
        </w:rPr>
        <w:t xml:space="preserve">small </w:t>
      </w:r>
      <w:r w:rsidR="00E90573" w:rsidRPr="00FC02BD">
        <w:rPr>
          <w:rFonts w:ascii="Garamond" w:hAnsi="Garamond"/>
        </w:rPr>
        <w:t xml:space="preserve">stocks such as those found in group </w:t>
      </w:r>
      <w:r w:rsidR="00A76A53">
        <w:rPr>
          <w:rFonts w:ascii="Garamond" w:hAnsi="Garamond"/>
        </w:rPr>
        <w:t>on</w:t>
      </w:r>
      <w:r w:rsidR="009F5E0E">
        <w:rPr>
          <w:rFonts w:ascii="Garamond" w:hAnsi="Garamond"/>
        </w:rPr>
        <w:t>e</w:t>
      </w:r>
      <w:r w:rsidR="00E90573" w:rsidRPr="00FC02BD">
        <w:rPr>
          <w:rFonts w:ascii="Garamond" w:hAnsi="Garamond"/>
        </w:rPr>
        <w:t xml:space="preserve">, this strategy may be particularly important for preserving biodiversity by preventing overharvest </w:t>
      </w:r>
      <w:r w:rsidR="007F32DE">
        <w:rPr>
          <w:rFonts w:ascii="Garamond" w:hAnsi="Garamond"/>
        </w:rPr>
        <w:t xml:space="preserve">very early in the season </w:t>
      </w:r>
      <w:r w:rsidR="005C0D40" w:rsidRPr="00FC02BD">
        <w:rPr>
          <w:rFonts w:ascii="Garamond" w:hAnsi="Garamond"/>
        </w:rPr>
        <w:t xml:space="preserve">when </w:t>
      </w:r>
      <w:r w:rsidR="007F32DE">
        <w:rPr>
          <w:rFonts w:ascii="Garamond" w:hAnsi="Garamond"/>
        </w:rPr>
        <w:t xml:space="preserve">they </w:t>
      </w:r>
      <w:r w:rsidR="004504D1">
        <w:rPr>
          <w:rFonts w:ascii="Garamond" w:hAnsi="Garamond"/>
        </w:rPr>
        <w:t xml:space="preserve">may </w:t>
      </w:r>
      <w:r w:rsidR="00A94BC2">
        <w:rPr>
          <w:rFonts w:ascii="Garamond" w:hAnsi="Garamond"/>
        </w:rPr>
        <w:t xml:space="preserve">be </w:t>
      </w:r>
      <w:r w:rsidR="00E90573" w:rsidRPr="00FC02BD">
        <w:rPr>
          <w:rFonts w:ascii="Garamond" w:hAnsi="Garamond"/>
        </w:rPr>
        <w:t>co-migrat</w:t>
      </w:r>
      <w:r w:rsidR="005C0D40" w:rsidRPr="00FC02BD">
        <w:rPr>
          <w:rFonts w:ascii="Garamond" w:hAnsi="Garamond"/>
        </w:rPr>
        <w:t xml:space="preserve">ing </w:t>
      </w:r>
      <w:r w:rsidR="00E90573" w:rsidRPr="00FC02BD">
        <w:rPr>
          <w:rFonts w:ascii="Garamond" w:hAnsi="Garamond"/>
        </w:rPr>
        <w:t xml:space="preserve">with much more abundant </w:t>
      </w:r>
      <w:r w:rsidR="009F5E0E">
        <w:rPr>
          <w:rFonts w:ascii="Garamond" w:hAnsi="Garamond"/>
        </w:rPr>
        <w:t>populations</w:t>
      </w:r>
      <w:r w:rsidR="005C0D40" w:rsidRPr="00FC02BD">
        <w:rPr>
          <w:rFonts w:ascii="Garamond" w:hAnsi="Garamond"/>
        </w:rPr>
        <w:t xml:space="preserve"> such as those in </w:t>
      </w:r>
      <w:r w:rsidR="00E90573" w:rsidRPr="00FC02BD">
        <w:rPr>
          <w:rFonts w:ascii="Garamond" w:hAnsi="Garamond"/>
        </w:rPr>
        <w:t xml:space="preserve">group </w:t>
      </w:r>
      <w:r w:rsidR="00A76A53">
        <w:rPr>
          <w:rFonts w:ascii="Garamond" w:hAnsi="Garamond"/>
        </w:rPr>
        <w:t>two</w:t>
      </w:r>
      <w:r w:rsidR="00E90573" w:rsidRPr="00FC02BD">
        <w:rPr>
          <w:rFonts w:ascii="Garamond" w:hAnsi="Garamond"/>
        </w:rPr>
        <w:t xml:space="preserve">. </w:t>
      </w:r>
      <w:r w:rsidR="004504D1">
        <w:rPr>
          <w:rFonts w:ascii="Garamond" w:hAnsi="Garamond"/>
        </w:rPr>
        <w:t>Protecting thes</w:t>
      </w:r>
      <w:r w:rsidR="009F5E0E">
        <w:rPr>
          <w:rFonts w:ascii="Garamond" w:hAnsi="Garamond"/>
        </w:rPr>
        <w:t>e populations</w:t>
      </w:r>
      <w:r w:rsidR="004504D1">
        <w:rPr>
          <w:rFonts w:ascii="Garamond" w:hAnsi="Garamond"/>
        </w:rPr>
        <w:t xml:space="preserve">, despite relatively low returns, </w:t>
      </w:r>
      <w:r w:rsidR="00E90573" w:rsidRPr="00FC02BD">
        <w:rPr>
          <w:rStyle w:val="Strong"/>
          <w:rFonts w:ascii="Garamond" w:eastAsiaTheme="majorEastAsia" w:hAnsi="Garamond"/>
          <w:b w:val="0"/>
          <w:bCs w:val="0"/>
        </w:rPr>
        <w:t>contribute</w:t>
      </w:r>
      <w:r w:rsidR="004504D1">
        <w:rPr>
          <w:rStyle w:val="Strong"/>
          <w:rFonts w:ascii="Garamond" w:eastAsiaTheme="majorEastAsia" w:hAnsi="Garamond"/>
          <w:b w:val="0"/>
          <w:bCs w:val="0"/>
        </w:rPr>
        <w:t>s</w:t>
      </w:r>
      <w:r w:rsidR="00E90573" w:rsidRPr="00FC02BD">
        <w:rPr>
          <w:rStyle w:val="Strong"/>
          <w:rFonts w:ascii="Garamond" w:eastAsiaTheme="majorEastAsia" w:hAnsi="Garamond"/>
          <w:b w:val="0"/>
          <w:bCs w:val="0"/>
        </w:rPr>
        <w:t xml:space="preserve"> towards maintaining </w:t>
      </w:r>
      <w:r w:rsidR="00A76A53">
        <w:rPr>
          <w:rStyle w:val="Strong"/>
          <w:rFonts w:ascii="Garamond" w:eastAsiaTheme="majorEastAsia" w:hAnsi="Garamond"/>
          <w:b w:val="0"/>
          <w:bCs w:val="0"/>
        </w:rPr>
        <w:t>basin wide biodiversity</w:t>
      </w:r>
      <w:r w:rsidR="009F5E0E">
        <w:rPr>
          <w:rStyle w:val="Strong"/>
          <w:rFonts w:ascii="Garamond" w:eastAsiaTheme="majorEastAsia" w:hAnsi="Garamond"/>
          <w:b w:val="0"/>
          <w:bCs w:val="0"/>
        </w:rPr>
        <w:t xml:space="preserve"> </w:t>
      </w:r>
      <w:r w:rsidR="00A76A53">
        <w:rPr>
          <w:rStyle w:val="Strong"/>
          <w:rFonts w:ascii="Garamond" w:eastAsiaTheme="majorEastAsia" w:hAnsi="Garamond"/>
          <w:b w:val="0"/>
          <w:bCs w:val="0"/>
        </w:rPr>
        <w:t xml:space="preserve">and may contribute to </w:t>
      </w:r>
      <w:r w:rsidR="009F5E0E">
        <w:rPr>
          <w:rStyle w:val="Strong"/>
          <w:rFonts w:ascii="Garamond" w:eastAsiaTheme="majorEastAsia" w:hAnsi="Garamond"/>
          <w:b w:val="0"/>
          <w:bCs w:val="0"/>
        </w:rPr>
        <w:t xml:space="preserve">adaptive capacity </w:t>
      </w:r>
      <w:r w:rsidR="00E90573" w:rsidRPr="00FC02BD">
        <w:rPr>
          <w:rStyle w:val="Strong"/>
          <w:rFonts w:ascii="Garamond" w:eastAsiaTheme="majorEastAsia" w:hAnsi="Garamond"/>
          <w:b w:val="0"/>
          <w:bCs w:val="0"/>
        </w:rPr>
        <w:t>at the basin scale</w:t>
      </w:r>
      <w:r w:rsidR="008948AB" w:rsidRPr="00FC02BD">
        <w:rPr>
          <w:rStyle w:val="Strong"/>
          <w:rFonts w:ascii="Garamond" w:eastAsiaTheme="majorEastAsia" w:hAnsi="Garamond"/>
          <w:b w:val="0"/>
          <w:bCs w:val="0"/>
        </w:rPr>
        <w:t xml:space="preserve"> as </w:t>
      </w:r>
      <w:r w:rsidR="004504D1">
        <w:rPr>
          <w:rStyle w:val="Strong"/>
          <w:rFonts w:ascii="Garamond" w:eastAsiaTheme="majorEastAsia" w:hAnsi="Garamond"/>
          <w:b w:val="0"/>
          <w:bCs w:val="0"/>
        </w:rPr>
        <w:t xml:space="preserve">less </w:t>
      </w:r>
      <w:r w:rsidR="008948AB" w:rsidRPr="00FC02BD">
        <w:rPr>
          <w:rStyle w:val="Strong"/>
          <w:rFonts w:ascii="Garamond" w:eastAsiaTheme="majorEastAsia" w:hAnsi="Garamond"/>
          <w:b w:val="0"/>
          <w:bCs w:val="0"/>
        </w:rPr>
        <w:t xml:space="preserve">dominant </w:t>
      </w:r>
      <w:r w:rsidR="004504D1">
        <w:rPr>
          <w:rStyle w:val="Strong"/>
          <w:rFonts w:ascii="Garamond" w:eastAsiaTheme="majorEastAsia" w:hAnsi="Garamond"/>
          <w:b w:val="0"/>
          <w:bCs w:val="0"/>
        </w:rPr>
        <w:t>sub-</w:t>
      </w:r>
      <w:r w:rsidR="008948AB" w:rsidRPr="00FC02BD">
        <w:rPr>
          <w:rStyle w:val="Strong"/>
          <w:rFonts w:ascii="Garamond" w:eastAsiaTheme="majorEastAsia" w:hAnsi="Garamond"/>
          <w:b w:val="0"/>
          <w:bCs w:val="0"/>
        </w:rPr>
        <w:t xml:space="preserve">stocks can become </w:t>
      </w:r>
      <w:r w:rsidR="004504D1">
        <w:rPr>
          <w:rStyle w:val="Strong"/>
          <w:rFonts w:ascii="Garamond" w:eastAsiaTheme="majorEastAsia" w:hAnsi="Garamond"/>
          <w:b w:val="0"/>
          <w:bCs w:val="0"/>
        </w:rPr>
        <w:t>more productive</w:t>
      </w:r>
      <w:r w:rsidR="008948AB" w:rsidRPr="00FC02BD">
        <w:rPr>
          <w:rStyle w:val="Strong"/>
          <w:rFonts w:ascii="Garamond" w:eastAsiaTheme="majorEastAsia" w:hAnsi="Garamond"/>
          <w:b w:val="0"/>
          <w:bCs w:val="0"/>
        </w:rPr>
        <w:t xml:space="preserve"> over longer time frames</w:t>
      </w:r>
      <w:r w:rsidR="00FC630E" w:rsidRPr="00FC02BD">
        <w:rPr>
          <w:rStyle w:val="Strong"/>
          <w:rFonts w:ascii="Garamond" w:eastAsiaTheme="majorEastAsia" w:hAnsi="Garamond"/>
          <w:b w:val="0"/>
          <w:bCs w:val="0"/>
        </w:rPr>
        <w:t xml:space="preserve"> </w:t>
      </w:r>
      <w:r w:rsidR="00FC630E" w:rsidRPr="00FC02BD">
        <w:rPr>
          <w:rStyle w:val="Strong"/>
          <w:rFonts w:ascii="Garamond" w:eastAsiaTheme="majorEastAsia" w:hAnsi="Garamond"/>
          <w:b w:val="0"/>
          <w:bCs w:val="0"/>
        </w:rPr>
        <w:fldChar w:fldCharType="begin"/>
      </w:r>
      <w:r w:rsidR="003F6161">
        <w:rPr>
          <w:rStyle w:val="Strong"/>
          <w:rFonts w:ascii="Garamond" w:eastAsiaTheme="majorEastAsia" w:hAnsi="Garamond"/>
          <w:b w:val="0"/>
          <w:bCs w:val="0"/>
        </w:rPr>
        <w:instrText xml:space="preserve"> ADDIN ZOTERO_ITEM CSL_CITATION {"citationID":"8jDPVp1V","properties":{"formattedCitation":"(Hilborn et al., 2003; Schindler et al., 2010)","plainCitation":"(Hilborn et al., 2003; Schindler et al., 2010)","noteIndex":0},"citationItems":[{"id":3359,"uris":["http://zotero.org/users/8421274/items/F3IVX7SS"],"itemData":{"id":3359,"type":"article-journal","abstract":"A classic example of a sustainable fishery is that targeting sockeye salmon in Bristol Bay, Alaska, where record catches have occurred during the last 20 years. The stock complex is an amalgamation of several hundred discrete spawning populations. Structured within lake systems, individual populations display diverse life history characteristics and local adaptations to the variation in spawning and rearing habitats. This biocomplexity has enabled the aggregate of populations to sustain its productivity despite major changes in climatic conditions affecting the freshwater and marine environments during the last century. Different geographic and life history components that were minor producers during one climatic regime have dominated during others, emphasizing that the biocomplexity of fish stocks is critical for maintaining their resilience to environmental change.","container-title":"Proceedings of the National Academy of Sciences","DOI":"10.1073/pnas.1037274100","issue":"11","page":"6564-6568","publisher":"Proceedings of the National Academy of Sciences","source":"pnas.org (Atypon)","title":"Biocomplexity and fisheries sustainability","volume":"100","author":[{"family":"Hilborn","given":"Ray"},{"family":"Quinn","given":"Thomas P."},{"family":"Schindler","given":"Daniel E."},{"family":"Rogers","given":"Donald E."}],"issued":{"date-parts":[["2003",5,27]]}}},{"id":272,"uris":["http://zotero.org/users/8421274/items/24NDGS7V"],"itemData":{"id":272,"type":"article-journal","abstract":"One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FC630E" w:rsidRPr="00FC02BD">
        <w:rPr>
          <w:rStyle w:val="Strong"/>
          <w:rFonts w:ascii="Garamond" w:eastAsiaTheme="majorEastAsia" w:hAnsi="Garamond"/>
          <w:b w:val="0"/>
          <w:bCs w:val="0"/>
        </w:rPr>
        <w:fldChar w:fldCharType="separate"/>
      </w:r>
      <w:r w:rsidR="00FC630E" w:rsidRPr="00FC02BD">
        <w:rPr>
          <w:rStyle w:val="Strong"/>
          <w:rFonts w:ascii="Garamond" w:eastAsiaTheme="majorEastAsia" w:hAnsi="Garamond"/>
          <w:b w:val="0"/>
          <w:bCs w:val="0"/>
          <w:noProof/>
        </w:rPr>
        <w:t>(Hilborn et al., 2003; Schindler et al., 2010)</w:t>
      </w:r>
      <w:r w:rsidR="00FC630E" w:rsidRPr="00FC02BD">
        <w:rPr>
          <w:rStyle w:val="Strong"/>
          <w:rFonts w:ascii="Garamond" w:eastAsiaTheme="majorEastAsia" w:hAnsi="Garamond"/>
          <w:b w:val="0"/>
          <w:bCs w:val="0"/>
        </w:rPr>
        <w:fldChar w:fldCharType="end"/>
      </w:r>
      <w:r w:rsidR="00FC630E" w:rsidRPr="00FC02BD">
        <w:rPr>
          <w:rStyle w:val="Strong"/>
          <w:rFonts w:ascii="Garamond" w:eastAsiaTheme="majorEastAsia" w:hAnsi="Garamond"/>
          <w:b w:val="0"/>
          <w:bCs w:val="0"/>
        </w:rPr>
        <w:t xml:space="preserve">. </w:t>
      </w:r>
    </w:p>
    <w:p w14:paraId="690B8EFD" w14:textId="4D392B3F" w:rsidR="009C3FA5" w:rsidRPr="00BA542C" w:rsidRDefault="005312E0" w:rsidP="009C3FA5">
      <w:pPr>
        <w:pStyle w:val="whitespace-normal"/>
        <w:spacing w:line="480" w:lineRule="auto"/>
        <w:ind w:firstLine="720"/>
      </w:pPr>
      <w:r w:rsidRPr="00FC02BD">
        <w:rPr>
          <w:rFonts w:ascii="Garamond" w:hAnsi="Garamond"/>
        </w:rPr>
        <w:lastRenderedPageBreak/>
        <w:t xml:space="preserve">Despite a consistent overall relationship between watershed position and </w:t>
      </w:r>
      <w:r w:rsidR="008948AB" w:rsidRPr="00FC02BD">
        <w:rPr>
          <w:rFonts w:ascii="Garamond" w:hAnsi="Garamond"/>
        </w:rPr>
        <w:t xml:space="preserve">migration </w:t>
      </w:r>
      <w:r w:rsidRPr="00FC02BD">
        <w:rPr>
          <w:rFonts w:ascii="Garamond" w:hAnsi="Garamond"/>
        </w:rPr>
        <w:t xml:space="preserve">timing, we observed substantial interannual variability in both the proportional contributions of regional groups to the total run and the </w:t>
      </w:r>
      <w:r w:rsidR="00E90573" w:rsidRPr="00FC02BD">
        <w:rPr>
          <w:rFonts w:ascii="Garamond" w:hAnsi="Garamond"/>
        </w:rPr>
        <w:t xml:space="preserve">proportional </w:t>
      </w:r>
      <w:r w:rsidRPr="00FC02BD">
        <w:rPr>
          <w:rFonts w:ascii="Garamond" w:hAnsi="Garamond"/>
        </w:rPr>
        <w:t xml:space="preserve">protection afforded by the front-end closure strategy. </w:t>
      </w:r>
      <w:r w:rsidR="00E90573" w:rsidRPr="00FC02BD">
        <w:rPr>
          <w:rFonts w:ascii="Garamond" w:hAnsi="Garamond"/>
        </w:rPr>
        <w:t>Variability in spatial patterns of production</w:t>
      </w:r>
      <w:r w:rsidRPr="00FC02BD">
        <w:rPr>
          <w:rFonts w:ascii="Garamond" w:hAnsi="Garamond"/>
        </w:rPr>
        <w:t xml:space="preserve"> align with well-documented variability in salmon life histories and previously observed shifts in habitat use across annual timescales </w:t>
      </w:r>
      <w:r w:rsidR="00D90980" w:rsidRPr="00FC02BD">
        <w:rPr>
          <w:rFonts w:ascii="Garamond" w:hAnsi="Garamond"/>
        </w:rPr>
        <w:fldChar w:fldCharType="begin"/>
      </w:r>
      <w:r w:rsidR="001C6B33">
        <w:rPr>
          <w:rFonts w:ascii="Garamond" w:hAnsi="Garamond"/>
        </w:rPr>
        <w:instrText xml:space="preserve"> ADDIN ZOTERO_ITEM CSL_CITATION {"citationID":"xeiQXhMP","properties":{"formattedCitation":"(Brennan et al., 2019; Schindler et al., 2010)","plainCitation":"(Brennan et al., 2019; Schindler et al., 2010)","noteIndex":0},"citationItems":[{"id":3844,"uris":["http://zotero.org/users/8421274/items/RXD5IA9D"],"itemData":{"id":3844,"type":"article-journal","abstract":"Watersheds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D90980" w:rsidRPr="00FC02BD">
        <w:rPr>
          <w:rFonts w:ascii="Garamond" w:hAnsi="Garamond"/>
        </w:rPr>
        <w:fldChar w:fldCharType="separate"/>
      </w:r>
      <w:r w:rsidR="001C6B33">
        <w:rPr>
          <w:rFonts w:ascii="Garamond" w:hAnsi="Garamond"/>
          <w:noProof/>
        </w:rPr>
        <w:t>(Brennan et al., 2019; Schindler et al., 2010)</w:t>
      </w:r>
      <w:r w:rsidR="00D90980" w:rsidRPr="00FC02BD">
        <w:rPr>
          <w:rFonts w:ascii="Garamond" w:hAnsi="Garamond"/>
        </w:rPr>
        <w:fldChar w:fldCharType="end"/>
      </w:r>
      <w:r w:rsidR="00D90980" w:rsidRPr="00FC02BD">
        <w:rPr>
          <w:rFonts w:ascii="Garamond" w:hAnsi="Garamond"/>
        </w:rPr>
        <w:t xml:space="preserve">. </w:t>
      </w:r>
      <w:r w:rsidRPr="00FC02BD">
        <w:rPr>
          <w:rFonts w:ascii="Garamond" w:hAnsi="Garamond"/>
        </w:rPr>
        <w:t xml:space="preserve">However, </w:t>
      </w:r>
      <w:r w:rsidR="00E90573" w:rsidRPr="00FC02BD">
        <w:rPr>
          <w:rFonts w:ascii="Garamond" w:hAnsi="Garamond"/>
        </w:rPr>
        <w:t xml:space="preserve">variability in the efficacy of the front-end closure also likely reflects the interaction </w:t>
      </w:r>
      <w:r w:rsidRPr="00FC02BD">
        <w:rPr>
          <w:rFonts w:ascii="Garamond" w:hAnsi="Garamond"/>
        </w:rPr>
        <w:t xml:space="preserve">between run dynamics and management strategies that operate on a fixed calendar date. Because the closure is implemented on a fixed schedule, interannual variation in </w:t>
      </w:r>
      <w:r w:rsidR="008948AB" w:rsidRPr="00FC02BD">
        <w:rPr>
          <w:rFonts w:ascii="Garamond" w:hAnsi="Garamond"/>
        </w:rPr>
        <w:t xml:space="preserve">migration </w:t>
      </w:r>
      <w:r w:rsidRPr="00FC02BD">
        <w:rPr>
          <w:rFonts w:ascii="Garamond" w:hAnsi="Garamond"/>
        </w:rPr>
        <w:t xml:space="preserve">timing means that the proportion of the run occurring within the closure window depends on both the timing (early vs. late) and duration (compressed vs. protracted) of the overall migration. </w:t>
      </w:r>
      <w:r w:rsidR="00BF0C62" w:rsidRPr="00FC02BD">
        <w:rPr>
          <w:rFonts w:ascii="Garamond" w:hAnsi="Garamond"/>
        </w:rPr>
        <w:t>Late return timing or extended run duration may result in less proportional contribution within the closure window as comp</w:t>
      </w:r>
      <w:r w:rsidR="0013324E" w:rsidRPr="00FC02BD">
        <w:rPr>
          <w:rFonts w:ascii="Garamond" w:hAnsi="Garamond"/>
        </w:rPr>
        <w:t>a</w:t>
      </w:r>
      <w:r w:rsidR="00BF0C62" w:rsidRPr="00FC02BD">
        <w:rPr>
          <w:rFonts w:ascii="Garamond" w:hAnsi="Garamond"/>
        </w:rPr>
        <w:t xml:space="preserve">red to earlier returning and </w:t>
      </w:r>
      <w:r w:rsidR="008948AB" w:rsidRPr="00FC02BD">
        <w:rPr>
          <w:rFonts w:ascii="Garamond" w:hAnsi="Garamond"/>
        </w:rPr>
        <w:t xml:space="preserve">less </w:t>
      </w:r>
      <w:r w:rsidR="00BF0C62" w:rsidRPr="00FC02BD">
        <w:rPr>
          <w:rFonts w:ascii="Garamond" w:hAnsi="Garamond"/>
        </w:rPr>
        <w:t>protracted run timing. As a result,</w:t>
      </w:r>
      <w:r w:rsidR="0013324E" w:rsidRPr="00FC02BD">
        <w:rPr>
          <w:rFonts w:ascii="Garamond" w:hAnsi="Garamond"/>
        </w:rPr>
        <w:t xml:space="preserve"> both the amount </w:t>
      </w:r>
      <w:r w:rsidR="00450ED3" w:rsidRPr="00FC02BD">
        <w:rPr>
          <w:rFonts w:ascii="Garamond" w:hAnsi="Garamond"/>
        </w:rPr>
        <w:t xml:space="preserve">and </w:t>
      </w:r>
      <w:r w:rsidR="0004196B" w:rsidRPr="00FC02BD">
        <w:rPr>
          <w:rFonts w:ascii="Garamond" w:hAnsi="Garamond"/>
        </w:rPr>
        <w:t>distribution</w:t>
      </w:r>
      <w:r w:rsidR="0013324E" w:rsidRPr="00FC02BD">
        <w:rPr>
          <w:rFonts w:ascii="Garamond" w:hAnsi="Garamond"/>
        </w:rPr>
        <w:t xml:space="preserve"> of </w:t>
      </w:r>
      <w:r w:rsidR="009F5E0E">
        <w:rPr>
          <w:rFonts w:ascii="Garamond" w:hAnsi="Garamond"/>
        </w:rPr>
        <w:t xml:space="preserve">populations </w:t>
      </w:r>
      <w:r w:rsidR="0013324E" w:rsidRPr="00FC02BD">
        <w:rPr>
          <w:rFonts w:ascii="Garamond" w:hAnsi="Garamond"/>
        </w:rPr>
        <w:t>afforded protection depend on</w:t>
      </w:r>
      <w:r w:rsidR="0023404E">
        <w:rPr>
          <w:rFonts w:ascii="Garamond" w:hAnsi="Garamond"/>
        </w:rPr>
        <w:t xml:space="preserve"> this interaction</w:t>
      </w:r>
      <w:r w:rsidR="0013324E" w:rsidRPr="00FC02BD">
        <w:rPr>
          <w:rFonts w:ascii="Garamond" w:hAnsi="Garamond"/>
        </w:rPr>
        <w:t xml:space="preserve">. </w:t>
      </w:r>
      <w:r w:rsidRPr="00FC02BD">
        <w:rPr>
          <w:rFonts w:ascii="Garamond" w:hAnsi="Garamond"/>
        </w:rPr>
        <w:t xml:space="preserve">When combined with natural variability in basin-wide production patterns, this may introduce substantial variability in the </w:t>
      </w:r>
      <w:r w:rsidR="009F5E0E">
        <w:rPr>
          <w:rFonts w:ascii="Garamond" w:hAnsi="Garamond"/>
        </w:rPr>
        <w:t>population</w:t>
      </w:r>
      <w:r w:rsidR="009F5E0E" w:rsidRPr="00FC02BD">
        <w:rPr>
          <w:rFonts w:ascii="Garamond" w:hAnsi="Garamond"/>
        </w:rPr>
        <w:t>-specific</w:t>
      </w:r>
      <w:r w:rsidRPr="00FC02BD">
        <w:rPr>
          <w:rFonts w:ascii="Garamond" w:hAnsi="Garamond"/>
        </w:rPr>
        <w:t xml:space="preserve"> effect of the front-end closure. </w:t>
      </w:r>
      <w:r w:rsidR="009C3FA5" w:rsidRPr="00FC02BD">
        <w:rPr>
          <w:rFonts w:ascii="Garamond" w:hAnsi="Garamond"/>
        </w:rPr>
        <w:t>These results suggest a potential limitation of a fixed date closure and highlights the difficulty of managing for dynamic ecosystem with fixed duration management. A more dynamic closure which is responsive to predicted or observed run dynamics may provide more consistent protection to upstream</w:t>
      </w:r>
      <w:r w:rsidR="009F3D19">
        <w:rPr>
          <w:rFonts w:ascii="Garamond" w:hAnsi="Garamond"/>
        </w:rPr>
        <w:t xml:space="preserve"> population</w:t>
      </w:r>
      <w:r w:rsidR="009C3FA5" w:rsidRPr="00FC02BD">
        <w:rPr>
          <w:rFonts w:ascii="Garamond" w:hAnsi="Garamond"/>
        </w:rPr>
        <w:t xml:space="preserve">. Improvement of run timing forecasts </w:t>
      </w:r>
      <w:r w:rsidR="009C3FA5" w:rsidRPr="00FC02BD">
        <w:rPr>
          <w:rFonts w:ascii="Garamond" w:hAnsi="Garamond"/>
        </w:rPr>
        <w:fldChar w:fldCharType="begin"/>
      </w:r>
      <w:r w:rsidR="003F6161">
        <w:rPr>
          <w:rFonts w:ascii="Garamond" w:hAnsi="Garamond"/>
        </w:rPr>
        <w:instrText xml:space="preserve"> ADDIN ZOTERO_ITEM CSL_CITATION {"citationID":"0VgE4Nmv","properties":{"formattedCitation":"(Mundy, 1982; Staton et al., 2017)","plainCitation":"(Mundy, 1982; Staton et al., 2017)","dontUpdate":true,"noteIndex":0},"citationItems":[{"id":5973,"uris":["http://zotero.org/users/8421274/items/T67UPK8M"],"itemData":{"id":5973,"type":"article-journal","abstract":"An objective definition of migratory timing is applied to commercial and test fishing catch data for chinook salmon (Oncorhynchus tshawytscha) from the Yukon delta, 1961-1980. On the average, 91% of all the commercial catch is taken before the end of June, with one-half of the catch being taken by June 21. The middle part of the migration (25-75%) usually is available for harvest only over a span of 11 days. However, the length of the central span has varied from 8 to 13 days, depending on timing. Mean dates of migration based on catch and CPUE data were nearly identical (about June 21), with range limits of June 12-30. Test fishing and commercial catch data for 1963-1978 showed no significant difference (α = 0.05) for the mean date of migration. The spread of the migration (variance) appears to be inversely proportional to the mean date of migration for early and late migrations. Timing of migration may be dependent on factors related to air temperature.","container-title":"North American Journal of Fisheries Management","DOI":"10.1577/1548-8659(1982)2&lt;359:COMTSF&gt;2.0.CO;2","ISSN":"0275-5947","issue":"4","note":"_eprint: https://doi.org/10.1577/1548-8659(1982)2&lt;359:COMTSF&gt;2.0.CO;2","page":"359-370","publisher":"AFS Website","source":"Taylor and Francis+NEJM","title":"Computation of Migratory Timing Statistics for Adult Chinook Salmon in the Yukon River, Alaska, and Their Relevance to Fisheries Management","volume":"2","author":[{"family":"Mundy","given":"P. R."}],"issued":{"date-parts":[["1982",10,1]]}}},{"id":2532,"uris":["http://zotero.org/users/8421274/items/SGCHNLTN"],"itemData":{"id":2532,"type":"article-journal","abstract":"Annual variation in adult salmon migration timing makes the interpretation of in-season assessment data difficult, leading to much in-season uncertainty in run size. We developed and evaluated a run timing forecast model for the Kuskokwim River Chinook salmon stock, located in western Alaska, intended to aid in reducing this source of uncertainty. An objective and adaptive approach (using model-averaging and a sliding window algorithm to select predictive time periods, both calibrated annually) was adopted to deal with multidimensional selection of four climatic variables and was based entirely on predictive performance. Forecast cross-validation was used to evaluate the performance of three forecasting approaches: the null (i.e., intercept only) model, the single model with the lowest mean absolute error, and a model-averaged forecast across 16 nested linear models. As of 2016, the null model had the lowest mean absolute error (2.64days), although the model-averaged forecast performed as well or better than the null model in the majority of retrospective years. The model-averaged forecast had a consistent mean absolute error regardless of the type of year (i.e., average or extreme early/late) the forecast was made for, which was not true of the null model. The availability of the run timing forecast was not found to increase overall accuracy of in-season run assessments in relation to the null model, but was found to substantially increase the precision of these assessments, particularly early in the season.","container-title":"Fisheries Research","DOI":"10.1016/j.fishres.2017.05.003","ISSN":"0165-7836","journalAbbreviation":"Fisheries Research","language":"en","page":"9-21","source":"ScienceDirect","title":"Development and evaluation of a migration timing forecast model for Kuskokwim River Chinook salmon","volume":"194","author":[{"family":"Staton","given":"Benjamin A."},{"family":"Catalano","given":"Matthew J."},{"family":"Farmer","given":"Troy M."},{"family":"Abebe","given":"Asheber"},{"family":"Dobson","given":"F. Stephen"}],"issued":{"date-parts":[["2017",10,1]]}}}],"schema":"https://github.com/citation-style-language/schema/raw/master/csl-citation.json"} </w:instrText>
      </w:r>
      <w:r w:rsidR="009C3FA5" w:rsidRPr="00FC02BD">
        <w:rPr>
          <w:rFonts w:ascii="Garamond" w:hAnsi="Garamond"/>
        </w:rPr>
        <w:fldChar w:fldCharType="separate"/>
      </w:r>
      <w:r w:rsidR="009C3FA5" w:rsidRPr="00FC02BD">
        <w:rPr>
          <w:rFonts w:ascii="Garamond" w:hAnsi="Garamond"/>
          <w:noProof/>
        </w:rPr>
        <w:t>(e.g. Mundy, 1982; Staton et al., 2017)</w:t>
      </w:r>
      <w:r w:rsidR="009C3FA5" w:rsidRPr="00FC02BD">
        <w:rPr>
          <w:rFonts w:ascii="Garamond" w:hAnsi="Garamond"/>
        </w:rPr>
        <w:fldChar w:fldCharType="end"/>
      </w:r>
      <w:r w:rsidR="009C3FA5" w:rsidRPr="00FC02BD">
        <w:rPr>
          <w:rFonts w:ascii="Garamond" w:hAnsi="Garamond"/>
        </w:rPr>
        <w:t xml:space="preserve"> might allow for </w:t>
      </w:r>
      <w:r w:rsidR="0023404E">
        <w:rPr>
          <w:rFonts w:ascii="Garamond" w:hAnsi="Garamond"/>
        </w:rPr>
        <w:t xml:space="preserve">variable </w:t>
      </w:r>
      <w:r w:rsidR="009C3FA5" w:rsidRPr="00FC02BD">
        <w:rPr>
          <w:rFonts w:ascii="Garamond" w:hAnsi="Garamond"/>
        </w:rPr>
        <w:t>front-end closure</w:t>
      </w:r>
      <w:r w:rsidR="0023404E">
        <w:rPr>
          <w:rFonts w:ascii="Garamond" w:hAnsi="Garamond"/>
        </w:rPr>
        <w:t xml:space="preserve"> timing </w:t>
      </w:r>
      <w:r w:rsidR="009C3FA5" w:rsidRPr="00FC02BD">
        <w:rPr>
          <w:rFonts w:ascii="Garamond" w:hAnsi="Garamond"/>
        </w:rPr>
        <w:t>among year</w:t>
      </w:r>
      <w:r w:rsidR="009F3D19">
        <w:rPr>
          <w:rFonts w:ascii="Garamond" w:hAnsi="Garamond"/>
        </w:rPr>
        <w:t>s</w:t>
      </w:r>
      <w:r w:rsidR="0023404E">
        <w:rPr>
          <w:rFonts w:ascii="Garamond" w:hAnsi="Garamond"/>
        </w:rPr>
        <w:t>, however, u</w:t>
      </w:r>
      <w:r w:rsidR="009C3FA5" w:rsidRPr="00FC02BD">
        <w:rPr>
          <w:rFonts w:ascii="Garamond" w:hAnsi="Garamond"/>
        </w:rPr>
        <w:t>ntil such reliable forecasting methods are developed for the Kuskokwim</w:t>
      </w:r>
      <w:r w:rsidR="009F1309">
        <w:rPr>
          <w:rFonts w:ascii="Garamond" w:hAnsi="Garamond"/>
        </w:rPr>
        <w:t xml:space="preserve"> River</w:t>
      </w:r>
      <w:r w:rsidR="009C3FA5" w:rsidRPr="00FC02BD">
        <w:rPr>
          <w:rFonts w:ascii="Garamond" w:hAnsi="Garamond"/>
        </w:rPr>
        <w:t>, the static approach currently employed here appears to perform relatively well at protecting the upriver stocks that are the primary focus of conservation.</w:t>
      </w:r>
      <w:r w:rsidR="009C3FA5">
        <w:t xml:space="preserve"> </w:t>
      </w:r>
    </w:p>
    <w:p w14:paraId="21594D6A" w14:textId="7324AE74" w:rsidR="009C3FA5" w:rsidRPr="00FC02BD" w:rsidRDefault="009C3FA5" w:rsidP="00C162F5">
      <w:pPr>
        <w:pStyle w:val="whitespace-normal"/>
        <w:spacing w:line="480" w:lineRule="auto"/>
        <w:ind w:firstLine="720"/>
        <w:rPr>
          <w:rFonts w:ascii="Garamond" w:hAnsi="Garamond"/>
        </w:rPr>
      </w:pPr>
      <w:r w:rsidRPr="00FC02BD">
        <w:rPr>
          <w:rFonts w:ascii="Garamond" w:hAnsi="Garamond"/>
        </w:rPr>
        <w:lastRenderedPageBreak/>
        <w:t>S</w:t>
      </w:r>
      <w:r w:rsidR="005C0D40" w:rsidRPr="00FC02BD">
        <w:rPr>
          <w:rFonts w:ascii="Garamond" w:hAnsi="Garamond"/>
        </w:rPr>
        <w:t xml:space="preserve">imulated changes to the front-end closure duration increased the average protection afforded to several </w:t>
      </w:r>
      <w:r w:rsidR="009F3D19">
        <w:rPr>
          <w:rFonts w:ascii="Garamond" w:hAnsi="Garamond"/>
        </w:rPr>
        <w:t>regional</w:t>
      </w:r>
      <w:r w:rsidR="005C0D40" w:rsidRPr="00FC02BD">
        <w:rPr>
          <w:rFonts w:ascii="Garamond" w:hAnsi="Garamond"/>
        </w:rPr>
        <w:t xml:space="preserve"> groups, with a </w:t>
      </w:r>
      <w:r w:rsidR="00A76A53">
        <w:rPr>
          <w:rFonts w:ascii="Garamond" w:hAnsi="Garamond"/>
        </w:rPr>
        <w:t>six</w:t>
      </w:r>
      <w:r w:rsidR="005C0D40" w:rsidRPr="00FC02BD">
        <w:rPr>
          <w:rFonts w:ascii="Garamond" w:hAnsi="Garamond"/>
        </w:rPr>
        <w:t>-day extension from the current end date resulting in increased protection by 32.3</w:t>
      </w:r>
      <w:r w:rsidR="009F3D19">
        <w:rPr>
          <w:rFonts w:ascii="Garamond" w:hAnsi="Garamond"/>
        </w:rPr>
        <w:t>%</w:t>
      </w:r>
      <w:r w:rsidR="005C0D40" w:rsidRPr="00FC02BD">
        <w:rPr>
          <w:rFonts w:ascii="Garamond" w:hAnsi="Garamond"/>
        </w:rPr>
        <w:t xml:space="preserve"> and 21.3% to </w:t>
      </w:r>
      <w:r w:rsidR="009F3D19">
        <w:rPr>
          <w:rFonts w:ascii="Garamond" w:hAnsi="Garamond"/>
        </w:rPr>
        <w:t>regional</w:t>
      </w:r>
      <w:r w:rsidR="005C0D40" w:rsidRPr="00FC02BD">
        <w:rPr>
          <w:rFonts w:ascii="Garamond" w:hAnsi="Garamond"/>
        </w:rPr>
        <w:t xml:space="preserve"> groups </w:t>
      </w:r>
      <w:r w:rsidR="00A76A53">
        <w:rPr>
          <w:rFonts w:ascii="Garamond" w:hAnsi="Garamond"/>
        </w:rPr>
        <w:t>one</w:t>
      </w:r>
      <w:r w:rsidR="005C0D40" w:rsidRPr="00FC02BD">
        <w:rPr>
          <w:rFonts w:ascii="Garamond" w:hAnsi="Garamond"/>
        </w:rPr>
        <w:t xml:space="preserve"> and </w:t>
      </w:r>
      <w:r w:rsidR="00A76A53">
        <w:rPr>
          <w:rFonts w:ascii="Garamond" w:hAnsi="Garamond"/>
        </w:rPr>
        <w:t>two</w:t>
      </w:r>
      <w:r w:rsidR="005C0D40" w:rsidRPr="00FC02BD">
        <w:rPr>
          <w:rFonts w:ascii="Garamond" w:hAnsi="Garamond"/>
        </w:rPr>
        <w:t xml:space="preserve">. However, increasing the duration of the closure did not result in high protection in all years. In both the </w:t>
      </w:r>
      <w:r w:rsidR="006540BC">
        <w:rPr>
          <w:rFonts w:ascii="Garamond" w:hAnsi="Garamond"/>
        </w:rPr>
        <w:t>three</w:t>
      </w:r>
      <w:r w:rsidR="005C0D40" w:rsidRPr="00FC02BD">
        <w:rPr>
          <w:rFonts w:ascii="Garamond" w:hAnsi="Garamond"/>
        </w:rPr>
        <w:t xml:space="preserve"> and </w:t>
      </w:r>
      <w:r w:rsidR="006540BC">
        <w:rPr>
          <w:rFonts w:ascii="Garamond" w:hAnsi="Garamond"/>
        </w:rPr>
        <w:t>six</w:t>
      </w:r>
      <w:r w:rsidR="0023404E">
        <w:rPr>
          <w:rFonts w:ascii="Garamond" w:hAnsi="Garamond"/>
        </w:rPr>
        <w:t>-</w:t>
      </w:r>
      <w:r w:rsidR="005C0D40" w:rsidRPr="00FC02BD">
        <w:rPr>
          <w:rFonts w:ascii="Garamond" w:hAnsi="Garamond"/>
        </w:rPr>
        <w:t>day extension scenarios, several years of data displayed moderately low protection in years where the average run timing was</w:t>
      </w:r>
      <w:r w:rsidRPr="00FC02BD">
        <w:rPr>
          <w:rFonts w:ascii="Garamond" w:hAnsi="Garamond"/>
        </w:rPr>
        <w:t xml:space="preserve"> relatively late</w:t>
      </w:r>
      <w:r w:rsidR="0023404E">
        <w:rPr>
          <w:rFonts w:ascii="Garamond" w:hAnsi="Garamond"/>
        </w:rPr>
        <w:t xml:space="preserve">, further </w:t>
      </w:r>
      <w:r w:rsidR="00C162F5">
        <w:rPr>
          <w:rFonts w:ascii="Garamond" w:hAnsi="Garamond"/>
        </w:rPr>
        <w:t>reiterating</w:t>
      </w:r>
      <w:r w:rsidR="0023404E">
        <w:rPr>
          <w:rFonts w:ascii="Garamond" w:hAnsi="Garamond"/>
        </w:rPr>
        <w:t xml:space="preserve"> the challenge of estimating the population specific impacts </w:t>
      </w:r>
      <w:r w:rsidR="00C162F5">
        <w:rPr>
          <w:rFonts w:ascii="Garamond" w:hAnsi="Garamond"/>
        </w:rPr>
        <w:t xml:space="preserve">even with a longer duration closure window. In addition, </w:t>
      </w:r>
      <w:r w:rsidRPr="00FC02BD">
        <w:rPr>
          <w:rFonts w:ascii="Garamond" w:hAnsi="Garamond"/>
        </w:rPr>
        <w:t xml:space="preserve">management decisions must </w:t>
      </w:r>
      <w:r w:rsidR="00C162F5">
        <w:rPr>
          <w:rFonts w:ascii="Garamond" w:hAnsi="Garamond"/>
        </w:rPr>
        <w:t xml:space="preserve">also </w:t>
      </w:r>
      <w:r w:rsidRPr="00FC02BD">
        <w:rPr>
          <w:rFonts w:ascii="Garamond" w:hAnsi="Garamond"/>
        </w:rPr>
        <w:t xml:space="preserve">consider the dual goals of </w:t>
      </w:r>
      <w:r w:rsidR="008730BC" w:rsidRPr="00FC02BD">
        <w:rPr>
          <w:rFonts w:ascii="Garamond" w:hAnsi="Garamond"/>
        </w:rPr>
        <w:t>maintaining</w:t>
      </w:r>
      <w:r w:rsidR="0033540B">
        <w:rPr>
          <w:rFonts w:ascii="Garamond" w:hAnsi="Garamond"/>
        </w:rPr>
        <w:t xml:space="preserve"> </w:t>
      </w:r>
      <w:r w:rsidRPr="00FC02BD">
        <w:rPr>
          <w:rFonts w:ascii="Garamond" w:hAnsi="Garamond"/>
        </w:rPr>
        <w:t xml:space="preserve">both biodiversity and harvest opportunity. </w:t>
      </w:r>
      <w:r w:rsidR="00C162F5">
        <w:rPr>
          <w:rFonts w:ascii="Garamond" w:hAnsi="Garamond"/>
        </w:rPr>
        <w:t>As currently implemented, the</w:t>
      </w:r>
      <w:r w:rsidRPr="00FC02BD">
        <w:rPr>
          <w:rFonts w:ascii="Garamond" w:hAnsi="Garamond"/>
        </w:rPr>
        <w:t xml:space="preserve"> </w:t>
      </w:r>
      <w:r w:rsidR="005B7FCD" w:rsidRPr="00FC02BD">
        <w:rPr>
          <w:rFonts w:ascii="Garamond" w:hAnsi="Garamond"/>
        </w:rPr>
        <w:t>front-end</w:t>
      </w:r>
      <w:r w:rsidRPr="00FC02BD">
        <w:rPr>
          <w:rFonts w:ascii="Garamond" w:hAnsi="Garamond"/>
        </w:rPr>
        <w:t xml:space="preserve"> closure</w:t>
      </w:r>
      <w:r w:rsidR="00C162F5">
        <w:rPr>
          <w:rFonts w:ascii="Garamond" w:hAnsi="Garamond"/>
        </w:rPr>
        <w:t xml:space="preserve"> on the Kuskokwim</w:t>
      </w:r>
      <w:r w:rsidRPr="00FC02BD">
        <w:rPr>
          <w:rFonts w:ascii="Garamond" w:hAnsi="Garamond"/>
        </w:rPr>
        <w:t xml:space="preserve"> resulted in 12% of the total </w:t>
      </w:r>
      <w:r w:rsidR="00A76A53">
        <w:rPr>
          <w:rFonts w:ascii="Garamond" w:hAnsi="Garamond"/>
        </w:rPr>
        <w:t xml:space="preserve">potential </w:t>
      </w:r>
      <w:r w:rsidRPr="00FC02BD">
        <w:rPr>
          <w:rFonts w:ascii="Garamond" w:hAnsi="Garamond"/>
        </w:rPr>
        <w:t xml:space="preserve">harvest falling within the closure window. Although the </w:t>
      </w:r>
      <w:r w:rsidR="006540BC">
        <w:rPr>
          <w:rFonts w:ascii="Garamond" w:hAnsi="Garamond"/>
        </w:rPr>
        <w:t>three</w:t>
      </w:r>
      <w:r w:rsidR="009F3D19">
        <w:rPr>
          <w:rFonts w:ascii="Garamond" w:hAnsi="Garamond"/>
        </w:rPr>
        <w:t xml:space="preserve">-day </w:t>
      </w:r>
      <w:r w:rsidRPr="00FC02BD">
        <w:rPr>
          <w:rFonts w:ascii="Garamond" w:hAnsi="Garamond"/>
        </w:rPr>
        <w:t xml:space="preserve">and </w:t>
      </w:r>
      <w:r w:rsidR="00A94BC2">
        <w:rPr>
          <w:rFonts w:ascii="Garamond" w:hAnsi="Garamond"/>
        </w:rPr>
        <w:t>six</w:t>
      </w:r>
      <w:r w:rsidR="009F3D19">
        <w:rPr>
          <w:rFonts w:ascii="Garamond" w:hAnsi="Garamond"/>
        </w:rPr>
        <w:t>-</w:t>
      </w:r>
      <w:r w:rsidRPr="00FC02BD">
        <w:rPr>
          <w:rFonts w:ascii="Garamond" w:hAnsi="Garamond"/>
        </w:rPr>
        <w:t xml:space="preserve">day extensions did improve both the minimum and average protection afforded to upper watershed groups, it also resulted in an additional 6% and 14% of the </w:t>
      </w:r>
      <w:r w:rsidR="00CA6AF1">
        <w:rPr>
          <w:rFonts w:ascii="Garamond" w:hAnsi="Garamond"/>
        </w:rPr>
        <w:t xml:space="preserve">potential </w:t>
      </w:r>
      <w:r w:rsidRPr="00FC02BD">
        <w:rPr>
          <w:rFonts w:ascii="Garamond" w:hAnsi="Garamond"/>
        </w:rPr>
        <w:t>harvest falling within the closure window.</w:t>
      </w:r>
      <w:r w:rsidR="00C162F5">
        <w:rPr>
          <w:rFonts w:ascii="Garamond" w:hAnsi="Garamond"/>
        </w:rPr>
        <w:t xml:space="preserve"> </w:t>
      </w:r>
    </w:p>
    <w:p w14:paraId="5003A478" w14:textId="593AF0CD" w:rsidR="003F1234" w:rsidRPr="00FC02BD" w:rsidRDefault="00C57048" w:rsidP="00F83731">
      <w:pPr>
        <w:pStyle w:val="NormalWeb"/>
        <w:spacing w:line="480" w:lineRule="auto"/>
        <w:ind w:firstLine="720"/>
        <w:rPr>
          <w:rFonts w:ascii="Garamond" w:hAnsi="Garamond"/>
        </w:rPr>
      </w:pPr>
      <w:r w:rsidRPr="00FC02BD">
        <w:rPr>
          <w:rFonts w:ascii="Garamond" w:hAnsi="Garamond"/>
        </w:rPr>
        <w:t xml:space="preserve">Protecting upper Kuskokwim stocks through </w:t>
      </w:r>
      <w:r w:rsidR="00A76A53">
        <w:rPr>
          <w:rFonts w:ascii="Garamond" w:hAnsi="Garamond"/>
        </w:rPr>
        <w:t xml:space="preserve">a </w:t>
      </w:r>
      <w:r w:rsidRPr="00FC02BD">
        <w:rPr>
          <w:rFonts w:ascii="Garamond" w:hAnsi="Garamond"/>
        </w:rPr>
        <w:t xml:space="preserve">front-end closure appears to be an effective strategy for maintaining biodiversity in the upper watershed while supporting basin-wide escapement goals and harvest opportunities. </w:t>
      </w:r>
      <w:r w:rsidR="00AC7C2D" w:rsidRPr="00FC02BD">
        <w:rPr>
          <w:rFonts w:ascii="Garamond" w:hAnsi="Garamond"/>
        </w:rPr>
        <w:t>However, the overall effectiveness of this strategy in sustaining stock diversity and balancing conservation with harvest depends not only on the protection provided to upper-watershed stocks during the closure, but also on how the closure affects overall harvest opportunity and harvest behavior once the fishery reopens.</w:t>
      </w:r>
      <w:r w:rsidR="005B7FCD">
        <w:rPr>
          <w:rFonts w:ascii="Garamond" w:hAnsi="Garamond"/>
        </w:rPr>
        <w:t xml:space="preserve"> </w:t>
      </w:r>
      <w:r w:rsidR="003F1234" w:rsidRPr="00FC02BD">
        <w:rPr>
          <w:rFonts w:ascii="Garamond" w:hAnsi="Garamond"/>
        </w:rPr>
        <w:t xml:space="preserve">For example, </w:t>
      </w:r>
      <w:r w:rsidR="00AC7C2D" w:rsidRPr="00FC02BD">
        <w:rPr>
          <w:rFonts w:ascii="Garamond" w:hAnsi="Garamond"/>
        </w:rPr>
        <w:t xml:space="preserve">a closure which protects a large proportion of upstream stocks by prohibiting harvest on a significant portion of the run may </w:t>
      </w:r>
      <w:r w:rsidR="00D80B0D" w:rsidRPr="00FC02BD">
        <w:rPr>
          <w:rFonts w:ascii="Garamond" w:hAnsi="Garamond"/>
        </w:rPr>
        <w:t>concentra</w:t>
      </w:r>
      <w:r w:rsidR="00AC7C2D" w:rsidRPr="00FC02BD">
        <w:rPr>
          <w:rFonts w:ascii="Garamond" w:hAnsi="Garamond"/>
        </w:rPr>
        <w:t>te</w:t>
      </w:r>
      <w:r w:rsidR="00D80B0D" w:rsidRPr="00FC02BD">
        <w:rPr>
          <w:rFonts w:ascii="Garamond" w:hAnsi="Garamond"/>
        </w:rPr>
        <w:t xml:space="preserve"> fishing pressure </w:t>
      </w:r>
      <w:r w:rsidR="00AC7C2D" w:rsidRPr="00FC02BD">
        <w:rPr>
          <w:rFonts w:ascii="Garamond" w:hAnsi="Garamond"/>
        </w:rPr>
        <w:t xml:space="preserve">on later returning stocks. As a result, this shift in the temporal distribution of fishing pressure may </w:t>
      </w:r>
      <w:r w:rsidR="00D80B0D" w:rsidRPr="00FC02BD">
        <w:rPr>
          <w:rFonts w:ascii="Garamond" w:hAnsi="Garamond"/>
        </w:rPr>
        <w:t xml:space="preserve">impact </w:t>
      </w:r>
      <w:r w:rsidRPr="00FC02BD">
        <w:rPr>
          <w:rFonts w:ascii="Garamond" w:hAnsi="Garamond"/>
        </w:rPr>
        <w:t>weak downstream stocks as compared to the same harvest pressure distributed across the full migration window</w:t>
      </w:r>
      <w:r w:rsidR="00AC7C2D" w:rsidRPr="00FC02BD">
        <w:rPr>
          <w:rFonts w:ascii="Garamond" w:hAnsi="Garamond"/>
        </w:rPr>
        <w:t>, thereby degrading biodiversity.</w:t>
      </w:r>
      <w:r w:rsidR="00A94BC2">
        <w:rPr>
          <w:rFonts w:ascii="Garamond" w:hAnsi="Garamond"/>
        </w:rPr>
        <w:t xml:space="preserve"> </w:t>
      </w:r>
      <w:r w:rsidR="00EF23E6">
        <w:rPr>
          <w:rFonts w:ascii="Garamond" w:hAnsi="Garamond"/>
        </w:rPr>
        <w:t xml:space="preserve">Further, the timing of the front-end closure coincides with the preferred and traditional timing of </w:t>
      </w:r>
      <w:r w:rsidR="00EF23E6">
        <w:rPr>
          <w:rFonts w:ascii="Garamond" w:hAnsi="Garamond"/>
        </w:rPr>
        <w:lastRenderedPageBreak/>
        <w:t>fishing for many communities in the lower Kuskokwim. An extended duration of this closure has the potential to further disrupt traditional fishing opportunities for these communities</w:t>
      </w:r>
      <w:r w:rsidR="002D2CBF">
        <w:rPr>
          <w:rFonts w:ascii="Garamond" w:hAnsi="Garamond"/>
        </w:rPr>
        <w:t xml:space="preserve"> and cause further hardship to subsistence communities in the basin. T</w:t>
      </w:r>
      <w:r w:rsidR="00D80B0D" w:rsidRPr="00FC02BD">
        <w:rPr>
          <w:rFonts w:ascii="Garamond" w:hAnsi="Garamond"/>
        </w:rPr>
        <w:t xml:space="preserve">he efficacy of management strategies such as front-end closures must </w:t>
      </w:r>
      <w:r w:rsidR="002D2CBF">
        <w:rPr>
          <w:rFonts w:ascii="Garamond" w:hAnsi="Garamond"/>
        </w:rPr>
        <w:t xml:space="preserve">therefore </w:t>
      </w:r>
      <w:r w:rsidR="00D80B0D" w:rsidRPr="00FC02BD">
        <w:rPr>
          <w:rFonts w:ascii="Garamond" w:hAnsi="Garamond"/>
        </w:rPr>
        <w:t>be evaluated in the context of ecosystem</w:t>
      </w:r>
      <w:r w:rsidR="00EF23E6">
        <w:rPr>
          <w:rFonts w:ascii="Garamond" w:hAnsi="Garamond"/>
        </w:rPr>
        <w:t xml:space="preserve">, </w:t>
      </w:r>
      <w:r w:rsidR="00D80B0D" w:rsidRPr="00FC02BD">
        <w:rPr>
          <w:rFonts w:ascii="Garamond" w:hAnsi="Garamond"/>
        </w:rPr>
        <w:t>fishe</w:t>
      </w:r>
      <w:r w:rsidR="00EF23E6">
        <w:rPr>
          <w:rFonts w:ascii="Garamond" w:hAnsi="Garamond"/>
        </w:rPr>
        <w:t>r</w:t>
      </w:r>
      <w:r w:rsidR="00D80B0D" w:rsidRPr="00FC02BD">
        <w:rPr>
          <w:rFonts w:ascii="Garamond" w:hAnsi="Garamond"/>
        </w:rPr>
        <w:t>y</w:t>
      </w:r>
      <w:r w:rsidR="00EF23E6">
        <w:rPr>
          <w:rFonts w:ascii="Garamond" w:hAnsi="Garamond"/>
        </w:rPr>
        <w:t>, and cultural</w:t>
      </w:r>
      <w:r w:rsidR="00D80B0D" w:rsidRPr="00FC02BD">
        <w:rPr>
          <w:rFonts w:ascii="Garamond" w:hAnsi="Garamond"/>
        </w:rPr>
        <w:t xml:space="preserve"> dynamics to fully understand their role in maintaining basin-wide biodiversity.</w:t>
      </w:r>
      <w:r w:rsidR="00176511" w:rsidRPr="00FC02BD">
        <w:rPr>
          <w:rFonts w:ascii="Garamond" w:hAnsi="Garamond"/>
        </w:rPr>
        <w:t xml:space="preserve"> </w:t>
      </w:r>
    </w:p>
    <w:p w14:paraId="7142D492" w14:textId="0133CDFE" w:rsidR="00836381" w:rsidRPr="00983667" w:rsidRDefault="00E46D9E" w:rsidP="00983667">
      <w:pPr>
        <w:pStyle w:val="whitespace-normal"/>
        <w:spacing w:line="480" w:lineRule="auto"/>
        <w:ind w:firstLine="720"/>
        <w:rPr>
          <w:rFonts w:ascii="Garamond" w:eastAsiaTheme="majorEastAsia" w:hAnsi="Garamond"/>
          <w:b/>
          <w:bCs/>
          <w:rPrChange w:id="301" w:author="bmak29" w:date="2026-03-09T08:37:00Z" w16du:dateUtc="2026-03-09T15:37:00Z">
            <w:rPr>
              <w:rFonts w:ascii="Garamond" w:hAnsi="Garamond"/>
            </w:rPr>
          </w:rPrChange>
        </w:rPr>
      </w:pPr>
      <w:r w:rsidRPr="00FC02BD">
        <w:rPr>
          <w:rFonts w:ascii="Garamond" w:hAnsi="Garamond"/>
        </w:rPr>
        <w:t xml:space="preserve">The accuracy of otolith-based methods has not been explicitly validated in the Kuskokwim River </w:t>
      </w:r>
      <w:r w:rsidR="009F1309">
        <w:rPr>
          <w:rFonts w:ascii="Garamond" w:hAnsi="Garamond"/>
        </w:rPr>
        <w:t>b</w:t>
      </w:r>
      <w:r w:rsidRPr="00FC02BD">
        <w:rPr>
          <w:rFonts w:ascii="Garamond" w:hAnsi="Garamond"/>
        </w:rPr>
        <w:t>asin; however, they have demonstrated high assignment accuracy for Pacific salmon in similar Alaska watersheds</w:t>
      </w:r>
      <w:r w:rsidR="00450ED3" w:rsidRPr="00FC02BD">
        <w:rPr>
          <w:rFonts w:ascii="Garamond" w:hAnsi="Garamond"/>
        </w:rPr>
        <w:t xml:space="preserve"> </w:t>
      </w:r>
      <w:r w:rsidR="007E1736" w:rsidRPr="00FC02BD">
        <w:rPr>
          <w:rFonts w:ascii="Garamond" w:hAnsi="Garamond"/>
        </w:rPr>
        <w:fldChar w:fldCharType="begin"/>
      </w:r>
      <w:r w:rsidR="00983667">
        <w:rPr>
          <w:rFonts w:ascii="Garamond" w:hAnsi="Garamond"/>
        </w:rPr>
        <w:instrText xml:space="preserve"> ADDIN ZOTERO_ITEM CSL_CITATION {"citationID":"tvE9voRc","properties":{"formattedCitation":"(Brennan et al., 2015)","plainCitation":"(Brennan et al., 2015)","noteIndex":0},"citationItems":[{"id":"25Y35S3t/lIyU3UG4","uris":["http://zotero.org/users/8421274/items/IY3FLHLM"],"itemData":{"id":"qdfHghSJ/KSW9LWYv","type":"article-journal","abstract":"Strontium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J."}],"issued":{"date-parts":[["2015",5,15]]}}}],"schema":"https://github.com/citation-style-language/schema/raw/master/csl-citation.json"} </w:instrText>
      </w:r>
      <w:r w:rsidR="007E1736" w:rsidRPr="00FC02BD">
        <w:rPr>
          <w:rFonts w:ascii="Garamond" w:hAnsi="Garamond"/>
        </w:rPr>
        <w:fldChar w:fldCharType="separate"/>
      </w:r>
      <w:r w:rsidR="007E1736" w:rsidRPr="00FC02BD">
        <w:rPr>
          <w:rFonts w:ascii="Garamond" w:hAnsi="Garamond"/>
          <w:noProof/>
        </w:rPr>
        <w:t>(Brennan et al., 2015)</w:t>
      </w:r>
      <w:r w:rsidR="007E1736" w:rsidRPr="00FC02BD">
        <w:rPr>
          <w:rFonts w:ascii="Garamond" w:hAnsi="Garamond"/>
        </w:rPr>
        <w:fldChar w:fldCharType="end"/>
      </w:r>
      <w:r w:rsidR="002D2CBF">
        <w:rPr>
          <w:rFonts w:ascii="Garamond" w:hAnsi="Garamond"/>
        </w:rPr>
        <w:t xml:space="preserve">, and our results replicate ecological patterns which have been observed in other contexts in the basin. </w:t>
      </w:r>
      <w:r w:rsidRPr="00FC02BD">
        <w:rPr>
          <w:rFonts w:ascii="Garamond" w:hAnsi="Garamond"/>
        </w:rPr>
        <w:t xml:space="preserve">Although these methods contain some limitations for </w:t>
      </w:r>
      <w:r w:rsidR="00B212BB" w:rsidRPr="00FC02BD">
        <w:rPr>
          <w:rFonts w:ascii="Garamond" w:hAnsi="Garamond"/>
        </w:rPr>
        <w:t xml:space="preserve">in-season </w:t>
      </w:r>
      <w:r w:rsidRPr="00FC02BD">
        <w:rPr>
          <w:rFonts w:ascii="Garamond" w:hAnsi="Garamond"/>
        </w:rPr>
        <w:t xml:space="preserve">management (i.e. turnaround time), </w:t>
      </w:r>
      <w:r w:rsidRPr="00FC02BD">
        <w:rPr>
          <w:rStyle w:val="Strong"/>
          <w:rFonts w:ascii="Garamond" w:eastAsiaTheme="majorEastAsia" w:hAnsi="Garamond"/>
          <w:b w:val="0"/>
          <w:bCs w:val="0"/>
        </w:rPr>
        <w:t xml:space="preserve">tools that enable reconstruction of </w:t>
      </w:r>
      <w:r w:rsidR="009F3D19" w:rsidRPr="00DB2B04">
        <w:rPr>
          <w:rStyle w:val="Strong"/>
          <w:rFonts w:ascii="Garamond" w:eastAsiaTheme="majorEastAsia" w:hAnsi="Garamond"/>
          <w:b w:val="0"/>
          <w:bCs w:val="0"/>
        </w:rPr>
        <w:t xml:space="preserve">population </w:t>
      </w:r>
      <w:r w:rsidRPr="00DB2B04">
        <w:rPr>
          <w:rStyle w:val="Strong"/>
          <w:rFonts w:ascii="Garamond" w:eastAsiaTheme="majorEastAsia" w:hAnsi="Garamond"/>
          <w:b w:val="0"/>
          <w:bCs w:val="0"/>
        </w:rPr>
        <w:t>specific</w:t>
      </w:r>
      <w:r w:rsidRPr="00FC02BD">
        <w:rPr>
          <w:rStyle w:val="Strong"/>
          <w:rFonts w:ascii="Garamond" w:eastAsiaTheme="majorEastAsia" w:hAnsi="Garamond"/>
          <w:b w:val="0"/>
          <w:bCs w:val="0"/>
        </w:rPr>
        <w:t xml:space="preserve"> spatiotemporal patterns in remote ecosystems allow for </w:t>
      </w:r>
      <w:r w:rsidR="00C107EA" w:rsidRPr="00FC02BD">
        <w:rPr>
          <w:rStyle w:val="Strong"/>
          <w:rFonts w:ascii="Garamond" w:eastAsiaTheme="majorEastAsia" w:hAnsi="Garamond"/>
          <w:b w:val="0"/>
          <w:bCs w:val="0"/>
        </w:rPr>
        <w:t xml:space="preserve">an explicit </w:t>
      </w:r>
      <w:r w:rsidRPr="00FC02BD">
        <w:rPr>
          <w:rStyle w:val="Strong"/>
          <w:rFonts w:ascii="Garamond" w:eastAsiaTheme="majorEastAsia" w:hAnsi="Garamond"/>
          <w:b w:val="0"/>
          <w:bCs w:val="0"/>
        </w:rPr>
        <w:t>consideration of</w:t>
      </w:r>
      <w:r w:rsidR="00C107EA" w:rsidRPr="00FC02BD">
        <w:rPr>
          <w:rStyle w:val="Strong"/>
          <w:rFonts w:ascii="Garamond" w:eastAsiaTheme="majorEastAsia" w:hAnsi="Garamond"/>
          <w:b w:val="0"/>
          <w:bCs w:val="0"/>
        </w:rPr>
        <w:t xml:space="preserve"> existing</w:t>
      </w:r>
      <w:r w:rsidRPr="00FC02BD">
        <w:rPr>
          <w:rStyle w:val="Strong"/>
          <w:rFonts w:ascii="Garamond" w:eastAsiaTheme="majorEastAsia" w:hAnsi="Garamond"/>
          <w:b w:val="0"/>
          <w:bCs w:val="0"/>
        </w:rPr>
        <w:t xml:space="preserve"> intrapopulation variability into management</w:t>
      </w:r>
      <w:ins w:id="302" w:author="bmak29" w:date="2026-03-09T08:37:00Z" w16du:dateUtc="2026-03-09T15:37:00Z">
        <w:r w:rsidR="00983667">
          <w:rPr>
            <w:rStyle w:val="Strong"/>
            <w:rFonts w:ascii="Garamond" w:eastAsiaTheme="majorEastAsia" w:hAnsi="Garamond"/>
            <w:b w:val="0"/>
            <w:bCs w:val="0"/>
          </w:rPr>
          <w:t xml:space="preserve"> and conservation. </w:t>
        </w:r>
      </w:ins>
      <w:del w:id="303" w:author="bmak29" w:date="2026-03-09T08:37:00Z" w16du:dateUtc="2026-03-09T15:37:00Z">
        <w:r w:rsidR="002D2CBF" w:rsidDel="00983667">
          <w:rPr>
            <w:rStyle w:val="Strong"/>
            <w:rFonts w:ascii="Garamond" w:eastAsiaTheme="majorEastAsia" w:hAnsi="Garamond"/>
            <w:b w:val="0"/>
            <w:bCs w:val="0"/>
          </w:rPr>
          <w:delText>.</w:delText>
        </w:r>
      </w:del>
      <w:r w:rsidR="002D2CBF">
        <w:rPr>
          <w:rStyle w:val="Strong"/>
          <w:rFonts w:ascii="Garamond" w:eastAsiaTheme="majorEastAsia" w:hAnsi="Garamond"/>
        </w:rPr>
        <w:t xml:space="preserve"> </w:t>
      </w:r>
      <w:r w:rsidRPr="00FC02BD">
        <w:rPr>
          <w:rFonts w:ascii="Garamond" w:hAnsi="Garamond"/>
        </w:rPr>
        <w:t xml:space="preserve">The data presented here demonstrate this application for </w:t>
      </w:r>
      <w:r w:rsidR="009F3D19">
        <w:rPr>
          <w:rFonts w:ascii="Garamond" w:hAnsi="Garamond"/>
        </w:rPr>
        <w:t>population</w:t>
      </w:r>
      <w:r w:rsidRPr="00FC02BD">
        <w:rPr>
          <w:rFonts w:ascii="Garamond" w:hAnsi="Garamond"/>
        </w:rPr>
        <w:t>-specific run timing</w:t>
      </w:r>
      <w:r w:rsidR="009F3D19">
        <w:rPr>
          <w:rFonts w:ascii="Garamond" w:hAnsi="Garamond"/>
        </w:rPr>
        <w:t xml:space="preserve"> of salmon</w:t>
      </w:r>
      <w:r w:rsidRPr="00FC02BD">
        <w:rPr>
          <w:rFonts w:ascii="Garamond" w:hAnsi="Garamond"/>
        </w:rPr>
        <w:t xml:space="preserve"> in the Kuskokwim River </w:t>
      </w:r>
      <w:r w:rsidR="00C107EA" w:rsidRPr="00FC02BD">
        <w:rPr>
          <w:rFonts w:ascii="Garamond" w:hAnsi="Garamond"/>
        </w:rPr>
        <w:t>b</w:t>
      </w:r>
      <w:r w:rsidRPr="00FC02BD">
        <w:rPr>
          <w:rFonts w:ascii="Garamond" w:hAnsi="Garamond"/>
        </w:rPr>
        <w:t xml:space="preserve">asin; however, this principle can be applied to </w:t>
      </w:r>
      <w:r w:rsidRPr="00FC02BD">
        <w:rPr>
          <w:rStyle w:val="Strong"/>
          <w:rFonts w:ascii="Garamond" w:eastAsiaTheme="majorEastAsia" w:hAnsi="Garamond"/>
          <w:b w:val="0"/>
          <w:bCs w:val="0"/>
        </w:rPr>
        <w:t>multiple dimensions of inter- and intra-species variation which contribute to system-wide biodiversity.</w:t>
      </w:r>
      <w:r w:rsidRPr="001A07DD">
        <w:rPr>
          <w:rStyle w:val="Strong"/>
          <w:rFonts w:ascii="Garamond" w:eastAsiaTheme="majorEastAsia" w:hAnsi="Garamond"/>
        </w:rPr>
        <w:t xml:space="preserve"> </w:t>
      </w:r>
      <w:r w:rsidR="009F3D19" w:rsidRPr="001A07DD">
        <w:rPr>
          <w:rStyle w:val="Strong"/>
          <w:rFonts w:ascii="Garamond" w:eastAsiaTheme="majorEastAsia" w:hAnsi="Garamond"/>
          <w:b w:val="0"/>
          <w:bCs w:val="0"/>
        </w:rPr>
        <w:t>D</w:t>
      </w:r>
      <w:r w:rsidR="00551911" w:rsidRPr="001A07DD">
        <w:rPr>
          <w:rFonts w:ascii="Garamond" w:hAnsi="Garamond"/>
        </w:rPr>
        <w:t>eveloping</w:t>
      </w:r>
      <w:r w:rsidR="00551911" w:rsidRPr="00FC02BD">
        <w:rPr>
          <w:rFonts w:ascii="Garamond" w:hAnsi="Garamond"/>
        </w:rPr>
        <w:t xml:space="preserve"> </w:t>
      </w:r>
      <w:r w:rsidR="00A84E4B" w:rsidRPr="00FC02BD">
        <w:rPr>
          <w:rFonts w:ascii="Garamond" w:hAnsi="Garamond"/>
        </w:rPr>
        <w:t>methods t</w:t>
      </w:r>
      <w:r w:rsidR="001A07DD">
        <w:rPr>
          <w:rFonts w:ascii="Garamond" w:hAnsi="Garamond"/>
        </w:rPr>
        <w:t>hat</w:t>
      </w:r>
      <w:r w:rsidR="00551911" w:rsidRPr="00FC02BD">
        <w:rPr>
          <w:rFonts w:ascii="Garamond" w:hAnsi="Garamond"/>
        </w:rPr>
        <w:t xml:space="preserve"> </w:t>
      </w:r>
      <w:r w:rsidR="002D2CBF">
        <w:rPr>
          <w:rFonts w:ascii="Garamond" w:hAnsi="Garamond"/>
        </w:rPr>
        <w:t xml:space="preserve">explicitly consider </w:t>
      </w:r>
      <w:r w:rsidR="001A07DD">
        <w:rPr>
          <w:rFonts w:ascii="Garamond" w:hAnsi="Garamond"/>
        </w:rPr>
        <w:t>th</w:t>
      </w:r>
      <w:r w:rsidR="00C162F5">
        <w:rPr>
          <w:rFonts w:ascii="Garamond" w:hAnsi="Garamond"/>
        </w:rPr>
        <w:t xml:space="preserve">is diversity, </w:t>
      </w:r>
      <w:ins w:id="304" w:author="bmak29" w:date="2026-03-09T08:38:00Z" w16du:dateUtc="2026-03-09T15:38:00Z">
        <w:r w:rsidR="00983667">
          <w:rPr>
            <w:rFonts w:ascii="Garamond" w:hAnsi="Garamond"/>
          </w:rPr>
          <w:t xml:space="preserve">and deploying them to better understand </w:t>
        </w:r>
      </w:ins>
      <w:del w:id="305" w:author="bmak29" w:date="2026-03-09T08:38:00Z" w16du:dateUtc="2026-03-09T15:38:00Z">
        <w:r w:rsidR="00C162F5" w:rsidDel="00983667">
          <w:rPr>
            <w:rFonts w:ascii="Garamond" w:hAnsi="Garamond"/>
          </w:rPr>
          <w:delText xml:space="preserve">and the management </w:delText>
        </w:r>
      </w:del>
      <w:r w:rsidR="001A07DD">
        <w:rPr>
          <w:rFonts w:ascii="Garamond" w:hAnsi="Garamond"/>
        </w:rPr>
        <w:t>tradeoff</w:t>
      </w:r>
      <w:ins w:id="306" w:author="bmak29" w:date="2026-03-09T08:38:00Z" w16du:dateUtc="2026-03-09T15:38:00Z">
        <w:r w:rsidR="00983667">
          <w:rPr>
            <w:rFonts w:ascii="Garamond" w:hAnsi="Garamond"/>
          </w:rPr>
          <w:t>s</w:t>
        </w:r>
      </w:ins>
      <w:r w:rsidR="001A07DD">
        <w:rPr>
          <w:rFonts w:ascii="Garamond" w:hAnsi="Garamond"/>
        </w:rPr>
        <w:t xml:space="preserve"> between </w:t>
      </w:r>
      <w:r w:rsidR="00C162F5">
        <w:rPr>
          <w:rFonts w:ascii="Garamond" w:hAnsi="Garamond"/>
        </w:rPr>
        <w:t xml:space="preserve">conservation </w:t>
      </w:r>
      <w:r w:rsidR="001A07DD">
        <w:rPr>
          <w:rFonts w:ascii="Garamond" w:hAnsi="Garamond"/>
        </w:rPr>
        <w:t xml:space="preserve">and </w:t>
      </w:r>
      <w:ins w:id="307" w:author="bmak29" w:date="2026-03-09T08:38:00Z" w16du:dateUtc="2026-03-09T15:38:00Z">
        <w:r w:rsidR="00983667">
          <w:rPr>
            <w:rFonts w:ascii="Garamond" w:hAnsi="Garamond"/>
          </w:rPr>
          <w:t>exploitation strategies</w:t>
        </w:r>
      </w:ins>
      <w:del w:id="308" w:author="bmak29" w:date="2026-03-09T08:38:00Z" w16du:dateUtc="2026-03-09T15:38:00Z">
        <w:r w:rsidR="00C162F5" w:rsidDel="00983667">
          <w:rPr>
            <w:rFonts w:ascii="Garamond" w:hAnsi="Garamond"/>
          </w:rPr>
          <w:delText>harvest opportunity</w:delText>
        </w:r>
      </w:del>
      <w:r w:rsidR="00C162F5">
        <w:rPr>
          <w:rFonts w:ascii="Garamond" w:hAnsi="Garamond"/>
        </w:rPr>
        <w:t xml:space="preserve">, </w:t>
      </w:r>
      <w:r w:rsidR="001A07DD">
        <w:rPr>
          <w:rFonts w:ascii="Garamond" w:hAnsi="Garamond"/>
        </w:rPr>
        <w:t xml:space="preserve">is </w:t>
      </w:r>
      <w:r w:rsidR="002D2CBF">
        <w:rPr>
          <w:rFonts w:ascii="Garamond" w:hAnsi="Garamond"/>
        </w:rPr>
        <w:t xml:space="preserve">an important step towards </w:t>
      </w:r>
      <w:r w:rsidR="001A07DD">
        <w:rPr>
          <w:rFonts w:ascii="Garamond" w:hAnsi="Garamond"/>
        </w:rPr>
        <w:t xml:space="preserve">designing </w:t>
      </w:r>
      <w:ins w:id="309" w:author="bmak29" w:date="2026-03-09T08:39:00Z" w16du:dateUtc="2026-03-09T15:39:00Z">
        <w:r w:rsidR="00983667">
          <w:rPr>
            <w:rFonts w:ascii="Garamond" w:hAnsi="Garamond"/>
          </w:rPr>
          <w:t>management frameworks</w:t>
        </w:r>
      </w:ins>
      <w:del w:id="310" w:author="bmak29" w:date="2026-03-09T08:39:00Z" w16du:dateUtc="2026-03-09T15:39:00Z">
        <w:r w:rsidR="00A84E4B" w:rsidRPr="00FC02BD" w:rsidDel="00983667">
          <w:rPr>
            <w:rFonts w:ascii="Garamond" w:hAnsi="Garamond"/>
          </w:rPr>
          <w:delText>strategies</w:delText>
        </w:r>
      </w:del>
      <w:r w:rsidR="00A84E4B" w:rsidRPr="00FC02BD">
        <w:rPr>
          <w:rFonts w:ascii="Garamond" w:hAnsi="Garamond"/>
        </w:rPr>
        <w:t xml:space="preserve"> that provide ecosystem services while safeguarding their reliability and the communities they support.</w:t>
      </w:r>
    </w:p>
    <w:p w14:paraId="66FE2C7D" w14:textId="51C82733" w:rsidR="005D0EF1" w:rsidRPr="00BA542C" w:rsidRDefault="005D0EF1" w:rsidP="005D0EF1">
      <w:pPr>
        <w:pStyle w:val="whitespace-normal"/>
        <w:spacing w:line="480" w:lineRule="auto"/>
        <w:rPr>
          <w:b/>
          <w:bCs/>
        </w:rPr>
      </w:pPr>
      <w:r w:rsidRPr="00BA542C">
        <w:rPr>
          <w:b/>
          <w:bCs/>
        </w:rPr>
        <w:t xml:space="preserve">References </w:t>
      </w:r>
    </w:p>
    <w:p w14:paraId="6B50868A" w14:textId="77777777" w:rsidR="00983667" w:rsidRPr="00983667" w:rsidRDefault="00836381" w:rsidP="00983667">
      <w:pPr>
        <w:pStyle w:val="Bibliography"/>
        <w:rPr>
          <w:rFonts w:ascii="Garamond" w:hAnsi="Garamond"/>
        </w:rPr>
      </w:pPr>
      <w:r w:rsidRPr="00FC02BD">
        <w:rPr>
          <w:rFonts w:ascii="Garamond" w:hAnsi="Garamond"/>
        </w:rPr>
        <w:fldChar w:fldCharType="begin"/>
      </w:r>
      <w:r w:rsidR="001D71C8">
        <w:rPr>
          <w:rFonts w:ascii="Garamond" w:hAnsi="Garamond"/>
        </w:rPr>
        <w:instrText xml:space="preserve"> ADDIN ZOTERO_BIBL {"uncited":[],"omitted":[],"custom":[]} CSL_BIBLIOGRAPHY </w:instrText>
      </w:r>
      <w:r w:rsidRPr="00FC02BD">
        <w:rPr>
          <w:rFonts w:ascii="Garamond" w:hAnsi="Garamond"/>
        </w:rPr>
        <w:fldChar w:fldCharType="separate"/>
      </w:r>
      <w:r w:rsidR="00983667" w:rsidRPr="00983667">
        <w:rPr>
          <w:rFonts w:ascii="Garamond" w:hAnsi="Garamond"/>
        </w:rPr>
        <w:t xml:space="preserve">ADFG. (2025). </w:t>
      </w:r>
      <w:r w:rsidR="00983667" w:rsidRPr="00983667">
        <w:rPr>
          <w:rFonts w:ascii="Garamond" w:hAnsi="Garamond"/>
          <w:i/>
          <w:iCs/>
        </w:rPr>
        <w:t>Kuskokwim River Area: Subsistance Fishing</w:t>
      </w:r>
      <w:r w:rsidR="00983667" w:rsidRPr="00983667">
        <w:rPr>
          <w:rFonts w:ascii="Garamond" w:hAnsi="Garamond"/>
        </w:rPr>
        <w:t>. https://www.adfg.alaska.gov/index.cfm?adfg=ByAreaSubsistenceKuskokwim.fishingInfo</w:t>
      </w:r>
    </w:p>
    <w:p w14:paraId="0B463E98" w14:textId="77777777" w:rsidR="00983667" w:rsidRPr="00983667" w:rsidRDefault="00983667" w:rsidP="00983667">
      <w:pPr>
        <w:pStyle w:val="Bibliography"/>
        <w:rPr>
          <w:rFonts w:ascii="Garamond" w:hAnsi="Garamond"/>
        </w:rPr>
      </w:pPr>
      <w:r w:rsidRPr="00983667">
        <w:rPr>
          <w:rFonts w:ascii="Garamond" w:hAnsi="Garamond"/>
        </w:rPr>
        <w:lastRenderedPageBreak/>
        <w:t xml:space="preserve">Bolnick, D. I., Amarasekare, P., Araújo, M. S., Bürger, R., Levine, J. M., Novak, M., Rudolf, V. H. W., Schreiber, S. J., Urban, M. C., &amp; Vasseur, D. A. (2011). Why intraspecific trait variation matters in community ecology. </w:t>
      </w:r>
      <w:r w:rsidRPr="00983667">
        <w:rPr>
          <w:rFonts w:ascii="Garamond" w:hAnsi="Garamond"/>
          <w:i/>
          <w:iCs/>
        </w:rPr>
        <w:t>Trends in Ecology &amp; Evolution</w:t>
      </w:r>
      <w:r w:rsidRPr="00983667">
        <w:rPr>
          <w:rFonts w:ascii="Garamond" w:hAnsi="Garamond"/>
        </w:rPr>
        <w:t xml:space="preserve">, </w:t>
      </w:r>
      <w:r w:rsidRPr="00983667">
        <w:rPr>
          <w:rFonts w:ascii="Garamond" w:hAnsi="Garamond"/>
          <w:i/>
          <w:iCs/>
        </w:rPr>
        <w:t>26</w:t>
      </w:r>
      <w:r w:rsidRPr="00983667">
        <w:rPr>
          <w:rFonts w:ascii="Garamond" w:hAnsi="Garamond"/>
        </w:rPr>
        <w:t>(4), 183–192. https://doi.org/10.1016/j.tree.2011.01.009</w:t>
      </w:r>
    </w:p>
    <w:p w14:paraId="20DBF442" w14:textId="77777777" w:rsidR="00983667" w:rsidRPr="00983667" w:rsidRDefault="00983667" w:rsidP="00983667">
      <w:pPr>
        <w:pStyle w:val="Bibliography"/>
        <w:rPr>
          <w:rFonts w:ascii="Garamond" w:hAnsi="Garamond"/>
        </w:rPr>
      </w:pPr>
      <w:r w:rsidRPr="00983667">
        <w:rPr>
          <w:rFonts w:ascii="Garamond" w:hAnsi="Garamond"/>
        </w:rPr>
        <w:t xml:space="preserve">Brennan, S. R., &amp; Schindler, D. E. (2017). Linking otolith microchemistry and dendritic isoscapes to map heterogeneous production of fish across river basins. </w:t>
      </w:r>
      <w:r w:rsidRPr="00983667">
        <w:rPr>
          <w:rFonts w:ascii="Garamond" w:hAnsi="Garamond"/>
          <w:i/>
          <w:iCs/>
        </w:rPr>
        <w:t>Ecological Applications</w:t>
      </w:r>
      <w:r w:rsidRPr="00983667">
        <w:rPr>
          <w:rFonts w:ascii="Garamond" w:hAnsi="Garamond"/>
        </w:rPr>
        <w:t xml:space="preserve">, </w:t>
      </w:r>
      <w:r w:rsidRPr="00983667">
        <w:rPr>
          <w:rFonts w:ascii="Garamond" w:hAnsi="Garamond"/>
          <w:i/>
          <w:iCs/>
        </w:rPr>
        <w:t>27</w:t>
      </w:r>
      <w:r w:rsidRPr="00983667">
        <w:rPr>
          <w:rFonts w:ascii="Garamond" w:hAnsi="Garamond"/>
        </w:rPr>
        <w:t>(2), 363–377. https://doi.org/10.1002/eap.1474</w:t>
      </w:r>
    </w:p>
    <w:p w14:paraId="313653CE" w14:textId="77777777" w:rsidR="00983667" w:rsidRPr="00983667" w:rsidRDefault="00983667" w:rsidP="00983667">
      <w:pPr>
        <w:pStyle w:val="Bibliography"/>
        <w:rPr>
          <w:rFonts w:ascii="Garamond" w:hAnsi="Garamond"/>
        </w:rPr>
      </w:pPr>
      <w:r w:rsidRPr="00983667">
        <w:rPr>
          <w:rFonts w:ascii="Garamond" w:hAnsi="Garamond"/>
        </w:rPr>
        <w:t xml:space="preserve">Brennan, S. R., Schindler, D. E., Cline, T. J., Walsworth, T. E., Buck, G., &amp; Fernandez, D. P. (2019). Shifting habitat mosaics and fish production across river basins. </w:t>
      </w:r>
      <w:r w:rsidRPr="00983667">
        <w:rPr>
          <w:rFonts w:ascii="Garamond" w:hAnsi="Garamond"/>
          <w:i/>
          <w:iCs/>
        </w:rPr>
        <w:t>Science</w:t>
      </w:r>
      <w:r w:rsidRPr="00983667">
        <w:rPr>
          <w:rFonts w:ascii="Garamond" w:hAnsi="Garamond"/>
        </w:rPr>
        <w:t xml:space="preserve">, </w:t>
      </w:r>
      <w:r w:rsidRPr="00983667">
        <w:rPr>
          <w:rFonts w:ascii="Garamond" w:hAnsi="Garamond"/>
          <w:i/>
          <w:iCs/>
        </w:rPr>
        <w:t>364</w:t>
      </w:r>
      <w:r w:rsidRPr="00983667">
        <w:rPr>
          <w:rFonts w:ascii="Garamond" w:hAnsi="Garamond"/>
        </w:rPr>
        <w:t>(6442), 783–786. https://doi.org/10.1126/science.aav4313</w:t>
      </w:r>
    </w:p>
    <w:p w14:paraId="0C39D8C9" w14:textId="77777777" w:rsidR="00983667" w:rsidRPr="00983667" w:rsidRDefault="00983667" w:rsidP="00983667">
      <w:pPr>
        <w:pStyle w:val="Bibliography"/>
        <w:rPr>
          <w:rFonts w:ascii="Garamond" w:hAnsi="Garamond"/>
        </w:rPr>
      </w:pPr>
      <w:r w:rsidRPr="00983667">
        <w:rPr>
          <w:rFonts w:ascii="Garamond" w:hAnsi="Garamond"/>
        </w:rPr>
        <w:t xml:space="preserve">Brennan, S. R., Torgersen, C. E., Hollenbeck, J. P., Fernandez, D. P., Jensen, C. K., &amp; Schindler, D. E. (2016). Dendritic network models: Improving isoscapes and quantifying influence of landscape and in-stream processes on strontium isotopes in rivers. </w:t>
      </w:r>
      <w:r w:rsidRPr="00983667">
        <w:rPr>
          <w:rFonts w:ascii="Garamond" w:hAnsi="Garamond"/>
          <w:i/>
          <w:iCs/>
        </w:rPr>
        <w:t>Geophysical Research Letters</w:t>
      </w:r>
      <w:r w:rsidRPr="00983667">
        <w:rPr>
          <w:rFonts w:ascii="Garamond" w:hAnsi="Garamond"/>
        </w:rPr>
        <w:t xml:space="preserve">, </w:t>
      </w:r>
      <w:r w:rsidRPr="00983667">
        <w:rPr>
          <w:rFonts w:ascii="Garamond" w:hAnsi="Garamond"/>
          <w:i/>
          <w:iCs/>
        </w:rPr>
        <w:t>43</w:t>
      </w:r>
      <w:r w:rsidRPr="00983667">
        <w:rPr>
          <w:rFonts w:ascii="Garamond" w:hAnsi="Garamond"/>
        </w:rPr>
        <w:t>(10), 5043–5051. https://doi.org/10.1002/2016GL068904</w:t>
      </w:r>
    </w:p>
    <w:p w14:paraId="223E4D6B" w14:textId="77777777" w:rsidR="00983667" w:rsidRPr="00983667" w:rsidRDefault="00983667" w:rsidP="00983667">
      <w:pPr>
        <w:pStyle w:val="Bibliography"/>
        <w:rPr>
          <w:rFonts w:ascii="Garamond" w:hAnsi="Garamond"/>
        </w:rPr>
      </w:pPr>
      <w:r w:rsidRPr="00983667">
        <w:rPr>
          <w:rFonts w:ascii="Garamond" w:hAnsi="Garamond"/>
        </w:rPr>
        <w:t xml:space="preserve">Brennan, S. R., Zimmerman, C. E., Fernandez, D. P., Cerling, T. E., McPhee, M. V., &amp; Wooller, M. J. (2015). Strontium isotopes delineate fine-scale natal origins and migration histories of Pacific salmon. </w:t>
      </w:r>
      <w:r w:rsidRPr="00983667">
        <w:rPr>
          <w:rFonts w:ascii="Garamond" w:hAnsi="Garamond"/>
          <w:i/>
          <w:iCs/>
        </w:rPr>
        <w:t>Science Advances</w:t>
      </w:r>
      <w:r w:rsidRPr="00983667">
        <w:rPr>
          <w:rFonts w:ascii="Garamond" w:hAnsi="Garamond"/>
        </w:rPr>
        <w:t xml:space="preserve">, </w:t>
      </w:r>
      <w:r w:rsidRPr="00983667">
        <w:rPr>
          <w:rFonts w:ascii="Garamond" w:hAnsi="Garamond"/>
          <w:i/>
          <w:iCs/>
        </w:rPr>
        <w:t>1</w:t>
      </w:r>
      <w:r w:rsidRPr="00983667">
        <w:rPr>
          <w:rFonts w:ascii="Garamond" w:hAnsi="Garamond"/>
        </w:rPr>
        <w:t>(4), e1400124. https://doi.org/10.1126/sciadv.1400124</w:t>
      </w:r>
    </w:p>
    <w:p w14:paraId="4B2CD6C4" w14:textId="77777777" w:rsidR="00983667" w:rsidRPr="00983667" w:rsidRDefault="00983667" w:rsidP="00983667">
      <w:pPr>
        <w:pStyle w:val="Bibliography"/>
        <w:rPr>
          <w:rFonts w:ascii="Garamond" w:hAnsi="Garamond"/>
        </w:rPr>
      </w:pPr>
      <w:r w:rsidRPr="00983667">
        <w:rPr>
          <w:rFonts w:ascii="Garamond" w:hAnsi="Garamond"/>
        </w:rPr>
        <w:t xml:space="preserve">Brown, C. L., &amp; Godduhn, A. (2015). </w:t>
      </w:r>
      <w:r w:rsidRPr="00983667">
        <w:rPr>
          <w:rFonts w:ascii="Garamond" w:hAnsi="Garamond"/>
          <w:i/>
          <w:iCs/>
        </w:rPr>
        <w:t>Socioeconomic effects of declining salmon runs on the Yukon River</w:t>
      </w:r>
      <w:r w:rsidRPr="00983667">
        <w:rPr>
          <w:rFonts w:ascii="Garamond" w:hAnsi="Garamond"/>
        </w:rPr>
        <w:t>.</w:t>
      </w:r>
    </w:p>
    <w:p w14:paraId="1237EF54" w14:textId="77777777" w:rsidR="00983667" w:rsidRPr="00983667" w:rsidRDefault="00983667" w:rsidP="00983667">
      <w:pPr>
        <w:pStyle w:val="Bibliography"/>
        <w:rPr>
          <w:rFonts w:ascii="Garamond" w:hAnsi="Garamond"/>
        </w:rPr>
      </w:pPr>
      <w:r w:rsidRPr="00983667">
        <w:rPr>
          <w:rFonts w:ascii="Garamond" w:hAnsi="Garamond"/>
        </w:rPr>
        <w:t xml:space="preserve">Campana, S. (1999). Chemistry and composition of fish otoliths:pathways, mechanisms and applications. </w:t>
      </w:r>
      <w:r w:rsidRPr="00983667">
        <w:rPr>
          <w:rFonts w:ascii="Garamond" w:hAnsi="Garamond"/>
          <w:i/>
          <w:iCs/>
        </w:rPr>
        <w:t>Marine Ecology Progress Series</w:t>
      </w:r>
      <w:r w:rsidRPr="00983667">
        <w:rPr>
          <w:rFonts w:ascii="Garamond" w:hAnsi="Garamond"/>
        </w:rPr>
        <w:t xml:space="preserve">, </w:t>
      </w:r>
      <w:r w:rsidRPr="00983667">
        <w:rPr>
          <w:rFonts w:ascii="Garamond" w:hAnsi="Garamond"/>
          <w:i/>
          <w:iCs/>
        </w:rPr>
        <w:t>188</w:t>
      </w:r>
      <w:r w:rsidRPr="00983667">
        <w:rPr>
          <w:rFonts w:ascii="Garamond" w:hAnsi="Garamond"/>
        </w:rPr>
        <w:t>, 263–297. https://doi.org/10.3354/meps188263</w:t>
      </w:r>
    </w:p>
    <w:p w14:paraId="06E51FFE" w14:textId="77777777" w:rsidR="00983667" w:rsidRPr="00983667" w:rsidRDefault="00983667" w:rsidP="00983667">
      <w:pPr>
        <w:pStyle w:val="Bibliography"/>
        <w:rPr>
          <w:rFonts w:ascii="Garamond" w:hAnsi="Garamond"/>
        </w:rPr>
      </w:pPr>
      <w:r w:rsidRPr="00983667">
        <w:rPr>
          <w:rFonts w:ascii="Garamond" w:hAnsi="Garamond"/>
        </w:rPr>
        <w:t xml:space="preserve">Capo, R. C., Stewart, B. W., &amp; Chadwick, O. A. (1998). Strontium isotopes as tracers of ecosystem processes: Theory and methods. </w:t>
      </w:r>
      <w:r w:rsidRPr="00983667">
        <w:rPr>
          <w:rFonts w:ascii="Garamond" w:hAnsi="Garamond"/>
          <w:i/>
          <w:iCs/>
        </w:rPr>
        <w:t>Geoderma</w:t>
      </w:r>
      <w:r w:rsidRPr="00983667">
        <w:rPr>
          <w:rFonts w:ascii="Garamond" w:hAnsi="Garamond"/>
        </w:rPr>
        <w:t xml:space="preserve">, </w:t>
      </w:r>
      <w:r w:rsidRPr="00983667">
        <w:rPr>
          <w:rFonts w:ascii="Garamond" w:hAnsi="Garamond"/>
          <w:i/>
          <w:iCs/>
        </w:rPr>
        <w:t>82</w:t>
      </w:r>
      <w:r w:rsidRPr="00983667">
        <w:rPr>
          <w:rFonts w:ascii="Garamond" w:hAnsi="Garamond"/>
        </w:rPr>
        <w:t>(1), 197–225. https://doi.org/10.1016/S0016-7061(97)00102-X</w:t>
      </w:r>
    </w:p>
    <w:p w14:paraId="1F0908C6" w14:textId="77777777" w:rsidR="00983667" w:rsidRPr="00983667" w:rsidRDefault="00983667" w:rsidP="00983667">
      <w:pPr>
        <w:pStyle w:val="Bibliography"/>
        <w:rPr>
          <w:rFonts w:ascii="Garamond" w:hAnsi="Garamond"/>
        </w:rPr>
      </w:pPr>
      <w:r w:rsidRPr="00983667">
        <w:rPr>
          <w:rFonts w:ascii="Garamond" w:hAnsi="Garamond"/>
        </w:rPr>
        <w:lastRenderedPageBreak/>
        <w:t xml:space="preserve">Chittaro, P., Hegg, J., Fuhrman, A., Robichaux, D., Doung, R., Beckman, B., Fisher, C., Vervoort, J., &amp; Kennedy, B. (2023). The incorporation of environmentally derived 87Sr/86Sr and Sr/Ca in early otolith formation of Chinook salmon. </w:t>
      </w:r>
      <w:r w:rsidRPr="00983667">
        <w:rPr>
          <w:rFonts w:ascii="Garamond" w:hAnsi="Garamond"/>
          <w:i/>
          <w:iCs/>
        </w:rPr>
        <w:t>Ecology of Freshwater Fish</w:t>
      </w:r>
      <w:r w:rsidRPr="00983667">
        <w:rPr>
          <w:rFonts w:ascii="Garamond" w:hAnsi="Garamond"/>
        </w:rPr>
        <w:t xml:space="preserve">, </w:t>
      </w:r>
      <w:r w:rsidRPr="00983667">
        <w:rPr>
          <w:rFonts w:ascii="Garamond" w:hAnsi="Garamond"/>
          <w:i/>
          <w:iCs/>
        </w:rPr>
        <w:t>32</w:t>
      </w:r>
      <w:r w:rsidRPr="00983667">
        <w:rPr>
          <w:rFonts w:ascii="Garamond" w:hAnsi="Garamond"/>
        </w:rPr>
        <w:t>(1), 107–119. https://doi.org/10.1111/eff.12673</w:t>
      </w:r>
    </w:p>
    <w:p w14:paraId="38A261EE" w14:textId="77777777" w:rsidR="00983667" w:rsidRPr="00983667" w:rsidRDefault="00983667" w:rsidP="00983667">
      <w:pPr>
        <w:pStyle w:val="Bibliography"/>
        <w:rPr>
          <w:rFonts w:ascii="Garamond" w:hAnsi="Garamond"/>
        </w:rPr>
      </w:pPr>
      <w:r w:rsidRPr="00983667">
        <w:rPr>
          <w:rFonts w:ascii="Garamond" w:hAnsi="Garamond"/>
        </w:rPr>
        <w:t xml:space="preserve">Clark, J. N., &amp; Smith, N. J. (2019). </w:t>
      </w:r>
      <w:r w:rsidRPr="00983667">
        <w:rPr>
          <w:rFonts w:ascii="Garamond" w:hAnsi="Garamond"/>
          <w:i/>
          <w:iCs/>
        </w:rPr>
        <w:t>Inriver Abundance of Kuskokwim River Chinook Salmon, 2017</w:t>
      </w:r>
      <w:r w:rsidRPr="00983667">
        <w:rPr>
          <w:rFonts w:ascii="Garamond" w:hAnsi="Garamond"/>
        </w:rPr>
        <w:t xml:space="preserve">. </w:t>
      </w:r>
      <w:r w:rsidRPr="00983667">
        <w:rPr>
          <w:rFonts w:ascii="Garamond" w:hAnsi="Garamond"/>
          <w:i/>
          <w:iCs/>
        </w:rPr>
        <w:t>Alaska Department of Fish and Game, Fishery Data Series No. 19-21, Anchorage.</w:t>
      </w:r>
    </w:p>
    <w:p w14:paraId="4893C4AC" w14:textId="77777777" w:rsidR="00983667" w:rsidRPr="00983667" w:rsidRDefault="00983667" w:rsidP="00983667">
      <w:pPr>
        <w:pStyle w:val="Bibliography"/>
        <w:rPr>
          <w:rFonts w:ascii="Garamond" w:hAnsi="Garamond"/>
        </w:rPr>
      </w:pPr>
      <w:r w:rsidRPr="00983667">
        <w:rPr>
          <w:rFonts w:ascii="Garamond" w:hAnsi="Garamond"/>
        </w:rPr>
        <w:t xml:space="preserve">Clark, S. C., Tanner, T. L., Sethi, S. A., Bentley, K. T., &amp; Schindler, D. E. (2015). Migration Timing of Adult Chinook Salmon into the Togiak River, Alaska, Watershed: Is There Evidence for Stock Structure? </w:t>
      </w:r>
      <w:r w:rsidRPr="00983667">
        <w:rPr>
          <w:rFonts w:ascii="Garamond" w:hAnsi="Garamond"/>
          <w:i/>
          <w:iCs/>
        </w:rPr>
        <w:t>Transactions of the American Fisheries Society</w:t>
      </w:r>
      <w:r w:rsidRPr="00983667">
        <w:rPr>
          <w:rFonts w:ascii="Garamond" w:hAnsi="Garamond"/>
        </w:rPr>
        <w:t xml:space="preserve">, </w:t>
      </w:r>
      <w:r w:rsidRPr="00983667">
        <w:rPr>
          <w:rFonts w:ascii="Garamond" w:hAnsi="Garamond"/>
          <w:i/>
          <w:iCs/>
        </w:rPr>
        <w:t>144</w:t>
      </w:r>
      <w:r w:rsidRPr="00983667">
        <w:rPr>
          <w:rFonts w:ascii="Garamond" w:hAnsi="Garamond"/>
        </w:rPr>
        <w:t>(4), 829–836. https://doi.org/10.1080/00028487.2015.1031281</w:t>
      </w:r>
    </w:p>
    <w:p w14:paraId="67ECD2D3" w14:textId="77777777" w:rsidR="00983667" w:rsidRPr="00983667" w:rsidRDefault="00983667" w:rsidP="00983667">
      <w:pPr>
        <w:pStyle w:val="Bibliography"/>
        <w:rPr>
          <w:rFonts w:ascii="Garamond" w:hAnsi="Garamond"/>
        </w:rPr>
      </w:pPr>
      <w:r w:rsidRPr="00983667">
        <w:rPr>
          <w:rFonts w:ascii="Garamond" w:hAnsi="Garamond"/>
        </w:rPr>
        <w:t xml:space="preserve">Cline, T. J., Schindler, D. E., &amp; Hilborn, R. (2017). Fisheries portfolio diversification and turnover buffer Alaskan fishing communities from abrupt resource and market changes. </w:t>
      </w:r>
      <w:r w:rsidRPr="00983667">
        <w:rPr>
          <w:rFonts w:ascii="Garamond" w:hAnsi="Garamond"/>
          <w:i/>
          <w:iCs/>
        </w:rPr>
        <w:t>Nature Communications</w:t>
      </w:r>
      <w:r w:rsidRPr="00983667">
        <w:rPr>
          <w:rFonts w:ascii="Garamond" w:hAnsi="Garamond"/>
        </w:rPr>
        <w:t xml:space="preserve">, </w:t>
      </w:r>
      <w:r w:rsidRPr="00983667">
        <w:rPr>
          <w:rFonts w:ascii="Garamond" w:hAnsi="Garamond"/>
          <w:i/>
          <w:iCs/>
        </w:rPr>
        <w:t>8</w:t>
      </w:r>
      <w:r w:rsidRPr="00983667">
        <w:rPr>
          <w:rFonts w:ascii="Garamond" w:hAnsi="Garamond"/>
        </w:rPr>
        <w:t>(1), Article 1. https://doi.org/10.1038/ncomms14042</w:t>
      </w:r>
    </w:p>
    <w:p w14:paraId="0360C86A" w14:textId="77777777" w:rsidR="00983667" w:rsidRPr="00983667" w:rsidRDefault="00983667" w:rsidP="00983667">
      <w:pPr>
        <w:pStyle w:val="Bibliography"/>
        <w:rPr>
          <w:rFonts w:ascii="Garamond" w:hAnsi="Garamond"/>
        </w:rPr>
      </w:pPr>
      <w:r w:rsidRPr="00983667">
        <w:rPr>
          <w:rFonts w:ascii="Garamond" w:hAnsi="Garamond"/>
        </w:rPr>
        <w:t xml:space="preserve">Connors, B. M., Staton, B., Coggins, L., Walters, C., Jones, M., Gwinn, D., Catalano, M., &amp; Fleischman, S. (2020). Incorporating harvest–population diversity trade-offs into harvest policy analyses of salmon management in large river basins. </w:t>
      </w:r>
      <w:r w:rsidRPr="00983667">
        <w:rPr>
          <w:rFonts w:ascii="Garamond" w:hAnsi="Garamond"/>
          <w:i/>
          <w:iCs/>
        </w:rPr>
        <w:t>Canadian Journal of Fisheries and Aquatic Sciences</w:t>
      </w:r>
      <w:r w:rsidRPr="00983667">
        <w:rPr>
          <w:rFonts w:ascii="Garamond" w:hAnsi="Garamond"/>
        </w:rPr>
        <w:t xml:space="preserve">, </w:t>
      </w:r>
      <w:r w:rsidRPr="00983667">
        <w:rPr>
          <w:rFonts w:ascii="Garamond" w:hAnsi="Garamond"/>
          <w:i/>
          <w:iCs/>
        </w:rPr>
        <w:t>77</w:t>
      </w:r>
      <w:r w:rsidRPr="00983667">
        <w:rPr>
          <w:rFonts w:ascii="Garamond" w:hAnsi="Garamond"/>
        </w:rPr>
        <w:t>(6), 1076–1089. https://doi.org/10.1139/cjfas-2019-0282</w:t>
      </w:r>
    </w:p>
    <w:p w14:paraId="32F5433B" w14:textId="77777777" w:rsidR="00983667" w:rsidRPr="00983667" w:rsidRDefault="00983667" w:rsidP="00983667">
      <w:pPr>
        <w:pStyle w:val="Bibliography"/>
        <w:rPr>
          <w:rFonts w:ascii="Garamond" w:hAnsi="Garamond"/>
        </w:rPr>
      </w:pPr>
      <w:r w:rsidRPr="00983667">
        <w:rPr>
          <w:rFonts w:ascii="Garamond" w:hAnsi="Garamond"/>
        </w:rPr>
        <w:t xml:space="preserve">Donohoe, C. J., &amp; Zimmerman, C. E. (2010). A method of mounting multiple otoliths for beam-based microchemical analyses. </w:t>
      </w:r>
      <w:r w:rsidRPr="00983667">
        <w:rPr>
          <w:rFonts w:ascii="Garamond" w:hAnsi="Garamond"/>
          <w:i/>
          <w:iCs/>
        </w:rPr>
        <w:t>Environmental Biology of Fishes</w:t>
      </w:r>
      <w:r w:rsidRPr="00983667">
        <w:rPr>
          <w:rFonts w:ascii="Garamond" w:hAnsi="Garamond"/>
        </w:rPr>
        <w:t xml:space="preserve">, </w:t>
      </w:r>
      <w:r w:rsidRPr="00983667">
        <w:rPr>
          <w:rFonts w:ascii="Garamond" w:hAnsi="Garamond"/>
          <w:i/>
          <w:iCs/>
        </w:rPr>
        <w:t>89</w:t>
      </w:r>
      <w:r w:rsidRPr="00983667">
        <w:rPr>
          <w:rFonts w:ascii="Garamond" w:hAnsi="Garamond"/>
        </w:rPr>
        <w:t>(3), 473–477. https://doi.org/10.1007/s10641-010-9680-3</w:t>
      </w:r>
    </w:p>
    <w:p w14:paraId="0620F52B" w14:textId="77777777" w:rsidR="00983667" w:rsidRPr="00983667" w:rsidRDefault="00983667" w:rsidP="00983667">
      <w:pPr>
        <w:pStyle w:val="Bibliography"/>
        <w:rPr>
          <w:rFonts w:ascii="Garamond" w:hAnsi="Garamond"/>
        </w:rPr>
      </w:pPr>
      <w:r w:rsidRPr="00983667">
        <w:rPr>
          <w:rFonts w:ascii="Garamond" w:hAnsi="Garamond"/>
        </w:rPr>
        <w:t xml:space="preserve">Falke, &amp; Paul. (2025). </w:t>
      </w:r>
      <w:r w:rsidRPr="00983667">
        <w:rPr>
          <w:rFonts w:ascii="Garamond" w:hAnsi="Garamond"/>
          <w:i/>
          <w:iCs/>
        </w:rPr>
        <w:t>Stream Attributes and Habitat Intrinsic Potential Model Results to examine Freshwater Habitat Potential for Chinook Salmon in the Yukon and Kuskokwim River Basins, Alaska</w:t>
      </w:r>
      <w:r w:rsidRPr="00983667">
        <w:rPr>
          <w:rFonts w:ascii="Garamond" w:hAnsi="Garamond"/>
        </w:rPr>
        <w:t xml:space="preserve"> [Csv,xml,shp]. U.S. Geological Survey. https://doi.org/10.5066/P95AV4JO</w:t>
      </w:r>
    </w:p>
    <w:p w14:paraId="396A3815" w14:textId="77777777" w:rsidR="00983667" w:rsidRPr="00983667" w:rsidRDefault="00983667" w:rsidP="00983667">
      <w:pPr>
        <w:pStyle w:val="Bibliography"/>
        <w:rPr>
          <w:rFonts w:ascii="Garamond" w:hAnsi="Garamond"/>
        </w:rPr>
      </w:pPr>
      <w:r w:rsidRPr="00983667">
        <w:rPr>
          <w:rFonts w:ascii="Garamond" w:hAnsi="Garamond"/>
        </w:rPr>
        <w:lastRenderedPageBreak/>
        <w:t xml:space="preserve">French, D. W., Schindler, D. E., Brennan, S. R., &amp; Whited, D. (2020). Headwater Catchments Govern Biogeochemistry in America’s Largest Free-Flowing River Network. </w:t>
      </w:r>
      <w:r w:rsidRPr="00983667">
        <w:rPr>
          <w:rFonts w:ascii="Garamond" w:hAnsi="Garamond"/>
          <w:i/>
          <w:iCs/>
        </w:rPr>
        <w:t>Journal of Geophysical Research: Biogeosciences</w:t>
      </w:r>
      <w:r w:rsidRPr="00983667">
        <w:rPr>
          <w:rFonts w:ascii="Garamond" w:hAnsi="Garamond"/>
        </w:rPr>
        <w:t xml:space="preserve">, </w:t>
      </w:r>
      <w:r w:rsidRPr="00983667">
        <w:rPr>
          <w:rFonts w:ascii="Garamond" w:hAnsi="Garamond"/>
          <w:i/>
          <w:iCs/>
        </w:rPr>
        <w:t>125</w:t>
      </w:r>
      <w:r w:rsidRPr="00983667">
        <w:rPr>
          <w:rFonts w:ascii="Garamond" w:hAnsi="Garamond"/>
        </w:rPr>
        <w:t>(12), e2020JG005851. https://doi.org/10.1029/2020JG005851</w:t>
      </w:r>
    </w:p>
    <w:p w14:paraId="3AF63FB7" w14:textId="77777777" w:rsidR="00983667" w:rsidRPr="00983667" w:rsidRDefault="00983667" w:rsidP="00983667">
      <w:pPr>
        <w:pStyle w:val="Bibliography"/>
        <w:rPr>
          <w:rFonts w:ascii="Garamond" w:hAnsi="Garamond"/>
        </w:rPr>
      </w:pPr>
      <w:r w:rsidRPr="00983667">
        <w:rPr>
          <w:rFonts w:ascii="Garamond" w:hAnsi="Garamond"/>
        </w:rPr>
        <w:t xml:space="preserve">Griffiths, J. R., Schindler, D. E., Armstrong, J. B., Scheuerell, M. D., Whited, D. C., Clark, R. A., Hilborn, R., Holt, C. A., Lindley, S. T., Stanford, J. A., &amp; Volk, E. C. (2014). Performance of salmon fishery portfolios across western North America. </w:t>
      </w:r>
      <w:r w:rsidRPr="00983667">
        <w:rPr>
          <w:rFonts w:ascii="Garamond" w:hAnsi="Garamond"/>
          <w:i/>
          <w:iCs/>
        </w:rPr>
        <w:t>JOURNAL OF APPLIED ECOLOGY</w:t>
      </w:r>
      <w:r w:rsidRPr="00983667">
        <w:rPr>
          <w:rFonts w:ascii="Garamond" w:hAnsi="Garamond"/>
        </w:rPr>
        <w:t xml:space="preserve">, </w:t>
      </w:r>
      <w:r w:rsidRPr="00983667">
        <w:rPr>
          <w:rFonts w:ascii="Garamond" w:hAnsi="Garamond"/>
          <w:i/>
          <w:iCs/>
        </w:rPr>
        <w:t>51</w:t>
      </w:r>
      <w:r w:rsidRPr="00983667">
        <w:rPr>
          <w:rFonts w:ascii="Garamond" w:hAnsi="Garamond"/>
        </w:rPr>
        <w:t>(6), 1554–1563. https://doi.org/10.1111/1365-2664.12341</w:t>
      </w:r>
    </w:p>
    <w:p w14:paraId="13F73144" w14:textId="77777777" w:rsidR="00983667" w:rsidRPr="00983667" w:rsidRDefault="00983667" w:rsidP="00983667">
      <w:pPr>
        <w:pStyle w:val="Bibliography"/>
        <w:rPr>
          <w:rFonts w:ascii="Garamond" w:hAnsi="Garamond"/>
        </w:rPr>
      </w:pPr>
      <w:r w:rsidRPr="00983667">
        <w:rPr>
          <w:rFonts w:ascii="Garamond" w:hAnsi="Garamond"/>
        </w:rPr>
        <w:t xml:space="preserve">Hamazaki, T. (2008). “When people argue about fish, the fish disappear.” </w:t>
      </w:r>
      <w:r w:rsidRPr="00983667">
        <w:rPr>
          <w:rFonts w:ascii="Garamond" w:hAnsi="Garamond"/>
          <w:i/>
          <w:iCs/>
        </w:rPr>
        <w:t>Fisheries</w:t>
      </w:r>
      <w:r w:rsidRPr="00983667">
        <w:rPr>
          <w:rFonts w:ascii="Garamond" w:hAnsi="Garamond"/>
        </w:rPr>
        <w:t xml:space="preserve">, </w:t>
      </w:r>
      <w:r w:rsidRPr="00983667">
        <w:rPr>
          <w:rFonts w:ascii="Garamond" w:hAnsi="Garamond"/>
          <w:i/>
          <w:iCs/>
        </w:rPr>
        <w:t>33</w:t>
      </w:r>
      <w:r w:rsidRPr="00983667">
        <w:rPr>
          <w:rFonts w:ascii="Garamond" w:hAnsi="Garamond"/>
        </w:rPr>
        <w:t>(10), 495–501. https://doi.org/10.1577/1548-8446-33.10.495</w:t>
      </w:r>
    </w:p>
    <w:p w14:paraId="0D29B2C1" w14:textId="77777777" w:rsidR="00983667" w:rsidRPr="00983667" w:rsidRDefault="00983667" w:rsidP="00983667">
      <w:pPr>
        <w:pStyle w:val="Bibliography"/>
        <w:rPr>
          <w:rFonts w:ascii="Garamond" w:hAnsi="Garamond"/>
        </w:rPr>
      </w:pPr>
      <w:r w:rsidRPr="00983667">
        <w:rPr>
          <w:rFonts w:ascii="Garamond" w:hAnsi="Garamond"/>
        </w:rPr>
        <w:t xml:space="preserve">Head, J. M., Smith, N. J., &amp; Liller, Z. W. (2017). </w:t>
      </w:r>
      <w:r w:rsidRPr="00983667">
        <w:rPr>
          <w:rFonts w:ascii="Garamond" w:hAnsi="Garamond"/>
          <w:i/>
          <w:iCs/>
        </w:rPr>
        <w:t>Inriver abundance of Kuskokwim River Chinook salmon, 2014.</w:t>
      </w:r>
      <w:r w:rsidRPr="00983667">
        <w:rPr>
          <w:rFonts w:ascii="Garamond" w:hAnsi="Garamond"/>
        </w:rPr>
        <w:t xml:space="preserve"> (Alaska Department of Fish and Game, Fishery Data Series No. 17-23, Anchorage.).</w:t>
      </w:r>
    </w:p>
    <w:p w14:paraId="13BB60AC" w14:textId="77777777" w:rsidR="00983667" w:rsidRPr="00983667" w:rsidRDefault="00983667" w:rsidP="00983667">
      <w:pPr>
        <w:pStyle w:val="Bibliography"/>
        <w:rPr>
          <w:rFonts w:ascii="Garamond" w:hAnsi="Garamond"/>
        </w:rPr>
      </w:pPr>
      <w:r w:rsidRPr="00983667">
        <w:rPr>
          <w:rFonts w:ascii="Garamond" w:hAnsi="Garamond"/>
        </w:rPr>
        <w:t xml:space="preserve">Hilborn, R., Quinn, T. P., Schindler, D. E., &amp; Rogers, D. E. (2003). Biocomplexity and fisheries sustainability. </w:t>
      </w:r>
      <w:r w:rsidRPr="00983667">
        <w:rPr>
          <w:rFonts w:ascii="Garamond" w:hAnsi="Garamond"/>
          <w:i/>
          <w:iCs/>
        </w:rPr>
        <w:t>Proceedings of the National Academy of Sciences</w:t>
      </w:r>
      <w:r w:rsidRPr="00983667">
        <w:rPr>
          <w:rFonts w:ascii="Garamond" w:hAnsi="Garamond"/>
        </w:rPr>
        <w:t xml:space="preserve">, </w:t>
      </w:r>
      <w:r w:rsidRPr="00983667">
        <w:rPr>
          <w:rFonts w:ascii="Garamond" w:hAnsi="Garamond"/>
          <w:i/>
          <w:iCs/>
        </w:rPr>
        <w:t>100</w:t>
      </w:r>
      <w:r w:rsidRPr="00983667">
        <w:rPr>
          <w:rFonts w:ascii="Garamond" w:hAnsi="Garamond"/>
        </w:rPr>
        <w:t>(11), 6564–6568. https://doi.org/10.1073/pnas.1037274100</w:t>
      </w:r>
    </w:p>
    <w:p w14:paraId="16784FB3" w14:textId="77777777" w:rsidR="00983667" w:rsidRPr="00983667" w:rsidRDefault="00983667" w:rsidP="00983667">
      <w:pPr>
        <w:pStyle w:val="Bibliography"/>
        <w:rPr>
          <w:rFonts w:ascii="Garamond" w:hAnsi="Garamond"/>
        </w:rPr>
      </w:pPr>
      <w:r w:rsidRPr="00983667">
        <w:rPr>
          <w:rFonts w:ascii="Garamond" w:hAnsi="Garamond"/>
        </w:rPr>
        <w:t xml:space="preserve">KRITFC. (2024). </w:t>
      </w:r>
      <w:r w:rsidRPr="00983667">
        <w:rPr>
          <w:rFonts w:ascii="Garamond" w:hAnsi="Garamond"/>
          <w:i/>
          <w:iCs/>
        </w:rPr>
        <w:t>Kuskokwim River Salmon Situation Report</w:t>
      </w:r>
      <w:r w:rsidRPr="00983667">
        <w:rPr>
          <w:rFonts w:ascii="Garamond" w:hAnsi="Garamond"/>
        </w:rPr>
        <w:t>. https://static1.squarespace.com/static/5afdc3d5e74940913f78773d/t/66e4bb2dfcc5d24880434ff7/1726266166559/2023+Kusko+Situation+Report_4.19.24+final.pdf</w:t>
      </w:r>
    </w:p>
    <w:p w14:paraId="209635C2" w14:textId="77777777" w:rsidR="00983667" w:rsidRPr="00983667" w:rsidRDefault="00983667" w:rsidP="00983667">
      <w:pPr>
        <w:pStyle w:val="Bibliography"/>
        <w:rPr>
          <w:rFonts w:ascii="Garamond" w:hAnsi="Garamond"/>
        </w:rPr>
      </w:pPr>
      <w:r w:rsidRPr="00983667">
        <w:rPr>
          <w:rFonts w:ascii="Garamond" w:hAnsi="Garamond"/>
        </w:rPr>
        <w:t xml:space="preserve">Lamborn, C. C., Ohlberger, J., Walsworth, T. E., Westley, P. A. H., Cunningham, C. J., Wynsma, S., &amp; Smith, J. W. (2025a). A Synthesis of Factors Related to Trends in Abundance and Demography of Alaska Chinook Salmon (Oncorhynchus tshawytscha, Salmonidae): Implications for Research, Management, and Policy. </w:t>
      </w:r>
      <w:r w:rsidRPr="00983667">
        <w:rPr>
          <w:rFonts w:ascii="Garamond" w:hAnsi="Garamond"/>
          <w:i/>
          <w:iCs/>
        </w:rPr>
        <w:t>Fish and Fisheries</w:t>
      </w:r>
      <w:r w:rsidRPr="00983667">
        <w:rPr>
          <w:rFonts w:ascii="Garamond" w:hAnsi="Garamond"/>
        </w:rPr>
        <w:t xml:space="preserve">, </w:t>
      </w:r>
      <w:r w:rsidRPr="00983667">
        <w:rPr>
          <w:rFonts w:ascii="Garamond" w:hAnsi="Garamond"/>
          <w:i/>
          <w:iCs/>
        </w:rPr>
        <w:t>26</w:t>
      </w:r>
      <w:r w:rsidRPr="00983667">
        <w:rPr>
          <w:rFonts w:ascii="Garamond" w:hAnsi="Garamond"/>
        </w:rPr>
        <w:t>(4), 520–532. https://doi.org/10.1111/faf.12895</w:t>
      </w:r>
    </w:p>
    <w:p w14:paraId="3D992200" w14:textId="77777777" w:rsidR="00983667" w:rsidRPr="00983667" w:rsidRDefault="00983667" w:rsidP="00983667">
      <w:pPr>
        <w:pStyle w:val="Bibliography"/>
        <w:rPr>
          <w:rFonts w:ascii="Garamond" w:hAnsi="Garamond"/>
        </w:rPr>
      </w:pPr>
      <w:r w:rsidRPr="00983667">
        <w:rPr>
          <w:rFonts w:ascii="Garamond" w:hAnsi="Garamond"/>
        </w:rPr>
        <w:lastRenderedPageBreak/>
        <w:t xml:space="preserve">Lamborn, C. C., Ohlberger, J., Walsworth, T. E., Westley, P. A. H., Cunningham, C. J., Wynsma, S., &amp; Smith, J. W. (2025b). A Synthesis of Factors Related to Trends in Abundance and Demography of Alaska Chinook Salmon (Oncorhynchus tshawytscha, Salmonidae): Implications for Research, Management, and Policy. </w:t>
      </w:r>
      <w:r w:rsidRPr="00983667">
        <w:rPr>
          <w:rFonts w:ascii="Garamond" w:hAnsi="Garamond"/>
          <w:i/>
          <w:iCs/>
        </w:rPr>
        <w:t>Fish and Fisheries</w:t>
      </w:r>
      <w:r w:rsidRPr="00983667">
        <w:rPr>
          <w:rFonts w:ascii="Garamond" w:hAnsi="Garamond"/>
        </w:rPr>
        <w:t xml:space="preserve">, </w:t>
      </w:r>
      <w:r w:rsidRPr="00983667">
        <w:rPr>
          <w:rFonts w:ascii="Garamond" w:hAnsi="Garamond"/>
          <w:i/>
          <w:iCs/>
        </w:rPr>
        <w:t>n/a</w:t>
      </w:r>
      <w:r w:rsidRPr="00983667">
        <w:rPr>
          <w:rFonts w:ascii="Garamond" w:hAnsi="Garamond"/>
        </w:rPr>
        <w:t>(n/a). https://doi.org/10.1111/faf.12895</w:t>
      </w:r>
    </w:p>
    <w:p w14:paraId="36BA41A0" w14:textId="77777777" w:rsidR="00983667" w:rsidRPr="00983667" w:rsidRDefault="00983667" w:rsidP="00983667">
      <w:pPr>
        <w:pStyle w:val="Bibliography"/>
        <w:rPr>
          <w:rFonts w:ascii="Garamond" w:hAnsi="Garamond"/>
        </w:rPr>
      </w:pPr>
      <w:r w:rsidRPr="00983667">
        <w:rPr>
          <w:rFonts w:ascii="Garamond" w:hAnsi="Garamond"/>
        </w:rPr>
        <w:t xml:space="preserve">Lipka, C., &amp; Elison, T. (2015). </w:t>
      </w:r>
      <w:r w:rsidRPr="00983667">
        <w:rPr>
          <w:rFonts w:ascii="Garamond" w:hAnsi="Garamond"/>
          <w:i/>
          <w:iCs/>
        </w:rPr>
        <w:t>Characterization of the 2012 and 2013 salmon runs in the Kuskokwim River based on the test fishery at Bethel.</w:t>
      </w:r>
      <w:r w:rsidRPr="00983667">
        <w:rPr>
          <w:rFonts w:ascii="Garamond" w:hAnsi="Garamond"/>
        </w:rPr>
        <w:t xml:space="preserve"> (Fishery Data Series No. 16-06 Anchorage). Alaska Department of Fish and Game.</w:t>
      </w:r>
    </w:p>
    <w:p w14:paraId="227478FC" w14:textId="77777777" w:rsidR="00983667" w:rsidRPr="00983667" w:rsidRDefault="00983667" w:rsidP="00983667">
      <w:pPr>
        <w:pStyle w:val="Bibliography"/>
        <w:rPr>
          <w:rFonts w:ascii="Garamond" w:hAnsi="Garamond"/>
        </w:rPr>
      </w:pPr>
      <w:r w:rsidRPr="00983667">
        <w:rPr>
          <w:rFonts w:ascii="Garamond" w:hAnsi="Garamond"/>
        </w:rPr>
        <w:t xml:space="preserve">Luck, G., Daily, G., &amp; Ehrlich, P. (2003). Population diversity and ecosystem services. </w:t>
      </w:r>
      <w:r w:rsidRPr="00983667">
        <w:rPr>
          <w:rFonts w:ascii="Garamond" w:hAnsi="Garamond"/>
          <w:i/>
          <w:iCs/>
        </w:rPr>
        <w:t>Trends in Ecology &amp; Evolution</w:t>
      </w:r>
      <w:r w:rsidRPr="00983667">
        <w:rPr>
          <w:rFonts w:ascii="Garamond" w:hAnsi="Garamond"/>
        </w:rPr>
        <w:t xml:space="preserve">, </w:t>
      </w:r>
      <w:r w:rsidRPr="00983667">
        <w:rPr>
          <w:rFonts w:ascii="Garamond" w:hAnsi="Garamond"/>
          <w:i/>
          <w:iCs/>
        </w:rPr>
        <w:t>18</w:t>
      </w:r>
      <w:r w:rsidRPr="00983667">
        <w:rPr>
          <w:rFonts w:ascii="Garamond" w:hAnsi="Garamond"/>
        </w:rPr>
        <w:t>, 331–336. https://doi.org/10.1016/S0169-5347(03)00100-9</w:t>
      </w:r>
    </w:p>
    <w:p w14:paraId="69521790" w14:textId="77777777" w:rsidR="00983667" w:rsidRPr="00983667" w:rsidRDefault="00983667" w:rsidP="00983667">
      <w:pPr>
        <w:pStyle w:val="Bibliography"/>
        <w:rPr>
          <w:rFonts w:ascii="Garamond" w:hAnsi="Garamond"/>
        </w:rPr>
      </w:pPr>
      <w:r w:rsidRPr="00983667">
        <w:rPr>
          <w:rFonts w:ascii="Garamond" w:hAnsi="Garamond"/>
        </w:rPr>
        <w:t xml:space="preserve">Makhlouf, B., Cline, T. J., Fernandez, D., Seeb, L., Lee, E., Gilk-Baumer, S., Whited, D., Zimmerman, C. E., &amp; Schindler, D. E. (2025). Combining genetic and isotope frameworks improves reconstruction of fish provenance across riverscapes. </w:t>
      </w:r>
      <w:r w:rsidRPr="00983667">
        <w:rPr>
          <w:rFonts w:ascii="Garamond" w:hAnsi="Garamond"/>
          <w:i/>
          <w:iCs/>
        </w:rPr>
        <w:t>Limnology and Oceanography Letters</w:t>
      </w:r>
      <w:r w:rsidRPr="00983667">
        <w:rPr>
          <w:rFonts w:ascii="Garamond" w:hAnsi="Garamond"/>
        </w:rPr>
        <w:t xml:space="preserve">, </w:t>
      </w:r>
      <w:r w:rsidRPr="00983667">
        <w:rPr>
          <w:rFonts w:ascii="Garamond" w:hAnsi="Garamond"/>
          <w:i/>
          <w:iCs/>
        </w:rPr>
        <w:t>n/a</w:t>
      </w:r>
      <w:r w:rsidRPr="00983667">
        <w:rPr>
          <w:rFonts w:ascii="Garamond" w:hAnsi="Garamond"/>
        </w:rPr>
        <w:t>(n/a). https://doi.org/10.1002/lol2.70025</w:t>
      </w:r>
    </w:p>
    <w:p w14:paraId="0D5EDC1D" w14:textId="77777777" w:rsidR="00983667" w:rsidRPr="00983667" w:rsidRDefault="00983667" w:rsidP="00983667">
      <w:pPr>
        <w:pStyle w:val="Bibliography"/>
        <w:rPr>
          <w:rFonts w:ascii="Garamond" w:hAnsi="Garamond"/>
        </w:rPr>
      </w:pPr>
      <w:r w:rsidRPr="00983667">
        <w:rPr>
          <w:rFonts w:ascii="Garamond" w:hAnsi="Garamond"/>
        </w:rPr>
        <w:t xml:space="preserve">Moore, J. W., Connors, B. M., &amp; Hodgson, E. E. (2021). Conservation risks and portfolio effects in mixed-stock fisheries. </w:t>
      </w:r>
      <w:r w:rsidRPr="00983667">
        <w:rPr>
          <w:rFonts w:ascii="Garamond" w:hAnsi="Garamond"/>
          <w:i/>
          <w:iCs/>
        </w:rPr>
        <w:t>Fish and Fisheries</w:t>
      </w:r>
      <w:r w:rsidRPr="00983667">
        <w:rPr>
          <w:rFonts w:ascii="Garamond" w:hAnsi="Garamond"/>
        </w:rPr>
        <w:t xml:space="preserve">, </w:t>
      </w:r>
      <w:r w:rsidRPr="00983667">
        <w:rPr>
          <w:rFonts w:ascii="Garamond" w:hAnsi="Garamond"/>
          <w:i/>
          <w:iCs/>
        </w:rPr>
        <w:t>22</w:t>
      </w:r>
      <w:r w:rsidRPr="00983667">
        <w:rPr>
          <w:rFonts w:ascii="Garamond" w:hAnsi="Garamond"/>
        </w:rPr>
        <w:t>(5), 1024–1040. https://doi.org/10.1111/faf.12567</w:t>
      </w:r>
    </w:p>
    <w:p w14:paraId="0B2EEE20" w14:textId="77777777" w:rsidR="00983667" w:rsidRPr="00983667" w:rsidRDefault="00983667" w:rsidP="00983667">
      <w:pPr>
        <w:pStyle w:val="Bibliography"/>
        <w:rPr>
          <w:rFonts w:ascii="Garamond" w:hAnsi="Garamond"/>
        </w:rPr>
      </w:pPr>
      <w:r w:rsidRPr="00983667">
        <w:rPr>
          <w:rFonts w:ascii="Garamond" w:hAnsi="Garamond"/>
        </w:rPr>
        <w:t xml:space="preserve">Mundy, P. R. (1982). Computation of Migratory Timing Statistics for Adult Chinook Salmon in the Yukon River, Alaska, and Their Relevance to Fisheries Management. </w:t>
      </w:r>
      <w:r w:rsidRPr="00983667">
        <w:rPr>
          <w:rFonts w:ascii="Garamond" w:hAnsi="Garamond"/>
          <w:i/>
          <w:iCs/>
        </w:rPr>
        <w:t>North American Journal of Fisheries Management</w:t>
      </w:r>
      <w:r w:rsidRPr="00983667">
        <w:rPr>
          <w:rFonts w:ascii="Garamond" w:hAnsi="Garamond"/>
        </w:rPr>
        <w:t xml:space="preserve">, </w:t>
      </w:r>
      <w:r w:rsidRPr="00983667">
        <w:rPr>
          <w:rFonts w:ascii="Garamond" w:hAnsi="Garamond"/>
          <w:i/>
          <w:iCs/>
        </w:rPr>
        <w:t>2</w:t>
      </w:r>
      <w:r w:rsidRPr="00983667">
        <w:rPr>
          <w:rFonts w:ascii="Garamond" w:hAnsi="Garamond"/>
        </w:rPr>
        <w:t>(4), 359–370. https://doi.org/10.1577/1548-8659(1982)2%253C359:COMTSF%253E2.0.CO;2</w:t>
      </w:r>
    </w:p>
    <w:p w14:paraId="2271EDD6" w14:textId="77777777" w:rsidR="00983667" w:rsidRPr="00983667" w:rsidRDefault="00983667" w:rsidP="00983667">
      <w:pPr>
        <w:pStyle w:val="Bibliography"/>
        <w:rPr>
          <w:rFonts w:ascii="Garamond" w:hAnsi="Garamond"/>
        </w:rPr>
      </w:pPr>
      <w:r w:rsidRPr="00983667">
        <w:rPr>
          <w:rFonts w:ascii="Garamond" w:hAnsi="Garamond"/>
        </w:rPr>
        <w:t xml:space="preserve">Nesbitt, H. K., &amp; Moore, J. W. (2016). Species and population diversity in Pacific salmon fisheries underpin indigenous food security. </w:t>
      </w:r>
      <w:r w:rsidRPr="00983667">
        <w:rPr>
          <w:rFonts w:ascii="Garamond" w:hAnsi="Garamond"/>
          <w:i/>
          <w:iCs/>
        </w:rPr>
        <w:t>Journal of Applied Ecology</w:t>
      </w:r>
      <w:r w:rsidRPr="00983667">
        <w:rPr>
          <w:rFonts w:ascii="Garamond" w:hAnsi="Garamond"/>
        </w:rPr>
        <w:t xml:space="preserve">, </w:t>
      </w:r>
      <w:r w:rsidRPr="00983667">
        <w:rPr>
          <w:rFonts w:ascii="Garamond" w:hAnsi="Garamond"/>
          <w:i/>
          <w:iCs/>
        </w:rPr>
        <w:t>53</w:t>
      </w:r>
      <w:r w:rsidRPr="00983667">
        <w:rPr>
          <w:rFonts w:ascii="Garamond" w:hAnsi="Garamond"/>
        </w:rPr>
        <w:t>(5), 1489–1499. https://doi.org/10.1111/1365-2664.12717</w:t>
      </w:r>
    </w:p>
    <w:p w14:paraId="07BDE4AA" w14:textId="77777777" w:rsidR="00983667" w:rsidRPr="00983667" w:rsidRDefault="00983667" w:rsidP="00983667">
      <w:pPr>
        <w:pStyle w:val="Bibliography"/>
        <w:rPr>
          <w:rFonts w:ascii="Garamond" w:hAnsi="Garamond"/>
        </w:rPr>
      </w:pPr>
      <w:r w:rsidRPr="00983667">
        <w:rPr>
          <w:rFonts w:ascii="Garamond" w:hAnsi="Garamond"/>
        </w:rPr>
        <w:lastRenderedPageBreak/>
        <w:t xml:space="preserve">Ohlberger, J., Ward, E. J., Schindler, D. E., &amp; Lewis, B. (2018). Demographic changes in Chinook salmon across the Northeast Pacific Ocean. </w:t>
      </w:r>
      <w:r w:rsidRPr="00983667">
        <w:rPr>
          <w:rFonts w:ascii="Garamond" w:hAnsi="Garamond"/>
          <w:i/>
          <w:iCs/>
        </w:rPr>
        <w:t>Fish and Fisheries</w:t>
      </w:r>
      <w:r w:rsidRPr="00983667">
        <w:rPr>
          <w:rFonts w:ascii="Garamond" w:hAnsi="Garamond"/>
        </w:rPr>
        <w:t xml:space="preserve">, </w:t>
      </w:r>
      <w:r w:rsidRPr="00983667">
        <w:rPr>
          <w:rFonts w:ascii="Garamond" w:hAnsi="Garamond"/>
          <w:i/>
          <w:iCs/>
        </w:rPr>
        <w:t>19</w:t>
      </w:r>
      <w:r w:rsidRPr="00983667">
        <w:rPr>
          <w:rFonts w:ascii="Garamond" w:hAnsi="Garamond"/>
        </w:rPr>
        <w:t>(3), 533–546. https://doi.org/10.1111/faf.12272</w:t>
      </w:r>
    </w:p>
    <w:p w14:paraId="1AFA10E5" w14:textId="77777777" w:rsidR="00983667" w:rsidRPr="00983667" w:rsidRDefault="00983667" w:rsidP="00983667">
      <w:pPr>
        <w:pStyle w:val="Bibliography"/>
        <w:rPr>
          <w:rFonts w:ascii="Garamond" w:hAnsi="Garamond"/>
        </w:rPr>
      </w:pPr>
      <w:r w:rsidRPr="00983667">
        <w:rPr>
          <w:rFonts w:ascii="Garamond" w:hAnsi="Garamond"/>
        </w:rPr>
        <w:t xml:space="preserve">Quinn, T. P. (2018). </w:t>
      </w:r>
      <w:r w:rsidRPr="00983667">
        <w:rPr>
          <w:rFonts w:ascii="Garamond" w:hAnsi="Garamond"/>
          <w:i/>
          <w:iCs/>
        </w:rPr>
        <w:t>The Behavior and Ecology of Pacific Salmon and Trout</w:t>
      </w:r>
      <w:r w:rsidRPr="00983667">
        <w:rPr>
          <w:rFonts w:ascii="Garamond" w:hAnsi="Garamond"/>
        </w:rPr>
        <w:t>. American Fisheries Society, University of Washington Press.</w:t>
      </w:r>
    </w:p>
    <w:p w14:paraId="0666F172" w14:textId="77777777" w:rsidR="00983667" w:rsidRPr="00983667" w:rsidRDefault="00983667" w:rsidP="00983667">
      <w:pPr>
        <w:pStyle w:val="Bibliography"/>
        <w:rPr>
          <w:rFonts w:ascii="Garamond" w:hAnsi="Garamond"/>
        </w:rPr>
      </w:pPr>
      <w:r w:rsidRPr="00983667">
        <w:rPr>
          <w:rFonts w:ascii="Garamond" w:hAnsi="Garamond"/>
        </w:rPr>
        <w:t xml:space="preserve">Schindler, D. E., Armstrong, J. B., &amp; Reed, T. E. (2015). The portfolio concept in ecology and evolution. </w:t>
      </w:r>
      <w:r w:rsidRPr="00983667">
        <w:rPr>
          <w:rFonts w:ascii="Garamond" w:hAnsi="Garamond"/>
          <w:i/>
          <w:iCs/>
        </w:rPr>
        <w:t>Frontiers in Ecology and the Environment</w:t>
      </w:r>
      <w:r w:rsidRPr="00983667">
        <w:rPr>
          <w:rFonts w:ascii="Garamond" w:hAnsi="Garamond"/>
        </w:rPr>
        <w:t xml:space="preserve">, </w:t>
      </w:r>
      <w:r w:rsidRPr="00983667">
        <w:rPr>
          <w:rFonts w:ascii="Garamond" w:hAnsi="Garamond"/>
          <w:i/>
          <w:iCs/>
        </w:rPr>
        <w:t>13</w:t>
      </w:r>
      <w:r w:rsidRPr="00983667">
        <w:rPr>
          <w:rFonts w:ascii="Garamond" w:hAnsi="Garamond"/>
        </w:rPr>
        <w:t>(5), 257–263.</w:t>
      </w:r>
    </w:p>
    <w:p w14:paraId="36494422" w14:textId="77777777" w:rsidR="00983667" w:rsidRPr="00983667" w:rsidRDefault="00983667" w:rsidP="00983667">
      <w:pPr>
        <w:pStyle w:val="Bibliography"/>
        <w:rPr>
          <w:rFonts w:ascii="Garamond" w:hAnsi="Garamond"/>
        </w:rPr>
      </w:pPr>
      <w:r w:rsidRPr="00983667">
        <w:rPr>
          <w:rFonts w:ascii="Garamond" w:hAnsi="Garamond"/>
        </w:rPr>
        <w:t xml:space="preserve">Schindler, D. E., Hilborn, R., Chasco, B., Boatright, C. P., Quinn, T. P., Rogers, L. A., &amp; Webster, M. S. (2010). Population diversity and the portfolio effect in an exploited species. </w:t>
      </w:r>
      <w:r w:rsidRPr="00983667">
        <w:rPr>
          <w:rFonts w:ascii="Garamond" w:hAnsi="Garamond"/>
          <w:i/>
          <w:iCs/>
        </w:rPr>
        <w:t>Nature</w:t>
      </w:r>
      <w:r w:rsidRPr="00983667">
        <w:rPr>
          <w:rFonts w:ascii="Garamond" w:hAnsi="Garamond"/>
        </w:rPr>
        <w:t xml:space="preserve">, </w:t>
      </w:r>
      <w:r w:rsidRPr="00983667">
        <w:rPr>
          <w:rFonts w:ascii="Garamond" w:hAnsi="Garamond"/>
          <w:i/>
          <w:iCs/>
        </w:rPr>
        <w:t>465</w:t>
      </w:r>
      <w:r w:rsidRPr="00983667">
        <w:rPr>
          <w:rFonts w:ascii="Garamond" w:hAnsi="Garamond"/>
        </w:rPr>
        <w:t>(7298). https://doi-org.prox.lib.ncsu.edu/10.1038/nature09060</w:t>
      </w:r>
    </w:p>
    <w:p w14:paraId="33C79C27" w14:textId="77777777" w:rsidR="00983667" w:rsidRPr="00983667" w:rsidRDefault="00983667" w:rsidP="00983667">
      <w:pPr>
        <w:pStyle w:val="Bibliography"/>
        <w:rPr>
          <w:rFonts w:ascii="Garamond" w:hAnsi="Garamond"/>
        </w:rPr>
      </w:pPr>
      <w:r w:rsidRPr="00983667">
        <w:rPr>
          <w:rFonts w:ascii="Garamond" w:hAnsi="Garamond"/>
        </w:rPr>
        <w:t xml:space="preserve">Smith, N. J., &amp; Liller, Z. W. (2017a). </w:t>
      </w:r>
      <w:r w:rsidRPr="00983667">
        <w:rPr>
          <w:rFonts w:ascii="Garamond" w:hAnsi="Garamond"/>
          <w:i/>
          <w:iCs/>
        </w:rPr>
        <w:t>Inriver abundance and migration characteristics of Kuskokwim River Chinook salmon, 2015.</w:t>
      </w:r>
      <w:r w:rsidRPr="00983667">
        <w:rPr>
          <w:rFonts w:ascii="Garamond" w:hAnsi="Garamond"/>
        </w:rPr>
        <w:t xml:space="preserve"> (Alaska Department of Fish and Game, Fishery Data Series No. 17-22, Anchorage.).</w:t>
      </w:r>
    </w:p>
    <w:p w14:paraId="0BBE48CE" w14:textId="77777777" w:rsidR="00983667" w:rsidRPr="00983667" w:rsidRDefault="00983667" w:rsidP="00983667">
      <w:pPr>
        <w:pStyle w:val="Bibliography"/>
        <w:rPr>
          <w:rFonts w:ascii="Garamond" w:hAnsi="Garamond"/>
        </w:rPr>
      </w:pPr>
      <w:r w:rsidRPr="00983667">
        <w:rPr>
          <w:rFonts w:ascii="Garamond" w:hAnsi="Garamond"/>
        </w:rPr>
        <w:t xml:space="preserve">Smith, N. J., &amp; Liller, Z. W. (2017b). </w:t>
      </w:r>
      <w:r w:rsidRPr="00983667">
        <w:rPr>
          <w:rFonts w:ascii="Garamond" w:hAnsi="Garamond"/>
          <w:i/>
          <w:iCs/>
        </w:rPr>
        <w:t>Inriver abundance and migration characteristics of Kuskokwim River Chinook salmon, 2016.</w:t>
      </w:r>
      <w:r w:rsidRPr="00983667">
        <w:rPr>
          <w:rFonts w:ascii="Garamond" w:hAnsi="Garamond"/>
        </w:rPr>
        <w:t xml:space="preserve"> </w:t>
      </w:r>
      <w:r w:rsidRPr="00983667">
        <w:rPr>
          <w:rFonts w:ascii="Garamond" w:hAnsi="Garamond"/>
          <w:i/>
          <w:iCs/>
        </w:rPr>
        <w:t>Alaska Department of Fish and Game, Fishery Data Series No. 17-47, Anchorage.</w:t>
      </w:r>
    </w:p>
    <w:p w14:paraId="1DFBC900" w14:textId="77777777" w:rsidR="00983667" w:rsidRPr="00983667" w:rsidRDefault="00983667" w:rsidP="00983667">
      <w:pPr>
        <w:pStyle w:val="Bibliography"/>
        <w:rPr>
          <w:rFonts w:ascii="Garamond" w:hAnsi="Garamond"/>
        </w:rPr>
      </w:pPr>
      <w:r w:rsidRPr="00983667">
        <w:rPr>
          <w:rFonts w:ascii="Garamond" w:hAnsi="Garamond"/>
        </w:rPr>
        <w:t xml:space="preserve">Staton, B. A., Catalano, M. J., Farmer, T. M., Abebe, A., &amp; Dobson, F. S. (2017). Development and evaluation of a migration timing forecast model for Kuskokwim River Chinook salmon. </w:t>
      </w:r>
      <w:r w:rsidRPr="00983667">
        <w:rPr>
          <w:rFonts w:ascii="Garamond" w:hAnsi="Garamond"/>
          <w:i/>
          <w:iCs/>
        </w:rPr>
        <w:t>Fisheries Research</w:t>
      </w:r>
      <w:r w:rsidRPr="00983667">
        <w:rPr>
          <w:rFonts w:ascii="Garamond" w:hAnsi="Garamond"/>
        </w:rPr>
        <w:t xml:space="preserve">, </w:t>
      </w:r>
      <w:r w:rsidRPr="00983667">
        <w:rPr>
          <w:rFonts w:ascii="Garamond" w:hAnsi="Garamond"/>
          <w:i/>
          <w:iCs/>
        </w:rPr>
        <w:t>194</w:t>
      </w:r>
      <w:r w:rsidRPr="00983667">
        <w:rPr>
          <w:rFonts w:ascii="Garamond" w:hAnsi="Garamond"/>
        </w:rPr>
        <w:t>, 9–21. https://doi.org/10.1016/j.fishres.2017.05.003</w:t>
      </w:r>
    </w:p>
    <w:p w14:paraId="5F5AC763" w14:textId="77777777" w:rsidR="00983667" w:rsidRPr="00983667" w:rsidRDefault="00983667" w:rsidP="00983667">
      <w:pPr>
        <w:pStyle w:val="Bibliography"/>
        <w:rPr>
          <w:rFonts w:ascii="Garamond" w:hAnsi="Garamond"/>
        </w:rPr>
      </w:pPr>
      <w:r w:rsidRPr="00983667">
        <w:rPr>
          <w:rFonts w:ascii="Garamond" w:hAnsi="Garamond"/>
        </w:rPr>
        <w:t xml:space="preserve">Tilman, D., Polasky, S., &amp; Lehman, C. (2005). Diversity, productivity and temporal stability in the economies of humans and nature. </w:t>
      </w:r>
      <w:r w:rsidRPr="00983667">
        <w:rPr>
          <w:rFonts w:ascii="Garamond" w:hAnsi="Garamond"/>
          <w:i/>
          <w:iCs/>
        </w:rPr>
        <w:t>Journal of Environmental Economics and Management</w:t>
      </w:r>
      <w:r w:rsidRPr="00983667">
        <w:rPr>
          <w:rFonts w:ascii="Garamond" w:hAnsi="Garamond"/>
        </w:rPr>
        <w:t xml:space="preserve">, </w:t>
      </w:r>
      <w:r w:rsidRPr="00983667">
        <w:rPr>
          <w:rFonts w:ascii="Garamond" w:hAnsi="Garamond"/>
          <w:i/>
          <w:iCs/>
        </w:rPr>
        <w:t>49</w:t>
      </w:r>
      <w:r w:rsidRPr="00983667">
        <w:rPr>
          <w:rFonts w:ascii="Garamond" w:hAnsi="Garamond"/>
        </w:rPr>
        <w:t>(3), 405–426. https://doi.org/10.1016/j.jeem.2004.03.008</w:t>
      </w:r>
    </w:p>
    <w:p w14:paraId="389FF842" w14:textId="77777777" w:rsidR="00983667" w:rsidRPr="00983667" w:rsidRDefault="00983667" w:rsidP="00983667">
      <w:pPr>
        <w:pStyle w:val="Bibliography"/>
        <w:rPr>
          <w:rFonts w:ascii="Garamond" w:hAnsi="Garamond"/>
        </w:rPr>
      </w:pPr>
      <w:r w:rsidRPr="00983667">
        <w:rPr>
          <w:rFonts w:ascii="Garamond" w:hAnsi="Garamond"/>
        </w:rPr>
        <w:t xml:space="preserve">Vander Zanden, H. B., Tucker, A. D., Hart, K. M., Lamont, M. M., Fujisaki, I., Addison, D. S., Mansfield, K. L., Phillips, K. F., Wunder, M. B., Bowen, G. J., Pajuelo, M., Bolten, A. B., &amp; </w:t>
      </w:r>
      <w:r w:rsidRPr="00983667">
        <w:rPr>
          <w:rFonts w:ascii="Garamond" w:hAnsi="Garamond"/>
        </w:rPr>
        <w:lastRenderedPageBreak/>
        <w:t xml:space="preserve">Bjorndal, K. A. (2015). Determining origin in a migratory marine vertebrate: A novel method to integrate stable isotopes and satellite tracking. </w:t>
      </w:r>
      <w:r w:rsidRPr="00983667">
        <w:rPr>
          <w:rFonts w:ascii="Garamond" w:hAnsi="Garamond"/>
          <w:i/>
          <w:iCs/>
        </w:rPr>
        <w:t>Ecological Applications</w:t>
      </w:r>
      <w:r w:rsidRPr="00983667">
        <w:rPr>
          <w:rFonts w:ascii="Garamond" w:hAnsi="Garamond"/>
        </w:rPr>
        <w:t xml:space="preserve">, </w:t>
      </w:r>
      <w:r w:rsidRPr="00983667">
        <w:rPr>
          <w:rFonts w:ascii="Garamond" w:hAnsi="Garamond"/>
          <w:i/>
          <w:iCs/>
        </w:rPr>
        <w:t>25</w:t>
      </w:r>
      <w:r w:rsidRPr="00983667">
        <w:rPr>
          <w:rFonts w:ascii="Garamond" w:hAnsi="Garamond"/>
        </w:rPr>
        <w:t>(2), 320–335. https://doi.org/10.1890/14-0581.1</w:t>
      </w:r>
    </w:p>
    <w:p w14:paraId="6C03C6E7" w14:textId="77777777" w:rsidR="00983667" w:rsidRPr="00983667" w:rsidRDefault="00983667" w:rsidP="00983667">
      <w:pPr>
        <w:pStyle w:val="Bibliography"/>
        <w:rPr>
          <w:rFonts w:ascii="Garamond" w:hAnsi="Garamond"/>
        </w:rPr>
      </w:pPr>
      <w:r w:rsidRPr="00983667">
        <w:rPr>
          <w:rFonts w:ascii="Garamond" w:hAnsi="Garamond"/>
        </w:rPr>
        <w:t xml:space="preserve">Ver Hoef, J. M., &amp; Peterson, E. E. (2010). A Moving Average Approach for Spatial Statistical Models of Stream Networks. </w:t>
      </w:r>
      <w:r w:rsidRPr="00983667">
        <w:rPr>
          <w:rFonts w:ascii="Garamond" w:hAnsi="Garamond"/>
          <w:i/>
          <w:iCs/>
        </w:rPr>
        <w:t>Journal of the American Statistical Association</w:t>
      </w:r>
      <w:r w:rsidRPr="00983667">
        <w:rPr>
          <w:rFonts w:ascii="Garamond" w:hAnsi="Garamond"/>
        </w:rPr>
        <w:t xml:space="preserve">, </w:t>
      </w:r>
      <w:r w:rsidRPr="00983667">
        <w:rPr>
          <w:rFonts w:ascii="Garamond" w:hAnsi="Garamond"/>
          <w:i/>
          <w:iCs/>
        </w:rPr>
        <w:t>105</w:t>
      </w:r>
      <w:r w:rsidRPr="00983667">
        <w:rPr>
          <w:rFonts w:ascii="Garamond" w:hAnsi="Garamond"/>
        </w:rPr>
        <w:t>(489), 6–18. https://doi.org/10.1198/jasa.2009.ap08248</w:t>
      </w:r>
    </w:p>
    <w:p w14:paraId="67F27E55" w14:textId="77777777" w:rsidR="00983667" w:rsidRPr="00983667" w:rsidRDefault="00983667" w:rsidP="00983667">
      <w:pPr>
        <w:pStyle w:val="Bibliography"/>
        <w:rPr>
          <w:rFonts w:ascii="Garamond" w:hAnsi="Garamond"/>
        </w:rPr>
      </w:pPr>
      <w:r w:rsidRPr="00983667">
        <w:rPr>
          <w:rFonts w:ascii="Garamond" w:hAnsi="Garamond"/>
        </w:rPr>
        <w:t xml:space="preserve">Wunder, M. B. (2010). Using Isoscapes to Model Probability Surfaces for Determining Geographic Origins. In J. B. West, G. J. Bowen, T. E. Dawson, &amp; K. P. Tu (Eds.), </w:t>
      </w:r>
      <w:r w:rsidRPr="00983667">
        <w:rPr>
          <w:rFonts w:ascii="Garamond" w:hAnsi="Garamond"/>
          <w:i/>
          <w:iCs/>
        </w:rPr>
        <w:t>Isoscapes</w:t>
      </w:r>
      <w:r w:rsidRPr="00983667">
        <w:rPr>
          <w:rFonts w:ascii="Garamond" w:hAnsi="Garamond"/>
        </w:rPr>
        <w:t xml:space="preserve"> (pp. 251–270). Springer Netherlands. https://doi.org/10.1007/978-90-481-3354-3_12</w:t>
      </w:r>
    </w:p>
    <w:p w14:paraId="5CE56ACE" w14:textId="77777777" w:rsidR="00983667" w:rsidRPr="00983667" w:rsidRDefault="00983667" w:rsidP="00983667">
      <w:pPr>
        <w:pStyle w:val="Bibliography"/>
        <w:rPr>
          <w:rFonts w:ascii="Garamond" w:hAnsi="Garamond"/>
        </w:rPr>
      </w:pPr>
      <w:r w:rsidRPr="00983667">
        <w:rPr>
          <w:rFonts w:ascii="Garamond" w:hAnsi="Garamond"/>
        </w:rPr>
        <w:t xml:space="preserve">Zimmerman, C. E., &amp; Reeves, G. H. (2002). Identification of Steelhead and Resident Rainbow Trout Progeny in the Deschutes River, Oregon, Revealed with Otolith Microchemistry. </w:t>
      </w:r>
      <w:r w:rsidRPr="00983667">
        <w:rPr>
          <w:rFonts w:ascii="Garamond" w:hAnsi="Garamond"/>
          <w:i/>
          <w:iCs/>
        </w:rPr>
        <w:t>Transactions of the American Fisheries Society</w:t>
      </w:r>
      <w:r w:rsidRPr="00983667">
        <w:rPr>
          <w:rFonts w:ascii="Garamond" w:hAnsi="Garamond"/>
        </w:rPr>
        <w:t xml:space="preserve">, </w:t>
      </w:r>
      <w:r w:rsidRPr="00983667">
        <w:rPr>
          <w:rFonts w:ascii="Garamond" w:hAnsi="Garamond"/>
          <w:i/>
          <w:iCs/>
        </w:rPr>
        <w:t>131</w:t>
      </w:r>
      <w:r w:rsidRPr="00983667">
        <w:rPr>
          <w:rFonts w:ascii="Garamond" w:hAnsi="Garamond"/>
        </w:rPr>
        <w:t>(5), 986–993. https://doi.org/10.1577/1548-8659(2002)131%253C0986:IOSARR%253E2.0.CO;2</w:t>
      </w:r>
    </w:p>
    <w:p w14:paraId="43D1BB10" w14:textId="683F3833" w:rsidR="00BF42AB" w:rsidRPr="00BF42AB" w:rsidRDefault="00836381" w:rsidP="00983667">
      <w:pPr>
        <w:pStyle w:val="Bibliography"/>
        <w:rPr>
          <w:rFonts w:ascii="Garamond" w:hAnsi="Garamond"/>
        </w:rPr>
      </w:pPr>
      <w:r w:rsidRPr="00FC02BD">
        <w:rPr>
          <w:rFonts w:ascii="Garamond" w:hAnsi="Garamond"/>
        </w:rPr>
        <w:fldChar w:fldCharType="end"/>
      </w:r>
    </w:p>
    <w:p w14:paraId="60022D27" w14:textId="77777777" w:rsidR="00BF42AB" w:rsidRDefault="00BF42AB" w:rsidP="00BF42AB">
      <w:r>
        <w:rPr>
          <w:noProof/>
        </w:rPr>
        <w:lastRenderedPageBreak/>
        <w:drawing>
          <wp:inline distT="0" distB="0" distL="0" distR="0" wp14:anchorId="52D6D0A2" wp14:editId="160EC0E1">
            <wp:extent cx="5943600" cy="4592955"/>
            <wp:effectExtent l="0" t="0" r="0" b="0"/>
            <wp:docPr id="2037056873" name="Picture 4" descr="A map of the world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56873" name="Picture 4" descr="A map of the world with different colo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4E8B10ED" w14:textId="77777777" w:rsidR="00BF42AB" w:rsidRPr="00185395" w:rsidRDefault="00BF42AB" w:rsidP="00BF42AB">
      <w:pPr>
        <w:rPr>
          <w:rFonts w:ascii="Garamond" w:hAnsi="Garamond"/>
        </w:rPr>
      </w:pPr>
      <w:r w:rsidRPr="00185395">
        <w:rPr>
          <w:rFonts w:ascii="Garamond" w:hAnsi="Garamond"/>
          <w:b/>
          <w:bCs/>
        </w:rPr>
        <w:t>Figure 1:</w:t>
      </w:r>
      <w:r w:rsidRPr="00185395">
        <w:rPr>
          <w:rFonts w:ascii="Garamond" w:hAnsi="Garamond"/>
        </w:rPr>
        <w:t xml:space="preserve"> Strontium </w:t>
      </w:r>
      <w:proofErr w:type="spellStart"/>
      <w:r w:rsidRPr="00185395">
        <w:rPr>
          <w:rFonts w:ascii="Garamond" w:hAnsi="Garamond"/>
        </w:rPr>
        <w:t>isoscape</w:t>
      </w:r>
      <w:proofErr w:type="spellEnd"/>
      <w:r w:rsidRPr="00185395">
        <w:rPr>
          <w:rFonts w:ascii="Garamond" w:hAnsi="Garamond"/>
        </w:rPr>
        <w:t xml:space="preserve"> of the Kuskokwim River </w:t>
      </w:r>
      <w:r>
        <w:rPr>
          <w:rFonts w:ascii="Garamond" w:hAnsi="Garamond"/>
        </w:rPr>
        <w:t>B</w:t>
      </w:r>
      <w:r w:rsidRPr="00185395">
        <w:rPr>
          <w:rFonts w:ascii="Garamond" w:hAnsi="Garamond"/>
        </w:rPr>
        <w:t>asin</w:t>
      </w:r>
      <w:r>
        <w:rPr>
          <w:rFonts w:ascii="Garamond" w:hAnsi="Garamond"/>
        </w:rPr>
        <w:t xml:space="preserve"> (French et al., 2020)</w:t>
      </w:r>
      <w:r w:rsidRPr="00185395">
        <w:rPr>
          <w:rFonts w:ascii="Garamond" w:hAnsi="Garamond"/>
        </w:rPr>
        <w:t xml:space="preserve"> displaying the spatial variation in </w:t>
      </w:r>
      <w:r w:rsidRPr="00185395">
        <w:rPr>
          <w:rFonts w:ascii="Garamond" w:eastAsia="Times New Roman" w:hAnsi="Garamond" w:cs="Times New Roman"/>
          <w:kern w:val="0"/>
          <w14:ligatures w14:val="none"/>
        </w:rPr>
        <w:t>Sr</w:t>
      </w:r>
      <w:r w:rsidRPr="00185395">
        <w:rPr>
          <w:rFonts w:ascii="Garamond" w:eastAsia="Times New Roman" w:hAnsi="Garamond" w:cs="Times New Roman"/>
          <w:kern w:val="0"/>
          <w:vertAlign w:val="superscript"/>
          <w14:ligatures w14:val="none"/>
        </w:rPr>
        <w:t>87</w:t>
      </w:r>
      <w:r w:rsidRPr="00185395">
        <w:rPr>
          <w:rFonts w:ascii="Garamond" w:eastAsia="Times New Roman" w:hAnsi="Garamond" w:cs="Times New Roman"/>
          <w:kern w:val="0"/>
          <w14:ligatures w14:val="none"/>
        </w:rPr>
        <w:t>/Sr</w:t>
      </w:r>
      <w:r w:rsidRPr="00185395">
        <w:rPr>
          <w:rFonts w:ascii="Garamond" w:eastAsia="Times New Roman" w:hAnsi="Garamond" w:cs="Times New Roman"/>
          <w:kern w:val="0"/>
          <w:vertAlign w:val="superscript"/>
          <w14:ligatures w14:val="none"/>
        </w:rPr>
        <w:t>86</w:t>
      </w:r>
      <w:r w:rsidRPr="00185395">
        <w:rPr>
          <w:rFonts w:ascii="Garamond" w:eastAsia="Times New Roman" w:hAnsi="Garamond" w:cs="Times New Roman"/>
          <w:kern w:val="0"/>
          <w14:ligatures w14:val="none"/>
        </w:rPr>
        <w:t xml:space="preserve"> </w:t>
      </w:r>
      <w:r w:rsidRPr="00185395">
        <w:rPr>
          <w:rFonts w:ascii="Garamond" w:hAnsi="Garamond"/>
        </w:rPr>
        <w:t xml:space="preserve">ratios. Darker colors indicate lower relative isotope ratios whereas lighter colors indicate higher values. Isotope ratios across the basin range from </w:t>
      </w:r>
      <w:r>
        <w:rPr>
          <w:rFonts w:ascii="Garamond" w:hAnsi="Garamond"/>
        </w:rPr>
        <w:t>0</w:t>
      </w:r>
      <w:r w:rsidRPr="00185395">
        <w:rPr>
          <w:rFonts w:ascii="Garamond" w:hAnsi="Garamond"/>
        </w:rPr>
        <w:t xml:space="preserve">.7042 to </w:t>
      </w:r>
      <w:r>
        <w:rPr>
          <w:rFonts w:ascii="Garamond" w:hAnsi="Garamond"/>
        </w:rPr>
        <w:t>0</w:t>
      </w:r>
      <w:r w:rsidRPr="00185395">
        <w:rPr>
          <w:rFonts w:ascii="Garamond" w:hAnsi="Garamond"/>
        </w:rPr>
        <w:t>.7107, with a general trend towards higher values at the top of the watershed.</w:t>
      </w:r>
    </w:p>
    <w:p w14:paraId="4815332E" w14:textId="77777777" w:rsidR="00BF42AB" w:rsidRDefault="00BF42AB" w:rsidP="00BF42AB"/>
    <w:p w14:paraId="705958CE" w14:textId="71C80051" w:rsidR="00BF42AB" w:rsidRDefault="00BF42AB" w:rsidP="00BF42AB">
      <w:r>
        <w:rPr>
          <w:rFonts w:ascii="Garamond" w:hAnsi="Garamond"/>
          <w:noProof/>
        </w:rPr>
        <w:lastRenderedPageBreak/>
        <w:drawing>
          <wp:anchor distT="0" distB="0" distL="114300" distR="114300" simplePos="0" relativeHeight="251659264" behindDoc="0" locked="0" layoutInCell="1" allowOverlap="1" wp14:anchorId="4F0A2C0A" wp14:editId="13278309">
            <wp:simplePos x="0" y="0"/>
            <wp:positionH relativeFrom="column">
              <wp:posOffset>-135467</wp:posOffset>
            </wp:positionH>
            <wp:positionV relativeFrom="paragraph">
              <wp:posOffset>81774</wp:posOffset>
            </wp:positionV>
            <wp:extent cx="4071620" cy="3146425"/>
            <wp:effectExtent l="0" t="0" r="5080" b="3175"/>
            <wp:wrapSquare wrapText="bothSides"/>
            <wp:docPr id="1635802607" name="Picture 5" descr="A map of rivers and riv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02607" name="Picture 5" descr="A map of rivers and rive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71620" cy="3146425"/>
                    </a:xfrm>
                    <a:prstGeom prst="rect">
                      <a:avLst/>
                    </a:prstGeom>
                  </pic:spPr>
                </pic:pic>
              </a:graphicData>
            </a:graphic>
            <wp14:sizeRelH relativeFrom="page">
              <wp14:pctWidth>0</wp14:pctWidth>
            </wp14:sizeRelH>
            <wp14:sizeRelV relativeFrom="page">
              <wp14:pctHeight>0</wp14:pctHeight>
            </wp14:sizeRelV>
          </wp:anchor>
        </w:drawing>
      </w:r>
    </w:p>
    <w:p w14:paraId="2EB0C2A9" w14:textId="201B4EFE" w:rsidR="00BF42AB" w:rsidRDefault="00BF42AB" w:rsidP="00BF42AB"/>
    <w:p w14:paraId="4E288F8E" w14:textId="63C00016" w:rsidR="00BF42AB" w:rsidRDefault="00BF42AB" w:rsidP="00BF42AB"/>
    <w:p w14:paraId="05182357" w14:textId="1809C321" w:rsidR="00BF42AB" w:rsidRDefault="00BF42AB" w:rsidP="00BF42AB"/>
    <w:p w14:paraId="0A10718A" w14:textId="45F90BCA" w:rsidR="00BF42AB" w:rsidRDefault="00BF42AB" w:rsidP="00BF42AB"/>
    <w:p w14:paraId="33E05FB3" w14:textId="610B91E8" w:rsidR="00BF42AB" w:rsidRDefault="00BF42AB" w:rsidP="00BF42AB"/>
    <w:p w14:paraId="41C42214" w14:textId="3DA804AC" w:rsidR="00BF42AB" w:rsidRDefault="00BF42AB" w:rsidP="00BF42AB"/>
    <w:p w14:paraId="1C5C411E" w14:textId="77777777" w:rsidR="00BF42AB" w:rsidRDefault="00BF42AB" w:rsidP="00BF42AB"/>
    <w:p w14:paraId="1A3AEC4D" w14:textId="34B69BF4" w:rsidR="00BF42AB" w:rsidRDefault="00BF42AB" w:rsidP="00BF42AB">
      <w:r>
        <w:rPr>
          <w:noProof/>
        </w:rPr>
        <mc:AlternateContent>
          <mc:Choice Requires="wps">
            <w:drawing>
              <wp:anchor distT="0" distB="0" distL="114300" distR="114300" simplePos="0" relativeHeight="251661312" behindDoc="0" locked="0" layoutInCell="1" allowOverlap="1" wp14:anchorId="74C7A2DA" wp14:editId="3C466CB9">
                <wp:simplePos x="0" y="0"/>
                <wp:positionH relativeFrom="column">
                  <wp:posOffset>-357222</wp:posOffset>
                </wp:positionH>
                <wp:positionV relativeFrom="paragraph">
                  <wp:posOffset>396523</wp:posOffset>
                </wp:positionV>
                <wp:extent cx="1018674" cy="385010"/>
                <wp:effectExtent l="0" t="0" r="0" b="0"/>
                <wp:wrapNone/>
                <wp:docPr id="2084577896" name="Text Box 3"/>
                <wp:cNvGraphicFramePr/>
                <a:graphic xmlns:a="http://schemas.openxmlformats.org/drawingml/2006/main">
                  <a:graphicData uri="http://schemas.microsoft.com/office/word/2010/wordprocessingShape">
                    <wps:wsp>
                      <wps:cNvSpPr txBox="1"/>
                      <wps:spPr>
                        <a:xfrm>
                          <a:off x="0" y="0"/>
                          <a:ext cx="1018674" cy="385010"/>
                        </a:xfrm>
                        <a:prstGeom prst="rect">
                          <a:avLst/>
                        </a:prstGeom>
                        <a:solidFill>
                          <a:schemeClr val="lt1">
                            <a:alpha val="0"/>
                          </a:schemeClr>
                        </a:solidFill>
                        <a:ln w="6350">
                          <a:noFill/>
                        </a:ln>
                      </wps:spPr>
                      <wps:txbx>
                        <w:txbxContent>
                          <w:p w14:paraId="27DA57D9" w14:textId="77777777" w:rsidR="00BF42AB" w:rsidRDefault="00BF42AB" w:rsidP="00BF42AB">
                            <w:pPr>
                              <w:pStyle w:val="ListParagraph"/>
                              <w:numPr>
                                <w:ilvl w:val="0"/>
                                <w:numId w:val="10"/>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C7A2DA" id="_x0000_t202" coordsize="21600,21600" o:spt="202" path="m,l,21600r21600,l21600,xe">
                <v:stroke joinstyle="miter"/>
                <v:path gradientshapeok="t" o:connecttype="rect"/>
              </v:shapetype>
              <v:shape id="Text Box 3" o:spid="_x0000_s1026" type="#_x0000_t202" style="position:absolute;margin-left:-28.15pt;margin-top:31.2pt;width:80.2pt;height:30.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" fillcolor="white [3201]" stroked="f" strokeweight=".5pt">
                <v:fill opacity="0"/>
                <v:textbox>
                  <w:txbxContent>
                    <w:p w14:paraId="27DA57D9" w14:textId="77777777" w:rsidR="00BF42AB" w:rsidRDefault="00BF42AB" w:rsidP="00BF42AB">
                      <w:pPr>
                        <w:pStyle w:val="ListParagraph"/>
                        <w:numPr>
                          <w:ilvl w:val="0"/>
                          <w:numId w:val="10"/>
                        </w:numPr>
                      </w:pPr>
                    </w:p>
                  </w:txbxContent>
                </v:textbox>
              </v:shape>
            </w:pict>
          </mc:Fallback>
        </mc:AlternateContent>
      </w:r>
    </w:p>
    <w:p w14:paraId="6187F5A0" w14:textId="3BCFB88C" w:rsidR="00BF42AB" w:rsidRDefault="00BF42AB" w:rsidP="00BF42AB"/>
    <w:p w14:paraId="37E6E90C" w14:textId="2CA077A2" w:rsidR="00BF42AB" w:rsidRDefault="00BF42AB" w:rsidP="00BF42AB">
      <w:r>
        <w:rPr>
          <w:noProof/>
        </w:rPr>
        <w:drawing>
          <wp:anchor distT="0" distB="0" distL="114300" distR="114300" simplePos="0" relativeHeight="251660288" behindDoc="0" locked="0" layoutInCell="1" allowOverlap="1" wp14:anchorId="324DF8BC" wp14:editId="2D093A58">
            <wp:simplePos x="0" y="0"/>
            <wp:positionH relativeFrom="margin">
              <wp:posOffset>-135255</wp:posOffset>
            </wp:positionH>
            <wp:positionV relativeFrom="paragraph">
              <wp:posOffset>58420</wp:posOffset>
            </wp:positionV>
            <wp:extent cx="4071620" cy="3145790"/>
            <wp:effectExtent l="0" t="0" r="5080" b="3810"/>
            <wp:wrapSquare wrapText="bothSides"/>
            <wp:docPr id="649243503" name="Picture 3" descr="A map of different colors and riv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43503" name="Picture 3" descr="A map of different colors and riv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71620" cy="3145790"/>
                    </a:xfrm>
                    <a:prstGeom prst="rect">
                      <a:avLst/>
                    </a:prstGeom>
                  </pic:spPr>
                </pic:pic>
              </a:graphicData>
            </a:graphic>
            <wp14:sizeRelH relativeFrom="page">
              <wp14:pctWidth>0</wp14:pctWidth>
            </wp14:sizeRelH>
            <wp14:sizeRelV relativeFrom="page">
              <wp14:pctHeight>0</wp14:pctHeight>
            </wp14:sizeRelV>
          </wp:anchor>
        </w:drawing>
      </w:r>
    </w:p>
    <w:p w14:paraId="308736BF" w14:textId="76501E78" w:rsidR="00BF42AB" w:rsidRDefault="00BF42AB" w:rsidP="00BF42AB"/>
    <w:p w14:paraId="4E4BF881" w14:textId="48DDB0BB" w:rsidR="00BF42AB" w:rsidRDefault="00BF42AB" w:rsidP="00BF42AB"/>
    <w:p w14:paraId="538952C4" w14:textId="21F3B4AD" w:rsidR="00BF42AB" w:rsidRDefault="00BF42AB" w:rsidP="00BF42AB"/>
    <w:p w14:paraId="5639043D" w14:textId="2D142504" w:rsidR="00BF42AB" w:rsidRDefault="00BF42AB" w:rsidP="00BF42AB">
      <w:pPr>
        <w:tabs>
          <w:tab w:val="left" w:pos="2621"/>
        </w:tabs>
        <w:rPr>
          <w:noProof/>
        </w:rPr>
      </w:pPr>
    </w:p>
    <w:p w14:paraId="64648C99" w14:textId="1A75CFEE" w:rsidR="00BF42AB" w:rsidRDefault="00BF42AB" w:rsidP="00BF42AB">
      <w:pPr>
        <w:tabs>
          <w:tab w:val="left" w:pos="2621"/>
        </w:tabs>
        <w:rPr>
          <w:noProof/>
        </w:rPr>
      </w:pPr>
    </w:p>
    <w:p w14:paraId="0072ADC4" w14:textId="78FC4E99" w:rsidR="00BF42AB" w:rsidRDefault="00BF42AB" w:rsidP="00BF42AB">
      <w:pPr>
        <w:tabs>
          <w:tab w:val="left" w:pos="2621"/>
        </w:tabs>
        <w:rPr>
          <w:noProof/>
        </w:rPr>
      </w:pPr>
    </w:p>
    <w:p w14:paraId="4A80E60F" w14:textId="33AB0E6B" w:rsidR="00BF42AB" w:rsidRDefault="00BF42AB" w:rsidP="00BF42AB">
      <w:pPr>
        <w:tabs>
          <w:tab w:val="left" w:pos="2621"/>
        </w:tabs>
        <w:rPr>
          <w:noProof/>
        </w:rPr>
      </w:pPr>
    </w:p>
    <w:p w14:paraId="4E06AD95" w14:textId="64B4E826" w:rsidR="00BF42AB" w:rsidRDefault="00BF42AB" w:rsidP="00BF42AB">
      <w:pPr>
        <w:tabs>
          <w:tab w:val="left" w:pos="2621"/>
        </w:tabs>
        <w:rPr>
          <w:noProof/>
        </w:rPr>
      </w:pPr>
      <w:r>
        <w:rPr>
          <w:noProof/>
        </w:rPr>
        <mc:AlternateContent>
          <mc:Choice Requires="wps">
            <w:drawing>
              <wp:anchor distT="0" distB="0" distL="114300" distR="114300" simplePos="0" relativeHeight="251662336" behindDoc="0" locked="0" layoutInCell="1" allowOverlap="1" wp14:anchorId="26AB9C35" wp14:editId="7250929C">
                <wp:simplePos x="0" y="0"/>
                <wp:positionH relativeFrom="column">
                  <wp:posOffset>-364066</wp:posOffset>
                </wp:positionH>
                <wp:positionV relativeFrom="paragraph">
                  <wp:posOffset>396028</wp:posOffset>
                </wp:positionV>
                <wp:extent cx="1185863" cy="400050"/>
                <wp:effectExtent l="0" t="0" r="0" b="0"/>
                <wp:wrapNone/>
                <wp:docPr id="1115512011" name="Text Box 3"/>
                <wp:cNvGraphicFramePr/>
                <a:graphic xmlns:a="http://schemas.openxmlformats.org/drawingml/2006/main">
                  <a:graphicData uri="http://schemas.microsoft.com/office/word/2010/wordprocessingShape">
                    <wps:wsp>
                      <wps:cNvSpPr txBox="1"/>
                      <wps:spPr>
                        <a:xfrm>
                          <a:off x="0" y="0"/>
                          <a:ext cx="1185863" cy="400050"/>
                        </a:xfrm>
                        <a:prstGeom prst="rect">
                          <a:avLst/>
                        </a:prstGeom>
                        <a:solidFill>
                          <a:schemeClr val="lt1">
                            <a:alpha val="0"/>
                          </a:schemeClr>
                        </a:solidFill>
                        <a:ln w="6350">
                          <a:noFill/>
                        </a:ln>
                      </wps:spPr>
                      <wps:txbx>
                        <w:txbxContent>
                          <w:p w14:paraId="17F21EB1" w14:textId="77777777" w:rsidR="00BF42AB" w:rsidRDefault="00BF42AB" w:rsidP="00BF42AB">
                            <w:pPr>
                              <w:pStyle w:val="ListParagraph"/>
                              <w:numPr>
                                <w:ilvl w:val="0"/>
                                <w:numId w:val="10"/>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B9C35" id="_x0000_s1027" type="#_x0000_t202" style="position:absolute;margin-left:-28.65pt;margin-top:31.2pt;width:93.4pt;height:3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" fillcolor="white [3201]" stroked="f" strokeweight=".5pt">
                <v:fill opacity="0"/>
                <v:textbox>
                  <w:txbxContent>
                    <w:p w14:paraId="17F21EB1" w14:textId="77777777" w:rsidR="00BF42AB" w:rsidRDefault="00BF42AB" w:rsidP="00BF42AB">
                      <w:pPr>
                        <w:pStyle w:val="ListParagraph"/>
                        <w:numPr>
                          <w:ilvl w:val="0"/>
                          <w:numId w:val="10"/>
                        </w:numPr>
                      </w:pPr>
                    </w:p>
                  </w:txbxContent>
                </v:textbox>
              </v:shape>
            </w:pict>
          </mc:Fallback>
        </mc:AlternateContent>
      </w:r>
    </w:p>
    <w:p w14:paraId="713E1427" w14:textId="39DB8F72" w:rsidR="00BF42AB" w:rsidRDefault="00BF42AB" w:rsidP="00BF42AB">
      <w:pPr>
        <w:tabs>
          <w:tab w:val="left" w:pos="2621"/>
        </w:tabs>
        <w:rPr>
          <w:noProof/>
        </w:rPr>
      </w:pPr>
    </w:p>
    <w:p w14:paraId="1D950196" w14:textId="77777777" w:rsidR="00BF42AB" w:rsidRDefault="00BF42AB" w:rsidP="00BF42AB">
      <w:pPr>
        <w:rPr>
          <w:rFonts w:ascii="Garamond" w:hAnsi="Garamond"/>
          <w:b/>
          <w:bCs/>
        </w:rPr>
      </w:pPr>
    </w:p>
    <w:p w14:paraId="786AA5B7" w14:textId="77777777" w:rsidR="00BF42AB" w:rsidRDefault="00BF42AB" w:rsidP="00BF42AB">
      <w:pPr>
        <w:suppressLineNumbers/>
        <w:rPr>
          <w:rFonts w:ascii="Garamond" w:hAnsi="Garamond"/>
        </w:rPr>
      </w:pPr>
      <w:r w:rsidRPr="00453D5B">
        <w:rPr>
          <w:rFonts w:ascii="Garamond" w:hAnsi="Garamond"/>
          <w:b/>
          <w:bCs/>
        </w:rPr>
        <w:t>Figure 2:</w:t>
      </w:r>
      <w:r w:rsidRPr="00453D5B">
        <w:rPr>
          <w:rFonts w:ascii="Garamond" w:hAnsi="Garamond"/>
        </w:rPr>
        <w:t xml:space="preserve"> </w:t>
      </w:r>
    </w:p>
    <w:p w14:paraId="2E645B19" w14:textId="77777777" w:rsidR="00BF42AB" w:rsidRPr="00453D5B" w:rsidRDefault="00BF42AB" w:rsidP="00BF42AB">
      <w:pPr>
        <w:suppressLineNumbers/>
        <w:rPr>
          <w:rFonts w:ascii="Garamond" w:hAnsi="Garamond"/>
        </w:rPr>
      </w:pPr>
      <w:r w:rsidRPr="00453D5B">
        <w:rPr>
          <w:rFonts w:ascii="Garamond" w:hAnsi="Garamond"/>
          <w:b/>
          <w:bCs/>
        </w:rPr>
        <w:t>A)</w:t>
      </w:r>
      <w:r w:rsidRPr="00453D5B">
        <w:rPr>
          <w:rFonts w:ascii="Garamond" w:hAnsi="Garamond"/>
        </w:rPr>
        <w:t xml:space="preserve"> 19 </w:t>
      </w:r>
      <w:r>
        <w:rPr>
          <w:rFonts w:ascii="Garamond" w:hAnsi="Garamond"/>
        </w:rPr>
        <w:t xml:space="preserve">tributary groups </w:t>
      </w:r>
      <w:r w:rsidRPr="00453D5B">
        <w:rPr>
          <w:rFonts w:ascii="Garamond" w:hAnsi="Garamond"/>
        </w:rPr>
        <w:t xml:space="preserve">selected by collecting the upstream reaches of notable tributaries in the basin. Regions not associated with a tributary (e.g. Lower Kuskokwim) were manually selected to ensure full coverage of the basin. </w:t>
      </w:r>
    </w:p>
    <w:p w14:paraId="5B07A8AB" w14:textId="77777777" w:rsidR="00BF42AB" w:rsidRPr="00453D5B" w:rsidRDefault="00BF42AB" w:rsidP="00BF42AB">
      <w:pPr>
        <w:suppressLineNumbers/>
        <w:rPr>
          <w:rFonts w:ascii="Garamond" w:hAnsi="Garamond"/>
        </w:rPr>
      </w:pPr>
      <w:r w:rsidRPr="00453D5B">
        <w:rPr>
          <w:rFonts w:ascii="Garamond" w:hAnsi="Garamond"/>
          <w:b/>
          <w:bCs/>
        </w:rPr>
        <w:t>B)</w:t>
      </w:r>
      <w:r w:rsidRPr="00453D5B">
        <w:rPr>
          <w:rFonts w:ascii="Garamond" w:hAnsi="Garamond"/>
        </w:rPr>
        <w:t xml:space="preserve"> </w:t>
      </w:r>
      <w:r>
        <w:rPr>
          <w:rFonts w:ascii="Garamond" w:hAnsi="Garamond"/>
        </w:rPr>
        <w:t>Dix r</w:t>
      </w:r>
      <w:r w:rsidRPr="00453D5B">
        <w:rPr>
          <w:rFonts w:ascii="Garamond" w:hAnsi="Garamond"/>
        </w:rPr>
        <w:t xml:space="preserve">egional groupings based on k-means clustering and evaluation of silhouette score. </w:t>
      </w:r>
    </w:p>
    <w:p w14:paraId="4FDE991D" w14:textId="7FCA9035" w:rsidR="00BF42AB" w:rsidRPr="001C4DE2" w:rsidRDefault="00BF42AB" w:rsidP="00BF42AB">
      <w:pPr>
        <w:suppressLineNumbers/>
        <w:tabs>
          <w:tab w:val="left" w:pos="978"/>
        </w:tabs>
      </w:pPr>
      <w:r>
        <w:tab/>
      </w:r>
    </w:p>
    <w:p w14:paraId="29A4C414" w14:textId="77777777" w:rsidR="00BF42AB" w:rsidRDefault="00BF42AB" w:rsidP="00BF42AB">
      <w:pPr>
        <w:suppressLineNumbers/>
        <w:tabs>
          <w:tab w:val="left" w:pos="2621"/>
        </w:tabs>
        <w:rPr>
          <w:rFonts w:ascii="Garamond" w:hAnsi="Garamond"/>
          <w:b/>
          <w:bCs/>
          <w:sz w:val="22"/>
          <w:szCs w:val="22"/>
        </w:rPr>
      </w:pPr>
      <w:r>
        <w:rPr>
          <w:rFonts w:ascii="Garamond" w:hAnsi="Garamond"/>
          <w:b/>
          <w:bCs/>
          <w:noProof/>
          <w:sz w:val="22"/>
          <w:szCs w:val="22"/>
        </w:rPr>
        <w:lastRenderedPageBreak/>
        <mc:AlternateContent>
          <mc:Choice Requires="wps">
            <w:drawing>
              <wp:anchor distT="0" distB="0" distL="114300" distR="114300" simplePos="0" relativeHeight="251666432" behindDoc="0" locked="0" layoutInCell="1" allowOverlap="1" wp14:anchorId="79A6F107" wp14:editId="14798C90">
                <wp:simplePos x="0" y="0"/>
                <wp:positionH relativeFrom="column">
                  <wp:posOffset>4915088</wp:posOffset>
                </wp:positionH>
                <wp:positionV relativeFrom="paragraph">
                  <wp:posOffset>1619</wp:posOffset>
                </wp:positionV>
                <wp:extent cx="622998" cy="311185"/>
                <wp:effectExtent l="0" t="0" r="0" b="0"/>
                <wp:wrapNone/>
                <wp:docPr id="1663905613" name="Text Box 9"/>
                <wp:cNvGraphicFramePr/>
                <a:graphic xmlns:a="http://schemas.openxmlformats.org/drawingml/2006/main">
                  <a:graphicData uri="http://schemas.microsoft.com/office/word/2010/wordprocessingShape">
                    <wps:wsp>
                      <wps:cNvSpPr txBox="1"/>
                      <wps:spPr>
                        <a:xfrm>
                          <a:off x="0" y="0"/>
                          <a:ext cx="622998" cy="311185"/>
                        </a:xfrm>
                        <a:prstGeom prst="rect">
                          <a:avLst/>
                        </a:prstGeom>
                        <a:noFill/>
                        <a:ln w="6350">
                          <a:noFill/>
                        </a:ln>
                      </wps:spPr>
                      <wps:txbx>
                        <w:txbxContent>
                          <w:p w14:paraId="3AE35E2C" w14:textId="77777777" w:rsidR="00BF42AB" w:rsidRDefault="00BF42AB" w:rsidP="00BF42AB">
                            <w:pPr>
                              <w:pStyle w:val="ListParagraph"/>
                              <w:numPr>
                                <w:ilvl w:val="0"/>
                                <w:numId w:val="11"/>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6F107" id="Text Box 9" o:spid="_x0000_s1028" type="#_x0000_t202" style="position:absolute;margin-left:387pt;margin-top:.15pt;width:49.05pt;height:2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" filled="f" stroked="f" strokeweight=".5pt">
                <v:textbox>
                  <w:txbxContent>
                    <w:p w14:paraId="3AE35E2C" w14:textId="77777777" w:rsidR="00BF42AB" w:rsidRDefault="00BF42AB" w:rsidP="00BF42AB">
                      <w:pPr>
                        <w:pStyle w:val="ListParagraph"/>
                        <w:numPr>
                          <w:ilvl w:val="0"/>
                          <w:numId w:val="11"/>
                        </w:numPr>
                      </w:pPr>
                    </w:p>
                  </w:txbxContent>
                </v:textbox>
              </v:shape>
            </w:pict>
          </mc:Fallback>
        </mc:AlternateContent>
      </w:r>
      <w:r>
        <w:rPr>
          <w:rFonts w:ascii="Garamond" w:hAnsi="Garamond"/>
          <w:b/>
          <w:bCs/>
          <w:noProof/>
          <w:sz w:val="22"/>
          <w:szCs w:val="22"/>
        </w:rPr>
        <mc:AlternateContent>
          <mc:Choice Requires="wps">
            <w:drawing>
              <wp:anchor distT="0" distB="0" distL="114300" distR="114300" simplePos="0" relativeHeight="251664384" behindDoc="0" locked="0" layoutInCell="1" allowOverlap="1" wp14:anchorId="16121CE6" wp14:editId="4FEB59F4">
                <wp:simplePos x="0" y="0"/>
                <wp:positionH relativeFrom="column">
                  <wp:posOffset>2411095</wp:posOffset>
                </wp:positionH>
                <wp:positionV relativeFrom="paragraph">
                  <wp:posOffset>-3175</wp:posOffset>
                </wp:positionV>
                <wp:extent cx="622998" cy="311185"/>
                <wp:effectExtent l="0" t="0" r="0" b="0"/>
                <wp:wrapNone/>
                <wp:docPr id="978046690" name="Text Box 9"/>
                <wp:cNvGraphicFramePr/>
                <a:graphic xmlns:a="http://schemas.openxmlformats.org/drawingml/2006/main">
                  <a:graphicData uri="http://schemas.microsoft.com/office/word/2010/wordprocessingShape">
                    <wps:wsp>
                      <wps:cNvSpPr txBox="1"/>
                      <wps:spPr>
                        <a:xfrm>
                          <a:off x="0" y="0"/>
                          <a:ext cx="622998" cy="311185"/>
                        </a:xfrm>
                        <a:prstGeom prst="rect">
                          <a:avLst/>
                        </a:prstGeom>
                        <a:noFill/>
                        <a:ln w="6350">
                          <a:noFill/>
                        </a:ln>
                      </wps:spPr>
                      <wps:txbx>
                        <w:txbxContent>
                          <w:p w14:paraId="0D1BA047" w14:textId="77777777" w:rsidR="00BF42AB" w:rsidRDefault="00BF42AB" w:rsidP="00BF42AB">
                            <w:pPr>
                              <w:pStyle w:val="ListParagraph"/>
                              <w:numPr>
                                <w:ilvl w:val="0"/>
                                <w:numId w:val="11"/>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21CE6" id="_x0000_s1029" type="#_x0000_t202" style="position:absolute;margin-left:189.85pt;margin-top:-.25pt;width:49.05pt;height:2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" filled="f" stroked="f" strokeweight=".5pt">
                <v:textbox>
                  <w:txbxContent>
                    <w:p w14:paraId="0D1BA047" w14:textId="77777777" w:rsidR="00BF42AB" w:rsidRDefault="00BF42AB" w:rsidP="00BF42AB">
                      <w:pPr>
                        <w:pStyle w:val="ListParagraph"/>
                        <w:numPr>
                          <w:ilvl w:val="0"/>
                          <w:numId w:val="11"/>
                        </w:numPr>
                      </w:pPr>
                    </w:p>
                  </w:txbxContent>
                </v:textbox>
              </v:shape>
            </w:pict>
          </mc:Fallback>
        </mc:AlternateContent>
      </w:r>
      <w:r>
        <w:rPr>
          <w:rFonts w:ascii="Garamond" w:hAnsi="Garamond"/>
          <w:b/>
          <w:bCs/>
          <w:noProof/>
          <w:sz w:val="22"/>
          <w:szCs w:val="22"/>
        </w:rPr>
        <mc:AlternateContent>
          <mc:Choice Requires="wps">
            <w:drawing>
              <wp:anchor distT="0" distB="0" distL="114300" distR="114300" simplePos="0" relativeHeight="251665408" behindDoc="0" locked="0" layoutInCell="1" allowOverlap="1" wp14:anchorId="12E6BA8A" wp14:editId="388EEBE4">
                <wp:simplePos x="0" y="0"/>
                <wp:positionH relativeFrom="column">
                  <wp:posOffset>3639178</wp:posOffset>
                </wp:positionH>
                <wp:positionV relativeFrom="paragraph">
                  <wp:posOffset>1214</wp:posOffset>
                </wp:positionV>
                <wp:extent cx="622998" cy="311185"/>
                <wp:effectExtent l="0" t="0" r="0" b="0"/>
                <wp:wrapNone/>
                <wp:docPr id="1027317102" name="Text Box 9"/>
                <wp:cNvGraphicFramePr/>
                <a:graphic xmlns:a="http://schemas.openxmlformats.org/drawingml/2006/main">
                  <a:graphicData uri="http://schemas.microsoft.com/office/word/2010/wordprocessingShape">
                    <wps:wsp>
                      <wps:cNvSpPr txBox="1"/>
                      <wps:spPr>
                        <a:xfrm>
                          <a:off x="0" y="0"/>
                          <a:ext cx="622998" cy="311185"/>
                        </a:xfrm>
                        <a:prstGeom prst="rect">
                          <a:avLst/>
                        </a:prstGeom>
                        <a:noFill/>
                        <a:ln w="6350">
                          <a:noFill/>
                        </a:ln>
                      </wps:spPr>
                      <wps:txbx>
                        <w:txbxContent>
                          <w:p w14:paraId="7B8B49DF" w14:textId="77777777" w:rsidR="00BF42AB" w:rsidRDefault="00BF42AB" w:rsidP="00BF42AB">
                            <w:pPr>
                              <w:pStyle w:val="ListParagraph"/>
                              <w:numPr>
                                <w:ilvl w:val="0"/>
                                <w:numId w:val="11"/>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6BA8A" id="_x0000_s1030" type="#_x0000_t202" style="position:absolute;margin-left:286.55pt;margin-top:.1pt;width:49.05pt;height:2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" filled="f" stroked="f" strokeweight=".5pt">
                <v:textbox>
                  <w:txbxContent>
                    <w:p w14:paraId="7B8B49DF" w14:textId="77777777" w:rsidR="00BF42AB" w:rsidRDefault="00BF42AB" w:rsidP="00BF42AB">
                      <w:pPr>
                        <w:pStyle w:val="ListParagraph"/>
                        <w:numPr>
                          <w:ilvl w:val="0"/>
                          <w:numId w:val="11"/>
                        </w:numPr>
                      </w:pPr>
                    </w:p>
                  </w:txbxContent>
                </v:textbox>
              </v:shape>
            </w:pict>
          </mc:Fallback>
        </mc:AlternateContent>
      </w:r>
      <w:r>
        <w:rPr>
          <w:rFonts w:ascii="Garamond" w:hAnsi="Garamond"/>
          <w:b/>
          <w:bCs/>
          <w:noProof/>
          <w:sz w:val="22"/>
          <w:szCs w:val="22"/>
        </w:rPr>
        <mc:AlternateContent>
          <mc:Choice Requires="wps">
            <w:drawing>
              <wp:anchor distT="0" distB="0" distL="114300" distR="114300" simplePos="0" relativeHeight="251663360" behindDoc="0" locked="0" layoutInCell="1" allowOverlap="1" wp14:anchorId="5DFC66AA" wp14:editId="36FB639F">
                <wp:simplePos x="0" y="0"/>
                <wp:positionH relativeFrom="column">
                  <wp:posOffset>1125220</wp:posOffset>
                </wp:positionH>
                <wp:positionV relativeFrom="paragraph">
                  <wp:posOffset>-454</wp:posOffset>
                </wp:positionV>
                <wp:extent cx="622998" cy="311185"/>
                <wp:effectExtent l="0" t="0" r="0" b="0"/>
                <wp:wrapNone/>
                <wp:docPr id="1130367020" name="Text Box 9"/>
                <wp:cNvGraphicFramePr/>
                <a:graphic xmlns:a="http://schemas.openxmlformats.org/drawingml/2006/main">
                  <a:graphicData uri="http://schemas.microsoft.com/office/word/2010/wordprocessingShape">
                    <wps:wsp>
                      <wps:cNvSpPr txBox="1"/>
                      <wps:spPr>
                        <a:xfrm>
                          <a:off x="0" y="0"/>
                          <a:ext cx="622998" cy="311185"/>
                        </a:xfrm>
                        <a:prstGeom prst="rect">
                          <a:avLst/>
                        </a:prstGeom>
                        <a:noFill/>
                        <a:ln w="6350">
                          <a:noFill/>
                        </a:ln>
                      </wps:spPr>
                      <wps:txbx>
                        <w:txbxContent>
                          <w:p w14:paraId="283B2094" w14:textId="77777777" w:rsidR="00BF42AB" w:rsidRDefault="00BF42AB" w:rsidP="00BF42AB">
                            <w:pPr>
                              <w:pStyle w:val="ListParagraph"/>
                              <w:numPr>
                                <w:ilvl w:val="0"/>
                                <w:numId w:val="11"/>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C66AA" id="_x0000_s1031" type="#_x0000_t202" style="position:absolute;margin-left:88.6pt;margin-top:-.05pt;width:49.05pt;height:2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" filled="f" stroked="f" strokeweight=".5pt">
                <v:textbox>
                  <w:txbxContent>
                    <w:p w14:paraId="283B2094" w14:textId="77777777" w:rsidR="00BF42AB" w:rsidRDefault="00BF42AB" w:rsidP="00BF42AB">
                      <w:pPr>
                        <w:pStyle w:val="ListParagraph"/>
                        <w:numPr>
                          <w:ilvl w:val="0"/>
                          <w:numId w:val="11"/>
                        </w:numPr>
                      </w:pPr>
                    </w:p>
                  </w:txbxContent>
                </v:textbox>
              </v:shape>
            </w:pict>
          </mc:Fallback>
        </mc:AlternateContent>
      </w:r>
      <w:r>
        <w:rPr>
          <w:rFonts w:ascii="Garamond" w:hAnsi="Garamond"/>
          <w:b/>
          <w:bCs/>
          <w:noProof/>
          <w:sz w:val="22"/>
          <w:szCs w:val="22"/>
        </w:rPr>
        <w:drawing>
          <wp:inline distT="0" distB="0" distL="0" distR="0" wp14:anchorId="652998C3" wp14:editId="07D64E0E">
            <wp:extent cx="5943600" cy="1697990"/>
            <wp:effectExtent l="0" t="0" r="0" b="3810"/>
            <wp:docPr id="1062445846" name="Picture 7" descr="A comparison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45846" name="Picture 7" descr="A comparison of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697990"/>
                    </a:xfrm>
                    <a:prstGeom prst="rect">
                      <a:avLst/>
                    </a:prstGeom>
                  </pic:spPr>
                </pic:pic>
              </a:graphicData>
            </a:graphic>
          </wp:inline>
        </w:drawing>
      </w:r>
    </w:p>
    <w:p w14:paraId="3103053D" w14:textId="77777777" w:rsidR="00BF42AB" w:rsidRPr="00F23856" w:rsidRDefault="00BF42AB" w:rsidP="00BF42AB">
      <w:pPr>
        <w:suppressLineNumbers/>
        <w:tabs>
          <w:tab w:val="left" w:pos="2621"/>
        </w:tabs>
        <w:rPr>
          <w:rFonts w:ascii="Garamond" w:hAnsi="Garamond"/>
        </w:rPr>
      </w:pPr>
      <w:r w:rsidRPr="00D816C3">
        <w:rPr>
          <w:rFonts w:ascii="Garamond" w:hAnsi="Garamond"/>
          <w:b/>
          <w:bCs/>
        </w:rPr>
        <w:t>Figure 3</w:t>
      </w:r>
      <w:r w:rsidRPr="00D816C3">
        <w:rPr>
          <w:rFonts w:ascii="Garamond" w:hAnsi="Garamond"/>
        </w:rPr>
        <w:t>:  Median proportion</w:t>
      </w:r>
      <w:r>
        <w:rPr>
          <w:rFonts w:ascii="Garamond" w:hAnsi="Garamond"/>
        </w:rPr>
        <w:t>al</w:t>
      </w:r>
      <w:r w:rsidRPr="00D816C3">
        <w:rPr>
          <w:rFonts w:ascii="Garamond" w:hAnsi="Garamond"/>
        </w:rPr>
        <w:t xml:space="preserve"> contribution of regional </w:t>
      </w:r>
      <w:r>
        <w:rPr>
          <w:rFonts w:ascii="Garamond" w:hAnsi="Garamond"/>
        </w:rPr>
        <w:t>groups to</w:t>
      </w:r>
      <w:r w:rsidRPr="00D816C3">
        <w:rPr>
          <w:rFonts w:ascii="Garamond" w:hAnsi="Garamond"/>
        </w:rPr>
        <w:t xml:space="preserve"> each seasonal quartile across all years of the dataset. Boxplots illustrat</w:t>
      </w:r>
      <w:r>
        <w:rPr>
          <w:rFonts w:ascii="Garamond" w:hAnsi="Garamond"/>
        </w:rPr>
        <w:t>e</w:t>
      </w:r>
      <w:r w:rsidRPr="00D816C3">
        <w:rPr>
          <w:rFonts w:ascii="Garamond" w:hAnsi="Garamond"/>
        </w:rPr>
        <w:t xml:space="preserve"> the range in proportional contribution </w:t>
      </w:r>
      <w:r>
        <w:rPr>
          <w:rFonts w:ascii="Garamond" w:hAnsi="Garamond"/>
        </w:rPr>
        <w:t xml:space="preserve">to each quartile </w:t>
      </w:r>
      <w:r w:rsidRPr="00D816C3">
        <w:rPr>
          <w:rFonts w:ascii="Garamond" w:hAnsi="Garamond"/>
        </w:rPr>
        <w:t xml:space="preserve">for each </w:t>
      </w:r>
      <w:r>
        <w:rPr>
          <w:rFonts w:ascii="Garamond" w:hAnsi="Garamond"/>
        </w:rPr>
        <w:t xml:space="preserve">stock </w:t>
      </w:r>
      <w:r w:rsidRPr="00D816C3">
        <w:rPr>
          <w:rFonts w:ascii="Garamond" w:hAnsi="Garamond"/>
        </w:rPr>
        <w:t xml:space="preserve">group across </w:t>
      </w:r>
      <w:r>
        <w:rPr>
          <w:rFonts w:ascii="Garamond" w:hAnsi="Garamond"/>
        </w:rPr>
        <w:t>all years of the</w:t>
      </w:r>
      <w:r w:rsidRPr="00D816C3">
        <w:rPr>
          <w:rFonts w:ascii="Garamond" w:hAnsi="Garamond"/>
        </w:rPr>
        <w:t xml:space="preserve"> dataset. </w:t>
      </w:r>
    </w:p>
    <w:p w14:paraId="5BECC40F" w14:textId="77777777" w:rsidR="00BF42AB" w:rsidRDefault="00BF42AB" w:rsidP="00BF42AB">
      <w:pPr>
        <w:suppressLineNumbers/>
      </w:pPr>
    </w:p>
    <w:p w14:paraId="252A578E" w14:textId="77777777" w:rsidR="00BF42AB" w:rsidRDefault="00BF42AB" w:rsidP="00BF42AB">
      <w:pPr>
        <w:suppressLineNumbers/>
      </w:pPr>
    </w:p>
    <w:p w14:paraId="646DAFD6" w14:textId="77777777" w:rsidR="00BF42AB" w:rsidRDefault="00BF42AB" w:rsidP="00BF42AB">
      <w:pPr>
        <w:suppressLineNumbers/>
      </w:pPr>
    </w:p>
    <w:p w14:paraId="5EFF88FF" w14:textId="77777777" w:rsidR="00BF42AB" w:rsidRDefault="00BF42AB" w:rsidP="00BF42AB">
      <w:pPr>
        <w:suppressLineNumbers/>
      </w:pPr>
    </w:p>
    <w:p w14:paraId="0C3779D4" w14:textId="77777777" w:rsidR="00BF42AB" w:rsidRDefault="00BF42AB" w:rsidP="00BF42AB">
      <w:pPr>
        <w:suppressLineNumbers/>
      </w:pPr>
    </w:p>
    <w:p w14:paraId="47496FAA" w14:textId="77777777" w:rsidR="00BF42AB" w:rsidRDefault="00BF42AB" w:rsidP="00BF42AB">
      <w:pPr>
        <w:suppressLineNumbers/>
      </w:pPr>
    </w:p>
    <w:p w14:paraId="674DA8B1" w14:textId="77777777" w:rsidR="00BF42AB" w:rsidRDefault="00BF42AB" w:rsidP="00BF42AB">
      <w:pPr>
        <w:suppressLineNumbers/>
      </w:pPr>
    </w:p>
    <w:p w14:paraId="06C4DE09" w14:textId="77777777" w:rsidR="00BF42AB" w:rsidRDefault="00BF42AB" w:rsidP="00BF42AB">
      <w:pPr>
        <w:suppressLineNumbers/>
      </w:pPr>
    </w:p>
    <w:p w14:paraId="4986A183" w14:textId="77777777" w:rsidR="00BF42AB" w:rsidRDefault="00BF42AB" w:rsidP="00BF42AB">
      <w:pPr>
        <w:rPr>
          <w:rStyle w:val="CommentReference"/>
        </w:rPr>
      </w:pPr>
      <w:r>
        <w:rPr>
          <w:noProof/>
          <w:sz w:val="16"/>
          <w:szCs w:val="16"/>
        </w:rPr>
        <w:lastRenderedPageBreak/>
        <w:drawing>
          <wp:inline distT="0" distB="0" distL="0" distR="0" wp14:anchorId="437D2110" wp14:editId="326A4292">
            <wp:extent cx="3129280" cy="6705600"/>
            <wp:effectExtent l="0" t="0" r="0" b="0"/>
            <wp:docPr id="1304865973"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65973" name="Picture 3" descr="A graph of different colored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4660" cy="6738557"/>
                    </a:xfrm>
                    <a:prstGeom prst="rect">
                      <a:avLst/>
                    </a:prstGeom>
                  </pic:spPr>
                </pic:pic>
              </a:graphicData>
            </a:graphic>
          </wp:inline>
        </w:drawing>
      </w:r>
    </w:p>
    <w:p w14:paraId="4CEEF8CE" w14:textId="77777777" w:rsidR="00BF42AB" w:rsidRPr="005250AA" w:rsidRDefault="00BF42AB" w:rsidP="00BF42AB">
      <w:pPr>
        <w:rPr>
          <w:rFonts w:ascii="Garamond" w:hAnsi="Garamond"/>
        </w:rPr>
      </w:pPr>
      <w:r w:rsidRPr="00BB0FD1">
        <w:rPr>
          <w:rStyle w:val="CommentReference"/>
          <w:rFonts w:ascii="Garamond" w:hAnsi="Garamond"/>
          <w:b/>
          <w:bCs/>
          <w:sz w:val="24"/>
          <w:szCs w:val="24"/>
        </w:rPr>
        <w:t>Figure 4:</w:t>
      </w:r>
      <w:r w:rsidRPr="00BB0FD1">
        <w:rPr>
          <w:rStyle w:val="CommentReference"/>
          <w:rFonts w:ascii="Garamond" w:hAnsi="Garamond"/>
          <w:sz w:val="24"/>
          <w:szCs w:val="24"/>
        </w:rPr>
        <w:t xml:space="preserve"> Cumulative distribution plots of returning </w:t>
      </w:r>
      <w:r>
        <w:rPr>
          <w:rStyle w:val="CommentReference"/>
          <w:rFonts w:ascii="Garamond" w:hAnsi="Garamond"/>
          <w:sz w:val="24"/>
          <w:szCs w:val="24"/>
        </w:rPr>
        <w:t xml:space="preserve">regional groups to the Bethel Test Fishery in June and July 2017-2022. </w:t>
      </w:r>
      <w:r w:rsidRPr="00BB0FD1">
        <w:rPr>
          <w:rStyle w:val="CommentReference"/>
          <w:rFonts w:ascii="Garamond" w:hAnsi="Garamond"/>
          <w:sz w:val="24"/>
          <w:szCs w:val="24"/>
        </w:rPr>
        <w:t xml:space="preserve"> Lines are colored in order of their watershed position, with the furthest upstream groups in red transitioning towards downstream groups in blue. Grey dashed</w:t>
      </w:r>
      <w:r>
        <w:rPr>
          <w:rStyle w:val="CommentReference"/>
          <w:rFonts w:ascii="Garamond" w:hAnsi="Garamond"/>
          <w:sz w:val="24"/>
          <w:szCs w:val="24"/>
        </w:rPr>
        <w:t xml:space="preserve"> vertical</w:t>
      </w:r>
      <w:r w:rsidRPr="00BB0FD1">
        <w:rPr>
          <w:rStyle w:val="CommentReference"/>
          <w:rFonts w:ascii="Garamond" w:hAnsi="Garamond"/>
          <w:sz w:val="24"/>
          <w:szCs w:val="24"/>
        </w:rPr>
        <w:t xml:space="preserve"> line illustrates the end of the front-end closure</w:t>
      </w:r>
      <w:r>
        <w:rPr>
          <w:rStyle w:val="CommentReference"/>
          <w:rFonts w:ascii="Garamond" w:hAnsi="Garamond"/>
          <w:sz w:val="24"/>
          <w:szCs w:val="24"/>
        </w:rPr>
        <w:t xml:space="preserve">. Grey solid line illustrates the remaining proportion of the total CPUE at each day. </w:t>
      </w:r>
    </w:p>
    <w:p w14:paraId="06CBC4FD" w14:textId="77777777" w:rsidR="00BF42AB" w:rsidRDefault="00BF42AB" w:rsidP="00BF42AB"/>
    <w:p w14:paraId="5250E2B2" w14:textId="77777777" w:rsidR="00BF42AB" w:rsidRDefault="00BF42AB" w:rsidP="00BF42AB">
      <w:pPr>
        <w:suppressLineNumbers/>
      </w:pPr>
      <w:r>
        <w:rPr>
          <w:noProof/>
        </w:rPr>
        <w:lastRenderedPageBreak/>
        <w:drawing>
          <wp:inline distT="0" distB="0" distL="0" distR="0" wp14:anchorId="3188BA20" wp14:editId="33620E36">
            <wp:extent cx="6262491" cy="3984978"/>
            <wp:effectExtent l="0" t="0" r="0" b="3175"/>
            <wp:docPr id="1793165430" name="Picture 8"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65430" name="Picture 8" descr="A graph of different colored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71075" cy="3990440"/>
                    </a:xfrm>
                    <a:prstGeom prst="rect">
                      <a:avLst/>
                    </a:prstGeom>
                  </pic:spPr>
                </pic:pic>
              </a:graphicData>
            </a:graphic>
          </wp:inline>
        </w:drawing>
      </w:r>
    </w:p>
    <w:p w14:paraId="041596C4" w14:textId="77777777" w:rsidR="00BF42AB" w:rsidRPr="00956E99" w:rsidRDefault="00BF42AB" w:rsidP="00BF42AB">
      <w:pPr>
        <w:suppressLineNumbers/>
        <w:rPr>
          <w:rFonts w:ascii="Garamond" w:hAnsi="Garamond"/>
        </w:rPr>
      </w:pPr>
      <w:r w:rsidRPr="00956E99">
        <w:rPr>
          <w:rFonts w:ascii="Garamond" w:hAnsi="Garamond"/>
          <w:b/>
          <w:bCs/>
        </w:rPr>
        <w:t xml:space="preserve">Figure </w:t>
      </w:r>
      <w:r>
        <w:rPr>
          <w:rFonts w:ascii="Garamond" w:hAnsi="Garamond"/>
          <w:b/>
          <w:bCs/>
        </w:rPr>
        <w:t>5</w:t>
      </w:r>
      <w:r w:rsidRPr="00956E99">
        <w:rPr>
          <w:rFonts w:ascii="Garamond" w:hAnsi="Garamond"/>
          <w:b/>
          <w:bCs/>
        </w:rPr>
        <w:t>:</w:t>
      </w:r>
      <w:r w:rsidRPr="00956E99">
        <w:rPr>
          <w:rFonts w:ascii="Garamond" w:hAnsi="Garamond"/>
        </w:rPr>
        <w:t xml:space="preserve">  The proportion of each regional group’s total return protected under several simulated front-end closure scenarios, including the current closure. X-axis labels show the number of days the simulated closure end date differs from the current end date (−3 = June 8, 0 = June 11, +3 = June 14, +6 = June 17). Each point represents a single year, colored bars show the year-to-year range, and black lines denote the median across all years. Colors reflect watershed position, with upstream groups shown in red and downstream groups in blue.</w:t>
      </w:r>
    </w:p>
    <w:p w14:paraId="4B459759" w14:textId="77777777" w:rsidR="00BF42AB" w:rsidRDefault="00BF42AB" w:rsidP="00BF42AB">
      <w:pPr>
        <w:suppressLineNumbers/>
        <w:rPr>
          <w:rFonts w:ascii="Garamond" w:hAnsi="Garamond"/>
        </w:rPr>
      </w:pPr>
    </w:p>
    <w:p w14:paraId="47CC095F" w14:textId="77777777" w:rsidR="00BF42AB" w:rsidRDefault="00BF42AB" w:rsidP="00BF42AB">
      <w:pPr>
        <w:suppressLineNumbers/>
        <w:rPr>
          <w:rFonts w:ascii="Garamond" w:hAnsi="Garamond"/>
        </w:rPr>
      </w:pPr>
    </w:p>
    <w:p w14:paraId="79906BC2" w14:textId="77777777" w:rsidR="00BF42AB" w:rsidRDefault="00BF42AB" w:rsidP="00BF42AB">
      <w:pPr>
        <w:suppressLineNumbers/>
        <w:rPr>
          <w:rFonts w:ascii="Garamond" w:hAnsi="Garamond"/>
        </w:rPr>
      </w:pPr>
    </w:p>
    <w:p w14:paraId="3482E10C" w14:textId="77777777" w:rsidR="00BF42AB" w:rsidRDefault="00BF42AB" w:rsidP="00BF42AB">
      <w:pPr>
        <w:suppressLineNumbers/>
        <w:rPr>
          <w:rFonts w:ascii="Garamond" w:hAnsi="Garamond"/>
        </w:rPr>
      </w:pPr>
      <w:r>
        <w:rPr>
          <w:rFonts w:ascii="Garamond" w:hAnsi="Garamond"/>
          <w:noProof/>
        </w:rPr>
        <w:lastRenderedPageBreak/>
        <w:drawing>
          <wp:inline distT="0" distB="0" distL="0" distR="0" wp14:anchorId="27D4A2E2" wp14:editId="23797A31">
            <wp:extent cx="4746171" cy="4746171"/>
            <wp:effectExtent l="0" t="0" r="3810" b="3810"/>
            <wp:docPr id="1512324811" name="Picture 6" descr="A graph with numbers and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24811" name="Picture 6" descr="A graph with numbers and colored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07543" cy="4807543"/>
                    </a:xfrm>
                    <a:prstGeom prst="rect">
                      <a:avLst/>
                    </a:prstGeom>
                  </pic:spPr>
                </pic:pic>
              </a:graphicData>
            </a:graphic>
          </wp:inline>
        </w:drawing>
      </w:r>
    </w:p>
    <w:p w14:paraId="1C004EAC" w14:textId="77777777" w:rsidR="00BF42AB" w:rsidRPr="00C21AAD" w:rsidRDefault="00BF42AB" w:rsidP="00BF42AB">
      <w:pPr>
        <w:suppressLineNumbers/>
        <w:rPr>
          <w:rFonts w:ascii="Garamond" w:hAnsi="Garamond"/>
        </w:rPr>
      </w:pPr>
      <w:r w:rsidRPr="00453D5B">
        <w:rPr>
          <w:rFonts w:ascii="Garamond" w:hAnsi="Garamond"/>
          <w:b/>
          <w:bCs/>
        </w:rPr>
        <w:t>Figure 6:</w:t>
      </w:r>
      <w:r>
        <w:rPr>
          <w:rFonts w:ascii="Garamond" w:hAnsi="Garamond"/>
        </w:rPr>
        <w:t xml:space="preserve"> Comparison of the mean protection afforded to each group across all years with the mean foregone potential harvest. Potential foregone harvest is calculated as 1- (cumulative daily CPUE at each closure date/ total summed daily CPUE in that year). Each column of points illustrates a different closure end date scenario. </w:t>
      </w:r>
    </w:p>
    <w:p w14:paraId="3EBAB241" w14:textId="77777777" w:rsidR="00BF42AB" w:rsidRPr="00BF42AB" w:rsidRDefault="00BF42AB" w:rsidP="00BF42AB">
      <w:pPr>
        <w:suppressLineNumbers/>
      </w:pPr>
    </w:p>
    <w:sectPr w:rsidR="00BF42AB" w:rsidRPr="00BF42AB" w:rsidSect="004712C9">
      <w:headerReference w:type="default" r:id="rId15"/>
      <w:footerReference w:type="even" r:id="rId16"/>
      <w:footerReference w:type="default" r:id="rId17"/>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0E7FE" w14:textId="77777777" w:rsidR="00072056" w:rsidRDefault="00072056">
      <w:pPr>
        <w:spacing w:after="0" w:line="240" w:lineRule="auto"/>
      </w:pPr>
      <w:r>
        <w:separator/>
      </w:r>
    </w:p>
  </w:endnote>
  <w:endnote w:type="continuationSeparator" w:id="0">
    <w:p w14:paraId="41C4171B" w14:textId="77777777" w:rsidR="00072056" w:rsidRDefault="000720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1923762"/>
      <w:docPartObj>
        <w:docPartGallery w:val="Page Numbers (Bottom of Page)"/>
        <w:docPartUnique/>
      </w:docPartObj>
    </w:sdtPr>
    <w:sdtContent>
      <w:p w14:paraId="0C958265"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B824FF" w14:textId="77777777" w:rsidR="007C2267" w:rsidRDefault="007C22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0426579"/>
      <w:docPartObj>
        <w:docPartGallery w:val="Page Numbers (Bottom of Page)"/>
        <w:docPartUnique/>
      </w:docPartObj>
    </w:sdtPr>
    <w:sdtContent>
      <w:p w14:paraId="3FD4FB3E"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B73CCF" w14:textId="77777777" w:rsidR="007C2267" w:rsidRDefault="007C22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92949" w14:textId="77777777" w:rsidR="00072056" w:rsidRDefault="00072056">
      <w:pPr>
        <w:spacing w:after="0" w:line="240" w:lineRule="auto"/>
      </w:pPr>
      <w:r>
        <w:separator/>
      </w:r>
    </w:p>
  </w:footnote>
  <w:footnote w:type="continuationSeparator" w:id="0">
    <w:p w14:paraId="44FB6E5A" w14:textId="77777777" w:rsidR="00072056" w:rsidRDefault="000720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B9B77" w14:textId="77777777" w:rsidR="001025C9" w:rsidRDefault="001025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04CD"/>
    <w:multiLevelType w:val="hybridMultilevel"/>
    <w:tmpl w:val="BC360582"/>
    <w:lvl w:ilvl="0" w:tplc="87E0FF1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C1321"/>
    <w:multiLevelType w:val="hybridMultilevel"/>
    <w:tmpl w:val="98EC45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F3132F"/>
    <w:multiLevelType w:val="hybridMultilevel"/>
    <w:tmpl w:val="96F00CA8"/>
    <w:lvl w:ilvl="0" w:tplc="9FEE0D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294DD3"/>
    <w:multiLevelType w:val="hybridMultilevel"/>
    <w:tmpl w:val="C694996A"/>
    <w:lvl w:ilvl="0" w:tplc="72709C6E">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B00263"/>
    <w:multiLevelType w:val="hybridMultilevel"/>
    <w:tmpl w:val="33AA7B10"/>
    <w:lvl w:ilvl="0" w:tplc="43127796">
      <w:numFmt w:val="bullet"/>
      <w:lvlText w:val="-"/>
      <w:lvlJc w:val="left"/>
      <w:pPr>
        <w:ind w:left="72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7A61CC"/>
    <w:multiLevelType w:val="hybridMultilevel"/>
    <w:tmpl w:val="A920D5FA"/>
    <w:lvl w:ilvl="0" w:tplc="77FC5AA4">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7253A8"/>
    <w:multiLevelType w:val="hybridMultilevel"/>
    <w:tmpl w:val="E7E8395C"/>
    <w:lvl w:ilvl="0" w:tplc="87A66D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BC65EB"/>
    <w:multiLevelType w:val="hybridMultilevel"/>
    <w:tmpl w:val="26B2BF6A"/>
    <w:lvl w:ilvl="0" w:tplc="6CDCC6A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4A19CD"/>
    <w:multiLevelType w:val="hybridMultilevel"/>
    <w:tmpl w:val="129C4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320269"/>
    <w:multiLevelType w:val="hybridMultilevel"/>
    <w:tmpl w:val="CFBAA5E6"/>
    <w:lvl w:ilvl="0" w:tplc="14461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C333D4F"/>
    <w:multiLevelType w:val="hybridMultilevel"/>
    <w:tmpl w:val="234C80F4"/>
    <w:lvl w:ilvl="0" w:tplc="BF06EC8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665541">
    <w:abstractNumId w:val="5"/>
  </w:num>
  <w:num w:numId="2" w16cid:durableId="1353727518">
    <w:abstractNumId w:val="3"/>
  </w:num>
  <w:num w:numId="3" w16cid:durableId="329413611">
    <w:abstractNumId w:val="10"/>
  </w:num>
  <w:num w:numId="4" w16cid:durableId="991065100">
    <w:abstractNumId w:val="6"/>
  </w:num>
  <w:num w:numId="5" w16cid:durableId="1019696258">
    <w:abstractNumId w:val="2"/>
  </w:num>
  <w:num w:numId="6" w16cid:durableId="1265116596">
    <w:abstractNumId w:val="7"/>
  </w:num>
  <w:num w:numId="7" w16cid:durableId="416367737">
    <w:abstractNumId w:val="4"/>
  </w:num>
  <w:num w:numId="8" w16cid:durableId="1863780797">
    <w:abstractNumId w:val="0"/>
  </w:num>
  <w:num w:numId="9" w16cid:durableId="227813615">
    <w:abstractNumId w:val="9"/>
  </w:num>
  <w:num w:numId="10" w16cid:durableId="1345399423">
    <w:abstractNumId w:val="8"/>
  </w:num>
  <w:num w:numId="11" w16cid:durableId="68787452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J. Makhlouf">
    <w15:presenceInfo w15:providerId="AD" w15:userId="S::bmak29@uw.edu::e2d819b1-db99-41fc-888c-ad60b4d561ad"/>
  </w15:person>
  <w15:person w15:author="Daniel Schindler">
    <w15:presenceInfo w15:providerId="AD" w15:userId="S::deschind@uw.edu::638f7977-a89c-40df-b85e-dc804ddb30d9"/>
  </w15:person>
  <w15:person w15:author="bmak29">
    <w15:presenceInfo w15:providerId="AD" w15:userId="S::bmak29@uw.edu::e2d819b1-db99-41fc-888c-ad60b4d561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48"/>
    <w:rsid w:val="00001F4B"/>
    <w:rsid w:val="00006A7A"/>
    <w:rsid w:val="00011A0E"/>
    <w:rsid w:val="000259EB"/>
    <w:rsid w:val="00033E6D"/>
    <w:rsid w:val="00040237"/>
    <w:rsid w:val="0004196B"/>
    <w:rsid w:val="00044401"/>
    <w:rsid w:val="000566CD"/>
    <w:rsid w:val="00060FEB"/>
    <w:rsid w:val="00065DC6"/>
    <w:rsid w:val="00066D9D"/>
    <w:rsid w:val="00071218"/>
    <w:rsid w:val="00072056"/>
    <w:rsid w:val="00083A7A"/>
    <w:rsid w:val="00085380"/>
    <w:rsid w:val="000854BE"/>
    <w:rsid w:val="00093841"/>
    <w:rsid w:val="000941AF"/>
    <w:rsid w:val="000979CB"/>
    <w:rsid w:val="000A55A6"/>
    <w:rsid w:val="000B5639"/>
    <w:rsid w:val="000B7514"/>
    <w:rsid w:val="000C0406"/>
    <w:rsid w:val="000C2C96"/>
    <w:rsid w:val="000C384D"/>
    <w:rsid w:val="000C429D"/>
    <w:rsid w:val="000C6898"/>
    <w:rsid w:val="000D511B"/>
    <w:rsid w:val="000D6E8E"/>
    <w:rsid w:val="000E1B66"/>
    <w:rsid w:val="000E5E9C"/>
    <w:rsid w:val="000F083A"/>
    <w:rsid w:val="000F3B6C"/>
    <w:rsid w:val="001000CB"/>
    <w:rsid w:val="001018D7"/>
    <w:rsid w:val="001025C9"/>
    <w:rsid w:val="001028F4"/>
    <w:rsid w:val="00103582"/>
    <w:rsid w:val="001058B8"/>
    <w:rsid w:val="00112ED8"/>
    <w:rsid w:val="00114DA5"/>
    <w:rsid w:val="00116F1B"/>
    <w:rsid w:val="00120202"/>
    <w:rsid w:val="00121BC7"/>
    <w:rsid w:val="00121EA9"/>
    <w:rsid w:val="00123AD2"/>
    <w:rsid w:val="001255D3"/>
    <w:rsid w:val="001269D4"/>
    <w:rsid w:val="00127F9A"/>
    <w:rsid w:val="00130CEE"/>
    <w:rsid w:val="00131432"/>
    <w:rsid w:val="0013324E"/>
    <w:rsid w:val="00134D4C"/>
    <w:rsid w:val="00136FC3"/>
    <w:rsid w:val="001419E1"/>
    <w:rsid w:val="001430A9"/>
    <w:rsid w:val="00143768"/>
    <w:rsid w:val="00151C49"/>
    <w:rsid w:val="00152000"/>
    <w:rsid w:val="001538CD"/>
    <w:rsid w:val="0015783A"/>
    <w:rsid w:val="00162958"/>
    <w:rsid w:val="0016395C"/>
    <w:rsid w:val="00163D3A"/>
    <w:rsid w:val="001679D4"/>
    <w:rsid w:val="00171632"/>
    <w:rsid w:val="0017389D"/>
    <w:rsid w:val="001740E9"/>
    <w:rsid w:val="00176511"/>
    <w:rsid w:val="001844EB"/>
    <w:rsid w:val="00190B2C"/>
    <w:rsid w:val="0019169F"/>
    <w:rsid w:val="00197965"/>
    <w:rsid w:val="001A07DD"/>
    <w:rsid w:val="001B0AC6"/>
    <w:rsid w:val="001C3B8F"/>
    <w:rsid w:val="001C6B33"/>
    <w:rsid w:val="001D3E40"/>
    <w:rsid w:val="001D6D0B"/>
    <w:rsid w:val="001D71C8"/>
    <w:rsid w:val="001E0D88"/>
    <w:rsid w:val="001F2097"/>
    <w:rsid w:val="0020053D"/>
    <w:rsid w:val="002006A2"/>
    <w:rsid w:val="0020187E"/>
    <w:rsid w:val="00206F6C"/>
    <w:rsid w:val="00210C30"/>
    <w:rsid w:val="00213C2D"/>
    <w:rsid w:val="00216D27"/>
    <w:rsid w:val="002175BB"/>
    <w:rsid w:val="002256A0"/>
    <w:rsid w:val="002323C1"/>
    <w:rsid w:val="00233DAB"/>
    <w:rsid w:val="0023404E"/>
    <w:rsid w:val="00234875"/>
    <w:rsid w:val="00235BCC"/>
    <w:rsid w:val="0024031C"/>
    <w:rsid w:val="00240DD3"/>
    <w:rsid w:val="00253057"/>
    <w:rsid w:val="002549E1"/>
    <w:rsid w:val="0025573D"/>
    <w:rsid w:val="002574F7"/>
    <w:rsid w:val="0026256C"/>
    <w:rsid w:val="00270862"/>
    <w:rsid w:val="002768BC"/>
    <w:rsid w:val="002769C2"/>
    <w:rsid w:val="00276AFF"/>
    <w:rsid w:val="002811E4"/>
    <w:rsid w:val="002948A2"/>
    <w:rsid w:val="002A3FE3"/>
    <w:rsid w:val="002B597E"/>
    <w:rsid w:val="002C1C99"/>
    <w:rsid w:val="002C21B7"/>
    <w:rsid w:val="002C2F48"/>
    <w:rsid w:val="002C3375"/>
    <w:rsid w:val="002C6F1E"/>
    <w:rsid w:val="002D12FE"/>
    <w:rsid w:val="002D2CBF"/>
    <w:rsid w:val="002E45E7"/>
    <w:rsid w:val="002E5716"/>
    <w:rsid w:val="002F0A2B"/>
    <w:rsid w:val="003031E8"/>
    <w:rsid w:val="00304260"/>
    <w:rsid w:val="00306D21"/>
    <w:rsid w:val="003071D2"/>
    <w:rsid w:val="00310A9F"/>
    <w:rsid w:val="00312FC9"/>
    <w:rsid w:val="00313CB8"/>
    <w:rsid w:val="003157C4"/>
    <w:rsid w:val="00320DDA"/>
    <w:rsid w:val="0033106A"/>
    <w:rsid w:val="0033540B"/>
    <w:rsid w:val="00343C0B"/>
    <w:rsid w:val="003442B4"/>
    <w:rsid w:val="003474F0"/>
    <w:rsid w:val="003505B6"/>
    <w:rsid w:val="003508BF"/>
    <w:rsid w:val="00354EC0"/>
    <w:rsid w:val="00356F8B"/>
    <w:rsid w:val="0036019D"/>
    <w:rsid w:val="003610A6"/>
    <w:rsid w:val="00362078"/>
    <w:rsid w:val="003642FE"/>
    <w:rsid w:val="00367B6D"/>
    <w:rsid w:val="003717DB"/>
    <w:rsid w:val="00371AC6"/>
    <w:rsid w:val="00374558"/>
    <w:rsid w:val="003760FD"/>
    <w:rsid w:val="00383B9A"/>
    <w:rsid w:val="00385F28"/>
    <w:rsid w:val="0038700D"/>
    <w:rsid w:val="0039598A"/>
    <w:rsid w:val="0039711B"/>
    <w:rsid w:val="00397AF1"/>
    <w:rsid w:val="00397FF6"/>
    <w:rsid w:val="003A1EB0"/>
    <w:rsid w:val="003A53E2"/>
    <w:rsid w:val="003A58F7"/>
    <w:rsid w:val="003B0A46"/>
    <w:rsid w:val="003C2A7E"/>
    <w:rsid w:val="003C6E87"/>
    <w:rsid w:val="003D0402"/>
    <w:rsid w:val="003D30C7"/>
    <w:rsid w:val="003D7E04"/>
    <w:rsid w:val="003F0E0F"/>
    <w:rsid w:val="003F1234"/>
    <w:rsid w:val="003F6161"/>
    <w:rsid w:val="00400339"/>
    <w:rsid w:val="00400CBB"/>
    <w:rsid w:val="00401EE2"/>
    <w:rsid w:val="004025DD"/>
    <w:rsid w:val="004025ED"/>
    <w:rsid w:val="0040355B"/>
    <w:rsid w:val="00403B68"/>
    <w:rsid w:val="00416B2E"/>
    <w:rsid w:val="00417AE1"/>
    <w:rsid w:val="00424DB6"/>
    <w:rsid w:val="004261EE"/>
    <w:rsid w:val="00431422"/>
    <w:rsid w:val="00433B90"/>
    <w:rsid w:val="00437729"/>
    <w:rsid w:val="00441FFD"/>
    <w:rsid w:val="00442120"/>
    <w:rsid w:val="004504D1"/>
    <w:rsid w:val="00450591"/>
    <w:rsid w:val="00450ED3"/>
    <w:rsid w:val="00454FB2"/>
    <w:rsid w:val="00455535"/>
    <w:rsid w:val="00455561"/>
    <w:rsid w:val="00460AE8"/>
    <w:rsid w:val="00464971"/>
    <w:rsid w:val="0046614E"/>
    <w:rsid w:val="004665BB"/>
    <w:rsid w:val="00467885"/>
    <w:rsid w:val="00470C70"/>
    <w:rsid w:val="004712C9"/>
    <w:rsid w:val="0047513B"/>
    <w:rsid w:val="00477415"/>
    <w:rsid w:val="00481088"/>
    <w:rsid w:val="00491C12"/>
    <w:rsid w:val="004A0003"/>
    <w:rsid w:val="004A072A"/>
    <w:rsid w:val="004A6CF4"/>
    <w:rsid w:val="004B1488"/>
    <w:rsid w:val="004B1829"/>
    <w:rsid w:val="004B19B1"/>
    <w:rsid w:val="004B5E0E"/>
    <w:rsid w:val="004B7BC4"/>
    <w:rsid w:val="004C2230"/>
    <w:rsid w:val="004C3939"/>
    <w:rsid w:val="004C58FF"/>
    <w:rsid w:val="004C5CB5"/>
    <w:rsid w:val="004D0AA2"/>
    <w:rsid w:val="004D6874"/>
    <w:rsid w:val="004D6C38"/>
    <w:rsid w:val="004E3592"/>
    <w:rsid w:val="004E7138"/>
    <w:rsid w:val="004E7B3B"/>
    <w:rsid w:val="004F0045"/>
    <w:rsid w:val="004F04C2"/>
    <w:rsid w:val="004F0E72"/>
    <w:rsid w:val="004F324B"/>
    <w:rsid w:val="004F3972"/>
    <w:rsid w:val="004F4EF3"/>
    <w:rsid w:val="0050237A"/>
    <w:rsid w:val="00505979"/>
    <w:rsid w:val="00507803"/>
    <w:rsid w:val="005078D8"/>
    <w:rsid w:val="005104A5"/>
    <w:rsid w:val="00512EE1"/>
    <w:rsid w:val="005149FF"/>
    <w:rsid w:val="00514EB9"/>
    <w:rsid w:val="00516589"/>
    <w:rsid w:val="005171B6"/>
    <w:rsid w:val="00517577"/>
    <w:rsid w:val="00520187"/>
    <w:rsid w:val="005229F0"/>
    <w:rsid w:val="005302EF"/>
    <w:rsid w:val="00530411"/>
    <w:rsid w:val="005312E0"/>
    <w:rsid w:val="00533C59"/>
    <w:rsid w:val="00536536"/>
    <w:rsid w:val="00537343"/>
    <w:rsid w:val="005416E6"/>
    <w:rsid w:val="005463B2"/>
    <w:rsid w:val="00551911"/>
    <w:rsid w:val="005554D7"/>
    <w:rsid w:val="00557194"/>
    <w:rsid w:val="00572EF0"/>
    <w:rsid w:val="0057720D"/>
    <w:rsid w:val="005805EB"/>
    <w:rsid w:val="005858F1"/>
    <w:rsid w:val="0058744A"/>
    <w:rsid w:val="0059082A"/>
    <w:rsid w:val="005956BD"/>
    <w:rsid w:val="005A052B"/>
    <w:rsid w:val="005A36C3"/>
    <w:rsid w:val="005A53C9"/>
    <w:rsid w:val="005B0F4E"/>
    <w:rsid w:val="005B3AB3"/>
    <w:rsid w:val="005B3E0C"/>
    <w:rsid w:val="005B7FCD"/>
    <w:rsid w:val="005C0D40"/>
    <w:rsid w:val="005C2215"/>
    <w:rsid w:val="005C36CF"/>
    <w:rsid w:val="005C58CB"/>
    <w:rsid w:val="005D0EF1"/>
    <w:rsid w:val="005D4C96"/>
    <w:rsid w:val="005E6A59"/>
    <w:rsid w:val="005F27E4"/>
    <w:rsid w:val="005F3448"/>
    <w:rsid w:val="00606787"/>
    <w:rsid w:val="006101C3"/>
    <w:rsid w:val="00612B95"/>
    <w:rsid w:val="00617B67"/>
    <w:rsid w:val="00625357"/>
    <w:rsid w:val="006314EE"/>
    <w:rsid w:val="00631AAA"/>
    <w:rsid w:val="006357BB"/>
    <w:rsid w:val="0063694A"/>
    <w:rsid w:val="00636B84"/>
    <w:rsid w:val="00636C9F"/>
    <w:rsid w:val="00642B65"/>
    <w:rsid w:val="00643AC4"/>
    <w:rsid w:val="00645EF1"/>
    <w:rsid w:val="00651133"/>
    <w:rsid w:val="00653AE8"/>
    <w:rsid w:val="006540BC"/>
    <w:rsid w:val="0065535A"/>
    <w:rsid w:val="00655F63"/>
    <w:rsid w:val="00656B48"/>
    <w:rsid w:val="006617C0"/>
    <w:rsid w:val="0066241A"/>
    <w:rsid w:val="00663FC6"/>
    <w:rsid w:val="00665BC1"/>
    <w:rsid w:val="00673B3C"/>
    <w:rsid w:val="006762C3"/>
    <w:rsid w:val="00676513"/>
    <w:rsid w:val="00682611"/>
    <w:rsid w:val="00687F38"/>
    <w:rsid w:val="00691BBC"/>
    <w:rsid w:val="00691F38"/>
    <w:rsid w:val="00693A39"/>
    <w:rsid w:val="006A4011"/>
    <w:rsid w:val="006A798F"/>
    <w:rsid w:val="006B1D97"/>
    <w:rsid w:val="006B418B"/>
    <w:rsid w:val="006B5AB0"/>
    <w:rsid w:val="006C531D"/>
    <w:rsid w:val="006C663B"/>
    <w:rsid w:val="006C6CB7"/>
    <w:rsid w:val="006D11D3"/>
    <w:rsid w:val="006D6AEE"/>
    <w:rsid w:val="006E1BBC"/>
    <w:rsid w:val="006E5473"/>
    <w:rsid w:val="0070135F"/>
    <w:rsid w:val="0070647C"/>
    <w:rsid w:val="007072E7"/>
    <w:rsid w:val="00711069"/>
    <w:rsid w:val="0071220D"/>
    <w:rsid w:val="0071320D"/>
    <w:rsid w:val="00715F4A"/>
    <w:rsid w:val="00717761"/>
    <w:rsid w:val="00717B12"/>
    <w:rsid w:val="0072380C"/>
    <w:rsid w:val="00724D0B"/>
    <w:rsid w:val="007266BC"/>
    <w:rsid w:val="00730A88"/>
    <w:rsid w:val="00731FB9"/>
    <w:rsid w:val="00746351"/>
    <w:rsid w:val="00747075"/>
    <w:rsid w:val="007555A4"/>
    <w:rsid w:val="007561E4"/>
    <w:rsid w:val="0076034D"/>
    <w:rsid w:val="007603D4"/>
    <w:rsid w:val="007708F4"/>
    <w:rsid w:val="00772AC1"/>
    <w:rsid w:val="00780305"/>
    <w:rsid w:val="007878C0"/>
    <w:rsid w:val="00793B30"/>
    <w:rsid w:val="007A07BC"/>
    <w:rsid w:val="007A1D0A"/>
    <w:rsid w:val="007B17D6"/>
    <w:rsid w:val="007B71BB"/>
    <w:rsid w:val="007C0A61"/>
    <w:rsid w:val="007C1050"/>
    <w:rsid w:val="007C2267"/>
    <w:rsid w:val="007C2373"/>
    <w:rsid w:val="007C6D95"/>
    <w:rsid w:val="007D1726"/>
    <w:rsid w:val="007D2894"/>
    <w:rsid w:val="007D630A"/>
    <w:rsid w:val="007D7981"/>
    <w:rsid w:val="007E1736"/>
    <w:rsid w:val="007E3A31"/>
    <w:rsid w:val="007F098D"/>
    <w:rsid w:val="007F32DE"/>
    <w:rsid w:val="007F35F9"/>
    <w:rsid w:val="007F37AE"/>
    <w:rsid w:val="007F4A77"/>
    <w:rsid w:val="007F66C5"/>
    <w:rsid w:val="007F7231"/>
    <w:rsid w:val="007F747D"/>
    <w:rsid w:val="007F75D5"/>
    <w:rsid w:val="00800CBA"/>
    <w:rsid w:val="008050C3"/>
    <w:rsid w:val="00807290"/>
    <w:rsid w:val="00811477"/>
    <w:rsid w:val="00811B88"/>
    <w:rsid w:val="00814EE7"/>
    <w:rsid w:val="00816626"/>
    <w:rsid w:val="00820E08"/>
    <w:rsid w:val="0082206F"/>
    <w:rsid w:val="008277E3"/>
    <w:rsid w:val="00832815"/>
    <w:rsid w:val="00836381"/>
    <w:rsid w:val="00843258"/>
    <w:rsid w:val="0084410D"/>
    <w:rsid w:val="00845E76"/>
    <w:rsid w:val="00856168"/>
    <w:rsid w:val="008605CB"/>
    <w:rsid w:val="00863C27"/>
    <w:rsid w:val="008730BC"/>
    <w:rsid w:val="0087708A"/>
    <w:rsid w:val="00881286"/>
    <w:rsid w:val="0088327B"/>
    <w:rsid w:val="0088451D"/>
    <w:rsid w:val="00885296"/>
    <w:rsid w:val="0088664E"/>
    <w:rsid w:val="008872F5"/>
    <w:rsid w:val="00891B6F"/>
    <w:rsid w:val="00893125"/>
    <w:rsid w:val="008948AB"/>
    <w:rsid w:val="00895ED8"/>
    <w:rsid w:val="00895FC7"/>
    <w:rsid w:val="008970CF"/>
    <w:rsid w:val="008A7376"/>
    <w:rsid w:val="008B0A5A"/>
    <w:rsid w:val="008B3EA1"/>
    <w:rsid w:val="008B64EE"/>
    <w:rsid w:val="008B6684"/>
    <w:rsid w:val="008C03AF"/>
    <w:rsid w:val="008C378F"/>
    <w:rsid w:val="008C65D7"/>
    <w:rsid w:val="008D1422"/>
    <w:rsid w:val="008D1B8A"/>
    <w:rsid w:val="008E3428"/>
    <w:rsid w:val="008E4C82"/>
    <w:rsid w:val="008F2118"/>
    <w:rsid w:val="008F26BA"/>
    <w:rsid w:val="00900DF4"/>
    <w:rsid w:val="0090107F"/>
    <w:rsid w:val="00901ACE"/>
    <w:rsid w:val="00907410"/>
    <w:rsid w:val="009076B8"/>
    <w:rsid w:val="009110AF"/>
    <w:rsid w:val="0091492C"/>
    <w:rsid w:val="00915EEE"/>
    <w:rsid w:val="00916EE1"/>
    <w:rsid w:val="00917026"/>
    <w:rsid w:val="00922435"/>
    <w:rsid w:val="00925A21"/>
    <w:rsid w:val="009263B7"/>
    <w:rsid w:val="00932FBC"/>
    <w:rsid w:val="00933D52"/>
    <w:rsid w:val="009423AC"/>
    <w:rsid w:val="00944E55"/>
    <w:rsid w:val="00946A92"/>
    <w:rsid w:val="00951507"/>
    <w:rsid w:val="00955A42"/>
    <w:rsid w:val="00956F44"/>
    <w:rsid w:val="00961F08"/>
    <w:rsid w:val="00966E61"/>
    <w:rsid w:val="00967DC4"/>
    <w:rsid w:val="00971164"/>
    <w:rsid w:val="0097261B"/>
    <w:rsid w:val="00973C7E"/>
    <w:rsid w:val="0097448D"/>
    <w:rsid w:val="009833DB"/>
    <w:rsid w:val="00983667"/>
    <w:rsid w:val="00983880"/>
    <w:rsid w:val="00986BAC"/>
    <w:rsid w:val="009879FD"/>
    <w:rsid w:val="00990982"/>
    <w:rsid w:val="009916A5"/>
    <w:rsid w:val="009A7B39"/>
    <w:rsid w:val="009B24AC"/>
    <w:rsid w:val="009B595F"/>
    <w:rsid w:val="009C079F"/>
    <w:rsid w:val="009C2F92"/>
    <w:rsid w:val="009C308C"/>
    <w:rsid w:val="009C3C93"/>
    <w:rsid w:val="009C3FA5"/>
    <w:rsid w:val="009C42BD"/>
    <w:rsid w:val="009D0427"/>
    <w:rsid w:val="009D3148"/>
    <w:rsid w:val="009D66DA"/>
    <w:rsid w:val="009E68C7"/>
    <w:rsid w:val="009F1309"/>
    <w:rsid w:val="009F1A92"/>
    <w:rsid w:val="009F3D19"/>
    <w:rsid w:val="009F3E36"/>
    <w:rsid w:val="009F51C3"/>
    <w:rsid w:val="009F56C0"/>
    <w:rsid w:val="009F5E0E"/>
    <w:rsid w:val="009F6624"/>
    <w:rsid w:val="009F7AF2"/>
    <w:rsid w:val="00A0052D"/>
    <w:rsid w:val="00A005B7"/>
    <w:rsid w:val="00A06CC6"/>
    <w:rsid w:val="00A10423"/>
    <w:rsid w:val="00A110EC"/>
    <w:rsid w:val="00A13C28"/>
    <w:rsid w:val="00A13EDE"/>
    <w:rsid w:val="00A14D37"/>
    <w:rsid w:val="00A16F99"/>
    <w:rsid w:val="00A22AAB"/>
    <w:rsid w:val="00A234BB"/>
    <w:rsid w:val="00A25870"/>
    <w:rsid w:val="00A26A50"/>
    <w:rsid w:val="00A3396F"/>
    <w:rsid w:val="00A3550B"/>
    <w:rsid w:val="00A36D27"/>
    <w:rsid w:val="00A44879"/>
    <w:rsid w:val="00A4712A"/>
    <w:rsid w:val="00A52BD6"/>
    <w:rsid w:val="00A54B4A"/>
    <w:rsid w:val="00A72EBD"/>
    <w:rsid w:val="00A76A53"/>
    <w:rsid w:val="00A805B8"/>
    <w:rsid w:val="00A8429C"/>
    <w:rsid w:val="00A849F0"/>
    <w:rsid w:val="00A84E4B"/>
    <w:rsid w:val="00A94BC2"/>
    <w:rsid w:val="00AA1798"/>
    <w:rsid w:val="00AA26A1"/>
    <w:rsid w:val="00AA6EC2"/>
    <w:rsid w:val="00AB074C"/>
    <w:rsid w:val="00AB2317"/>
    <w:rsid w:val="00AB3DBB"/>
    <w:rsid w:val="00AB779D"/>
    <w:rsid w:val="00AC7C2D"/>
    <w:rsid w:val="00AD1910"/>
    <w:rsid w:val="00AD484F"/>
    <w:rsid w:val="00AD4BE1"/>
    <w:rsid w:val="00AD7B82"/>
    <w:rsid w:val="00AF0D4C"/>
    <w:rsid w:val="00AF7B74"/>
    <w:rsid w:val="00B00C18"/>
    <w:rsid w:val="00B01FE3"/>
    <w:rsid w:val="00B02A4D"/>
    <w:rsid w:val="00B07AE4"/>
    <w:rsid w:val="00B13E93"/>
    <w:rsid w:val="00B155C4"/>
    <w:rsid w:val="00B212BB"/>
    <w:rsid w:val="00B23B58"/>
    <w:rsid w:val="00B24171"/>
    <w:rsid w:val="00B27EC5"/>
    <w:rsid w:val="00B30111"/>
    <w:rsid w:val="00B35E5D"/>
    <w:rsid w:val="00B40601"/>
    <w:rsid w:val="00B429B6"/>
    <w:rsid w:val="00B4720E"/>
    <w:rsid w:val="00B50583"/>
    <w:rsid w:val="00B50CA4"/>
    <w:rsid w:val="00B53530"/>
    <w:rsid w:val="00B60D7F"/>
    <w:rsid w:val="00B62128"/>
    <w:rsid w:val="00B65D13"/>
    <w:rsid w:val="00B74D8D"/>
    <w:rsid w:val="00B74F35"/>
    <w:rsid w:val="00B76340"/>
    <w:rsid w:val="00B8483E"/>
    <w:rsid w:val="00B857E3"/>
    <w:rsid w:val="00B923D2"/>
    <w:rsid w:val="00B95589"/>
    <w:rsid w:val="00BA0245"/>
    <w:rsid w:val="00BA369C"/>
    <w:rsid w:val="00BA542C"/>
    <w:rsid w:val="00BB27C2"/>
    <w:rsid w:val="00BB381E"/>
    <w:rsid w:val="00BB5897"/>
    <w:rsid w:val="00BC7C48"/>
    <w:rsid w:val="00BD0803"/>
    <w:rsid w:val="00BD2F8F"/>
    <w:rsid w:val="00BF0C62"/>
    <w:rsid w:val="00BF307A"/>
    <w:rsid w:val="00BF42AB"/>
    <w:rsid w:val="00C013DD"/>
    <w:rsid w:val="00C107EA"/>
    <w:rsid w:val="00C10AF2"/>
    <w:rsid w:val="00C162F5"/>
    <w:rsid w:val="00C1704A"/>
    <w:rsid w:val="00C26378"/>
    <w:rsid w:val="00C27BF0"/>
    <w:rsid w:val="00C31CB4"/>
    <w:rsid w:val="00C32D99"/>
    <w:rsid w:val="00C34090"/>
    <w:rsid w:val="00C40D88"/>
    <w:rsid w:val="00C41758"/>
    <w:rsid w:val="00C41C66"/>
    <w:rsid w:val="00C50220"/>
    <w:rsid w:val="00C50332"/>
    <w:rsid w:val="00C50733"/>
    <w:rsid w:val="00C57048"/>
    <w:rsid w:val="00C57FD7"/>
    <w:rsid w:val="00C6603A"/>
    <w:rsid w:val="00C67240"/>
    <w:rsid w:val="00C67BC1"/>
    <w:rsid w:val="00C7034D"/>
    <w:rsid w:val="00C83BD0"/>
    <w:rsid w:val="00C83BF2"/>
    <w:rsid w:val="00C92AB0"/>
    <w:rsid w:val="00C93DD5"/>
    <w:rsid w:val="00C95028"/>
    <w:rsid w:val="00C9741A"/>
    <w:rsid w:val="00C97C2C"/>
    <w:rsid w:val="00CA262D"/>
    <w:rsid w:val="00CA6AF1"/>
    <w:rsid w:val="00CA7EEC"/>
    <w:rsid w:val="00CB2EEB"/>
    <w:rsid w:val="00CB3C24"/>
    <w:rsid w:val="00CB4B76"/>
    <w:rsid w:val="00CC053E"/>
    <w:rsid w:val="00CC09EC"/>
    <w:rsid w:val="00CC472B"/>
    <w:rsid w:val="00CC7CEE"/>
    <w:rsid w:val="00CD3038"/>
    <w:rsid w:val="00CE02D5"/>
    <w:rsid w:val="00CE2EB6"/>
    <w:rsid w:val="00CE70A0"/>
    <w:rsid w:val="00CE7CAA"/>
    <w:rsid w:val="00CF00B2"/>
    <w:rsid w:val="00CF03CC"/>
    <w:rsid w:val="00CF21C5"/>
    <w:rsid w:val="00CF2DB5"/>
    <w:rsid w:val="00CF45A1"/>
    <w:rsid w:val="00CF474A"/>
    <w:rsid w:val="00CF6CDB"/>
    <w:rsid w:val="00D0176E"/>
    <w:rsid w:val="00D0546A"/>
    <w:rsid w:val="00D05EAB"/>
    <w:rsid w:val="00D0678D"/>
    <w:rsid w:val="00D105F1"/>
    <w:rsid w:val="00D10F35"/>
    <w:rsid w:val="00D149EB"/>
    <w:rsid w:val="00D30A4B"/>
    <w:rsid w:val="00D3134F"/>
    <w:rsid w:val="00D36A10"/>
    <w:rsid w:val="00D409CC"/>
    <w:rsid w:val="00D43F43"/>
    <w:rsid w:val="00D47703"/>
    <w:rsid w:val="00D47FB2"/>
    <w:rsid w:val="00D516D1"/>
    <w:rsid w:val="00D53B0E"/>
    <w:rsid w:val="00D5400B"/>
    <w:rsid w:val="00D554ED"/>
    <w:rsid w:val="00D57D37"/>
    <w:rsid w:val="00D625F2"/>
    <w:rsid w:val="00D71360"/>
    <w:rsid w:val="00D80B0D"/>
    <w:rsid w:val="00D86CD4"/>
    <w:rsid w:val="00D90980"/>
    <w:rsid w:val="00D91D5D"/>
    <w:rsid w:val="00D96066"/>
    <w:rsid w:val="00DA0881"/>
    <w:rsid w:val="00DA289A"/>
    <w:rsid w:val="00DA7E79"/>
    <w:rsid w:val="00DB2B04"/>
    <w:rsid w:val="00DB58D6"/>
    <w:rsid w:val="00DC669C"/>
    <w:rsid w:val="00DC75BB"/>
    <w:rsid w:val="00DD0E6E"/>
    <w:rsid w:val="00DD2581"/>
    <w:rsid w:val="00DD2C4D"/>
    <w:rsid w:val="00DD585C"/>
    <w:rsid w:val="00DD7574"/>
    <w:rsid w:val="00DE09EB"/>
    <w:rsid w:val="00DE33E0"/>
    <w:rsid w:val="00DF1D5B"/>
    <w:rsid w:val="00DF28C6"/>
    <w:rsid w:val="00E10F4A"/>
    <w:rsid w:val="00E113E7"/>
    <w:rsid w:val="00E11585"/>
    <w:rsid w:val="00E1753F"/>
    <w:rsid w:val="00E20CE9"/>
    <w:rsid w:val="00E212FE"/>
    <w:rsid w:val="00E26D9D"/>
    <w:rsid w:val="00E347D9"/>
    <w:rsid w:val="00E35059"/>
    <w:rsid w:val="00E352BB"/>
    <w:rsid w:val="00E3555B"/>
    <w:rsid w:val="00E355B2"/>
    <w:rsid w:val="00E35FA9"/>
    <w:rsid w:val="00E454BB"/>
    <w:rsid w:val="00E45959"/>
    <w:rsid w:val="00E45D57"/>
    <w:rsid w:val="00E46D9E"/>
    <w:rsid w:val="00E46ECD"/>
    <w:rsid w:val="00E471DA"/>
    <w:rsid w:val="00E61436"/>
    <w:rsid w:val="00E66931"/>
    <w:rsid w:val="00E671EF"/>
    <w:rsid w:val="00E67672"/>
    <w:rsid w:val="00E71272"/>
    <w:rsid w:val="00E719E1"/>
    <w:rsid w:val="00E8171A"/>
    <w:rsid w:val="00E82540"/>
    <w:rsid w:val="00E82AC1"/>
    <w:rsid w:val="00E84029"/>
    <w:rsid w:val="00E85535"/>
    <w:rsid w:val="00E86789"/>
    <w:rsid w:val="00E90573"/>
    <w:rsid w:val="00E92DA4"/>
    <w:rsid w:val="00E94ABC"/>
    <w:rsid w:val="00E95A9F"/>
    <w:rsid w:val="00EA0134"/>
    <w:rsid w:val="00EA4FC4"/>
    <w:rsid w:val="00EB2149"/>
    <w:rsid w:val="00EB21A5"/>
    <w:rsid w:val="00EB2EDF"/>
    <w:rsid w:val="00EB713C"/>
    <w:rsid w:val="00EB7C81"/>
    <w:rsid w:val="00ED0A94"/>
    <w:rsid w:val="00ED2A48"/>
    <w:rsid w:val="00ED795A"/>
    <w:rsid w:val="00EE1A96"/>
    <w:rsid w:val="00EE2480"/>
    <w:rsid w:val="00EE25A4"/>
    <w:rsid w:val="00EE2B9C"/>
    <w:rsid w:val="00EE5153"/>
    <w:rsid w:val="00EE55A4"/>
    <w:rsid w:val="00EE5FAB"/>
    <w:rsid w:val="00EF1756"/>
    <w:rsid w:val="00EF1DED"/>
    <w:rsid w:val="00EF23E6"/>
    <w:rsid w:val="00EF5ED9"/>
    <w:rsid w:val="00EF6581"/>
    <w:rsid w:val="00EF730C"/>
    <w:rsid w:val="00F01811"/>
    <w:rsid w:val="00F02538"/>
    <w:rsid w:val="00F049B0"/>
    <w:rsid w:val="00F06D5A"/>
    <w:rsid w:val="00F10131"/>
    <w:rsid w:val="00F1425A"/>
    <w:rsid w:val="00F16708"/>
    <w:rsid w:val="00F2018F"/>
    <w:rsid w:val="00F20CE9"/>
    <w:rsid w:val="00F21C45"/>
    <w:rsid w:val="00F27D04"/>
    <w:rsid w:val="00F315A1"/>
    <w:rsid w:val="00F31BF9"/>
    <w:rsid w:val="00F335F2"/>
    <w:rsid w:val="00F3538C"/>
    <w:rsid w:val="00F36BD9"/>
    <w:rsid w:val="00F3736F"/>
    <w:rsid w:val="00F40CAD"/>
    <w:rsid w:val="00F41CBE"/>
    <w:rsid w:val="00F41FAF"/>
    <w:rsid w:val="00F432BD"/>
    <w:rsid w:val="00F44448"/>
    <w:rsid w:val="00F51DB9"/>
    <w:rsid w:val="00F552CD"/>
    <w:rsid w:val="00F55974"/>
    <w:rsid w:val="00F71234"/>
    <w:rsid w:val="00F73FEE"/>
    <w:rsid w:val="00F7515F"/>
    <w:rsid w:val="00F770FF"/>
    <w:rsid w:val="00F82735"/>
    <w:rsid w:val="00F83731"/>
    <w:rsid w:val="00F95B20"/>
    <w:rsid w:val="00FA2074"/>
    <w:rsid w:val="00FA31FC"/>
    <w:rsid w:val="00FA379B"/>
    <w:rsid w:val="00FA738D"/>
    <w:rsid w:val="00FA76AC"/>
    <w:rsid w:val="00FA7C12"/>
    <w:rsid w:val="00FB261B"/>
    <w:rsid w:val="00FB33D7"/>
    <w:rsid w:val="00FB3E37"/>
    <w:rsid w:val="00FC02BD"/>
    <w:rsid w:val="00FC42A0"/>
    <w:rsid w:val="00FC630E"/>
    <w:rsid w:val="00FD1F7F"/>
    <w:rsid w:val="00FD5572"/>
    <w:rsid w:val="00FD6CE5"/>
    <w:rsid w:val="00FE3CBB"/>
    <w:rsid w:val="00FE3D0B"/>
    <w:rsid w:val="00FE6042"/>
    <w:rsid w:val="00FF1407"/>
    <w:rsid w:val="00FF19B1"/>
    <w:rsid w:val="00FF3B07"/>
    <w:rsid w:val="00FF5EC9"/>
    <w:rsid w:val="00FF6246"/>
    <w:rsid w:val="00FF6C35"/>
    <w:rsid w:val="00FF6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7230"/>
  <w15:chartTrackingRefBased/>
  <w15:docId w15:val="{87598257-D11F-6048-B2EC-CCB0BE3AD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DA4"/>
  </w:style>
  <w:style w:type="paragraph" w:styleId="Heading1">
    <w:name w:val="heading 1"/>
    <w:basedOn w:val="Normal"/>
    <w:next w:val="Normal"/>
    <w:link w:val="Heading1Char"/>
    <w:uiPriority w:val="9"/>
    <w:qFormat/>
    <w:rsid w:val="005F3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48"/>
    <w:rPr>
      <w:rFonts w:eastAsiaTheme="majorEastAsia" w:cstheme="majorBidi"/>
      <w:color w:val="272727" w:themeColor="text1" w:themeTint="D8"/>
    </w:rPr>
  </w:style>
  <w:style w:type="paragraph" w:styleId="Title">
    <w:name w:val="Title"/>
    <w:basedOn w:val="Normal"/>
    <w:next w:val="Normal"/>
    <w:link w:val="TitleChar"/>
    <w:uiPriority w:val="10"/>
    <w:qFormat/>
    <w:rsid w:val="005F3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48"/>
    <w:pPr>
      <w:spacing w:before="160"/>
      <w:jc w:val="center"/>
    </w:pPr>
    <w:rPr>
      <w:i/>
      <w:iCs/>
      <w:color w:val="404040" w:themeColor="text1" w:themeTint="BF"/>
    </w:rPr>
  </w:style>
  <w:style w:type="character" w:customStyle="1" w:styleId="QuoteChar">
    <w:name w:val="Quote Char"/>
    <w:basedOn w:val="DefaultParagraphFont"/>
    <w:link w:val="Quote"/>
    <w:uiPriority w:val="29"/>
    <w:rsid w:val="005F3448"/>
    <w:rPr>
      <w:i/>
      <w:iCs/>
      <w:color w:val="404040" w:themeColor="text1" w:themeTint="BF"/>
    </w:rPr>
  </w:style>
  <w:style w:type="paragraph" w:styleId="ListParagraph">
    <w:name w:val="List Paragraph"/>
    <w:basedOn w:val="Normal"/>
    <w:uiPriority w:val="34"/>
    <w:qFormat/>
    <w:rsid w:val="005F3448"/>
    <w:pPr>
      <w:ind w:left="720"/>
      <w:contextualSpacing/>
    </w:pPr>
  </w:style>
  <w:style w:type="character" w:styleId="IntenseEmphasis">
    <w:name w:val="Intense Emphasis"/>
    <w:basedOn w:val="DefaultParagraphFont"/>
    <w:uiPriority w:val="21"/>
    <w:qFormat/>
    <w:rsid w:val="005F3448"/>
    <w:rPr>
      <w:i/>
      <w:iCs/>
      <w:color w:val="0F4761" w:themeColor="accent1" w:themeShade="BF"/>
    </w:rPr>
  </w:style>
  <w:style w:type="paragraph" w:styleId="IntenseQuote">
    <w:name w:val="Intense Quote"/>
    <w:basedOn w:val="Normal"/>
    <w:next w:val="Normal"/>
    <w:link w:val="IntenseQuoteChar"/>
    <w:uiPriority w:val="30"/>
    <w:qFormat/>
    <w:rsid w:val="005F3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448"/>
    <w:rPr>
      <w:i/>
      <w:iCs/>
      <w:color w:val="0F4761" w:themeColor="accent1" w:themeShade="BF"/>
    </w:rPr>
  </w:style>
  <w:style w:type="character" w:styleId="IntenseReference">
    <w:name w:val="Intense Reference"/>
    <w:basedOn w:val="DefaultParagraphFont"/>
    <w:uiPriority w:val="32"/>
    <w:qFormat/>
    <w:rsid w:val="005F3448"/>
    <w:rPr>
      <w:b/>
      <w:bCs/>
      <w:smallCaps/>
      <w:color w:val="0F4761" w:themeColor="accent1" w:themeShade="BF"/>
      <w:spacing w:val="5"/>
    </w:rPr>
  </w:style>
  <w:style w:type="character" w:styleId="HTMLCode">
    <w:name w:val="HTML Code"/>
    <w:basedOn w:val="DefaultParagraphFont"/>
    <w:uiPriority w:val="99"/>
    <w:semiHidden/>
    <w:unhideWhenUsed/>
    <w:rsid w:val="00986BAC"/>
    <w:rPr>
      <w:rFonts w:ascii="Courier New" w:eastAsia="Times New Roman" w:hAnsi="Courier New" w:cs="Courier New"/>
      <w:sz w:val="20"/>
      <w:szCs w:val="20"/>
    </w:rPr>
  </w:style>
  <w:style w:type="paragraph" w:styleId="NormalWeb">
    <w:name w:val="Normal (Web)"/>
    <w:basedOn w:val="Normal"/>
    <w:uiPriority w:val="99"/>
    <w:unhideWhenUsed/>
    <w:rsid w:val="00033E6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4712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12C9"/>
    <w:rPr>
      <w:b/>
      <w:bCs/>
    </w:rPr>
  </w:style>
  <w:style w:type="character" w:customStyle="1" w:styleId="katex-mathml">
    <w:name w:val="katex-mathml"/>
    <w:basedOn w:val="DefaultParagraphFont"/>
    <w:rsid w:val="004712C9"/>
  </w:style>
  <w:style w:type="character" w:customStyle="1" w:styleId="mord">
    <w:name w:val="mord"/>
    <w:basedOn w:val="DefaultParagraphFont"/>
    <w:rsid w:val="004712C9"/>
  </w:style>
  <w:style w:type="paragraph" w:styleId="Bibliography">
    <w:name w:val="Bibliography"/>
    <w:basedOn w:val="Normal"/>
    <w:next w:val="Normal"/>
    <w:uiPriority w:val="37"/>
    <w:unhideWhenUsed/>
    <w:rsid w:val="004712C9"/>
    <w:pPr>
      <w:spacing w:after="0" w:line="480" w:lineRule="auto"/>
      <w:ind w:left="720" w:hanging="720"/>
    </w:pPr>
  </w:style>
  <w:style w:type="paragraph" w:styleId="Footer">
    <w:name w:val="footer"/>
    <w:basedOn w:val="Normal"/>
    <w:link w:val="FooterChar"/>
    <w:uiPriority w:val="99"/>
    <w:unhideWhenUsed/>
    <w:rsid w:val="004712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2C9"/>
  </w:style>
  <w:style w:type="character" w:styleId="PageNumber">
    <w:name w:val="page number"/>
    <w:basedOn w:val="DefaultParagraphFont"/>
    <w:uiPriority w:val="99"/>
    <w:semiHidden/>
    <w:unhideWhenUsed/>
    <w:rsid w:val="004712C9"/>
  </w:style>
  <w:style w:type="character" w:styleId="LineNumber">
    <w:name w:val="line number"/>
    <w:basedOn w:val="DefaultParagraphFont"/>
    <w:uiPriority w:val="99"/>
    <w:semiHidden/>
    <w:unhideWhenUsed/>
    <w:rsid w:val="004712C9"/>
  </w:style>
  <w:style w:type="character" w:styleId="CommentReference">
    <w:name w:val="annotation reference"/>
    <w:basedOn w:val="DefaultParagraphFont"/>
    <w:uiPriority w:val="99"/>
    <w:semiHidden/>
    <w:unhideWhenUsed/>
    <w:rsid w:val="002A3FE3"/>
    <w:rPr>
      <w:sz w:val="16"/>
      <w:szCs w:val="16"/>
    </w:rPr>
  </w:style>
  <w:style w:type="paragraph" w:styleId="CommentText">
    <w:name w:val="annotation text"/>
    <w:basedOn w:val="Normal"/>
    <w:link w:val="CommentTextChar"/>
    <w:uiPriority w:val="99"/>
    <w:unhideWhenUsed/>
    <w:rsid w:val="002A3FE3"/>
    <w:pPr>
      <w:spacing w:line="240" w:lineRule="auto"/>
    </w:pPr>
    <w:rPr>
      <w:sz w:val="20"/>
      <w:szCs w:val="20"/>
    </w:rPr>
  </w:style>
  <w:style w:type="character" w:customStyle="1" w:styleId="CommentTextChar">
    <w:name w:val="Comment Text Char"/>
    <w:basedOn w:val="DefaultParagraphFont"/>
    <w:link w:val="CommentText"/>
    <w:uiPriority w:val="99"/>
    <w:rsid w:val="002A3FE3"/>
    <w:rPr>
      <w:sz w:val="20"/>
      <w:szCs w:val="20"/>
    </w:rPr>
  </w:style>
  <w:style w:type="paragraph" w:styleId="CommentSubject">
    <w:name w:val="annotation subject"/>
    <w:basedOn w:val="CommentText"/>
    <w:next w:val="CommentText"/>
    <w:link w:val="CommentSubjectChar"/>
    <w:uiPriority w:val="99"/>
    <w:semiHidden/>
    <w:unhideWhenUsed/>
    <w:rsid w:val="002A3FE3"/>
    <w:rPr>
      <w:b/>
      <w:bCs/>
    </w:rPr>
  </w:style>
  <w:style w:type="character" w:customStyle="1" w:styleId="CommentSubjectChar">
    <w:name w:val="Comment Subject Char"/>
    <w:basedOn w:val="CommentTextChar"/>
    <w:link w:val="CommentSubject"/>
    <w:uiPriority w:val="99"/>
    <w:semiHidden/>
    <w:rsid w:val="002A3FE3"/>
    <w:rPr>
      <w:b/>
      <w:bCs/>
      <w:sz w:val="20"/>
      <w:szCs w:val="20"/>
    </w:rPr>
  </w:style>
  <w:style w:type="paragraph" w:styleId="Revision">
    <w:name w:val="Revision"/>
    <w:hidden/>
    <w:uiPriority w:val="99"/>
    <w:semiHidden/>
    <w:rsid w:val="00F552CD"/>
    <w:pPr>
      <w:spacing w:after="0" w:line="240" w:lineRule="auto"/>
    </w:pPr>
  </w:style>
  <w:style w:type="character" w:customStyle="1" w:styleId="inline-flex">
    <w:name w:val="inline-flex"/>
    <w:basedOn w:val="DefaultParagraphFont"/>
    <w:rsid w:val="00DC75BB"/>
  </w:style>
  <w:style w:type="character" w:customStyle="1" w:styleId="text-nowrap">
    <w:name w:val="text-nowrap"/>
    <w:basedOn w:val="DefaultParagraphFont"/>
    <w:rsid w:val="00DC75BB"/>
  </w:style>
  <w:style w:type="paragraph" w:styleId="Header">
    <w:name w:val="header"/>
    <w:basedOn w:val="Normal"/>
    <w:link w:val="HeaderChar"/>
    <w:uiPriority w:val="99"/>
    <w:unhideWhenUsed/>
    <w:rsid w:val="00932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FBC"/>
  </w:style>
  <w:style w:type="character" w:styleId="Hyperlink">
    <w:name w:val="Hyperlink"/>
    <w:basedOn w:val="DefaultParagraphFont"/>
    <w:uiPriority w:val="99"/>
    <w:unhideWhenUsed/>
    <w:rsid w:val="005858F1"/>
    <w:rPr>
      <w:color w:val="467886" w:themeColor="hyperlink"/>
      <w:u w:val="single"/>
    </w:rPr>
  </w:style>
  <w:style w:type="character" w:styleId="UnresolvedMention">
    <w:name w:val="Unresolved Mention"/>
    <w:basedOn w:val="DefaultParagraphFont"/>
    <w:uiPriority w:val="99"/>
    <w:semiHidden/>
    <w:unhideWhenUsed/>
    <w:rsid w:val="005858F1"/>
    <w:rPr>
      <w:color w:val="605E5C"/>
      <w:shd w:val="clear" w:color="auto" w:fill="E1DFDD"/>
    </w:rPr>
  </w:style>
  <w:style w:type="character" w:styleId="Emphasis">
    <w:name w:val="Emphasis"/>
    <w:basedOn w:val="DefaultParagraphFont"/>
    <w:uiPriority w:val="20"/>
    <w:qFormat/>
    <w:rsid w:val="00F27D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2391">
      <w:bodyDiv w:val="1"/>
      <w:marLeft w:val="0"/>
      <w:marRight w:val="0"/>
      <w:marTop w:val="0"/>
      <w:marBottom w:val="0"/>
      <w:divBdr>
        <w:top w:val="none" w:sz="0" w:space="0" w:color="auto"/>
        <w:left w:val="none" w:sz="0" w:space="0" w:color="auto"/>
        <w:bottom w:val="none" w:sz="0" w:space="0" w:color="auto"/>
        <w:right w:val="none" w:sz="0" w:space="0" w:color="auto"/>
      </w:divBdr>
    </w:div>
    <w:div w:id="169411185">
      <w:bodyDiv w:val="1"/>
      <w:marLeft w:val="0"/>
      <w:marRight w:val="0"/>
      <w:marTop w:val="0"/>
      <w:marBottom w:val="0"/>
      <w:divBdr>
        <w:top w:val="none" w:sz="0" w:space="0" w:color="auto"/>
        <w:left w:val="none" w:sz="0" w:space="0" w:color="auto"/>
        <w:bottom w:val="none" w:sz="0" w:space="0" w:color="auto"/>
        <w:right w:val="none" w:sz="0" w:space="0" w:color="auto"/>
      </w:divBdr>
      <w:divsChild>
        <w:div w:id="396903172">
          <w:marLeft w:val="0"/>
          <w:marRight w:val="0"/>
          <w:marTop w:val="0"/>
          <w:marBottom w:val="0"/>
          <w:divBdr>
            <w:top w:val="none" w:sz="0" w:space="0" w:color="auto"/>
            <w:left w:val="none" w:sz="0" w:space="0" w:color="auto"/>
            <w:bottom w:val="none" w:sz="0" w:space="0" w:color="auto"/>
            <w:right w:val="none" w:sz="0" w:space="0" w:color="auto"/>
          </w:divBdr>
          <w:divsChild>
            <w:div w:id="863981730">
              <w:marLeft w:val="0"/>
              <w:marRight w:val="0"/>
              <w:marTop w:val="0"/>
              <w:marBottom w:val="0"/>
              <w:divBdr>
                <w:top w:val="none" w:sz="0" w:space="0" w:color="auto"/>
                <w:left w:val="none" w:sz="0" w:space="0" w:color="auto"/>
                <w:bottom w:val="none" w:sz="0" w:space="0" w:color="auto"/>
                <w:right w:val="none" w:sz="0" w:space="0" w:color="auto"/>
              </w:divBdr>
              <w:divsChild>
                <w:div w:id="145821068">
                  <w:marLeft w:val="0"/>
                  <w:marRight w:val="0"/>
                  <w:marTop w:val="0"/>
                  <w:marBottom w:val="0"/>
                  <w:divBdr>
                    <w:top w:val="none" w:sz="0" w:space="0" w:color="auto"/>
                    <w:left w:val="none" w:sz="0" w:space="0" w:color="auto"/>
                    <w:bottom w:val="none" w:sz="0" w:space="0" w:color="auto"/>
                    <w:right w:val="none" w:sz="0" w:space="0" w:color="auto"/>
                  </w:divBdr>
                  <w:divsChild>
                    <w:div w:id="270672772">
                      <w:marLeft w:val="0"/>
                      <w:marRight w:val="0"/>
                      <w:marTop w:val="0"/>
                      <w:marBottom w:val="0"/>
                      <w:divBdr>
                        <w:top w:val="none" w:sz="0" w:space="0" w:color="auto"/>
                        <w:left w:val="none" w:sz="0" w:space="0" w:color="auto"/>
                        <w:bottom w:val="none" w:sz="0" w:space="0" w:color="auto"/>
                        <w:right w:val="none" w:sz="0" w:space="0" w:color="auto"/>
                      </w:divBdr>
                      <w:divsChild>
                        <w:div w:id="907881641">
                          <w:marLeft w:val="0"/>
                          <w:marRight w:val="0"/>
                          <w:marTop w:val="0"/>
                          <w:marBottom w:val="0"/>
                          <w:divBdr>
                            <w:top w:val="none" w:sz="0" w:space="0" w:color="auto"/>
                            <w:left w:val="none" w:sz="0" w:space="0" w:color="auto"/>
                            <w:bottom w:val="none" w:sz="0" w:space="0" w:color="auto"/>
                            <w:right w:val="none" w:sz="0" w:space="0" w:color="auto"/>
                          </w:divBdr>
                          <w:divsChild>
                            <w:div w:id="1816218057">
                              <w:marLeft w:val="0"/>
                              <w:marRight w:val="0"/>
                              <w:marTop w:val="0"/>
                              <w:marBottom w:val="0"/>
                              <w:divBdr>
                                <w:top w:val="none" w:sz="0" w:space="0" w:color="auto"/>
                                <w:left w:val="none" w:sz="0" w:space="0" w:color="auto"/>
                                <w:bottom w:val="none" w:sz="0" w:space="0" w:color="auto"/>
                                <w:right w:val="none" w:sz="0" w:space="0" w:color="auto"/>
                              </w:divBdr>
                              <w:divsChild>
                                <w:div w:id="13545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03401">
                          <w:marLeft w:val="0"/>
                          <w:marRight w:val="0"/>
                          <w:marTop w:val="0"/>
                          <w:marBottom w:val="0"/>
                          <w:divBdr>
                            <w:top w:val="none" w:sz="0" w:space="0" w:color="auto"/>
                            <w:left w:val="none" w:sz="0" w:space="0" w:color="auto"/>
                            <w:bottom w:val="none" w:sz="0" w:space="0" w:color="auto"/>
                            <w:right w:val="none" w:sz="0" w:space="0" w:color="auto"/>
                          </w:divBdr>
                          <w:divsChild>
                            <w:div w:id="615065491">
                              <w:marLeft w:val="0"/>
                              <w:marRight w:val="0"/>
                              <w:marTop w:val="0"/>
                              <w:marBottom w:val="0"/>
                              <w:divBdr>
                                <w:top w:val="none" w:sz="0" w:space="0" w:color="auto"/>
                                <w:left w:val="none" w:sz="0" w:space="0" w:color="auto"/>
                                <w:bottom w:val="none" w:sz="0" w:space="0" w:color="auto"/>
                                <w:right w:val="none" w:sz="0" w:space="0" w:color="auto"/>
                              </w:divBdr>
                              <w:divsChild>
                                <w:div w:id="1963072451">
                                  <w:marLeft w:val="0"/>
                                  <w:marRight w:val="0"/>
                                  <w:marTop w:val="0"/>
                                  <w:marBottom w:val="0"/>
                                  <w:divBdr>
                                    <w:top w:val="none" w:sz="0" w:space="0" w:color="auto"/>
                                    <w:left w:val="none" w:sz="0" w:space="0" w:color="auto"/>
                                    <w:bottom w:val="none" w:sz="0" w:space="0" w:color="auto"/>
                                    <w:right w:val="none" w:sz="0" w:space="0" w:color="auto"/>
                                  </w:divBdr>
                                  <w:divsChild>
                                    <w:div w:id="18514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294701">
              <w:marLeft w:val="0"/>
              <w:marRight w:val="0"/>
              <w:marTop w:val="0"/>
              <w:marBottom w:val="0"/>
              <w:divBdr>
                <w:top w:val="none" w:sz="0" w:space="0" w:color="auto"/>
                <w:left w:val="none" w:sz="0" w:space="0" w:color="auto"/>
                <w:bottom w:val="none" w:sz="0" w:space="0" w:color="auto"/>
                <w:right w:val="none" w:sz="0" w:space="0" w:color="auto"/>
              </w:divBdr>
              <w:divsChild>
                <w:div w:id="1697384131">
                  <w:marLeft w:val="0"/>
                  <w:marRight w:val="0"/>
                  <w:marTop w:val="0"/>
                  <w:marBottom w:val="0"/>
                  <w:divBdr>
                    <w:top w:val="none" w:sz="0" w:space="0" w:color="auto"/>
                    <w:left w:val="none" w:sz="0" w:space="0" w:color="auto"/>
                    <w:bottom w:val="none" w:sz="0" w:space="0" w:color="auto"/>
                    <w:right w:val="none" w:sz="0" w:space="0" w:color="auto"/>
                  </w:divBdr>
                  <w:divsChild>
                    <w:div w:id="18583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854164">
      <w:bodyDiv w:val="1"/>
      <w:marLeft w:val="0"/>
      <w:marRight w:val="0"/>
      <w:marTop w:val="0"/>
      <w:marBottom w:val="0"/>
      <w:divBdr>
        <w:top w:val="none" w:sz="0" w:space="0" w:color="auto"/>
        <w:left w:val="none" w:sz="0" w:space="0" w:color="auto"/>
        <w:bottom w:val="none" w:sz="0" w:space="0" w:color="auto"/>
        <w:right w:val="none" w:sz="0" w:space="0" w:color="auto"/>
      </w:divBdr>
    </w:div>
    <w:div w:id="437679908">
      <w:bodyDiv w:val="1"/>
      <w:marLeft w:val="0"/>
      <w:marRight w:val="0"/>
      <w:marTop w:val="0"/>
      <w:marBottom w:val="0"/>
      <w:divBdr>
        <w:top w:val="none" w:sz="0" w:space="0" w:color="auto"/>
        <w:left w:val="none" w:sz="0" w:space="0" w:color="auto"/>
        <w:bottom w:val="none" w:sz="0" w:space="0" w:color="auto"/>
        <w:right w:val="none" w:sz="0" w:space="0" w:color="auto"/>
      </w:divBdr>
    </w:div>
    <w:div w:id="529995183">
      <w:bodyDiv w:val="1"/>
      <w:marLeft w:val="0"/>
      <w:marRight w:val="0"/>
      <w:marTop w:val="0"/>
      <w:marBottom w:val="0"/>
      <w:divBdr>
        <w:top w:val="none" w:sz="0" w:space="0" w:color="auto"/>
        <w:left w:val="none" w:sz="0" w:space="0" w:color="auto"/>
        <w:bottom w:val="none" w:sz="0" w:space="0" w:color="auto"/>
        <w:right w:val="none" w:sz="0" w:space="0" w:color="auto"/>
      </w:divBdr>
    </w:div>
    <w:div w:id="624502903">
      <w:bodyDiv w:val="1"/>
      <w:marLeft w:val="0"/>
      <w:marRight w:val="0"/>
      <w:marTop w:val="0"/>
      <w:marBottom w:val="0"/>
      <w:divBdr>
        <w:top w:val="none" w:sz="0" w:space="0" w:color="auto"/>
        <w:left w:val="none" w:sz="0" w:space="0" w:color="auto"/>
        <w:bottom w:val="none" w:sz="0" w:space="0" w:color="auto"/>
        <w:right w:val="none" w:sz="0" w:space="0" w:color="auto"/>
      </w:divBdr>
    </w:div>
    <w:div w:id="977417581">
      <w:bodyDiv w:val="1"/>
      <w:marLeft w:val="0"/>
      <w:marRight w:val="0"/>
      <w:marTop w:val="0"/>
      <w:marBottom w:val="0"/>
      <w:divBdr>
        <w:top w:val="none" w:sz="0" w:space="0" w:color="auto"/>
        <w:left w:val="none" w:sz="0" w:space="0" w:color="auto"/>
        <w:bottom w:val="none" w:sz="0" w:space="0" w:color="auto"/>
        <w:right w:val="none" w:sz="0" w:space="0" w:color="auto"/>
      </w:divBdr>
      <w:divsChild>
        <w:div w:id="822698402">
          <w:marLeft w:val="0"/>
          <w:marRight w:val="0"/>
          <w:marTop w:val="0"/>
          <w:marBottom w:val="0"/>
          <w:divBdr>
            <w:top w:val="single" w:sz="2" w:space="0" w:color="auto"/>
            <w:left w:val="single" w:sz="2" w:space="0" w:color="auto"/>
            <w:bottom w:val="single" w:sz="2" w:space="0" w:color="auto"/>
            <w:right w:val="single" w:sz="2" w:space="0" w:color="auto"/>
          </w:divBdr>
          <w:divsChild>
            <w:div w:id="292952091">
              <w:marLeft w:val="0"/>
              <w:marRight w:val="0"/>
              <w:marTop w:val="0"/>
              <w:marBottom w:val="0"/>
              <w:divBdr>
                <w:top w:val="single" w:sz="2" w:space="0" w:color="auto"/>
                <w:left w:val="single" w:sz="2" w:space="0" w:color="auto"/>
                <w:bottom w:val="single" w:sz="2" w:space="0" w:color="auto"/>
                <w:right w:val="single" w:sz="2" w:space="0" w:color="auto"/>
              </w:divBdr>
              <w:divsChild>
                <w:div w:id="21639512">
                  <w:marLeft w:val="0"/>
                  <w:marRight w:val="0"/>
                  <w:marTop w:val="0"/>
                  <w:marBottom w:val="0"/>
                  <w:divBdr>
                    <w:top w:val="single" w:sz="2" w:space="0" w:color="auto"/>
                    <w:left w:val="single" w:sz="2" w:space="0" w:color="auto"/>
                    <w:bottom w:val="single" w:sz="2" w:space="0" w:color="auto"/>
                    <w:right w:val="single" w:sz="2" w:space="0" w:color="auto"/>
                  </w:divBdr>
                  <w:divsChild>
                    <w:div w:id="1069621397">
                      <w:marLeft w:val="0"/>
                      <w:marRight w:val="0"/>
                      <w:marTop w:val="0"/>
                      <w:marBottom w:val="0"/>
                      <w:divBdr>
                        <w:top w:val="single" w:sz="2" w:space="0" w:color="auto"/>
                        <w:left w:val="single" w:sz="2" w:space="0" w:color="auto"/>
                        <w:bottom w:val="single" w:sz="2" w:space="0" w:color="auto"/>
                        <w:right w:val="single" w:sz="2" w:space="0" w:color="auto"/>
                      </w:divBdr>
                      <w:divsChild>
                        <w:div w:id="732774256">
                          <w:marLeft w:val="0"/>
                          <w:marRight w:val="0"/>
                          <w:marTop w:val="0"/>
                          <w:marBottom w:val="0"/>
                          <w:divBdr>
                            <w:top w:val="single" w:sz="2" w:space="0" w:color="auto"/>
                            <w:left w:val="single" w:sz="2" w:space="0" w:color="auto"/>
                            <w:bottom w:val="single" w:sz="2" w:space="0" w:color="auto"/>
                            <w:right w:val="single" w:sz="2" w:space="0" w:color="auto"/>
                          </w:divBdr>
                          <w:divsChild>
                            <w:div w:id="1007363139">
                              <w:marLeft w:val="0"/>
                              <w:marRight w:val="0"/>
                              <w:marTop w:val="0"/>
                              <w:marBottom w:val="0"/>
                              <w:divBdr>
                                <w:top w:val="single" w:sz="2" w:space="0" w:color="auto"/>
                                <w:left w:val="single" w:sz="2" w:space="0" w:color="auto"/>
                                <w:bottom w:val="single" w:sz="2" w:space="0" w:color="auto"/>
                                <w:right w:val="single" w:sz="2" w:space="0" w:color="auto"/>
                              </w:divBdr>
                              <w:divsChild>
                                <w:div w:id="1674643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7215028">
                          <w:marLeft w:val="0"/>
                          <w:marRight w:val="0"/>
                          <w:marTop w:val="0"/>
                          <w:marBottom w:val="0"/>
                          <w:divBdr>
                            <w:top w:val="single" w:sz="2" w:space="0" w:color="auto"/>
                            <w:left w:val="single" w:sz="2" w:space="0" w:color="auto"/>
                            <w:bottom w:val="single" w:sz="2" w:space="0" w:color="auto"/>
                            <w:right w:val="single" w:sz="2" w:space="0" w:color="auto"/>
                          </w:divBdr>
                          <w:divsChild>
                            <w:div w:id="621224957">
                              <w:marLeft w:val="0"/>
                              <w:marRight w:val="0"/>
                              <w:marTop w:val="0"/>
                              <w:marBottom w:val="0"/>
                              <w:divBdr>
                                <w:top w:val="single" w:sz="2" w:space="0" w:color="auto"/>
                                <w:left w:val="single" w:sz="2" w:space="0" w:color="auto"/>
                                <w:bottom w:val="single" w:sz="2" w:space="0" w:color="auto"/>
                                <w:right w:val="single" w:sz="2" w:space="0" w:color="auto"/>
                              </w:divBdr>
                              <w:divsChild>
                                <w:div w:id="294331796">
                                  <w:marLeft w:val="0"/>
                                  <w:marRight w:val="0"/>
                                  <w:marTop w:val="0"/>
                                  <w:marBottom w:val="0"/>
                                  <w:divBdr>
                                    <w:top w:val="single" w:sz="2" w:space="0" w:color="auto"/>
                                    <w:left w:val="single" w:sz="2" w:space="0" w:color="auto"/>
                                    <w:bottom w:val="single" w:sz="2" w:space="0" w:color="auto"/>
                                    <w:right w:val="single" w:sz="2" w:space="0" w:color="auto"/>
                                  </w:divBdr>
                                  <w:divsChild>
                                    <w:div w:id="12532472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18074158">
              <w:marLeft w:val="0"/>
              <w:marRight w:val="0"/>
              <w:marTop w:val="0"/>
              <w:marBottom w:val="0"/>
              <w:divBdr>
                <w:top w:val="single" w:sz="2" w:space="0" w:color="auto"/>
                <w:left w:val="single" w:sz="2" w:space="0" w:color="auto"/>
                <w:bottom w:val="single" w:sz="2" w:space="0" w:color="auto"/>
                <w:right w:val="single" w:sz="2" w:space="0" w:color="auto"/>
              </w:divBdr>
              <w:divsChild>
                <w:div w:id="754671754">
                  <w:marLeft w:val="0"/>
                  <w:marRight w:val="0"/>
                  <w:marTop w:val="0"/>
                  <w:marBottom w:val="0"/>
                  <w:divBdr>
                    <w:top w:val="single" w:sz="2" w:space="0" w:color="auto"/>
                    <w:left w:val="single" w:sz="2" w:space="0" w:color="auto"/>
                    <w:bottom w:val="single" w:sz="2" w:space="0" w:color="auto"/>
                    <w:right w:val="single" w:sz="2" w:space="0" w:color="auto"/>
                  </w:divBdr>
                  <w:divsChild>
                    <w:div w:id="1582325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9874544">
      <w:bodyDiv w:val="1"/>
      <w:marLeft w:val="0"/>
      <w:marRight w:val="0"/>
      <w:marTop w:val="0"/>
      <w:marBottom w:val="0"/>
      <w:divBdr>
        <w:top w:val="none" w:sz="0" w:space="0" w:color="auto"/>
        <w:left w:val="none" w:sz="0" w:space="0" w:color="auto"/>
        <w:bottom w:val="none" w:sz="0" w:space="0" w:color="auto"/>
        <w:right w:val="none" w:sz="0" w:space="0" w:color="auto"/>
      </w:divBdr>
      <w:divsChild>
        <w:div w:id="580868954">
          <w:marLeft w:val="0"/>
          <w:marRight w:val="0"/>
          <w:marTop w:val="0"/>
          <w:marBottom w:val="0"/>
          <w:divBdr>
            <w:top w:val="none" w:sz="0" w:space="0" w:color="auto"/>
            <w:left w:val="none" w:sz="0" w:space="0" w:color="auto"/>
            <w:bottom w:val="none" w:sz="0" w:space="0" w:color="auto"/>
            <w:right w:val="none" w:sz="0" w:space="0" w:color="auto"/>
          </w:divBdr>
          <w:divsChild>
            <w:div w:id="496120616">
              <w:marLeft w:val="0"/>
              <w:marRight w:val="0"/>
              <w:marTop w:val="0"/>
              <w:marBottom w:val="0"/>
              <w:divBdr>
                <w:top w:val="none" w:sz="0" w:space="0" w:color="auto"/>
                <w:left w:val="none" w:sz="0" w:space="0" w:color="auto"/>
                <w:bottom w:val="none" w:sz="0" w:space="0" w:color="auto"/>
                <w:right w:val="none" w:sz="0" w:space="0" w:color="auto"/>
              </w:divBdr>
              <w:divsChild>
                <w:div w:id="1343899006">
                  <w:marLeft w:val="0"/>
                  <w:marRight w:val="0"/>
                  <w:marTop w:val="0"/>
                  <w:marBottom w:val="0"/>
                  <w:divBdr>
                    <w:top w:val="none" w:sz="0" w:space="0" w:color="auto"/>
                    <w:left w:val="none" w:sz="0" w:space="0" w:color="auto"/>
                    <w:bottom w:val="none" w:sz="0" w:space="0" w:color="auto"/>
                    <w:right w:val="none" w:sz="0" w:space="0" w:color="auto"/>
                  </w:divBdr>
                  <w:divsChild>
                    <w:div w:id="123300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5059">
              <w:marLeft w:val="0"/>
              <w:marRight w:val="0"/>
              <w:marTop w:val="0"/>
              <w:marBottom w:val="0"/>
              <w:divBdr>
                <w:top w:val="none" w:sz="0" w:space="0" w:color="auto"/>
                <w:left w:val="none" w:sz="0" w:space="0" w:color="auto"/>
                <w:bottom w:val="none" w:sz="0" w:space="0" w:color="auto"/>
                <w:right w:val="none" w:sz="0" w:space="0" w:color="auto"/>
              </w:divBdr>
              <w:divsChild>
                <w:div w:id="1831364144">
                  <w:marLeft w:val="0"/>
                  <w:marRight w:val="0"/>
                  <w:marTop w:val="0"/>
                  <w:marBottom w:val="0"/>
                  <w:divBdr>
                    <w:top w:val="none" w:sz="0" w:space="0" w:color="auto"/>
                    <w:left w:val="none" w:sz="0" w:space="0" w:color="auto"/>
                    <w:bottom w:val="none" w:sz="0" w:space="0" w:color="auto"/>
                    <w:right w:val="none" w:sz="0" w:space="0" w:color="auto"/>
                  </w:divBdr>
                  <w:divsChild>
                    <w:div w:id="623775608">
                      <w:marLeft w:val="0"/>
                      <w:marRight w:val="0"/>
                      <w:marTop w:val="0"/>
                      <w:marBottom w:val="0"/>
                      <w:divBdr>
                        <w:top w:val="none" w:sz="0" w:space="0" w:color="auto"/>
                        <w:left w:val="none" w:sz="0" w:space="0" w:color="auto"/>
                        <w:bottom w:val="none" w:sz="0" w:space="0" w:color="auto"/>
                        <w:right w:val="none" w:sz="0" w:space="0" w:color="auto"/>
                      </w:divBdr>
                      <w:divsChild>
                        <w:div w:id="1173497768">
                          <w:marLeft w:val="0"/>
                          <w:marRight w:val="0"/>
                          <w:marTop w:val="0"/>
                          <w:marBottom w:val="0"/>
                          <w:divBdr>
                            <w:top w:val="none" w:sz="0" w:space="0" w:color="auto"/>
                            <w:left w:val="none" w:sz="0" w:space="0" w:color="auto"/>
                            <w:bottom w:val="none" w:sz="0" w:space="0" w:color="auto"/>
                            <w:right w:val="none" w:sz="0" w:space="0" w:color="auto"/>
                          </w:divBdr>
                          <w:divsChild>
                            <w:div w:id="14037124">
                              <w:marLeft w:val="0"/>
                              <w:marRight w:val="0"/>
                              <w:marTop w:val="0"/>
                              <w:marBottom w:val="0"/>
                              <w:divBdr>
                                <w:top w:val="none" w:sz="0" w:space="0" w:color="auto"/>
                                <w:left w:val="none" w:sz="0" w:space="0" w:color="auto"/>
                                <w:bottom w:val="none" w:sz="0" w:space="0" w:color="auto"/>
                                <w:right w:val="none" w:sz="0" w:space="0" w:color="auto"/>
                              </w:divBdr>
                              <w:divsChild>
                                <w:div w:id="19343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3318">
                          <w:marLeft w:val="0"/>
                          <w:marRight w:val="0"/>
                          <w:marTop w:val="0"/>
                          <w:marBottom w:val="0"/>
                          <w:divBdr>
                            <w:top w:val="none" w:sz="0" w:space="0" w:color="auto"/>
                            <w:left w:val="none" w:sz="0" w:space="0" w:color="auto"/>
                            <w:bottom w:val="none" w:sz="0" w:space="0" w:color="auto"/>
                            <w:right w:val="none" w:sz="0" w:space="0" w:color="auto"/>
                          </w:divBdr>
                          <w:divsChild>
                            <w:div w:id="1393579817">
                              <w:marLeft w:val="0"/>
                              <w:marRight w:val="0"/>
                              <w:marTop w:val="0"/>
                              <w:marBottom w:val="0"/>
                              <w:divBdr>
                                <w:top w:val="none" w:sz="0" w:space="0" w:color="auto"/>
                                <w:left w:val="none" w:sz="0" w:space="0" w:color="auto"/>
                                <w:bottom w:val="none" w:sz="0" w:space="0" w:color="auto"/>
                                <w:right w:val="none" w:sz="0" w:space="0" w:color="auto"/>
                              </w:divBdr>
                              <w:divsChild>
                                <w:div w:id="253587596">
                                  <w:marLeft w:val="0"/>
                                  <w:marRight w:val="0"/>
                                  <w:marTop w:val="0"/>
                                  <w:marBottom w:val="0"/>
                                  <w:divBdr>
                                    <w:top w:val="none" w:sz="0" w:space="0" w:color="auto"/>
                                    <w:left w:val="none" w:sz="0" w:space="0" w:color="auto"/>
                                    <w:bottom w:val="none" w:sz="0" w:space="0" w:color="auto"/>
                                    <w:right w:val="none" w:sz="0" w:space="0" w:color="auto"/>
                                  </w:divBdr>
                                  <w:divsChild>
                                    <w:div w:id="15475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399575">
      <w:bodyDiv w:val="1"/>
      <w:marLeft w:val="0"/>
      <w:marRight w:val="0"/>
      <w:marTop w:val="0"/>
      <w:marBottom w:val="0"/>
      <w:divBdr>
        <w:top w:val="none" w:sz="0" w:space="0" w:color="auto"/>
        <w:left w:val="none" w:sz="0" w:space="0" w:color="auto"/>
        <w:bottom w:val="none" w:sz="0" w:space="0" w:color="auto"/>
        <w:right w:val="none" w:sz="0" w:space="0" w:color="auto"/>
      </w:divBdr>
    </w:div>
    <w:div w:id="1442216401">
      <w:bodyDiv w:val="1"/>
      <w:marLeft w:val="0"/>
      <w:marRight w:val="0"/>
      <w:marTop w:val="0"/>
      <w:marBottom w:val="0"/>
      <w:divBdr>
        <w:top w:val="none" w:sz="0" w:space="0" w:color="auto"/>
        <w:left w:val="none" w:sz="0" w:space="0" w:color="auto"/>
        <w:bottom w:val="none" w:sz="0" w:space="0" w:color="auto"/>
        <w:right w:val="none" w:sz="0" w:space="0" w:color="auto"/>
      </w:divBdr>
    </w:div>
    <w:div w:id="1551380494">
      <w:bodyDiv w:val="1"/>
      <w:marLeft w:val="0"/>
      <w:marRight w:val="0"/>
      <w:marTop w:val="0"/>
      <w:marBottom w:val="0"/>
      <w:divBdr>
        <w:top w:val="none" w:sz="0" w:space="0" w:color="auto"/>
        <w:left w:val="none" w:sz="0" w:space="0" w:color="auto"/>
        <w:bottom w:val="none" w:sz="0" w:space="0" w:color="auto"/>
        <w:right w:val="none" w:sz="0" w:space="0" w:color="auto"/>
      </w:divBdr>
      <w:divsChild>
        <w:div w:id="458037849">
          <w:marLeft w:val="0"/>
          <w:marRight w:val="0"/>
          <w:marTop w:val="0"/>
          <w:marBottom w:val="0"/>
          <w:divBdr>
            <w:top w:val="single" w:sz="2" w:space="0" w:color="auto"/>
            <w:left w:val="single" w:sz="2" w:space="0" w:color="auto"/>
            <w:bottom w:val="single" w:sz="2" w:space="0" w:color="auto"/>
            <w:right w:val="single" w:sz="2" w:space="0" w:color="auto"/>
          </w:divBdr>
          <w:divsChild>
            <w:div w:id="309672785">
              <w:marLeft w:val="0"/>
              <w:marRight w:val="0"/>
              <w:marTop w:val="0"/>
              <w:marBottom w:val="0"/>
              <w:divBdr>
                <w:top w:val="single" w:sz="2" w:space="0" w:color="auto"/>
                <w:left w:val="single" w:sz="2" w:space="0" w:color="auto"/>
                <w:bottom w:val="single" w:sz="2" w:space="0" w:color="auto"/>
                <w:right w:val="single" w:sz="2" w:space="0" w:color="auto"/>
              </w:divBdr>
              <w:divsChild>
                <w:div w:id="551160560">
                  <w:marLeft w:val="0"/>
                  <w:marRight w:val="0"/>
                  <w:marTop w:val="0"/>
                  <w:marBottom w:val="0"/>
                  <w:divBdr>
                    <w:top w:val="single" w:sz="2" w:space="0" w:color="auto"/>
                    <w:left w:val="single" w:sz="2" w:space="0" w:color="auto"/>
                    <w:bottom w:val="single" w:sz="2" w:space="0" w:color="auto"/>
                    <w:right w:val="single" w:sz="2" w:space="0" w:color="auto"/>
                  </w:divBdr>
                  <w:divsChild>
                    <w:div w:id="1085421689">
                      <w:marLeft w:val="0"/>
                      <w:marRight w:val="0"/>
                      <w:marTop w:val="0"/>
                      <w:marBottom w:val="0"/>
                      <w:divBdr>
                        <w:top w:val="single" w:sz="2" w:space="0" w:color="auto"/>
                        <w:left w:val="single" w:sz="2" w:space="0" w:color="auto"/>
                        <w:bottom w:val="single" w:sz="2" w:space="0" w:color="auto"/>
                        <w:right w:val="single" w:sz="2" w:space="0" w:color="auto"/>
                      </w:divBdr>
                      <w:divsChild>
                        <w:div w:id="228660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5754166">
          <w:marLeft w:val="0"/>
          <w:marRight w:val="0"/>
          <w:marTop w:val="0"/>
          <w:marBottom w:val="0"/>
          <w:divBdr>
            <w:top w:val="single" w:sz="2" w:space="0" w:color="auto"/>
            <w:left w:val="single" w:sz="2" w:space="0" w:color="auto"/>
            <w:bottom w:val="single" w:sz="2" w:space="0" w:color="auto"/>
            <w:right w:val="single" w:sz="2" w:space="0" w:color="auto"/>
          </w:divBdr>
          <w:divsChild>
            <w:div w:id="1176337260">
              <w:marLeft w:val="0"/>
              <w:marRight w:val="0"/>
              <w:marTop w:val="0"/>
              <w:marBottom w:val="0"/>
              <w:divBdr>
                <w:top w:val="single" w:sz="2" w:space="0" w:color="auto"/>
                <w:left w:val="single" w:sz="2" w:space="0" w:color="auto"/>
                <w:bottom w:val="single" w:sz="2" w:space="0" w:color="auto"/>
                <w:right w:val="single" w:sz="2" w:space="0" w:color="auto"/>
              </w:divBdr>
              <w:divsChild>
                <w:div w:id="1793670273">
                  <w:marLeft w:val="0"/>
                  <w:marRight w:val="0"/>
                  <w:marTop w:val="0"/>
                  <w:marBottom w:val="0"/>
                  <w:divBdr>
                    <w:top w:val="single" w:sz="2" w:space="0" w:color="auto"/>
                    <w:left w:val="single" w:sz="2" w:space="0" w:color="auto"/>
                    <w:bottom w:val="single" w:sz="2" w:space="0" w:color="auto"/>
                    <w:right w:val="single" w:sz="2" w:space="0" w:color="auto"/>
                  </w:divBdr>
                  <w:divsChild>
                    <w:div w:id="1652901439">
                      <w:marLeft w:val="0"/>
                      <w:marRight w:val="0"/>
                      <w:marTop w:val="0"/>
                      <w:marBottom w:val="0"/>
                      <w:divBdr>
                        <w:top w:val="single" w:sz="2" w:space="0" w:color="auto"/>
                        <w:left w:val="single" w:sz="2" w:space="0" w:color="auto"/>
                        <w:bottom w:val="single" w:sz="2" w:space="0" w:color="auto"/>
                        <w:right w:val="single" w:sz="2" w:space="0" w:color="auto"/>
                      </w:divBdr>
                      <w:divsChild>
                        <w:div w:id="1032421163">
                          <w:marLeft w:val="0"/>
                          <w:marRight w:val="0"/>
                          <w:marTop w:val="0"/>
                          <w:marBottom w:val="0"/>
                          <w:divBdr>
                            <w:top w:val="single" w:sz="2" w:space="0" w:color="auto"/>
                            <w:left w:val="single" w:sz="2" w:space="0" w:color="auto"/>
                            <w:bottom w:val="single" w:sz="2" w:space="0" w:color="auto"/>
                            <w:right w:val="single" w:sz="2" w:space="0" w:color="auto"/>
                          </w:divBdr>
                          <w:divsChild>
                            <w:div w:id="1724014750">
                              <w:marLeft w:val="0"/>
                              <w:marRight w:val="0"/>
                              <w:marTop w:val="0"/>
                              <w:marBottom w:val="0"/>
                              <w:divBdr>
                                <w:top w:val="single" w:sz="2" w:space="0" w:color="auto"/>
                                <w:left w:val="single" w:sz="2" w:space="0" w:color="auto"/>
                                <w:bottom w:val="single" w:sz="2" w:space="0" w:color="auto"/>
                                <w:right w:val="single" w:sz="2" w:space="0" w:color="auto"/>
                              </w:divBdr>
                              <w:divsChild>
                                <w:div w:id="671642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2244243">
                          <w:marLeft w:val="0"/>
                          <w:marRight w:val="0"/>
                          <w:marTop w:val="0"/>
                          <w:marBottom w:val="0"/>
                          <w:divBdr>
                            <w:top w:val="single" w:sz="2" w:space="0" w:color="auto"/>
                            <w:left w:val="single" w:sz="2" w:space="0" w:color="auto"/>
                            <w:bottom w:val="single" w:sz="2" w:space="0" w:color="auto"/>
                            <w:right w:val="single" w:sz="2" w:space="0" w:color="auto"/>
                          </w:divBdr>
                          <w:divsChild>
                            <w:div w:id="893390784">
                              <w:marLeft w:val="0"/>
                              <w:marRight w:val="0"/>
                              <w:marTop w:val="0"/>
                              <w:marBottom w:val="0"/>
                              <w:divBdr>
                                <w:top w:val="single" w:sz="2" w:space="0" w:color="auto"/>
                                <w:left w:val="single" w:sz="2" w:space="0" w:color="auto"/>
                                <w:bottom w:val="single" w:sz="2" w:space="0" w:color="auto"/>
                                <w:right w:val="single" w:sz="2" w:space="0" w:color="auto"/>
                              </w:divBdr>
                              <w:divsChild>
                                <w:div w:id="951940102">
                                  <w:marLeft w:val="0"/>
                                  <w:marRight w:val="0"/>
                                  <w:marTop w:val="0"/>
                                  <w:marBottom w:val="0"/>
                                  <w:divBdr>
                                    <w:top w:val="single" w:sz="2" w:space="0" w:color="auto"/>
                                    <w:left w:val="single" w:sz="2" w:space="0" w:color="auto"/>
                                    <w:bottom w:val="single" w:sz="2" w:space="0" w:color="auto"/>
                                    <w:right w:val="single" w:sz="2" w:space="0" w:color="auto"/>
                                  </w:divBdr>
                                  <w:divsChild>
                                    <w:div w:id="802968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35512737">
              <w:marLeft w:val="0"/>
              <w:marRight w:val="0"/>
              <w:marTop w:val="0"/>
              <w:marBottom w:val="0"/>
              <w:divBdr>
                <w:top w:val="single" w:sz="2" w:space="0" w:color="auto"/>
                <w:left w:val="single" w:sz="2" w:space="0" w:color="auto"/>
                <w:bottom w:val="single" w:sz="2" w:space="0" w:color="auto"/>
                <w:right w:val="single" w:sz="2" w:space="0" w:color="auto"/>
              </w:divBdr>
              <w:divsChild>
                <w:div w:id="1304191729">
                  <w:marLeft w:val="0"/>
                  <w:marRight w:val="0"/>
                  <w:marTop w:val="0"/>
                  <w:marBottom w:val="0"/>
                  <w:divBdr>
                    <w:top w:val="single" w:sz="2" w:space="0" w:color="auto"/>
                    <w:left w:val="single" w:sz="2" w:space="0" w:color="auto"/>
                    <w:bottom w:val="single" w:sz="2" w:space="0" w:color="auto"/>
                    <w:right w:val="single" w:sz="2" w:space="0" w:color="auto"/>
                  </w:divBdr>
                  <w:divsChild>
                    <w:div w:id="290668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5116365">
      <w:bodyDiv w:val="1"/>
      <w:marLeft w:val="0"/>
      <w:marRight w:val="0"/>
      <w:marTop w:val="0"/>
      <w:marBottom w:val="0"/>
      <w:divBdr>
        <w:top w:val="none" w:sz="0" w:space="0" w:color="auto"/>
        <w:left w:val="none" w:sz="0" w:space="0" w:color="auto"/>
        <w:bottom w:val="none" w:sz="0" w:space="0" w:color="auto"/>
        <w:right w:val="none" w:sz="0" w:space="0" w:color="auto"/>
      </w:divBdr>
    </w:div>
    <w:div w:id="1613247321">
      <w:bodyDiv w:val="1"/>
      <w:marLeft w:val="0"/>
      <w:marRight w:val="0"/>
      <w:marTop w:val="0"/>
      <w:marBottom w:val="0"/>
      <w:divBdr>
        <w:top w:val="none" w:sz="0" w:space="0" w:color="auto"/>
        <w:left w:val="none" w:sz="0" w:space="0" w:color="auto"/>
        <w:bottom w:val="none" w:sz="0" w:space="0" w:color="auto"/>
        <w:right w:val="none" w:sz="0" w:space="0" w:color="auto"/>
      </w:divBdr>
    </w:div>
    <w:div w:id="1641378611">
      <w:bodyDiv w:val="1"/>
      <w:marLeft w:val="0"/>
      <w:marRight w:val="0"/>
      <w:marTop w:val="0"/>
      <w:marBottom w:val="0"/>
      <w:divBdr>
        <w:top w:val="none" w:sz="0" w:space="0" w:color="auto"/>
        <w:left w:val="none" w:sz="0" w:space="0" w:color="auto"/>
        <w:bottom w:val="none" w:sz="0" w:space="0" w:color="auto"/>
        <w:right w:val="none" w:sz="0" w:space="0" w:color="auto"/>
      </w:divBdr>
    </w:div>
    <w:div w:id="1670282130">
      <w:bodyDiv w:val="1"/>
      <w:marLeft w:val="0"/>
      <w:marRight w:val="0"/>
      <w:marTop w:val="0"/>
      <w:marBottom w:val="0"/>
      <w:divBdr>
        <w:top w:val="none" w:sz="0" w:space="0" w:color="auto"/>
        <w:left w:val="none" w:sz="0" w:space="0" w:color="auto"/>
        <w:bottom w:val="none" w:sz="0" w:space="0" w:color="auto"/>
        <w:right w:val="none" w:sz="0" w:space="0" w:color="auto"/>
      </w:divBdr>
      <w:divsChild>
        <w:div w:id="606238414">
          <w:marLeft w:val="0"/>
          <w:marRight w:val="0"/>
          <w:marTop w:val="0"/>
          <w:marBottom w:val="0"/>
          <w:divBdr>
            <w:top w:val="single" w:sz="2" w:space="0" w:color="auto"/>
            <w:left w:val="single" w:sz="2" w:space="0" w:color="auto"/>
            <w:bottom w:val="single" w:sz="2" w:space="0" w:color="auto"/>
            <w:right w:val="single" w:sz="2" w:space="0" w:color="auto"/>
          </w:divBdr>
          <w:divsChild>
            <w:div w:id="436025729">
              <w:marLeft w:val="0"/>
              <w:marRight w:val="0"/>
              <w:marTop w:val="0"/>
              <w:marBottom w:val="0"/>
              <w:divBdr>
                <w:top w:val="single" w:sz="2" w:space="0" w:color="auto"/>
                <w:left w:val="single" w:sz="2" w:space="0" w:color="auto"/>
                <w:bottom w:val="single" w:sz="2" w:space="0" w:color="auto"/>
                <w:right w:val="single" w:sz="2" w:space="0" w:color="auto"/>
              </w:divBdr>
              <w:divsChild>
                <w:div w:id="872571985">
                  <w:marLeft w:val="0"/>
                  <w:marRight w:val="0"/>
                  <w:marTop w:val="0"/>
                  <w:marBottom w:val="0"/>
                  <w:divBdr>
                    <w:top w:val="single" w:sz="2" w:space="0" w:color="auto"/>
                    <w:left w:val="single" w:sz="2" w:space="0" w:color="auto"/>
                    <w:bottom w:val="single" w:sz="2" w:space="0" w:color="auto"/>
                    <w:right w:val="single" w:sz="2" w:space="0" w:color="auto"/>
                  </w:divBdr>
                  <w:divsChild>
                    <w:div w:id="588932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9009412">
              <w:marLeft w:val="0"/>
              <w:marRight w:val="0"/>
              <w:marTop w:val="0"/>
              <w:marBottom w:val="0"/>
              <w:divBdr>
                <w:top w:val="single" w:sz="2" w:space="0" w:color="auto"/>
                <w:left w:val="single" w:sz="2" w:space="0" w:color="auto"/>
                <w:bottom w:val="single" w:sz="2" w:space="0" w:color="auto"/>
                <w:right w:val="single" w:sz="2" w:space="0" w:color="auto"/>
              </w:divBdr>
              <w:divsChild>
                <w:div w:id="884218229">
                  <w:marLeft w:val="0"/>
                  <w:marRight w:val="0"/>
                  <w:marTop w:val="0"/>
                  <w:marBottom w:val="0"/>
                  <w:divBdr>
                    <w:top w:val="single" w:sz="2" w:space="0" w:color="auto"/>
                    <w:left w:val="single" w:sz="2" w:space="0" w:color="auto"/>
                    <w:bottom w:val="single" w:sz="2" w:space="0" w:color="auto"/>
                    <w:right w:val="single" w:sz="2" w:space="0" w:color="auto"/>
                  </w:divBdr>
                  <w:divsChild>
                    <w:div w:id="1147893449">
                      <w:marLeft w:val="0"/>
                      <w:marRight w:val="0"/>
                      <w:marTop w:val="0"/>
                      <w:marBottom w:val="0"/>
                      <w:divBdr>
                        <w:top w:val="single" w:sz="2" w:space="0" w:color="auto"/>
                        <w:left w:val="single" w:sz="2" w:space="0" w:color="auto"/>
                        <w:bottom w:val="single" w:sz="2" w:space="0" w:color="auto"/>
                        <w:right w:val="single" w:sz="2" w:space="0" w:color="auto"/>
                      </w:divBdr>
                      <w:divsChild>
                        <w:div w:id="1570117415">
                          <w:marLeft w:val="0"/>
                          <w:marRight w:val="0"/>
                          <w:marTop w:val="0"/>
                          <w:marBottom w:val="0"/>
                          <w:divBdr>
                            <w:top w:val="single" w:sz="2" w:space="0" w:color="auto"/>
                            <w:left w:val="single" w:sz="2" w:space="0" w:color="auto"/>
                            <w:bottom w:val="single" w:sz="2" w:space="0" w:color="auto"/>
                            <w:right w:val="single" w:sz="2" w:space="0" w:color="auto"/>
                          </w:divBdr>
                          <w:divsChild>
                            <w:div w:id="55397881">
                              <w:marLeft w:val="0"/>
                              <w:marRight w:val="0"/>
                              <w:marTop w:val="0"/>
                              <w:marBottom w:val="0"/>
                              <w:divBdr>
                                <w:top w:val="single" w:sz="2" w:space="0" w:color="auto"/>
                                <w:left w:val="single" w:sz="2" w:space="0" w:color="auto"/>
                                <w:bottom w:val="single" w:sz="2" w:space="0" w:color="auto"/>
                                <w:right w:val="single" w:sz="2" w:space="0" w:color="auto"/>
                              </w:divBdr>
                              <w:divsChild>
                                <w:div w:id="419374196">
                                  <w:marLeft w:val="0"/>
                                  <w:marRight w:val="0"/>
                                  <w:marTop w:val="0"/>
                                  <w:marBottom w:val="0"/>
                                  <w:divBdr>
                                    <w:top w:val="single" w:sz="2" w:space="0" w:color="auto"/>
                                    <w:left w:val="single" w:sz="2" w:space="0" w:color="auto"/>
                                    <w:bottom w:val="single" w:sz="2" w:space="0" w:color="auto"/>
                                    <w:right w:val="single" w:sz="2" w:space="0" w:color="auto"/>
                                  </w:divBdr>
                                  <w:divsChild>
                                    <w:div w:id="1631128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8700955">
                          <w:marLeft w:val="0"/>
                          <w:marRight w:val="0"/>
                          <w:marTop w:val="0"/>
                          <w:marBottom w:val="0"/>
                          <w:divBdr>
                            <w:top w:val="single" w:sz="2" w:space="0" w:color="auto"/>
                            <w:left w:val="single" w:sz="2" w:space="0" w:color="auto"/>
                            <w:bottom w:val="single" w:sz="2" w:space="0" w:color="auto"/>
                            <w:right w:val="single" w:sz="2" w:space="0" w:color="auto"/>
                          </w:divBdr>
                          <w:divsChild>
                            <w:div w:id="1843200954">
                              <w:marLeft w:val="0"/>
                              <w:marRight w:val="0"/>
                              <w:marTop w:val="0"/>
                              <w:marBottom w:val="0"/>
                              <w:divBdr>
                                <w:top w:val="single" w:sz="2" w:space="0" w:color="auto"/>
                                <w:left w:val="single" w:sz="2" w:space="0" w:color="auto"/>
                                <w:bottom w:val="single" w:sz="2" w:space="0" w:color="auto"/>
                                <w:right w:val="single" w:sz="2" w:space="0" w:color="auto"/>
                              </w:divBdr>
                              <w:divsChild>
                                <w:div w:id="669410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66803142">
      <w:bodyDiv w:val="1"/>
      <w:marLeft w:val="0"/>
      <w:marRight w:val="0"/>
      <w:marTop w:val="0"/>
      <w:marBottom w:val="0"/>
      <w:divBdr>
        <w:top w:val="none" w:sz="0" w:space="0" w:color="auto"/>
        <w:left w:val="none" w:sz="0" w:space="0" w:color="auto"/>
        <w:bottom w:val="none" w:sz="0" w:space="0" w:color="auto"/>
        <w:right w:val="none" w:sz="0" w:space="0" w:color="auto"/>
      </w:divBdr>
    </w:div>
    <w:div w:id="1790658107">
      <w:bodyDiv w:val="1"/>
      <w:marLeft w:val="0"/>
      <w:marRight w:val="0"/>
      <w:marTop w:val="0"/>
      <w:marBottom w:val="0"/>
      <w:divBdr>
        <w:top w:val="none" w:sz="0" w:space="0" w:color="auto"/>
        <w:left w:val="none" w:sz="0" w:space="0" w:color="auto"/>
        <w:bottom w:val="none" w:sz="0" w:space="0" w:color="auto"/>
        <w:right w:val="none" w:sz="0" w:space="0" w:color="auto"/>
      </w:divBdr>
    </w:div>
    <w:div w:id="2057191641">
      <w:bodyDiv w:val="1"/>
      <w:marLeft w:val="0"/>
      <w:marRight w:val="0"/>
      <w:marTop w:val="0"/>
      <w:marBottom w:val="0"/>
      <w:divBdr>
        <w:top w:val="none" w:sz="0" w:space="0" w:color="auto"/>
        <w:left w:val="none" w:sz="0" w:space="0" w:color="auto"/>
        <w:bottom w:val="none" w:sz="0" w:space="0" w:color="auto"/>
        <w:right w:val="none" w:sz="0" w:space="0" w:color="auto"/>
      </w:divBdr>
    </w:div>
    <w:div w:id="2113744674">
      <w:bodyDiv w:val="1"/>
      <w:marLeft w:val="0"/>
      <w:marRight w:val="0"/>
      <w:marTop w:val="0"/>
      <w:marBottom w:val="0"/>
      <w:divBdr>
        <w:top w:val="none" w:sz="0" w:space="0" w:color="auto"/>
        <w:left w:val="none" w:sz="0" w:space="0" w:color="auto"/>
        <w:bottom w:val="none" w:sz="0" w:space="0" w:color="auto"/>
        <w:right w:val="none" w:sz="0" w:space="0" w:color="auto"/>
      </w:divBdr>
      <w:divsChild>
        <w:div w:id="146289980">
          <w:marLeft w:val="0"/>
          <w:marRight w:val="0"/>
          <w:marTop w:val="0"/>
          <w:marBottom w:val="0"/>
          <w:divBdr>
            <w:top w:val="single" w:sz="2" w:space="0" w:color="auto"/>
            <w:left w:val="single" w:sz="2" w:space="0" w:color="auto"/>
            <w:bottom w:val="single" w:sz="2" w:space="0" w:color="auto"/>
            <w:right w:val="single" w:sz="2" w:space="0" w:color="auto"/>
          </w:divBdr>
          <w:divsChild>
            <w:div w:id="1564414487">
              <w:marLeft w:val="0"/>
              <w:marRight w:val="0"/>
              <w:marTop w:val="0"/>
              <w:marBottom w:val="0"/>
              <w:divBdr>
                <w:top w:val="single" w:sz="2" w:space="0" w:color="auto"/>
                <w:left w:val="single" w:sz="2" w:space="0" w:color="auto"/>
                <w:bottom w:val="single" w:sz="2" w:space="0" w:color="auto"/>
                <w:right w:val="single" w:sz="2" w:space="0" w:color="auto"/>
              </w:divBdr>
              <w:divsChild>
                <w:div w:id="446856850">
                  <w:marLeft w:val="0"/>
                  <w:marRight w:val="0"/>
                  <w:marTop w:val="0"/>
                  <w:marBottom w:val="0"/>
                  <w:divBdr>
                    <w:top w:val="single" w:sz="2" w:space="0" w:color="auto"/>
                    <w:left w:val="single" w:sz="2" w:space="0" w:color="auto"/>
                    <w:bottom w:val="single" w:sz="2" w:space="0" w:color="auto"/>
                    <w:right w:val="single" w:sz="2" w:space="0" w:color="auto"/>
                  </w:divBdr>
                  <w:divsChild>
                    <w:div w:id="2584879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0200090">
              <w:marLeft w:val="0"/>
              <w:marRight w:val="0"/>
              <w:marTop w:val="0"/>
              <w:marBottom w:val="0"/>
              <w:divBdr>
                <w:top w:val="single" w:sz="2" w:space="0" w:color="auto"/>
                <w:left w:val="single" w:sz="2" w:space="0" w:color="auto"/>
                <w:bottom w:val="single" w:sz="2" w:space="0" w:color="auto"/>
                <w:right w:val="single" w:sz="2" w:space="0" w:color="auto"/>
              </w:divBdr>
              <w:divsChild>
                <w:div w:id="73554816">
                  <w:marLeft w:val="0"/>
                  <w:marRight w:val="0"/>
                  <w:marTop w:val="0"/>
                  <w:marBottom w:val="0"/>
                  <w:divBdr>
                    <w:top w:val="single" w:sz="2" w:space="0" w:color="auto"/>
                    <w:left w:val="single" w:sz="2" w:space="0" w:color="auto"/>
                    <w:bottom w:val="single" w:sz="2" w:space="0" w:color="auto"/>
                    <w:right w:val="single" w:sz="2" w:space="0" w:color="auto"/>
                  </w:divBdr>
                  <w:divsChild>
                    <w:div w:id="1360273504">
                      <w:marLeft w:val="0"/>
                      <w:marRight w:val="0"/>
                      <w:marTop w:val="0"/>
                      <w:marBottom w:val="0"/>
                      <w:divBdr>
                        <w:top w:val="single" w:sz="2" w:space="0" w:color="auto"/>
                        <w:left w:val="single" w:sz="2" w:space="0" w:color="auto"/>
                        <w:bottom w:val="single" w:sz="2" w:space="0" w:color="auto"/>
                        <w:right w:val="single" w:sz="2" w:space="0" w:color="auto"/>
                      </w:divBdr>
                      <w:divsChild>
                        <w:div w:id="78989089">
                          <w:marLeft w:val="0"/>
                          <w:marRight w:val="0"/>
                          <w:marTop w:val="0"/>
                          <w:marBottom w:val="0"/>
                          <w:divBdr>
                            <w:top w:val="single" w:sz="2" w:space="0" w:color="auto"/>
                            <w:left w:val="single" w:sz="2" w:space="0" w:color="auto"/>
                            <w:bottom w:val="single" w:sz="2" w:space="0" w:color="auto"/>
                            <w:right w:val="single" w:sz="2" w:space="0" w:color="auto"/>
                          </w:divBdr>
                          <w:divsChild>
                            <w:div w:id="452360721">
                              <w:marLeft w:val="0"/>
                              <w:marRight w:val="0"/>
                              <w:marTop w:val="0"/>
                              <w:marBottom w:val="0"/>
                              <w:divBdr>
                                <w:top w:val="single" w:sz="2" w:space="0" w:color="auto"/>
                                <w:left w:val="single" w:sz="2" w:space="0" w:color="auto"/>
                                <w:bottom w:val="single" w:sz="2" w:space="0" w:color="auto"/>
                                <w:right w:val="single" w:sz="2" w:space="0" w:color="auto"/>
                              </w:divBdr>
                              <w:divsChild>
                                <w:div w:id="1629824150">
                                  <w:marLeft w:val="0"/>
                                  <w:marRight w:val="0"/>
                                  <w:marTop w:val="0"/>
                                  <w:marBottom w:val="0"/>
                                  <w:divBdr>
                                    <w:top w:val="single" w:sz="2" w:space="0" w:color="auto"/>
                                    <w:left w:val="single" w:sz="2" w:space="0" w:color="auto"/>
                                    <w:bottom w:val="single" w:sz="2" w:space="0" w:color="auto"/>
                                    <w:right w:val="single" w:sz="2" w:space="0" w:color="auto"/>
                                  </w:divBdr>
                                  <w:divsChild>
                                    <w:div w:id="1993022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3337401">
                          <w:marLeft w:val="0"/>
                          <w:marRight w:val="0"/>
                          <w:marTop w:val="0"/>
                          <w:marBottom w:val="0"/>
                          <w:divBdr>
                            <w:top w:val="single" w:sz="2" w:space="0" w:color="auto"/>
                            <w:left w:val="single" w:sz="2" w:space="0" w:color="auto"/>
                            <w:bottom w:val="single" w:sz="2" w:space="0" w:color="auto"/>
                            <w:right w:val="single" w:sz="2" w:space="0" w:color="auto"/>
                          </w:divBdr>
                          <w:divsChild>
                            <w:div w:id="846604069">
                              <w:marLeft w:val="0"/>
                              <w:marRight w:val="0"/>
                              <w:marTop w:val="0"/>
                              <w:marBottom w:val="0"/>
                              <w:divBdr>
                                <w:top w:val="single" w:sz="2" w:space="0" w:color="auto"/>
                                <w:left w:val="single" w:sz="2" w:space="0" w:color="auto"/>
                                <w:bottom w:val="single" w:sz="2" w:space="0" w:color="auto"/>
                                <w:right w:val="single" w:sz="2" w:space="0" w:color="auto"/>
                              </w:divBdr>
                              <w:divsChild>
                                <w:div w:id="1260604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68596441">
          <w:marLeft w:val="0"/>
          <w:marRight w:val="0"/>
          <w:marTop w:val="0"/>
          <w:marBottom w:val="0"/>
          <w:divBdr>
            <w:top w:val="single" w:sz="2" w:space="0" w:color="auto"/>
            <w:left w:val="single" w:sz="2" w:space="0" w:color="auto"/>
            <w:bottom w:val="single" w:sz="2" w:space="0" w:color="auto"/>
            <w:right w:val="single" w:sz="2" w:space="0" w:color="auto"/>
          </w:divBdr>
          <w:divsChild>
            <w:div w:id="573009482">
              <w:marLeft w:val="0"/>
              <w:marRight w:val="0"/>
              <w:marTop w:val="0"/>
              <w:marBottom w:val="0"/>
              <w:divBdr>
                <w:top w:val="single" w:sz="2" w:space="0" w:color="auto"/>
                <w:left w:val="single" w:sz="2" w:space="0" w:color="auto"/>
                <w:bottom w:val="single" w:sz="2" w:space="0" w:color="auto"/>
                <w:right w:val="single" w:sz="2" w:space="0" w:color="auto"/>
              </w:divBdr>
              <w:divsChild>
                <w:div w:id="1988972283">
                  <w:marLeft w:val="0"/>
                  <w:marRight w:val="0"/>
                  <w:marTop w:val="0"/>
                  <w:marBottom w:val="0"/>
                  <w:divBdr>
                    <w:top w:val="single" w:sz="2" w:space="0" w:color="auto"/>
                    <w:left w:val="single" w:sz="2" w:space="0" w:color="auto"/>
                    <w:bottom w:val="single" w:sz="2" w:space="0" w:color="auto"/>
                    <w:right w:val="single" w:sz="2" w:space="0" w:color="auto"/>
                  </w:divBdr>
                  <w:divsChild>
                    <w:div w:id="588126336">
                      <w:marLeft w:val="0"/>
                      <w:marRight w:val="0"/>
                      <w:marTop w:val="0"/>
                      <w:marBottom w:val="0"/>
                      <w:divBdr>
                        <w:top w:val="single" w:sz="2" w:space="0" w:color="auto"/>
                        <w:left w:val="single" w:sz="2" w:space="0" w:color="auto"/>
                        <w:bottom w:val="single" w:sz="2" w:space="0" w:color="auto"/>
                        <w:right w:val="single" w:sz="2" w:space="0" w:color="auto"/>
                      </w:divBdr>
                      <w:divsChild>
                        <w:div w:id="1230774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4369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3B3C1-115B-7142-B763-9A89294F7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30768</Words>
  <Characters>183999</Characters>
  <Application>Microsoft Office Word</Application>
  <DocSecurity>0</DocSecurity>
  <Lines>2705</Lines>
  <Paragraphs>528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Daniel Schindler</cp:lastModifiedBy>
  <cp:revision>2</cp:revision>
  <dcterms:created xsi:type="dcterms:W3CDTF">2026-03-09T16:16:00Z</dcterms:created>
  <dcterms:modified xsi:type="dcterms:W3CDTF">2026-03-09T16:16:00Z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id="25Y35S3t"/&gt;&lt;style id="http://www.zotero.org/styles/journal-of-applied-ecology" hasBibliography="1" bibliographyStyleHasBeenSet="1"/&gt;&lt;prefs&gt;&lt;pref name="fieldType" value="Field"/&gt;&lt;/prefs&gt;&lt;/data&gt;</vt:lpwstr>
  </property>
</Properties>
</file>