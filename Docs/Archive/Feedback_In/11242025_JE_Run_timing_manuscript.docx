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7028B994" w:rsidR="0066241A" w:rsidRPr="00665BC1" w:rsidRDefault="007F66C5" w:rsidP="0017389D">
      <w:pPr>
        <w:suppressLineNumbers/>
        <w:jc w:val="center"/>
        <w:rPr>
          <w:rFonts w:ascii="Garamond" w:hAnsi="Garamond" w:cs="Times New Roman"/>
          <w:b/>
          <w:bCs/>
          <w:sz w:val="40"/>
          <w:szCs w:val="40"/>
        </w:rPr>
      </w:pPr>
      <w:r w:rsidRPr="00665BC1">
        <w:rPr>
          <w:rFonts w:ascii="Garamond" w:hAnsi="Garamond" w:cs="Times New Roman"/>
          <w:b/>
          <w:bCs/>
          <w:sz w:val="40"/>
          <w:szCs w:val="40"/>
        </w:rPr>
        <w:t xml:space="preserve">Strategic fisheries closure balances harvest opportunity and stock diversity in a </w:t>
      </w:r>
      <w:r w:rsidR="00477415" w:rsidRPr="00665BC1">
        <w:rPr>
          <w:rFonts w:ascii="Garamond" w:hAnsi="Garamond" w:cs="Times New Roman"/>
          <w:b/>
          <w:bCs/>
          <w:sz w:val="40"/>
          <w:szCs w:val="40"/>
        </w:rPr>
        <w:t>large Alaska river-basin.</w:t>
      </w:r>
    </w:p>
    <w:p w14:paraId="1E8600C0" w14:textId="77777777" w:rsidR="00424DB6" w:rsidRPr="00665BC1" w:rsidRDefault="00424DB6" w:rsidP="004712C9">
      <w:pPr>
        <w:suppressLineNumbers/>
        <w:jc w:val="center"/>
        <w:rPr>
          <w:rFonts w:ascii="Garamond" w:hAnsi="Garamond" w:cs="Times New Roman"/>
        </w:rPr>
      </w:pPr>
    </w:p>
    <w:p w14:paraId="0C7925DE" w14:textId="28477A17" w:rsidR="000F3B6C" w:rsidRPr="00665BC1" w:rsidRDefault="000F3B6C" w:rsidP="004712C9">
      <w:pPr>
        <w:suppressLineNumbers/>
        <w:jc w:val="center"/>
        <w:rPr>
          <w:rFonts w:ascii="Garamond" w:hAnsi="Garamond" w:cs="Times New Roman"/>
          <w:sz w:val="22"/>
          <w:szCs w:val="22"/>
        </w:rPr>
      </w:pPr>
      <w:r w:rsidRPr="00665BC1">
        <w:rPr>
          <w:rFonts w:ascii="Garamond" w:hAnsi="Garamond" w:cs="Times New Roman"/>
          <w:sz w:val="22"/>
          <w:szCs w:val="22"/>
        </w:rPr>
        <w:t xml:space="preserve">Ben Makhlouf, Daniel </w:t>
      </w:r>
      <w:r w:rsidR="00E471DA" w:rsidRPr="00665BC1">
        <w:rPr>
          <w:rFonts w:ascii="Garamond" w:hAnsi="Garamond" w:cs="Times New Roman"/>
          <w:sz w:val="22"/>
          <w:szCs w:val="22"/>
        </w:rPr>
        <w:t xml:space="preserve">E. </w:t>
      </w:r>
      <w:r w:rsidRPr="00665BC1">
        <w:rPr>
          <w:rFonts w:ascii="Garamond" w:hAnsi="Garamond" w:cs="Times New Roman"/>
          <w:sz w:val="22"/>
          <w:szCs w:val="22"/>
        </w:rPr>
        <w:t>Schindler, Tim</w:t>
      </w:r>
      <w:r w:rsidR="0024031C" w:rsidRPr="00665BC1">
        <w:rPr>
          <w:rFonts w:ascii="Garamond" w:hAnsi="Garamond" w:cs="Times New Roman"/>
          <w:sz w:val="22"/>
          <w:szCs w:val="22"/>
        </w:rPr>
        <w:t>othy J.</w:t>
      </w:r>
      <w:r w:rsidRPr="00665BC1">
        <w:rPr>
          <w:rFonts w:ascii="Garamond" w:hAnsi="Garamond" w:cs="Times New Roman"/>
          <w:sz w:val="22"/>
          <w:szCs w:val="22"/>
        </w:rPr>
        <w:t xml:space="preserve"> Cline</w:t>
      </w:r>
      <w:r w:rsidR="00612B95" w:rsidRPr="00665BC1">
        <w:rPr>
          <w:rFonts w:ascii="Garamond" w:hAnsi="Garamond" w:cs="Times New Roman"/>
          <w:sz w:val="22"/>
          <w:szCs w:val="22"/>
        </w:rPr>
        <w:t>, Diego Fernandez</w:t>
      </w:r>
      <w:r w:rsidR="007A07BC" w:rsidRPr="00665BC1">
        <w:rPr>
          <w:rFonts w:ascii="Garamond" w:hAnsi="Garamond" w:cs="Times New Roman"/>
          <w:sz w:val="22"/>
          <w:szCs w:val="22"/>
        </w:rPr>
        <w:t>, Janessa Esquible,</w:t>
      </w:r>
      <w:r w:rsidR="00BA542C" w:rsidRPr="00665BC1">
        <w:rPr>
          <w:rFonts w:ascii="Garamond" w:hAnsi="Garamond" w:cs="Times New Roman"/>
          <w:sz w:val="22"/>
          <w:szCs w:val="22"/>
        </w:rPr>
        <w:t xml:space="preserve"> </w:t>
      </w:r>
      <w:r w:rsidR="00820E08" w:rsidRPr="00665BC1">
        <w:rPr>
          <w:rFonts w:ascii="Garamond" w:hAnsi="Garamond" w:cs="Times New Roman"/>
          <w:sz w:val="22"/>
          <w:szCs w:val="22"/>
        </w:rPr>
        <w:t>Avery Hoffman</w:t>
      </w:r>
      <w:r w:rsidR="007A07BC" w:rsidRPr="00665BC1">
        <w:rPr>
          <w:rFonts w:ascii="Garamond" w:hAnsi="Garamond" w:cs="Times New Roman"/>
          <w:sz w:val="22"/>
          <w:szCs w:val="22"/>
        </w:rPr>
        <w:t xml:space="preserve"> </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665BC1" w:rsidRDefault="00E61436" w:rsidP="004712C9">
      <w:pPr>
        <w:suppressLineNumbers/>
        <w:rPr>
          <w:rFonts w:ascii="Garamond" w:hAnsi="Garamond" w:cs="Times New Roman"/>
          <w:b/>
          <w:bCs/>
          <w:u w:val="single"/>
        </w:rPr>
      </w:pPr>
      <w:r w:rsidRPr="00665BC1">
        <w:rPr>
          <w:rFonts w:ascii="Garamond" w:hAnsi="Garamond" w:cs="Times New Roman"/>
          <w:b/>
          <w:bCs/>
          <w:u w:val="single"/>
        </w:rPr>
        <w:t>Abstract:</w:t>
      </w:r>
    </w:p>
    <w:p w14:paraId="06EA0954" w14:textId="54759581" w:rsidR="009B595F" w:rsidRPr="00665BC1" w:rsidRDefault="0026256C" w:rsidP="00636C9F">
      <w:pPr>
        <w:suppressLineNumbers/>
        <w:spacing w:line="480" w:lineRule="auto"/>
        <w:ind w:firstLine="720"/>
        <w:rPr>
          <w:rFonts w:ascii="Garamond" w:hAnsi="Garamond" w:cs="Times New Roman"/>
        </w:rPr>
      </w:pPr>
      <w:r w:rsidRPr="00665BC1">
        <w:rPr>
          <w:rFonts w:ascii="Garamond" w:hAnsi="Garamond" w:cs="Times New Roman"/>
        </w:rPr>
        <w:t>Effective fisheries management requires balancing harvest opportunities with the protection of biodiversity. Pacific salmon returning to large river systems exhibit significant interpopulation variability in return timing and spatial habitat use patterns, which contribute to population resilience. However, these spatiotemporal dynamics are poorly understood, limiting their integration into management strategies. Here, we reconstruct the spatiotemporal dynamics of return timing Chinook salmon</w:t>
      </w:r>
      <w:r w:rsidR="00E471DA" w:rsidRPr="00665BC1">
        <w:rPr>
          <w:rFonts w:ascii="Garamond" w:hAnsi="Garamond" w:cs="Times New Roman"/>
        </w:rPr>
        <w:t xml:space="preserve"> to the Kuskokwim River of western Alaska</w:t>
      </w:r>
      <w:r w:rsidRPr="00665BC1">
        <w:rPr>
          <w:rFonts w:ascii="Garamond" w:hAnsi="Garamond" w:cs="Times New Roman"/>
        </w:rPr>
        <w:t xml:space="preserve"> across six years using otolith isotope </w:t>
      </w:r>
      <w:r w:rsidR="0066241A" w:rsidRPr="00665BC1">
        <w:rPr>
          <w:rFonts w:ascii="Garamond" w:hAnsi="Garamond" w:cs="Times New Roman"/>
        </w:rPr>
        <w:t>signatures and</w:t>
      </w:r>
      <w:r w:rsidRPr="00665BC1">
        <w:rPr>
          <w:rFonts w:ascii="Garamond" w:hAnsi="Garamond" w:cs="Times New Roman"/>
        </w:rPr>
        <w:t xml:space="preserve"> examine the </w:t>
      </w:r>
      <w:r w:rsidR="007878C0" w:rsidRPr="00665BC1">
        <w:rPr>
          <w:rFonts w:ascii="Garamond" w:hAnsi="Garamond" w:cs="Times New Roman"/>
        </w:rPr>
        <w:t>population-</w:t>
      </w:r>
      <w:r w:rsidRPr="00665BC1">
        <w:rPr>
          <w:rFonts w:ascii="Garamond" w:hAnsi="Garamond" w:cs="Times New Roman"/>
        </w:rPr>
        <w:t xml:space="preserve">specific impacts of a front-end fishery closure implemented in the basin. We demonstrate a consistent relationship between </w:t>
      </w:r>
      <w:r w:rsidR="00E471DA" w:rsidRPr="00665BC1">
        <w:rPr>
          <w:rFonts w:ascii="Garamond" w:hAnsi="Garamond" w:cs="Times New Roman"/>
        </w:rPr>
        <w:t xml:space="preserve">seasonal </w:t>
      </w:r>
      <w:r w:rsidRPr="00665BC1">
        <w:rPr>
          <w:rFonts w:ascii="Garamond" w:hAnsi="Garamond" w:cs="Times New Roman"/>
        </w:rPr>
        <w:t xml:space="preserve">run timing and watershed position, with earlier returning populations contributing disproportionately to the uppermost portion of the watershed. This trend was consistent when examining relative contributions within discrete temporal windows during the return migration as well as in cumulative distribution analyses that controlled for total return abundance. While this spatial pattern was robust, we </w:t>
      </w:r>
      <w:r w:rsidR="00C92AB0" w:rsidRPr="00665BC1">
        <w:rPr>
          <w:rFonts w:ascii="Garamond" w:hAnsi="Garamond" w:cs="Times New Roman"/>
        </w:rPr>
        <w:t xml:space="preserve">did </w:t>
      </w:r>
      <w:r w:rsidR="00424DB6" w:rsidRPr="00665BC1">
        <w:rPr>
          <w:rFonts w:ascii="Garamond" w:hAnsi="Garamond" w:cs="Times New Roman"/>
        </w:rPr>
        <w:t>observe</w:t>
      </w:r>
      <w:r w:rsidRPr="00665BC1">
        <w:rPr>
          <w:rFonts w:ascii="Garamond" w:hAnsi="Garamond" w:cs="Times New Roman"/>
        </w:rPr>
        <w:t xml:space="preserve"> interannual variability in the magnitude of population contributions and overall run timing</w:t>
      </w:r>
      <w:r w:rsidR="00636C9F" w:rsidRPr="00665BC1">
        <w:rPr>
          <w:rFonts w:ascii="Garamond" w:hAnsi="Garamond" w:cs="Times New Roman"/>
        </w:rPr>
        <w:t xml:space="preserve">, highlighting the relationship between the </w:t>
      </w:r>
      <w:del w:id="0" w:author="Janessa Esquible" w:date="2025-11-24T09:10:00Z" w16du:dateUtc="2025-11-24T14:10:00Z">
        <w:r w:rsidR="00636C9F" w:rsidRPr="00665BC1" w:rsidDel="004B19B1">
          <w:rPr>
            <w:rFonts w:ascii="Garamond" w:hAnsi="Garamond" w:cs="Times New Roman"/>
          </w:rPr>
          <w:delText>front end</w:delText>
        </w:r>
      </w:del>
      <w:ins w:id="1" w:author="Janessa Esquible" w:date="2025-11-24T09:10:00Z" w16du:dateUtc="2025-11-24T14:10:00Z">
        <w:r w:rsidR="004B19B1" w:rsidRPr="00665BC1">
          <w:rPr>
            <w:rFonts w:ascii="Garamond" w:hAnsi="Garamond" w:cs="Times New Roman"/>
          </w:rPr>
          <w:t>front-end</w:t>
        </w:r>
      </w:ins>
      <w:r w:rsidR="00636C9F" w:rsidRPr="00665BC1">
        <w:rPr>
          <w:rFonts w:ascii="Garamond" w:hAnsi="Garamond" w:cs="Times New Roman"/>
        </w:rPr>
        <w:t xml:space="preserve"> closure and dynamic ecological </w:t>
      </w:r>
      <w:proofErr w:type="spellStart"/>
      <w:r w:rsidR="00636C9F" w:rsidRPr="00665BC1">
        <w:rPr>
          <w:rFonts w:ascii="Garamond" w:hAnsi="Garamond" w:cs="Times New Roman"/>
        </w:rPr>
        <w:t>proceses</w:t>
      </w:r>
      <w:proofErr w:type="spellEnd"/>
      <w:r w:rsidR="00636C9F" w:rsidRPr="00665BC1">
        <w:rPr>
          <w:rFonts w:ascii="Garamond" w:hAnsi="Garamond" w:cs="Times New Roman"/>
        </w:rPr>
        <w:t>.</w:t>
      </w:r>
      <w:ins w:id="2" w:author="Janessa Esquible" w:date="2025-11-24T09:08:00Z" w16du:dateUtc="2025-11-24T14:08:00Z">
        <w:r w:rsidR="009D0427">
          <w:rPr>
            <w:rFonts w:ascii="Garamond" w:hAnsi="Garamond" w:cs="Times New Roman"/>
          </w:rPr>
          <w:t xml:space="preserve"> </w:t>
        </w:r>
      </w:ins>
      <w:r w:rsidRPr="00665BC1">
        <w:rPr>
          <w:rFonts w:ascii="Garamond" w:hAnsi="Garamond" w:cs="Times New Roman"/>
        </w:rPr>
        <w:t xml:space="preserve">The front-end closure strategy </w:t>
      </w:r>
      <w:r w:rsidR="007A07BC" w:rsidRPr="00665BC1">
        <w:rPr>
          <w:rFonts w:ascii="Garamond" w:hAnsi="Garamond" w:cs="Times New Roman"/>
        </w:rPr>
        <w:t xml:space="preserve">provided </w:t>
      </w:r>
      <w:r w:rsidRPr="00665BC1">
        <w:rPr>
          <w:rFonts w:ascii="Garamond" w:hAnsi="Garamond" w:cs="Times New Roman"/>
        </w:rPr>
        <w:t>disproportionately higher protection to upper watershed stocks</w:t>
      </w:r>
      <w:r w:rsidR="007A07BC" w:rsidRPr="00665BC1">
        <w:rPr>
          <w:rFonts w:ascii="Garamond" w:hAnsi="Garamond" w:cs="Times New Roman"/>
        </w:rPr>
        <w:t>, thereby protecting upper watershed life history diversity.</w:t>
      </w:r>
      <w:r w:rsidR="00356F8B" w:rsidRPr="00665BC1">
        <w:rPr>
          <w:rFonts w:ascii="Garamond" w:hAnsi="Garamond" w:cs="Times New Roman"/>
        </w:rPr>
        <w:t xml:space="preserve"> </w:t>
      </w:r>
      <w:r w:rsidR="00636C9F" w:rsidRPr="00665BC1">
        <w:rPr>
          <w:rFonts w:ascii="Garamond" w:hAnsi="Garamond" w:cs="Times New Roman"/>
        </w:rPr>
        <w:t xml:space="preserve">This remained true in several simulated alternative front end closure end dates, although the tradeoff between additional protection afforded to upper watershed stocks and foregone harvest opportunities changed significant based on the end </w:t>
      </w:r>
      <w:r w:rsidR="00636C9F" w:rsidRPr="00665BC1">
        <w:rPr>
          <w:rFonts w:ascii="Garamond" w:hAnsi="Garamond" w:cs="Times New Roman"/>
        </w:rPr>
        <w:lastRenderedPageBreak/>
        <w:t>date. P</w:t>
      </w:r>
      <w:r w:rsidR="002768BC" w:rsidRPr="00665BC1">
        <w:rPr>
          <w:rFonts w:ascii="Garamond" w:hAnsi="Garamond" w:cs="Times New Roman"/>
        </w:rPr>
        <w:t xml:space="preserve">rotection to </w:t>
      </w:r>
      <w:r w:rsidRPr="00665BC1">
        <w:rPr>
          <w:rFonts w:ascii="Garamond" w:hAnsi="Garamond" w:cs="Times New Roman"/>
        </w:rPr>
        <w:t>upstream population</w:t>
      </w:r>
      <w:r w:rsidR="00E471DA" w:rsidRPr="00665BC1">
        <w:rPr>
          <w:rFonts w:ascii="Garamond" w:hAnsi="Garamond" w:cs="Times New Roman"/>
        </w:rPr>
        <w:t>s</w:t>
      </w:r>
      <w:r w:rsidRPr="00665BC1">
        <w:rPr>
          <w:rFonts w:ascii="Garamond" w:hAnsi="Garamond" w:cs="Times New Roman"/>
        </w:rPr>
        <w:t xml:space="preserve"> </w:t>
      </w:r>
      <w:r w:rsidR="007878C0" w:rsidRPr="00665BC1">
        <w:rPr>
          <w:rFonts w:ascii="Garamond" w:hAnsi="Garamond" w:cs="Times New Roman"/>
        </w:rPr>
        <w:t xml:space="preserve">may help </w:t>
      </w:r>
      <w:r w:rsidRPr="00665BC1">
        <w:rPr>
          <w:rFonts w:ascii="Garamond" w:hAnsi="Garamond" w:cs="Times New Roman"/>
        </w:rPr>
        <w:t>stabiliz</w:t>
      </w:r>
      <w:r w:rsidR="002768BC" w:rsidRPr="00665BC1">
        <w:rPr>
          <w:rFonts w:ascii="Garamond" w:hAnsi="Garamond" w:cs="Times New Roman"/>
        </w:rPr>
        <w:t>e</w:t>
      </w:r>
      <w:r w:rsidRPr="00665BC1">
        <w:rPr>
          <w:rFonts w:ascii="Garamond" w:hAnsi="Garamond" w:cs="Times New Roman"/>
        </w:rPr>
        <w:t xml:space="preserve"> </w:t>
      </w:r>
      <w:r w:rsidR="007A07BC" w:rsidRPr="00665BC1">
        <w:rPr>
          <w:rFonts w:ascii="Garamond" w:hAnsi="Garamond" w:cs="Times New Roman"/>
        </w:rPr>
        <w:t xml:space="preserve">downstream </w:t>
      </w:r>
      <w:r w:rsidRPr="00665BC1">
        <w:rPr>
          <w:rFonts w:ascii="Garamond" w:hAnsi="Garamond" w:cs="Times New Roman"/>
        </w:rPr>
        <w:t>fishery dynamics</w:t>
      </w:r>
      <w:r w:rsidR="00E471DA" w:rsidRPr="00665BC1">
        <w:rPr>
          <w:rFonts w:ascii="Garamond" w:hAnsi="Garamond" w:cs="Times New Roman"/>
        </w:rPr>
        <w:t xml:space="preserve"> which integrate across the entire watershed</w:t>
      </w:r>
      <w:r w:rsidR="00636C9F" w:rsidRPr="00665BC1">
        <w:rPr>
          <w:rFonts w:ascii="Garamond" w:hAnsi="Garamond" w:cs="Times New Roman"/>
        </w:rPr>
        <w:t>.</w:t>
      </w:r>
      <w:r w:rsidR="00356F8B" w:rsidRPr="00665BC1">
        <w:rPr>
          <w:rFonts w:ascii="Garamond" w:hAnsi="Garamond" w:cs="Times New Roman"/>
        </w:rPr>
        <w:t xml:space="preserve"> </w:t>
      </w:r>
      <w:r w:rsidR="00636C9F" w:rsidRPr="00665BC1">
        <w:rPr>
          <w:rFonts w:ascii="Garamond" w:hAnsi="Garamond" w:cs="Times New Roman"/>
        </w:rPr>
        <w:t>H</w:t>
      </w:r>
      <w:r w:rsidR="00356F8B" w:rsidRPr="00665BC1">
        <w:rPr>
          <w:rFonts w:ascii="Garamond" w:hAnsi="Garamond" w:cs="Times New Roman"/>
        </w:rPr>
        <w:t xml:space="preserve">owever, </w:t>
      </w:r>
      <w:r w:rsidR="007878C0" w:rsidRPr="00665BC1">
        <w:rPr>
          <w:rFonts w:ascii="Garamond" w:hAnsi="Garamond" w:cs="Times New Roman"/>
        </w:rPr>
        <w:t xml:space="preserve">the effect on </w:t>
      </w:r>
      <w:r w:rsidR="002768BC" w:rsidRPr="00665BC1">
        <w:rPr>
          <w:rFonts w:ascii="Garamond" w:hAnsi="Garamond" w:cs="Times New Roman"/>
        </w:rPr>
        <w:t xml:space="preserve">basin-wide </w:t>
      </w:r>
      <w:r w:rsidR="007878C0" w:rsidRPr="00665BC1">
        <w:rPr>
          <w:rFonts w:ascii="Garamond" w:hAnsi="Garamond" w:cs="Times New Roman"/>
        </w:rPr>
        <w:t>biodiversity</w:t>
      </w:r>
      <w:r w:rsidR="00636C9F" w:rsidRPr="00665BC1">
        <w:rPr>
          <w:rFonts w:ascii="Garamond" w:hAnsi="Garamond" w:cs="Times New Roman"/>
        </w:rPr>
        <w:t xml:space="preserve"> and the effect on overall harvest opportunity</w:t>
      </w:r>
      <w:r w:rsidR="002768BC" w:rsidRPr="00665BC1">
        <w:rPr>
          <w:rFonts w:ascii="Garamond" w:hAnsi="Garamond" w:cs="Times New Roman"/>
        </w:rPr>
        <w:t xml:space="preserve"> </w:t>
      </w:r>
      <w:r w:rsidR="007A07BC" w:rsidRPr="00665BC1">
        <w:rPr>
          <w:rFonts w:ascii="Garamond" w:hAnsi="Garamond" w:cs="Times New Roman"/>
        </w:rPr>
        <w:t>dependents</w:t>
      </w:r>
      <w:r w:rsidR="002768BC" w:rsidRPr="00665BC1">
        <w:rPr>
          <w:rFonts w:ascii="Garamond" w:hAnsi="Garamond" w:cs="Times New Roman"/>
        </w:rPr>
        <w:t xml:space="preserve"> </w:t>
      </w:r>
      <w:r w:rsidR="007878C0" w:rsidRPr="00665BC1">
        <w:rPr>
          <w:rFonts w:ascii="Garamond" w:hAnsi="Garamond" w:cs="Times New Roman"/>
        </w:rPr>
        <w:t xml:space="preserve">on the interaction between </w:t>
      </w:r>
      <w:r w:rsidR="00636C9F" w:rsidRPr="00665BC1">
        <w:rPr>
          <w:rFonts w:ascii="Garamond" w:hAnsi="Garamond" w:cs="Times New Roman"/>
        </w:rPr>
        <w:t xml:space="preserve">both </w:t>
      </w:r>
      <w:r w:rsidR="007878C0" w:rsidRPr="00665BC1">
        <w:rPr>
          <w:rFonts w:ascii="Garamond" w:hAnsi="Garamond" w:cs="Times New Roman"/>
        </w:rPr>
        <w:t>run</w:t>
      </w:r>
      <w:r w:rsidR="00636C9F" w:rsidRPr="00665BC1">
        <w:rPr>
          <w:rFonts w:ascii="Garamond" w:hAnsi="Garamond" w:cs="Times New Roman"/>
        </w:rPr>
        <w:t xml:space="preserve"> and fishery</w:t>
      </w:r>
      <w:r w:rsidR="007878C0" w:rsidRPr="00665BC1">
        <w:rPr>
          <w:rFonts w:ascii="Garamond" w:hAnsi="Garamond" w:cs="Times New Roman"/>
        </w:rPr>
        <w:t xml:space="preserve"> dynamics</w:t>
      </w:r>
      <w:r w:rsidR="00636C9F" w:rsidRPr="00665BC1">
        <w:rPr>
          <w:rFonts w:ascii="Garamond" w:hAnsi="Garamond" w:cs="Times New Roman"/>
        </w:rPr>
        <w:t xml:space="preserve">. </w:t>
      </w:r>
    </w:p>
    <w:p w14:paraId="58C68C67" w14:textId="255604E3" w:rsidR="00F552CD" w:rsidRPr="008605CB" w:rsidRDefault="00F552CD" w:rsidP="00F552CD">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Introduction: </w:t>
      </w:r>
      <w:r w:rsidRPr="008605CB">
        <w:rPr>
          <w:rFonts w:ascii="Garamond" w:hAnsi="Garamond" w:cs="Times New Roman"/>
          <w:sz w:val="28"/>
          <w:szCs w:val="28"/>
        </w:rPr>
        <w:t xml:space="preserve"> </w:t>
      </w:r>
    </w:p>
    <w:p w14:paraId="6DA4DC8E" w14:textId="464615E4" w:rsidR="00D86CD4" w:rsidRPr="008605CB" w:rsidRDefault="00AD4BE1" w:rsidP="00946A92">
      <w:pPr>
        <w:spacing w:line="480" w:lineRule="auto"/>
        <w:ind w:firstLine="720"/>
        <w:rPr>
          <w:rFonts w:ascii="Garamond" w:hAnsi="Garamond" w:cs="Times New Roman"/>
        </w:rPr>
      </w:pPr>
      <w:r w:rsidRPr="008605CB">
        <w:rPr>
          <w:rFonts w:ascii="Garamond" w:hAnsi="Garamond" w:cs="Times New Roman"/>
        </w:rPr>
        <w:t xml:space="preserve">A </w:t>
      </w:r>
      <w:r w:rsidR="009423AC" w:rsidRPr="008605CB">
        <w:rPr>
          <w:rFonts w:ascii="Garamond" w:hAnsi="Garamond" w:cs="Times New Roman"/>
        </w:rPr>
        <w:t>key</w:t>
      </w:r>
      <w:r w:rsidRPr="008605CB">
        <w:rPr>
          <w:rFonts w:ascii="Garamond" w:hAnsi="Garamond" w:cs="Times New Roman"/>
        </w:rPr>
        <w:t xml:space="preserve"> challenge in fisheries management is balancing the dual goals of </w:t>
      </w:r>
      <w:commentRangeStart w:id="3"/>
      <w:r w:rsidRPr="008605CB">
        <w:rPr>
          <w:rFonts w:ascii="Garamond" w:hAnsi="Garamond" w:cs="Times New Roman"/>
        </w:rPr>
        <w:t>maximizing</w:t>
      </w:r>
      <w:commentRangeEnd w:id="3"/>
      <w:r w:rsidR="004B19B1">
        <w:rPr>
          <w:rStyle w:val="CommentReference"/>
        </w:rPr>
        <w:commentReference w:id="3"/>
      </w:r>
      <w:r w:rsidRPr="008605CB">
        <w:rPr>
          <w:rFonts w:ascii="Garamond" w:hAnsi="Garamond" w:cs="Times New Roman"/>
        </w:rPr>
        <w:t xml:space="preserve"> harvest opportunities </w:t>
      </w:r>
      <w:r w:rsidR="007F66C5" w:rsidRPr="008605CB">
        <w:rPr>
          <w:rFonts w:ascii="Garamond" w:hAnsi="Garamond" w:cs="Times New Roman"/>
        </w:rPr>
        <w:t xml:space="preserve">while preserving </w:t>
      </w:r>
      <w:r w:rsidRPr="008605CB">
        <w:rPr>
          <w:rFonts w:ascii="Garamond" w:hAnsi="Garamond" w:cs="Times New Roman"/>
        </w:rPr>
        <w:t xml:space="preserve">biodiversity. </w:t>
      </w:r>
      <w:r w:rsidR="007F66C5" w:rsidRPr="008605CB">
        <w:rPr>
          <w:rFonts w:ascii="Garamond" w:hAnsi="Garamond" w:cs="Times New Roman"/>
        </w:rPr>
        <w:t>In this context, b</w:t>
      </w:r>
      <w:r w:rsidRPr="008605CB">
        <w:rPr>
          <w:rFonts w:ascii="Garamond" w:hAnsi="Garamond" w:cs="Times New Roman"/>
        </w:rPr>
        <w:t xml:space="preserve">iodiversity can be defined </w:t>
      </w:r>
      <w:r w:rsidR="007F66C5" w:rsidRPr="008605CB">
        <w:rPr>
          <w:rFonts w:ascii="Garamond" w:hAnsi="Garamond" w:cs="Times New Roman"/>
        </w:rPr>
        <w:t>both by</w:t>
      </w:r>
      <w:r w:rsidRPr="008605CB">
        <w:rPr>
          <w:rFonts w:ascii="Garamond" w:hAnsi="Garamond" w:cs="Times New Roman"/>
        </w:rPr>
        <w:t xml:space="preserve"> the number of species within an ecosystem</w:t>
      </w:r>
      <w:r w:rsidR="007F66C5" w:rsidRPr="008605CB">
        <w:rPr>
          <w:rFonts w:ascii="Garamond" w:hAnsi="Garamond" w:cs="Times New Roman"/>
        </w:rPr>
        <w:t xml:space="preserve"> as well as</w:t>
      </w:r>
      <w:r w:rsidRPr="008605CB">
        <w:rPr>
          <w:rFonts w:ascii="Garamond" w:hAnsi="Garamond" w:cs="Times New Roman"/>
        </w:rPr>
        <w:t xml:space="preserve"> </w:t>
      </w:r>
      <w:r w:rsidR="007F66C5" w:rsidRPr="008605CB">
        <w:rPr>
          <w:rFonts w:ascii="Garamond" w:hAnsi="Garamond" w:cs="Times New Roman"/>
        </w:rPr>
        <w:t xml:space="preserve">intrapopulation </w:t>
      </w:r>
      <w:r w:rsidRPr="008605CB">
        <w:rPr>
          <w:rFonts w:ascii="Garamond" w:hAnsi="Garamond" w:cs="Times New Roman"/>
        </w:rPr>
        <w:t xml:space="preserve">diversity among </w:t>
      </w:r>
      <w:r w:rsidR="007F66C5" w:rsidRPr="008605CB">
        <w:rPr>
          <w:rFonts w:ascii="Garamond" w:hAnsi="Garamond" w:cs="Times New Roman"/>
        </w:rPr>
        <w:t xml:space="preserve">metapopulations of a </w:t>
      </w:r>
      <w:r w:rsidRPr="008605CB">
        <w:rPr>
          <w:rFonts w:ascii="Garamond" w:hAnsi="Garamond" w:cs="Times New Roman"/>
        </w:rPr>
        <w:t>single species</w:t>
      </w:r>
      <w:r w:rsidR="00B01FE3" w:rsidRPr="008605CB">
        <w:rPr>
          <w:rFonts w:ascii="Garamond" w:hAnsi="Garamond" w:cs="Times New Roman"/>
        </w:rPr>
        <w:t xml:space="preserve"> </w:t>
      </w:r>
      <w:r w:rsidR="00B01FE3" w:rsidRPr="008605CB">
        <w:rPr>
          <w:rFonts w:ascii="Garamond" w:hAnsi="Garamond" w:cs="Times New Roman"/>
        </w:rPr>
        <w:fldChar w:fldCharType="begin"/>
      </w:r>
      <w:r w:rsidR="00B01FE3" w:rsidRPr="008605CB">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Evolution","language":"English","note":"publisher: Elsevier\nPMID: 21367482","page":"183-192","source":"www.cell.com","title":"Why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8605CB">
        <w:rPr>
          <w:rFonts w:ascii="Garamond" w:hAnsi="Garamond" w:cs="Times New Roman"/>
        </w:rPr>
        <w:fldChar w:fldCharType="separate"/>
      </w:r>
      <w:r w:rsidR="00B01FE3" w:rsidRPr="008605CB">
        <w:rPr>
          <w:rFonts w:ascii="Garamond" w:hAnsi="Garamond" w:cs="Times New Roman"/>
          <w:noProof/>
        </w:rPr>
        <w:t>(Bolnick et al., 2011; Luck et al., 2003; Schindler et al., 2010)</w:t>
      </w:r>
      <w:r w:rsidR="00B01FE3" w:rsidRPr="008605CB">
        <w:rPr>
          <w:rFonts w:ascii="Garamond" w:hAnsi="Garamond" w:cs="Times New Roman"/>
        </w:rPr>
        <w:fldChar w:fldCharType="end"/>
      </w:r>
      <w:r w:rsidR="00B01FE3" w:rsidRPr="008605CB">
        <w:rPr>
          <w:rFonts w:ascii="Garamond" w:hAnsi="Garamond" w:cs="Times New Roman"/>
        </w:rPr>
        <w:t xml:space="preserve">. </w:t>
      </w:r>
      <w:r w:rsidR="007F66C5" w:rsidRPr="008605CB">
        <w:rPr>
          <w:rFonts w:ascii="Garamond" w:hAnsi="Garamond" w:cs="Times New Roman"/>
        </w:rPr>
        <w:t xml:space="preserve">In either case, </w:t>
      </w:r>
      <w:r w:rsidR="00F1425A" w:rsidRPr="008605CB">
        <w:rPr>
          <w:rFonts w:ascii="Garamond" w:hAnsi="Garamond" w:cs="Times New Roman"/>
        </w:rPr>
        <w:t>bio</w:t>
      </w:r>
      <w:r w:rsidR="005078D8" w:rsidRPr="008605CB">
        <w:rPr>
          <w:rFonts w:ascii="Garamond" w:hAnsi="Garamond" w:cs="Times New Roman"/>
        </w:rPr>
        <w:t xml:space="preserve">diversity </w:t>
      </w:r>
      <w:r w:rsidR="007F66C5" w:rsidRPr="008605CB">
        <w:rPr>
          <w:rFonts w:ascii="Garamond" w:hAnsi="Garamond" w:cs="Times New Roman"/>
        </w:rPr>
        <w:t>stabiliz</w:t>
      </w:r>
      <w:r w:rsidR="003C2A7E" w:rsidRPr="008605CB">
        <w:rPr>
          <w:rFonts w:ascii="Garamond" w:hAnsi="Garamond" w:cs="Times New Roman"/>
        </w:rPr>
        <w:t>e</w:t>
      </w:r>
      <w:r w:rsidR="009F6624" w:rsidRPr="008605CB">
        <w:rPr>
          <w:rFonts w:ascii="Garamond" w:hAnsi="Garamond" w:cs="Times New Roman"/>
        </w:rPr>
        <w:t>s</w:t>
      </w:r>
      <w:r w:rsidR="007F66C5" w:rsidRPr="008605CB">
        <w:rPr>
          <w:rFonts w:ascii="Garamond" w:hAnsi="Garamond" w:cs="Times New Roman"/>
        </w:rPr>
        <w:t xml:space="preserve"> ecosystem level processes</w:t>
      </w:r>
      <w:r w:rsidR="003C2A7E" w:rsidRPr="008605CB">
        <w:rPr>
          <w:rFonts w:ascii="Garamond" w:hAnsi="Garamond" w:cs="Times New Roman"/>
        </w:rPr>
        <w:t>, bolster</w:t>
      </w:r>
      <w:r w:rsidR="009F6624" w:rsidRPr="008605CB">
        <w:rPr>
          <w:rFonts w:ascii="Garamond" w:hAnsi="Garamond" w:cs="Times New Roman"/>
        </w:rPr>
        <w:t>s</w:t>
      </w:r>
      <w:r w:rsidR="003C2A7E" w:rsidRPr="008605CB">
        <w:rPr>
          <w:rFonts w:ascii="Garamond" w:hAnsi="Garamond" w:cs="Times New Roman"/>
        </w:rPr>
        <w:t xml:space="preserve"> resilience to environmental change,</w:t>
      </w:r>
      <w:r w:rsidR="007F66C5" w:rsidRPr="008605CB">
        <w:rPr>
          <w:rFonts w:ascii="Garamond" w:hAnsi="Garamond" w:cs="Times New Roman"/>
        </w:rPr>
        <w:t xml:space="preserve"> and increase</w:t>
      </w:r>
      <w:r w:rsidR="009F6624" w:rsidRPr="008605CB">
        <w:rPr>
          <w:rFonts w:ascii="Garamond" w:hAnsi="Garamond" w:cs="Times New Roman"/>
        </w:rPr>
        <w:t>s</w:t>
      </w:r>
      <w:r w:rsidR="007F66C5" w:rsidRPr="008605CB">
        <w:rPr>
          <w:rFonts w:ascii="Garamond" w:hAnsi="Garamond" w:cs="Times New Roman"/>
        </w:rPr>
        <w:t xml:space="preserve"> </w:t>
      </w:r>
      <w:r w:rsidR="003C2A7E" w:rsidRPr="008605CB">
        <w:rPr>
          <w:rFonts w:ascii="Garamond" w:hAnsi="Garamond" w:cs="Times New Roman"/>
        </w:rPr>
        <w:t xml:space="preserve">the reliability of ecosystem services </w:t>
      </w:r>
      <w:r w:rsidR="00B01FE3" w:rsidRPr="008605CB">
        <w:rPr>
          <w:rFonts w:ascii="Garamond" w:hAnsi="Garamond" w:cs="Times New Roman"/>
        </w:rPr>
        <w:fldChar w:fldCharType="begin"/>
      </w:r>
      <w:r w:rsidR="007F7231" w:rsidRPr="008605CB">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1\npublisher: Nature Publishing Group","page":"14042","source":"www-nature-com.offcampus.lib.washington.edu","title":"Fisheries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sidR="00B01FE3" w:rsidRPr="008605CB">
        <w:rPr>
          <w:rFonts w:ascii="Garamond" w:hAnsi="Garamond" w:cs="Times New Roman"/>
        </w:rPr>
        <w:fldChar w:fldCharType="separate"/>
      </w:r>
      <w:r w:rsidR="007F7231" w:rsidRPr="008605CB">
        <w:rPr>
          <w:rFonts w:ascii="Garamond" w:hAnsi="Garamond" w:cs="Times New Roman"/>
          <w:noProof/>
        </w:rPr>
        <w:t>(Cline et al., 2017; Schindler et al., 2015; Tilman et al., 2005)</w:t>
      </w:r>
      <w:r w:rsidR="00B01FE3" w:rsidRPr="008605CB">
        <w:rPr>
          <w:rFonts w:ascii="Garamond" w:hAnsi="Garamond" w:cs="Times New Roman"/>
        </w:rPr>
        <w:fldChar w:fldCharType="end"/>
      </w:r>
      <w:r w:rsidRPr="008605CB">
        <w:rPr>
          <w:rFonts w:ascii="Garamond" w:hAnsi="Garamond" w:cs="Times New Roman"/>
        </w:rPr>
        <w:t xml:space="preserve">. </w:t>
      </w:r>
      <w:r w:rsidR="003C2A7E" w:rsidRPr="008605CB">
        <w:rPr>
          <w:rFonts w:ascii="Garamond" w:hAnsi="Garamond" w:cs="Times New Roman"/>
        </w:rPr>
        <w:t>Designing management strategies that explicitly protect biodiversity</w:t>
      </w:r>
      <w:r w:rsidR="005078D8" w:rsidRPr="008605CB">
        <w:rPr>
          <w:rFonts w:ascii="Garamond" w:hAnsi="Garamond" w:cs="Times New Roman"/>
        </w:rPr>
        <w:t>, however,</w:t>
      </w:r>
      <w:r w:rsidR="003C2A7E" w:rsidRPr="008605CB">
        <w:rPr>
          <w:rFonts w:ascii="Garamond" w:hAnsi="Garamond" w:cs="Times New Roman"/>
        </w:rPr>
        <w:t xml:space="preserve"> require a thorough understanding </w:t>
      </w:r>
      <w:r w:rsidR="00E471DA" w:rsidRPr="008605CB">
        <w:rPr>
          <w:rFonts w:ascii="Garamond" w:hAnsi="Garamond" w:cs="Times New Roman"/>
        </w:rPr>
        <w:t>of the potential consequences of different strategies</w:t>
      </w:r>
      <w:r w:rsidR="00636C9F" w:rsidRPr="008605CB">
        <w:rPr>
          <w:rFonts w:ascii="Garamond" w:hAnsi="Garamond" w:cs="Times New Roman"/>
        </w:rPr>
        <w:t xml:space="preserve"> on both harvest and ecological processes</w:t>
      </w:r>
      <w:r w:rsidR="003C2A7E" w:rsidRPr="008605CB">
        <w:rPr>
          <w:rFonts w:ascii="Garamond" w:hAnsi="Garamond" w:cs="Times New Roman"/>
        </w:rPr>
        <w:t xml:space="preserve">. In many </w:t>
      </w:r>
      <w:r w:rsidR="005078D8" w:rsidRPr="008605CB">
        <w:rPr>
          <w:rFonts w:ascii="Garamond" w:hAnsi="Garamond" w:cs="Times New Roman"/>
        </w:rPr>
        <w:t xml:space="preserve">cases, such as in </w:t>
      </w:r>
      <w:r w:rsidR="003C2A7E" w:rsidRPr="008605CB">
        <w:rPr>
          <w:rFonts w:ascii="Garamond" w:hAnsi="Garamond" w:cs="Times New Roman"/>
        </w:rPr>
        <w:t>large and remote ecosystems,</w:t>
      </w:r>
      <w:r w:rsidR="00066D9D" w:rsidRPr="008605CB">
        <w:rPr>
          <w:rFonts w:ascii="Garamond" w:hAnsi="Garamond" w:cs="Times New Roman"/>
        </w:rPr>
        <w:t xml:space="preserve"> understanding these patterns at sufficient spatial or temporal scales remains </w:t>
      </w:r>
      <w:r w:rsidR="00E471DA" w:rsidRPr="008605CB">
        <w:rPr>
          <w:rFonts w:ascii="Garamond" w:hAnsi="Garamond" w:cs="Times New Roman"/>
        </w:rPr>
        <w:t>an impediment to developing robust management strategies that have the potential to achieve both these goals</w:t>
      </w:r>
      <w:r w:rsidR="005078D8" w:rsidRPr="008605CB">
        <w:rPr>
          <w:rFonts w:ascii="Garamond" w:hAnsi="Garamond" w:cs="Times New Roman"/>
        </w:rPr>
        <w:t>.</w:t>
      </w:r>
    </w:p>
    <w:p w14:paraId="66C444C4" w14:textId="62835A70" w:rsidR="00ED2A48" w:rsidRPr="008605CB" w:rsidRDefault="009F6624" w:rsidP="0091492C">
      <w:pPr>
        <w:spacing w:line="480" w:lineRule="auto"/>
        <w:ind w:firstLine="720"/>
        <w:rPr>
          <w:rFonts w:ascii="Garamond" w:hAnsi="Garamond" w:cs="Times New Roman"/>
        </w:rPr>
      </w:pPr>
      <w:r w:rsidRPr="008605CB">
        <w:rPr>
          <w:rFonts w:ascii="Garamond" w:hAnsi="Garamond" w:cs="Times New Roman"/>
        </w:rPr>
        <w:t>Pacific salmon</w:t>
      </w:r>
      <w:r w:rsidR="00B60D7F" w:rsidRPr="008605CB">
        <w:rPr>
          <w:rFonts w:ascii="Garamond" w:hAnsi="Garamond" w:cs="Times New Roman"/>
        </w:rPr>
        <w:t xml:space="preserve"> (</w:t>
      </w:r>
      <w:r w:rsidR="00B60D7F" w:rsidRPr="008605CB">
        <w:rPr>
          <w:rFonts w:ascii="Garamond" w:hAnsi="Garamond" w:cs="Times New Roman"/>
          <w:i/>
          <w:iCs/>
        </w:rPr>
        <w:t>Oncorhynchus spp.)</w:t>
      </w:r>
      <w:r w:rsidRPr="008605CB">
        <w:rPr>
          <w:rFonts w:ascii="Garamond" w:hAnsi="Garamond" w:cs="Times New Roman"/>
        </w:rPr>
        <w:t xml:space="preserve"> returning to </w:t>
      </w:r>
      <w:r w:rsidR="007F7231" w:rsidRPr="008605CB">
        <w:rPr>
          <w:rFonts w:ascii="Garamond" w:hAnsi="Garamond" w:cs="Times New Roman"/>
        </w:rPr>
        <w:t xml:space="preserve">their natal </w:t>
      </w:r>
      <w:r w:rsidRPr="008605CB">
        <w:rPr>
          <w:rFonts w:ascii="Garamond" w:hAnsi="Garamond" w:cs="Times New Roman"/>
        </w:rPr>
        <w:t>watersheds</w:t>
      </w:r>
      <w:r w:rsidR="0047513B" w:rsidRPr="008605CB">
        <w:rPr>
          <w:rFonts w:ascii="Garamond" w:hAnsi="Garamond" w:cs="Times New Roman"/>
        </w:rPr>
        <w:t xml:space="preserve"> exhibit significant diversity in run timing and spatial distribution across large</w:t>
      </w:r>
      <w:r w:rsidRPr="008605CB">
        <w:rPr>
          <w:rFonts w:ascii="Garamond" w:hAnsi="Garamond" w:cs="Times New Roman"/>
        </w:rPr>
        <w:t xml:space="preserve"> and</w:t>
      </w:r>
      <w:r w:rsidR="0047513B" w:rsidRPr="008605CB">
        <w:rPr>
          <w:rFonts w:ascii="Garamond" w:hAnsi="Garamond" w:cs="Times New Roman"/>
        </w:rPr>
        <w:t xml:space="preserve"> complex</w:t>
      </w:r>
      <w:r w:rsidRPr="008605CB">
        <w:rPr>
          <w:rFonts w:ascii="Garamond" w:hAnsi="Garamond" w:cs="Times New Roman"/>
        </w:rPr>
        <w:t xml:space="preserve"> </w:t>
      </w:r>
      <w:r w:rsidR="0047513B" w:rsidRPr="008605CB">
        <w:rPr>
          <w:rFonts w:ascii="Garamond" w:hAnsi="Garamond" w:cs="Times New Roman"/>
        </w:rPr>
        <w:t>river systems</w:t>
      </w:r>
      <w:r w:rsidR="007E1736" w:rsidRPr="008605CB">
        <w:rPr>
          <w:rFonts w:ascii="Garamond" w:hAnsi="Garamond" w:cs="Times New Roman"/>
        </w:rPr>
        <w:t xml:space="preserve"> </w:t>
      </w:r>
      <w:r w:rsidR="007E1736" w:rsidRPr="008605CB">
        <w:rPr>
          <w:rFonts w:ascii="Garamond" w:hAnsi="Garamond" w:cs="Times New Roman"/>
        </w:rPr>
        <w:fldChar w:fldCharType="begin"/>
      </w:r>
      <w:r w:rsidR="007E1736" w:rsidRPr="008605CB">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Hoboken\npublisher: Wiley-Blackwell\nWeb of Science ID: WOS:000345706100010","page":"1554-1563","source":"Clarivate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7E1736" w:rsidRPr="008605CB">
        <w:rPr>
          <w:rFonts w:ascii="Garamond" w:hAnsi="Garamond" w:cs="Times New Roman"/>
        </w:rPr>
        <w:fldChar w:fldCharType="separate"/>
      </w:r>
      <w:r w:rsidR="007E1736" w:rsidRPr="008605CB">
        <w:rPr>
          <w:rFonts w:ascii="Garamond" w:hAnsi="Garamond" w:cs="Times New Roman"/>
          <w:noProof/>
        </w:rPr>
        <w:t>(Griffiths et al., 2014; Nesbitt &amp; Moore, 2016; Schindler et al., 2010)</w:t>
      </w:r>
      <w:r w:rsidR="007E1736" w:rsidRPr="008605CB">
        <w:rPr>
          <w:rFonts w:ascii="Garamond" w:hAnsi="Garamond" w:cs="Times New Roman"/>
        </w:rPr>
        <w:fldChar w:fldCharType="end"/>
      </w:r>
      <w:r w:rsidR="007E1736" w:rsidRPr="008605CB">
        <w:rPr>
          <w:rFonts w:ascii="Garamond" w:hAnsi="Garamond" w:cs="Times New Roman"/>
        </w:rPr>
        <w:t xml:space="preserve">. </w:t>
      </w:r>
      <w:r w:rsidR="005078D8" w:rsidRPr="008605CB">
        <w:rPr>
          <w:rFonts w:ascii="Garamond" w:hAnsi="Garamond" w:cs="Times New Roman"/>
        </w:rPr>
        <w:t xml:space="preserve">Populations of adult fish migrating upstream are comprised of multiple </w:t>
      </w:r>
      <w:r w:rsidR="0047513B" w:rsidRPr="008605CB">
        <w:rPr>
          <w:rFonts w:ascii="Garamond" w:hAnsi="Garamond" w:cs="Times New Roman"/>
        </w:rPr>
        <w:t>distinct</w:t>
      </w:r>
      <w:r w:rsidR="00D57D37" w:rsidRPr="008605CB">
        <w:rPr>
          <w:rFonts w:ascii="Garamond" w:hAnsi="Garamond" w:cs="Times New Roman"/>
        </w:rPr>
        <w:t xml:space="preserve"> stocks </w:t>
      </w:r>
      <w:r w:rsidR="005078D8" w:rsidRPr="008605CB">
        <w:rPr>
          <w:rFonts w:ascii="Garamond" w:hAnsi="Garamond" w:cs="Times New Roman"/>
        </w:rPr>
        <w:t xml:space="preserve">which vary in their relative </w:t>
      </w:r>
      <w:r w:rsidR="00F1425A" w:rsidRPr="008605CB">
        <w:rPr>
          <w:rFonts w:ascii="Garamond" w:hAnsi="Garamond" w:cs="Times New Roman"/>
        </w:rPr>
        <w:t>abundance and life-history</w:t>
      </w:r>
      <w:r w:rsidR="00D86CD4" w:rsidRPr="008605CB">
        <w:rPr>
          <w:rFonts w:ascii="Garamond" w:hAnsi="Garamond" w:cs="Times New Roman"/>
        </w:rPr>
        <w:t>,</w:t>
      </w:r>
      <w:r w:rsidR="00E95A9F" w:rsidRPr="008605CB">
        <w:rPr>
          <w:rFonts w:ascii="Garamond" w:hAnsi="Garamond" w:cs="Times New Roman"/>
        </w:rPr>
        <w:t xml:space="preserve"> </w:t>
      </w:r>
      <w:r w:rsidR="005078D8" w:rsidRPr="008605CB">
        <w:rPr>
          <w:rFonts w:ascii="Garamond" w:hAnsi="Garamond" w:cs="Times New Roman"/>
        </w:rPr>
        <w:t xml:space="preserve">but which </w:t>
      </w:r>
      <w:r w:rsidR="00D57D37" w:rsidRPr="008605CB">
        <w:rPr>
          <w:rFonts w:ascii="Garamond" w:hAnsi="Garamond" w:cs="Times New Roman"/>
        </w:rPr>
        <w:t xml:space="preserve">co-migrate within overlapping temporal windows. </w:t>
      </w:r>
      <w:r w:rsidR="009B595F" w:rsidRPr="008605CB">
        <w:rPr>
          <w:rFonts w:ascii="Garamond" w:hAnsi="Garamond" w:cs="Times New Roman"/>
        </w:rPr>
        <w:t xml:space="preserve">Downstream fisheries which harvest migrating </w:t>
      </w:r>
      <w:r w:rsidR="0050237A" w:rsidRPr="008605CB">
        <w:rPr>
          <w:rFonts w:ascii="Garamond" w:hAnsi="Garamond" w:cs="Times New Roman"/>
        </w:rPr>
        <w:t xml:space="preserve">individuals </w:t>
      </w:r>
      <w:r w:rsidR="009B595F" w:rsidRPr="008605CB">
        <w:rPr>
          <w:rFonts w:ascii="Garamond" w:hAnsi="Garamond" w:cs="Times New Roman"/>
        </w:rPr>
        <w:t>therefore</w:t>
      </w:r>
      <w:r w:rsidR="007F7231" w:rsidRPr="008605CB">
        <w:rPr>
          <w:rFonts w:ascii="Garamond" w:hAnsi="Garamond" w:cs="Times New Roman"/>
        </w:rPr>
        <w:t xml:space="preserve"> </w:t>
      </w:r>
      <w:r w:rsidR="009B595F" w:rsidRPr="008605CB">
        <w:rPr>
          <w:rFonts w:ascii="Garamond" w:hAnsi="Garamond" w:cs="Times New Roman"/>
        </w:rPr>
        <w:t xml:space="preserve">risk </w:t>
      </w:r>
      <w:r w:rsidR="007F7231" w:rsidRPr="008605CB">
        <w:rPr>
          <w:rFonts w:ascii="Garamond" w:hAnsi="Garamond" w:cs="Times New Roman"/>
        </w:rPr>
        <w:t>overexploitation of vulnerable stocks which co-</w:t>
      </w:r>
      <w:r w:rsidR="0091492C" w:rsidRPr="008605CB">
        <w:rPr>
          <w:rFonts w:ascii="Garamond" w:hAnsi="Garamond" w:cs="Times New Roman"/>
        </w:rPr>
        <w:t>mingle</w:t>
      </w:r>
      <w:r w:rsidR="007F7231" w:rsidRPr="008605CB">
        <w:rPr>
          <w:rFonts w:ascii="Garamond" w:hAnsi="Garamond" w:cs="Times New Roman"/>
        </w:rPr>
        <w:t xml:space="preserve"> with more robust one</w:t>
      </w:r>
      <w:r w:rsidR="009B595F" w:rsidRPr="008605CB">
        <w:rPr>
          <w:rFonts w:ascii="Garamond" w:hAnsi="Garamond" w:cs="Times New Roman"/>
        </w:rPr>
        <w:t>s</w:t>
      </w:r>
      <w:r w:rsidR="007F7231" w:rsidRPr="008605CB">
        <w:rPr>
          <w:rFonts w:ascii="Garamond" w:hAnsi="Garamond" w:cs="Times New Roman"/>
        </w:rPr>
        <w:t xml:space="preserve"> </w:t>
      </w:r>
      <w:r w:rsidR="005078D8" w:rsidRPr="008605CB">
        <w:rPr>
          <w:rFonts w:ascii="Garamond" w:hAnsi="Garamond" w:cs="Times New Roman"/>
        </w:rPr>
        <w:fldChar w:fldCharType="begin"/>
      </w:r>
      <w:r w:rsidR="005078D8" w:rsidRPr="008605CB">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8605CB">
        <w:rPr>
          <w:rFonts w:ascii="Garamond" w:hAnsi="Garamond" w:cs="Times New Roman"/>
        </w:rPr>
        <w:fldChar w:fldCharType="separate"/>
      </w:r>
      <w:r w:rsidR="005078D8" w:rsidRPr="008605CB">
        <w:rPr>
          <w:rFonts w:ascii="Garamond" w:hAnsi="Garamond" w:cs="Times New Roman"/>
          <w:noProof/>
        </w:rPr>
        <w:t>(Connors et al., 2020; Moore et al., 2021)</w:t>
      </w:r>
      <w:r w:rsidR="005078D8" w:rsidRPr="008605CB">
        <w:rPr>
          <w:rFonts w:ascii="Garamond" w:hAnsi="Garamond" w:cs="Times New Roman"/>
        </w:rPr>
        <w:fldChar w:fldCharType="end"/>
      </w:r>
      <w:r w:rsidR="005078D8" w:rsidRPr="008605CB">
        <w:rPr>
          <w:rFonts w:ascii="Garamond" w:hAnsi="Garamond" w:cs="Times New Roman"/>
        </w:rPr>
        <w:t xml:space="preserve">. </w:t>
      </w:r>
      <w:r w:rsidR="0050237A" w:rsidRPr="008605CB">
        <w:rPr>
          <w:rFonts w:ascii="Garamond" w:hAnsi="Garamond" w:cs="Times New Roman"/>
        </w:rPr>
        <w:t xml:space="preserve">Stocks </w:t>
      </w:r>
      <w:r w:rsidR="0091492C" w:rsidRPr="008605CB">
        <w:rPr>
          <w:rFonts w:ascii="Garamond" w:hAnsi="Garamond" w:cs="Times New Roman"/>
        </w:rPr>
        <w:t xml:space="preserve">returning to the furthest </w:t>
      </w:r>
      <w:r w:rsidR="003157C4" w:rsidRPr="008605CB">
        <w:rPr>
          <w:rFonts w:ascii="Garamond" w:hAnsi="Garamond" w:cs="Times New Roman"/>
        </w:rPr>
        <w:lastRenderedPageBreak/>
        <w:t xml:space="preserve">upstream </w:t>
      </w:r>
      <w:r w:rsidR="0091492C" w:rsidRPr="008605CB">
        <w:rPr>
          <w:rFonts w:ascii="Garamond" w:hAnsi="Garamond" w:cs="Times New Roman"/>
        </w:rPr>
        <w:t xml:space="preserve">portions of the watershed </w:t>
      </w:r>
      <w:r w:rsidR="003157C4" w:rsidRPr="008605CB">
        <w:rPr>
          <w:rFonts w:ascii="Garamond" w:hAnsi="Garamond" w:cs="Times New Roman"/>
        </w:rPr>
        <w:t xml:space="preserve">face particular risk </w:t>
      </w:r>
      <w:r w:rsidR="00F40CAD" w:rsidRPr="008605CB">
        <w:rPr>
          <w:rFonts w:ascii="Garamond" w:hAnsi="Garamond" w:cs="Times New Roman"/>
        </w:rPr>
        <w:t>of overharvest given their</w:t>
      </w:r>
      <w:r w:rsidR="0091492C" w:rsidRPr="008605CB">
        <w:rPr>
          <w:rFonts w:ascii="Garamond" w:hAnsi="Garamond" w:cs="Times New Roman"/>
        </w:rPr>
        <w:t xml:space="preserve"> extended migration</w:t>
      </w:r>
      <w:r w:rsidR="00F40CAD" w:rsidRPr="008605CB">
        <w:rPr>
          <w:rFonts w:ascii="Garamond" w:hAnsi="Garamond" w:cs="Times New Roman"/>
        </w:rPr>
        <w:t xml:space="preserve">. </w:t>
      </w:r>
      <w:r w:rsidR="0050237A" w:rsidRPr="008605CB">
        <w:rPr>
          <w:rFonts w:ascii="Garamond" w:hAnsi="Garamond" w:cs="Times New Roman"/>
        </w:rPr>
        <w:t>However, t</w:t>
      </w:r>
      <w:r w:rsidR="00ED2A48" w:rsidRPr="008605CB">
        <w:rPr>
          <w:rFonts w:ascii="Garamond" w:hAnsi="Garamond" w:cs="Times New Roman"/>
        </w:rPr>
        <w:t xml:space="preserve">he timing, </w:t>
      </w:r>
      <w:r w:rsidR="007F7231" w:rsidRPr="008605CB">
        <w:rPr>
          <w:rFonts w:ascii="Garamond" w:hAnsi="Garamond" w:cs="Times New Roman"/>
        </w:rPr>
        <w:t>yield</w:t>
      </w:r>
      <w:r w:rsidR="00ED2A48" w:rsidRPr="008605CB">
        <w:rPr>
          <w:rFonts w:ascii="Garamond" w:hAnsi="Garamond" w:cs="Times New Roman"/>
        </w:rPr>
        <w:t>, and duration of</w:t>
      </w:r>
      <w:r w:rsidR="00946A92" w:rsidRPr="008605CB">
        <w:rPr>
          <w:rFonts w:ascii="Garamond" w:hAnsi="Garamond" w:cs="Times New Roman"/>
        </w:rPr>
        <w:t xml:space="preserve"> </w:t>
      </w:r>
      <w:r w:rsidR="0050237A" w:rsidRPr="008605CB">
        <w:rPr>
          <w:rFonts w:ascii="Garamond" w:hAnsi="Garamond" w:cs="Times New Roman"/>
        </w:rPr>
        <w:t xml:space="preserve">downstream </w:t>
      </w:r>
      <w:r w:rsidR="00946A92" w:rsidRPr="008605CB">
        <w:rPr>
          <w:rFonts w:ascii="Garamond" w:hAnsi="Garamond" w:cs="Times New Roman"/>
        </w:rPr>
        <w:t>fisheries</w:t>
      </w:r>
      <w:r w:rsidR="0050237A" w:rsidRPr="008605CB">
        <w:rPr>
          <w:rFonts w:ascii="Garamond" w:hAnsi="Garamond" w:cs="Times New Roman"/>
        </w:rPr>
        <w:t xml:space="preserve"> </w:t>
      </w:r>
      <w:r w:rsidR="0091492C" w:rsidRPr="008605CB">
        <w:rPr>
          <w:rFonts w:ascii="Garamond" w:hAnsi="Garamond" w:cs="Times New Roman"/>
        </w:rPr>
        <w:t>is</w:t>
      </w:r>
      <w:r w:rsidR="00ED2A48" w:rsidRPr="008605CB">
        <w:rPr>
          <w:rFonts w:ascii="Garamond" w:hAnsi="Garamond" w:cs="Times New Roman"/>
        </w:rPr>
        <w:t xml:space="preserve"> the </w:t>
      </w:r>
      <w:r w:rsidR="00946A92" w:rsidRPr="008605CB">
        <w:rPr>
          <w:rFonts w:ascii="Garamond" w:hAnsi="Garamond" w:cs="Times New Roman"/>
        </w:rPr>
        <w:t xml:space="preserve">result of the aggregate dynamics of </w:t>
      </w:r>
      <w:r w:rsidR="00F40CAD" w:rsidRPr="008605CB">
        <w:rPr>
          <w:rFonts w:ascii="Garamond" w:hAnsi="Garamond" w:cs="Times New Roman"/>
        </w:rPr>
        <w:t xml:space="preserve">these </w:t>
      </w:r>
      <w:r w:rsidR="00946A92" w:rsidRPr="008605CB">
        <w:rPr>
          <w:rFonts w:ascii="Garamond" w:hAnsi="Garamond" w:cs="Times New Roman"/>
        </w:rPr>
        <w:t>upstream stock components</w:t>
      </w:r>
      <w:r w:rsidR="0091492C" w:rsidRPr="008605CB">
        <w:rPr>
          <w:rFonts w:ascii="Garamond" w:hAnsi="Garamond" w:cs="Times New Roman"/>
        </w:rPr>
        <w:t xml:space="preserve"> </w:t>
      </w:r>
      <w:r w:rsidR="0091492C" w:rsidRPr="008605CB">
        <w:rPr>
          <w:rFonts w:ascii="Garamond" w:hAnsi="Garamond" w:cs="Times New Roman"/>
        </w:rPr>
        <w:fldChar w:fldCharType="begin"/>
      </w:r>
      <w:r w:rsidR="0091492C" w:rsidRPr="008605CB">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91492C" w:rsidRPr="008605CB">
        <w:rPr>
          <w:rFonts w:ascii="Garamond" w:hAnsi="Garamond" w:cs="Times New Roman"/>
        </w:rPr>
        <w:fldChar w:fldCharType="separate"/>
      </w:r>
      <w:r w:rsidR="0091492C" w:rsidRPr="008605CB">
        <w:rPr>
          <w:rFonts w:ascii="Garamond" w:hAnsi="Garamond" w:cs="Times New Roman"/>
          <w:noProof/>
        </w:rPr>
        <w:t>(Nesbitt &amp; Moore, 2016)</w:t>
      </w:r>
      <w:r w:rsidR="0091492C" w:rsidRPr="008605CB">
        <w:rPr>
          <w:rFonts w:ascii="Garamond" w:hAnsi="Garamond" w:cs="Times New Roman"/>
        </w:rPr>
        <w:fldChar w:fldCharType="end"/>
      </w:r>
      <w:r w:rsidR="0091492C" w:rsidRPr="008605CB">
        <w:rPr>
          <w:rFonts w:ascii="Garamond" w:hAnsi="Garamond" w:cs="Times New Roman"/>
        </w:rPr>
        <w:t xml:space="preserve">. Further, maintaining life history diversity across the full stock complex contributes to ecosystem resilience by distributing population level </w:t>
      </w:r>
      <w:r w:rsidR="00F40CAD" w:rsidRPr="008605CB">
        <w:rPr>
          <w:rFonts w:ascii="Garamond" w:hAnsi="Garamond" w:cs="Times New Roman"/>
        </w:rPr>
        <w:t>risk across s</w:t>
      </w:r>
      <w:r w:rsidR="0091492C" w:rsidRPr="008605CB">
        <w:rPr>
          <w:rFonts w:ascii="Garamond" w:hAnsi="Garamond" w:cs="Times New Roman"/>
        </w:rPr>
        <w:t>pace and time</w:t>
      </w:r>
      <w:r w:rsidR="00F40CAD" w:rsidRPr="008605CB">
        <w:rPr>
          <w:rFonts w:ascii="Garamond" w:hAnsi="Garamond" w:cs="Times New Roman"/>
        </w:rPr>
        <w:t xml:space="preserve"> </w:t>
      </w:r>
      <w:r w:rsidR="00F40CAD" w:rsidRPr="008605CB">
        <w:rPr>
          <w:rFonts w:ascii="Garamond" w:hAnsi="Garamond" w:cs="Times New Roman"/>
        </w:rPr>
        <w:fldChar w:fldCharType="begin"/>
      </w:r>
      <w:r w:rsidR="00F40CAD" w:rsidRPr="008605CB">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40CAD" w:rsidRPr="008605CB">
        <w:rPr>
          <w:rFonts w:ascii="Garamond" w:hAnsi="Garamond" w:cs="Times New Roman"/>
        </w:rPr>
        <w:fldChar w:fldCharType="separate"/>
      </w:r>
      <w:r w:rsidR="00F40CAD" w:rsidRPr="008605CB">
        <w:rPr>
          <w:rFonts w:ascii="Garamond" w:hAnsi="Garamond" w:cs="Times New Roman"/>
          <w:noProof/>
        </w:rPr>
        <w:t>(Schindler et al., 2010)</w:t>
      </w:r>
      <w:r w:rsidR="00F40CAD" w:rsidRPr="008605CB">
        <w:rPr>
          <w:rFonts w:ascii="Garamond" w:hAnsi="Garamond" w:cs="Times New Roman"/>
        </w:rPr>
        <w:fldChar w:fldCharType="end"/>
      </w:r>
      <w:r w:rsidR="00F40CAD" w:rsidRPr="008605CB">
        <w:rPr>
          <w:rFonts w:ascii="Garamond" w:hAnsi="Garamond" w:cs="Times New Roman"/>
        </w:rPr>
        <w:t>. Designing strategies which</w:t>
      </w:r>
      <w:r w:rsidR="00D10F35" w:rsidRPr="008605CB">
        <w:rPr>
          <w:rFonts w:ascii="Garamond" w:hAnsi="Garamond" w:cs="Times New Roman"/>
        </w:rPr>
        <w:t xml:space="preserve"> explicitly consider and</w:t>
      </w:r>
      <w:r w:rsidR="00F40CAD" w:rsidRPr="008605CB">
        <w:rPr>
          <w:rFonts w:ascii="Garamond" w:hAnsi="Garamond" w:cs="Times New Roman"/>
        </w:rPr>
        <w:t xml:space="preserve"> protect </w:t>
      </w:r>
      <w:r w:rsidR="00836381" w:rsidRPr="008605CB">
        <w:rPr>
          <w:rFonts w:ascii="Garamond" w:hAnsi="Garamond" w:cs="Times New Roman"/>
        </w:rPr>
        <w:t xml:space="preserve">this </w:t>
      </w:r>
      <w:r w:rsidR="00F40CAD" w:rsidRPr="008605CB">
        <w:rPr>
          <w:rFonts w:ascii="Garamond" w:hAnsi="Garamond" w:cs="Times New Roman"/>
        </w:rPr>
        <w:t>biodiversity</w:t>
      </w:r>
      <w:r w:rsidR="0091492C" w:rsidRPr="008605CB">
        <w:rPr>
          <w:rFonts w:ascii="Garamond" w:hAnsi="Garamond" w:cs="Times New Roman"/>
        </w:rPr>
        <w:t>, including</w:t>
      </w:r>
      <w:r w:rsidR="00455535" w:rsidRPr="008605CB">
        <w:rPr>
          <w:rFonts w:ascii="Garamond" w:hAnsi="Garamond" w:cs="Times New Roman"/>
        </w:rPr>
        <w:t xml:space="preserve"> </w:t>
      </w:r>
      <w:r w:rsidR="0091492C" w:rsidRPr="008605CB">
        <w:rPr>
          <w:rFonts w:ascii="Garamond" w:hAnsi="Garamond" w:cs="Times New Roman"/>
        </w:rPr>
        <w:t>vulnerable upstream stocks,</w:t>
      </w:r>
      <w:r w:rsidR="00F40CAD" w:rsidRPr="008605CB">
        <w:rPr>
          <w:rFonts w:ascii="Garamond" w:hAnsi="Garamond" w:cs="Times New Roman"/>
        </w:rPr>
        <w:t xml:space="preserve"> is therefore critical to </w:t>
      </w:r>
      <w:r w:rsidR="00D10F35" w:rsidRPr="008605CB">
        <w:rPr>
          <w:rFonts w:ascii="Garamond" w:hAnsi="Garamond" w:cs="Times New Roman"/>
        </w:rPr>
        <w:t xml:space="preserve">stabilizing downstream fishery resources. </w:t>
      </w:r>
    </w:p>
    <w:p w14:paraId="05748622" w14:textId="09C2B076" w:rsidR="0070135F" w:rsidRPr="008605CB" w:rsidRDefault="002574F7" w:rsidP="002574F7">
      <w:pPr>
        <w:spacing w:line="480" w:lineRule="auto"/>
        <w:ind w:firstLine="720"/>
        <w:rPr>
          <w:rFonts w:ascii="Garamond" w:hAnsi="Garamond" w:cs="Times New Roman"/>
        </w:rPr>
      </w:pPr>
      <w:r w:rsidRPr="008605CB">
        <w:rPr>
          <w:rFonts w:ascii="Garamond" w:hAnsi="Garamond" w:cs="Times New Roman"/>
        </w:rPr>
        <w:t>Western Alaska watersheds contain some of the last remaining pristine salmon habitat and have historically supported large returns of Pacific salmon</w:t>
      </w:r>
      <w:r w:rsidR="00356F8B" w:rsidRPr="008605CB">
        <w:rPr>
          <w:rFonts w:ascii="Garamond" w:hAnsi="Garamond" w:cs="Times New Roman"/>
        </w:rPr>
        <w:t>.</w:t>
      </w:r>
      <w:r w:rsidRPr="008605CB">
        <w:rPr>
          <w:rFonts w:ascii="Garamond" w:hAnsi="Garamond" w:cs="Times New Roman"/>
        </w:rPr>
        <w:t xml:space="preserve"> </w:t>
      </w:r>
      <w:r w:rsidR="002811E4" w:rsidRPr="008605CB">
        <w:rPr>
          <w:rFonts w:ascii="Garamond" w:hAnsi="Garamond" w:cs="Times New Roman"/>
        </w:rPr>
        <w:t>In the Kuskokwim River basin, a large</w:t>
      </w:r>
      <w:r w:rsidR="007F35F9" w:rsidRPr="008605CB">
        <w:rPr>
          <w:rFonts w:ascii="Garamond" w:hAnsi="Garamond" w:cs="Times New Roman"/>
        </w:rPr>
        <w:t xml:space="preserve"> (127,000 km</w:t>
      </w:r>
      <w:r w:rsidR="00066D9D" w:rsidRPr="008605CB">
        <w:rPr>
          <w:rFonts w:ascii="Garamond" w:hAnsi="Garamond" w:cs="Times New Roman"/>
          <w:vertAlign w:val="superscript"/>
        </w:rPr>
        <w:t>2</w:t>
      </w:r>
      <w:r w:rsidR="007F35F9" w:rsidRPr="008605CB">
        <w:rPr>
          <w:rFonts w:ascii="Garamond" w:hAnsi="Garamond" w:cs="Times New Roman"/>
        </w:rPr>
        <w:t>)</w:t>
      </w:r>
      <w:r w:rsidR="002811E4" w:rsidRPr="008605CB">
        <w:rPr>
          <w:rFonts w:ascii="Garamond" w:hAnsi="Garamond" w:cs="Times New Roman"/>
        </w:rPr>
        <w:t xml:space="preserve"> free flowing watershed in Western Alaska, Chinook salmon</w:t>
      </w:r>
      <w:r w:rsidR="00F73FEE" w:rsidRPr="008605CB">
        <w:rPr>
          <w:rFonts w:ascii="Garamond" w:hAnsi="Garamond" w:cs="Times New Roman"/>
        </w:rPr>
        <w:t xml:space="preserve"> (</w:t>
      </w:r>
      <w:r w:rsidR="00F73FEE" w:rsidRPr="008605CB">
        <w:rPr>
          <w:rFonts w:ascii="Garamond" w:hAnsi="Garamond" w:cs="Times New Roman"/>
          <w:i/>
          <w:iCs/>
          <w:color w:val="000000" w:themeColor="text1"/>
        </w:rPr>
        <w:t>Oncorhynchus tshawytscha</w:t>
      </w:r>
      <w:r w:rsidR="00F73FEE" w:rsidRPr="008605CB">
        <w:rPr>
          <w:rFonts w:ascii="Garamond" w:hAnsi="Garamond" w:cs="Times New Roman"/>
          <w:color w:val="000000" w:themeColor="text1"/>
        </w:rPr>
        <w:t>)</w:t>
      </w:r>
      <w:r w:rsidR="002811E4" w:rsidRPr="008605CB">
        <w:rPr>
          <w:rFonts w:ascii="Garamond" w:hAnsi="Garamond" w:cs="Times New Roman"/>
          <w:color w:val="000000" w:themeColor="text1"/>
        </w:rPr>
        <w:t xml:space="preserve"> </w:t>
      </w:r>
      <w:r w:rsidR="002811E4" w:rsidRPr="008605CB">
        <w:rPr>
          <w:rFonts w:ascii="Garamond" w:hAnsi="Garamond" w:cs="Times New Roman"/>
        </w:rPr>
        <w:t xml:space="preserve">populations </w:t>
      </w:r>
      <w:r w:rsidR="0070135F" w:rsidRPr="008605CB">
        <w:rPr>
          <w:rFonts w:ascii="Garamond" w:hAnsi="Garamond" w:cs="Times New Roman"/>
        </w:rPr>
        <w:t>support subsistence fishing opportunities for dozens of communities, almost all of which are rural and indigenous</w:t>
      </w:r>
      <w:r w:rsidR="00C41758" w:rsidRPr="008605CB">
        <w:rPr>
          <w:rFonts w:ascii="Garamond" w:hAnsi="Garamond" w:cs="Times New Roman"/>
        </w:rPr>
        <w:t>.</w:t>
      </w:r>
      <w:r w:rsidR="002811E4" w:rsidRPr="008605CB">
        <w:rPr>
          <w:rFonts w:ascii="Garamond" w:hAnsi="Garamond" w:cs="Times New Roman"/>
        </w:rPr>
        <w:t xml:space="preserve"> </w:t>
      </w:r>
      <w:r w:rsidR="007F35F9" w:rsidRPr="008605CB">
        <w:rPr>
          <w:rFonts w:ascii="Garamond" w:hAnsi="Garamond" w:cs="Times New Roman"/>
        </w:rPr>
        <w:t xml:space="preserve">Subsistence fisheries </w:t>
      </w:r>
      <w:r w:rsidR="00066D9D" w:rsidRPr="008605CB">
        <w:rPr>
          <w:rFonts w:ascii="Garamond" w:hAnsi="Garamond" w:cs="Times New Roman"/>
        </w:rPr>
        <w:t>are the primary form of harvest in the watershed</w:t>
      </w:r>
      <w:r w:rsidR="007F35F9" w:rsidRPr="008605CB">
        <w:rPr>
          <w:rFonts w:ascii="Garamond" w:hAnsi="Garamond" w:cs="Times New Roman"/>
        </w:rPr>
        <w:t xml:space="preserve">, and nearly every household participates in the fishery in some way </w:t>
      </w:r>
      <w:r w:rsidR="00C41758" w:rsidRPr="008605CB">
        <w:rPr>
          <w:rFonts w:ascii="Garamond" w:hAnsi="Garamond" w:cs="Times New Roman"/>
        </w:rPr>
        <w:fldChar w:fldCharType="begin"/>
      </w:r>
      <w:r w:rsidR="00C41758" w:rsidRPr="008605CB">
        <w:rPr>
          <w:rFonts w:ascii="Garamond" w:hAnsi="Garamond" w:cs="Times New Roman"/>
        </w:rPr>
        <w:instrText xml:space="preserve"> ADDIN ZOTERO_ITEM CSL_CITATION {"citationID":"zpW1mB0G","properties":{"formattedCitation":"(Esquible, 2024)","plainCitation":"(Esquible, 2024)","noteIndex":0},"citationItems":[{"id":5642,"uris":["http://zotero.org/users/8421274/items/IM4GUPIR"],"itemData":{"id":5642,"type":"thesis","abstract":"This dissertation research is situated in southwestern Alaska, in the communities of Kongiganak,\nQuinhagak, Bethel, Aniak, and McGrath, spanning the Kuskokwim Bay and Kuskokwim River,\nand with Alaska Native Peoples (primarily Yup’ik and Athabascan fishing families) who have\nbeen salmon peoples and stewards of their ancestral homelands since time immemorial. This\nIndigenous-led project documented historical and current ways in which Yup’ik and Athabascan\nPeoples have served as salmon stewards, and the values and governance mechanisms pertaining\nto salmon stewardship. We utilized a participatory approach by involving Tribal governments,\ncommunities, and Indigenous local youth in all aspects of our research. We carried out multiple\nmethods including: participant observation, circle dialogues, and individual and\nmultigenerational fishing family interviews with Kuskokwim fishers in the coastal, lower,\nmiddle, and headwater communities of the Kuskokwim Region. We used a grounded theory\napproach to qualitative data analysis that generated five key themes that form the first chapter of\nthis dissertation including: traditional Indigenous ways of life, Indigenous stewardship, selfdetermination, food and livelihood sovereignty, and ecosystem changes. This chapter identified\nequitable and sustainable paths forward for salmon and people in Alaska. Chapter two of this\ndissertation bridged perspectives and experiences around the state of salmon management and\nresearch, with a focus on Alaska Native inclusion in these processes and organizations , equity,\nequality, and relationships. Lastly, the third chapter of this dissertation research highlights the\nmethodologies utilized in this research process, with an emphasis on circle dialogues as a core\nmethodology for building initial relationships and partnerships between Tribes and universities,\nand as a mechanism to shape the research in a way that is aligned with Tribal priorities and\nrespecting Tribal sovereignty. This chapter highlights the importance of including local Alaska\nNative youth in research, spending time in community and building relationships, because it is\nthese relationships that serve as a core foundation for carrying out research in a ‘good way’.","language":"en","publisher":"University of Alaska Fairbanks","title":"Salmon, Stewardship, and Indigenous Livelihoods: Bridging Knowledge Systems and Reshaping Research Relationality in the Kuskokwim Region of Southwestern Alaska","title-short":"Salmon, Stewardship, and Indigenous Livelihoods","URL":"https://www.proquest.com/openview/7ee1a02966e9e495ecd6b9b749308c22/1?pq-origsite=gscholar&amp;cbl=18750&amp;diss=y","author":[{"family":"Esquible","given":"Janessa"}],"accessed":{"date-parts":[["2025",8,17]]},"issued":{"date-parts":[["2024",12]]}}}],"schema":"https://github.com/citation-style-language/schema/raw/master/csl-citation.json"} </w:instrText>
      </w:r>
      <w:r w:rsidR="00C41758" w:rsidRPr="008605CB">
        <w:rPr>
          <w:rFonts w:ascii="Garamond" w:hAnsi="Garamond" w:cs="Times New Roman"/>
        </w:rPr>
        <w:fldChar w:fldCharType="separate"/>
      </w:r>
      <w:r w:rsidR="00C41758" w:rsidRPr="008605CB">
        <w:rPr>
          <w:rFonts w:ascii="Garamond" w:hAnsi="Garamond" w:cs="Times New Roman"/>
          <w:noProof/>
        </w:rPr>
        <w:t>(Esquible, 2024)</w:t>
      </w:r>
      <w:r w:rsidR="00C41758" w:rsidRPr="008605CB">
        <w:rPr>
          <w:rFonts w:ascii="Garamond" w:hAnsi="Garamond" w:cs="Times New Roman"/>
        </w:rPr>
        <w:fldChar w:fldCharType="end"/>
      </w:r>
      <w:r w:rsidR="001D3E40" w:rsidRPr="008605CB">
        <w:rPr>
          <w:rFonts w:ascii="Garamond" w:hAnsi="Garamond" w:cs="Times New Roman"/>
        </w:rPr>
        <w:t xml:space="preserve">. </w:t>
      </w:r>
      <w:r w:rsidR="007F35F9" w:rsidRPr="008605CB">
        <w:rPr>
          <w:rFonts w:ascii="Garamond" w:hAnsi="Garamond" w:cs="Times New Roman"/>
        </w:rPr>
        <w:t xml:space="preserve">However, Chinook salmon populations in the Kuskokwim have declined precipitously in recent years, </w:t>
      </w:r>
      <w:r w:rsidR="000D6E8E" w:rsidRPr="008605CB">
        <w:rPr>
          <w:rFonts w:ascii="Garamond" w:hAnsi="Garamond" w:cs="Times New Roman"/>
        </w:rPr>
        <w:t>leading to subsistence fishing</w:t>
      </w:r>
      <w:r w:rsidR="007F35F9" w:rsidRPr="008605CB">
        <w:rPr>
          <w:rFonts w:ascii="Garamond" w:hAnsi="Garamond" w:cs="Times New Roman"/>
        </w:rPr>
        <w:t xml:space="preserve"> </w:t>
      </w:r>
      <w:commentRangeStart w:id="4"/>
      <w:r w:rsidR="007F35F9" w:rsidRPr="008605CB">
        <w:rPr>
          <w:rFonts w:ascii="Garamond" w:hAnsi="Garamond" w:cs="Times New Roman"/>
        </w:rPr>
        <w:t>restrictions</w:t>
      </w:r>
      <w:commentRangeEnd w:id="4"/>
      <w:r w:rsidR="00EE25A4">
        <w:rPr>
          <w:rStyle w:val="CommentReference"/>
        </w:rPr>
        <w:commentReference w:id="4"/>
      </w:r>
      <w:r w:rsidR="000D6E8E" w:rsidRPr="008605CB">
        <w:rPr>
          <w:rFonts w:ascii="Garamond" w:hAnsi="Garamond" w:cs="Times New Roman"/>
        </w:rPr>
        <w:t xml:space="preserve"> and triggering a crisis of food insecurity</w:t>
      </w:r>
      <w:r w:rsidR="007F35F9" w:rsidRPr="008605CB">
        <w:rPr>
          <w:rFonts w:ascii="Garamond" w:hAnsi="Garamond" w:cs="Times New Roman"/>
        </w:rPr>
        <w:t xml:space="preserve"> and </w:t>
      </w:r>
      <w:r w:rsidR="000D6E8E" w:rsidRPr="008605CB">
        <w:rPr>
          <w:rFonts w:ascii="Garamond" w:hAnsi="Garamond" w:cs="Times New Roman"/>
        </w:rPr>
        <w:t>cultural loss</w:t>
      </w:r>
      <w:r w:rsidR="007F35F9" w:rsidRPr="008605CB">
        <w:rPr>
          <w:rFonts w:ascii="Garamond" w:hAnsi="Garamond" w:cs="Times New Roman"/>
        </w:rPr>
        <w:t xml:space="preserve"> </w:t>
      </w:r>
      <w:r w:rsidR="000D6E8E" w:rsidRPr="008605CB">
        <w:rPr>
          <w:rFonts w:ascii="Garamond" w:hAnsi="Garamond" w:cs="Times New Roman"/>
        </w:rPr>
        <w:fldChar w:fldCharType="begin"/>
      </w:r>
      <w:r w:rsidR="005104A5" w:rsidRPr="008605CB">
        <w:rPr>
          <w:rFonts w:ascii="Garamond" w:hAnsi="Garamond" w:cs="Times New Roman"/>
        </w:rPr>
        <w:instrText xml:space="preserve"> ADDIN ZOTERO_ITEM CSL_CITATION {"citationID":"C4EZBjwd","properties":{"formattedCitation":"(Brown &amp; Godduhn, 2015; Lamborn et al., 2025; Ohlberger et al., 2018)","plainCitation":"(Brown &amp; Godduhn, 2015; Lamborn et al., 2025;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sidRPr="008605CB">
        <w:rPr>
          <w:rFonts w:ascii="Garamond" w:hAnsi="Garamond" w:cs="Times New Roman"/>
        </w:rPr>
        <w:fldChar w:fldCharType="separate"/>
      </w:r>
      <w:r w:rsidR="005104A5" w:rsidRPr="008605CB">
        <w:rPr>
          <w:rFonts w:ascii="Garamond" w:hAnsi="Garamond" w:cs="Times New Roman"/>
          <w:noProof/>
        </w:rPr>
        <w:t>(Brown &amp; Godduhn, 2015; Lamborn et al., 2025; Ohlberger et al., 2018)</w:t>
      </w:r>
      <w:r w:rsidR="000D6E8E" w:rsidRPr="008605CB">
        <w:rPr>
          <w:rFonts w:ascii="Garamond" w:hAnsi="Garamond" w:cs="Times New Roman"/>
        </w:rPr>
        <w:fldChar w:fldCharType="end"/>
      </w:r>
      <w:r w:rsidR="000D6E8E" w:rsidRPr="008605CB">
        <w:rPr>
          <w:rFonts w:ascii="Garamond" w:hAnsi="Garamond" w:cs="Times New Roman"/>
        </w:rPr>
        <w:t>.</w:t>
      </w:r>
      <w:r w:rsidR="002811E4" w:rsidRPr="008605CB">
        <w:rPr>
          <w:rFonts w:ascii="Garamond" w:hAnsi="Garamond" w:cs="Times New Roman"/>
        </w:rPr>
        <w:t xml:space="preserve"> </w:t>
      </w:r>
      <w:r w:rsidR="00CB2EEB" w:rsidRPr="008605CB">
        <w:rPr>
          <w:rFonts w:ascii="Garamond" w:hAnsi="Garamond" w:cs="Times New Roman"/>
        </w:rPr>
        <w:t xml:space="preserve">As a result, resource managers are </w:t>
      </w:r>
      <w:r w:rsidR="00066D9D" w:rsidRPr="008605CB">
        <w:rPr>
          <w:rFonts w:ascii="Garamond" w:hAnsi="Garamond" w:cs="Times New Roman"/>
        </w:rPr>
        <w:t xml:space="preserve">tasked with </w:t>
      </w:r>
      <w:r w:rsidR="00CB2EEB" w:rsidRPr="008605CB">
        <w:rPr>
          <w:rFonts w:ascii="Garamond" w:hAnsi="Garamond" w:cs="Times New Roman"/>
        </w:rPr>
        <w:t xml:space="preserve">designing management strategies that </w:t>
      </w:r>
      <w:r w:rsidR="0070135F" w:rsidRPr="008605CB">
        <w:rPr>
          <w:rFonts w:ascii="Garamond" w:hAnsi="Garamond" w:cs="Times New Roman"/>
        </w:rPr>
        <w:t xml:space="preserve">allow for harvest opportunities while simultaneously rebuilding </w:t>
      </w:r>
      <w:r w:rsidR="00343C0B" w:rsidRPr="008605CB">
        <w:rPr>
          <w:rFonts w:ascii="Garamond" w:hAnsi="Garamond" w:cs="Times New Roman"/>
        </w:rPr>
        <w:t>the diversity of stocks throughout the basin</w:t>
      </w:r>
      <w:r w:rsidR="00CB2EEB" w:rsidRPr="008605CB">
        <w:rPr>
          <w:rFonts w:ascii="Garamond" w:hAnsi="Garamond" w:cs="Times New Roman"/>
        </w:rPr>
        <w:t>.</w:t>
      </w:r>
      <w:r w:rsidR="0070135F" w:rsidRPr="008605CB">
        <w:rPr>
          <w:rFonts w:ascii="Garamond" w:hAnsi="Garamond" w:cs="Times New Roman"/>
        </w:rPr>
        <w:t xml:space="preserve"> </w:t>
      </w:r>
    </w:p>
    <w:p w14:paraId="50946457" w14:textId="332588ED" w:rsidR="00044401" w:rsidRPr="008605CB" w:rsidRDefault="00D86CD4" w:rsidP="00D86CD4">
      <w:pPr>
        <w:spacing w:line="480" w:lineRule="auto"/>
        <w:ind w:firstLine="720"/>
        <w:rPr>
          <w:rFonts w:ascii="Garamond" w:hAnsi="Garamond" w:cs="Times New Roman"/>
        </w:rPr>
      </w:pPr>
      <w:r w:rsidRPr="008605CB">
        <w:rPr>
          <w:rStyle w:val="Strong"/>
          <w:rFonts w:ascii="Garamond" w:hAnsi="Garamond" w:cs="Times New Roman"/>
          <w:b w:val="0"/>
          <w:bCs w:val="0"/>
        </w:rPr>
        <w:t xml:space="preserve">A </w:t>
      </w:r>
      <w:r w:rsidR="00E471DA" w:rsidRPr="008605CB">
        <w:rPr>
          <w:rStyle w:val="Strong"/>
          <w:rFonts w:ascii="Garamond" w:hAnsi="Garamond" w:cs="Times New Roman"/>
          <w:b w:val="0"/>
          <w:bCs w:val="0"/>
        </w:rPr>
        <w:t xml:space="preserve">current </w:t>
      </w:r>
      <w:r w:rsidRPr="008605CB">
        <w:rPr>
          <w:rStyle w:val="Strong"/>
          <w:rFonts w:ascii="Garamond" w:hAnsi="Garamond" w:cs="Times New Roman"/>
          <w:b w:val="0"/>
          <w:bCs w:val="0"/>
        </w:rPr>
        <w:t>management approach implemented in the Kuskokwim River-basin has been a front-end closure which prohibits fishing during a fixed temporal window from June 1</w:t>
      </w:r>
      <w:r w:rsidRPr="008605CB">
        <w:rPr>
          <w:rStyle w:val="Strong"/>
          <w:rFonts w:ascii="Garamond" w:hAnsi="Garamond" w:cs="Times New Roman"/>
          <w:b w:val="0"/>
          <w:bCs w:val="0"/>
          <w:vertAlign w:val="superscript"/>
        </w:rPr>
        <w:t>st</w:t>
      </w:r>
      <w:r w:rsidRPr="008605CB">
        <w:rPr>
          <w:rStyle w:val="Strong"/>
          <w:rFonts w:ascii="Garamond" w:hAnsi="Garamond" w:cs="Times New Roman"/>
          <w:b w:val="0"/>
          <w:bCs w:val="0"/>
        </w:rPr>
        <w:t xml:space="preserve"> to June 11</w:t>
      </w:r>
      <w:r w:rsidRPr="008605CB">
        <w:rPr>
          <w:rStyle w:val="Strong"/>
          <w:rFonts w:ascii="Garamond" w:hAnsi="Garamond" w:cs="Times New Roman"/>
          <w:b w:val="0"/>
          <w:bCs w:val="0"/>
          <w:vertAlign w:val="superscript"/>
        </w:rPr>
        <w:t>th</w:t>
      </w:r>
      <w:r w:rsidRPr="008605CB">
        <w:rPr>
          <w:rStyle w:val="Strong"/>
          <w:rFonts w:ascii="Garamond" w:hAnsi="Garamond" w:cs="Times New Roman"/>
          <w:b w:val="0"/>
          <w:bCs w:val="0"/>
        </w:rPr>
        <w:t xml:space="preserve">. </w:t>
      </w:r>
      <w:r w:rsidR="00044401" w:rsidRPr="008605CB">
        <w:rPr>
          <w:rFonts w:ascii="Garamond" w:hAnsi="Garamond" w:cs="Times New Roman"/>
        </w:rPr>
        <w:t xml:space="preserve">This strategy is designed to protect early </w:t>
      </w:r>
      <w:r w:rsidR="0017389D" w:rsidRPr="008605CB">
        <w:rPr>
          <w:rFonts w:ascii="Garamond" w:hAnsi="Garamond" w:cs="Times New Roman"/>
        </w:rPr>
        <w:t xml:space="preserve">arriving </w:t>
      </w:r>
      <w:r w:rsidR="00044401" w:rsidRPr="008605CB">
        <w:rPr>
          <w:rFonts w:ascii="Garamond" w:hAnsi="Garamond" w:cs="Times New Roman"/>
        </w:rPr>
        <w:t xml:space="preserve">fish </w:t>
      </w:r>
      <w:r w:rsidR="001255D3" w:rsidRPr="008605CB">
        <w:rPr>
          <w:rFonts w:ascii="Garamond" w:hAnsi="Garamond" w:cs="Times New Roman"/>
        </w:rPr>
        <w:t xml:space="preserve">which are </w:t>
      </w:r>
      <w:r w:rsidR="00044401" w:rsidRPr="008605CB">
        <w:rPr>
          <w:rFonts w:ascii="Garamond" w:hAnsi="Garamond" w:cs="Times New Roman"/>
        </w:rPr>
        <w:t>assum</w:t>
      </w:r>
      <w:r w:rsidR="001255D3" w:rsidRPr="008605CB">
        <w:rPr>
          <w:rFonts w:ascii="Garamond" w:hAnsi="Garamond" w:cs="Times New Roman"/>
        </w:rPr>
        <w:t xml:space="preserve">ed to </w:t>
      </w:r>
      <w:r w:rsidR="00044401" w:rsidRPr="008605CB">
        <w:rPr>
          <w:rFonts w:ascii="Garamond" w:hAnsi="Garamond" w:cs="Times New Roman"/>
        </w:rPr>
        <w:t>return to the furthest upstream stocks</w:t>
      </w:r>
      <w:r w:rsidR="00343C0B" w:rsidRPr="008605CB">
        <w:rPr>
          <w:rFonts w:ascii="Garamond" w:hAnsi="Garamond" w:cs="Times New Roman"/>
        </w:rPr>
        <w:t xml:space="preserve"> and are, therefore, subjected to harvest over more of the river than lower watershed stocks</w:t>
      </w:r>
      <w:r w:rsidR="001255D3" w:rsidRPr="008605CB">
        <w:rPr>
          <w:rFonts w:ascii="Garamond" w:hAnsi="Garamond" w:cs="Times New Roman"/>
        </w:rPr>
        <w:t xml:space="preserve">. </w:t>
      </w:r>
      <w:r w:rsidR="007D2894" w:rsidRPr="008605CB">
        <w:rPr>
          <w:rFonts w:ascii="Garamond" w:hAnsi="Garamond" w:cs="Times New Roman"/>
        </w:rPr>
        <w:t xml:space="preserve">This assumption is based on patterns established in other systems </w:t>
      </w:r>
      <w:r w:rsidR="007E1736" w:rsidRPr="008605CB">
        <w:rPr>
          <w:rFonts w:ascii="Garamond" w:hAnsi="Garamond" w:cs="Times New Roman"/>
        </w:rPr>
        <w:fldChar w:fldCharType="begin"/>
      </w:r>
      <w:r w:rsidR="00DF28C6" w:rsidRPr="008605CB">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DF28C6" w:rsidRPr="008605CB">
        <w:rPr>
          <w:rFonts w:ascii="Cambria Math" w:hAnsi="Cambria Math" w:cs="Cambria Math"/>
        </w:rPr>
        <w:instrText>‐</w:instrText>
      </w:r>
      <w:r w:rsidR="00DF28C6" w:rsidRPr="008605CB">
        <w:rPr>
          <w:rFonts w:ascii="Garamond" w:hAnsi="Garamond" w:cs="Times New Roman"/>
        </w:rPr>
        <w:instrText>wide effects of body size, sex, spawning location, and year on the timing of spawning</w:instrText>
      </w:r>
      <w:r w:rsidR="00DF28C6" w:rsidRPr="008605CB">
        <w:rPr>
          <w:rFonts w:ascii="Cambria Math" w:hAnsi="Cambria Math" w:cs="Cambria Math"/>
        </w:rPr>
        <w:instrText>‐</w:instrText>
      </w:r>
      <w:r w:rsidR="00DF28C6" w:rsidRPr="008605CB">
        <w:rPr>
          <w:rFonts w:ascii="Garamond" w:hAnsi="Garamond" w:cs="Times New Roman"/>
        </w:rPr>
        <w:instrText>run migration into the Togiak River. Migration data and spawning fate were collected using radiotelemetry and analyzed with mixed effects models to account for among</w:instrText>
      </w:r>
      <w:r w:rsidR="00DF28C6" w:rsidRPr="008605CB">
        <w:rPr>
          <w:rFonts w:ascii="Cambria Math" w:hAnsi="Cambria Math" w:cs="Cambria Math"/>
        </w:rPr>
        <w:instrText>‐</w:instrText>
      </w:r>
      <w:r w:rsidR="00DF28C6" w:rsidRPr="008605CB">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sidRPr="008605CB">
        <w:rPr>
          <w:rFonts w:ascii="Garamond" w:hAnsi="Garamond" w:cs="Times New Roman"/>
        </w:rPr>
        <w:fldChar w:fldCharType="separate"/>
      </w:r>
      <w:r w:rsidR="00DF28C6" w:rsidRPr="008605CB">
        <w:rPr>
          <w:rFonts w:ascii="Garamond" w:hAnsi="Garamond" w:cs="Times New Roman"/>
          <w:noProof/>
        </w:rPr>
        <w:t>(S. C. Clark et al., 2015)</w:t>
      </w:r>
      <w:r w:rsidR="007E1736" w:rsidRPr="008605CB">
        <w:rPr>
          <w:rFonts w:ascii="Garamond" w:hAnsi="Garamond" w:cs="Times New Roman"/>
        </w:rPr>
        <w:fldChar w:fldCharType="end"/>
      </w:r>
      <w:r w:rsidR="007E1736" w:rsidRPr="008605CB">
        <w:rPr>
          <w:rFonts w:ascii="Garamond" w:hAnsi="Garamond" w:cs="Times New Roman"/>
        </w:rPr>
        <w:t xml:space="preserve">, </w:t>
      </w:r>
      <w:r w:rsidR="002574F7" w:rsidRPr="008605CB">
        <w:rPr>
          <w:rFonts w:ascii="Garamond" w:hAnsi="Garamond" w:cs="Times New Roman"/>
        </w:rPr>
        <w:lastRenderedPageBreak/>
        <w:t>supported</w:t>
      </w:r>
      <w:r w:rsidR="007D2894" w:rsidRPr="008605CB">
        <w:rPr>
          <w:rFonts w:ascii="Garamond" w:hAnsi="Garamond" w:cs="Times New Roman"/>
        </w:rPr>
        <w:t xml:space="preserve"> by limited telemetry data in the Kuskokwim </w:t>
      </w:r>
      <w:r w:rsidR="00C41758" w:rsidRPr="008605CB">
        <w:rPr>
          <w:rFonts w:ascii="Garamond" w:hAnsi="Garamond" w:cs="Times New Roman"/>
        </w:rPr>
        <w:fldChar w:fldCharType="begin"/>
      </w:r>
      <w:r w:rsidR="003157C4" w:rsidRPr="008605CB">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C41758" w:rsidRPr="008605CB">
        <w:rPr>
          <w:rFonts w:ascii="Garamond" w:hAnsi="Garamond" w:cs="Times New Roman"/>
        </w:rPr>
        <w:fldChar w:fldCharType="separate"/>
      </w:r>
      <w:r w:rsidR="003157C4" w:rsidRPr="008605CB">
        <w:rPr>
          <w:rFonts w:ascii="Garamond" w:hAnsi="Garamond" w:cs="Times New Roman"/>
          <w:noProof/>
        </w:rPr>
        <w:t>(J. N. Clark &amp; Smith, 2019; Head et al., 2017; Smith &amp; Liller, 2017a, 2017b)</w:t>
      </w:r>
      <w:r w:rsidR="00C41758" w:rsidRPr="008605CB">
        <w:rPr>
          <w:rFonts w:ascii="Garamond" w:hAnsi="Garamond" w:cs="Times New Roman"/>
        </w:rPr>
        <w:fldChar w:fldCharType="end"/>
      </w:r>
      <w:r w:rsidR="00DF28C6" w:rsidRPr="008605CB">
        <w:rPr>
          <w:rFonts w:ascii="Garamond" w:hAnsi="Garamond" w:cs="Times New Roman"/>
        </w:rPr>
        <w:t>,</w:t>
      </w:r>
      <w:r w:rsidR="00C27BF0" w:rsidRPr="008605CB">
        <w:rPr>
          <w:rFonts w:ascii="Garamond" w:hAnsi="Garamond" w:cs="Times New Roman"/>
        </w:rPr>
        <w:t xml:space="preserve"> and </w:t>
      </w:r>
      <w:r w:rsidR="002574F7" w:rsidRPr="008605CB">
        <w:rPr>
          <w:rFonts w:ascii="Garamond" w:hAnsi="Garamond" w:cs="Times New Roman"/>
        </w:rPr>
        <w:t xml:space="preserve">further corroborated </w:t>
      </w:r>
      <w:r w:rsidR="00C27BF0" w:rsidRPr="008605CB">
        <w:rPr>
          <w:rFonts w:ascii="Garamond" w:hAnsi="Garamond" w:cs="Times New Roman"/>
        </w:rPr>
        <w:t xml:space="preserve">by traditional </w:t>
      </w:r>
      <w:ins w:id="5" w:author="Janessa Esquible" w:date="2025-11-24T09:19:00Z" w16du:dateUtc="2025-11-24T14:19:00Z">
        <w:r w:rsidR="00EA0134">
          <w:rPr>
            <w:rFonts w:ascii="Garamond" w:hAnsi="Garamond" w:cs="Times New Roman"/>
          </w:rPr>
          <w:t xml:space="preserve">and local </w:t>
        </w:r>
      </w:ins>
      <w:r w:rsidR="00C27BF0" w:rsidRPr="008605CB">
        <w:rPr>
          <w:rFonts w:ascii="Garamond" w:hAnsi="Garamond" w:cs="Times New Roman"/>
        </w:rPr>
        <w:t xml:space="preserve">knowledge </w:t>
      </w:r>
      <w:r w:rsidR="00E471DA" w:rsidRPr="008605CB">
        <w:rPr>
          <w:rFonts w:ascii="Garamond" w:hAnsi="Garamond" w:cs="Times New Roman"/>
        </w:rPr>
        <w:t xml:space="preserve">held by </w:t>
      </w:r>
      <w:ins w:id="6" w:author="Janessa Esquible" w:date="2025-11-24T09:19:00Z" w16du:dateUtc="2025-11-24T14:19:00Z">
        <w:r w:rsidR="00240DD3">
          <w:rPr>
            <w:rFonts w:ascii="Garamond" w:hAnsi="Garamond" w:cs="Times New Roman"/>
          </w:rPr>
          <w:t xml:space="preserve">Tribal citizens and </w:t>
        </w:r>
      </w:ins>
      <w:r w:rsidR="00C27BF0" w:rsidRPr="008605CB">
        <w:rPr>
          <w:rFonts w:ascii="Garamond" w:hAnsi="Garamond" w:cs="Times New Roman"/>
        </w:rPr>
        <w:t>stakeholders</w:t>
      </w:r>
      <w:r w:rsidR="007D2894" w:rsidRPr="008605CB">
        <w:rPr>
          <w:rFonts w:ascii="Garamond" w:hAnsi="Garamond" w:cs="Times New Roman"/>
        </w:rPr>
        <w:t xml:space="preserve">. </w:t>
      </w:r>
      <w:r w:rsidR="00066D9D" w:rsidRPr="008605CB">
        <w:rPr>
          <w:rFonts w:ascii="Garamond" w:hAnsi="Garamond" w:cs="Times New Roman"/>
        </w:rPr>
        <w:t xml:space="preserve">By protecting upriver stocks, managers aim to </w:t>
      </w:r>
      <w:r w:rsidR="007D2894" w:rsidRPr="008605CB">
        <w:rPr>
          <w:rFonts w:ascii="Garamond" w:hAnsi="Garamond" w:cs="Times New Roman"/>
        </w:rPr>
        <w:t>support basin-wide escapement goals, provide harvest opportunities to upstream communities, and protect upper river stocks which are at heightened risk of overharvest but contribute disproportionately to downstream fisher</w:t>
      </w:r>
      <w:r w:rsidR="00E471DA" w:rsidRPr="008605CB">
        <w:rPr>
          <w:rFonts w:ascii="Garamond" w:hAnsi="Garamond" w:cs="Times New Roman"/>
        </w:rPr>
        <w:t>ies</w:t>
      </w:r>
      <w:r w:rsidR="007D2894" w:rsidRPr="008605CB">
        <w:rPr>
          <w:rFonts w:ascii="Garamond" w:hAnsi="Garamond" w:cs="Times New Roman"/>
        </w:rPr>
        <w:t xml:space="preserve">. </w:t>
      </w:r>
      <w:r w:rsidR="00F20CE9" w:rsidRPr="008605CB">
        <w:rPr>
          <w:rFonts w:ascii="Garamond" w:hAnsi="Garamond" w:cs="Times New Roman"/>
        </w:rPr>
        <w:t>However,</w:t>
      </w:r>
      <w:r w:rsidR="00044401" w:rsidRPr="008605CB">
        <w:rPr>
          <w:rFonts w:ascii="Garamond" w:hAnsi="Garamond" w:cs="Times New Roman"/>
        </w:rPr>
        <w:t xml:space="preserve"> </w:t>
      </w:r>
      <w:r w:rsidR="00FD5572" w:rsidRPr="008605CB">
        <w:rPr>
          <w:rFonts w:ascii="Garamond" w:hAnsi="Garamond" w:cs="Times New Roman"/>
        </w:rPr>
        <w:t>the spatial ecology of Chinook salmon in the Kuskokwim River basin remains poorly understood</w:t>
      </w:r>
      <w:r w:rsidR="00E471DA" w:rsidRPr="008605CB">
        <w:rPr>
          <w:rFonts w:ascii="Garamond" w:hAnsi="Garamond" w:cs="Times New Roman"/>
        </w:rPr>
        <w:t xml:space="preserve"> and</w:t>
      </w:r>
      <w:r w:rsidR="00F20CE9" w:rsidRPr="008605CB">
        <w:rPr>
          <w:rFonts w:ascii="Garamond" w:hAnsi="Garamond" w:cs="Times New Roman"/>
        </w:rPr>
        <w:t xml:space="preserve"> </w:t>
      </w:r>
      <w:r w:rsidR="00F20CE9" w:rsidRPr="008605CB">
        <w:rPr>
          <w:rStyle w:val="Strong"/>
          <w:rFonts w:ascii="Garamond" w:hAnsi="Garamond" w:cs="Times New Roman"/>
          <w:b w:val="0"/>
          <w:bCs w:val="0"/>
        </w:rPr>
        <w:t>whether</w:t>
      </w:r>
      <w:r w:rsidR="00F20CE9" w:rsidRPr="008605CB">
        <w:rPr>
          <w:rFonts w:ascii="Garamond" w:hAnsi="Garamond" w:cs="Times New Roman"/>
        </w:rPr>
        <w:t xml:space="preserve"> </w:t>
      </w:r>
      <w:r w:rsidR="004C3939" w:rsidRPr="008605CB">
        <w:rPr>
          <w:rFonts w:ascii="Garamond" w:hAnsi="Garamond" w:cs="Times New Roman"/>
        </w:rPr>
        <w:t xml:space="preserve">an </w:t>
      </w:r>
      <w:r w:rsidR="00F20CE9" w:rsidRPr="008605CB">
        <w:rPr>
          <w:rFonts w:ascii="Garamond" w:hAnsi="Garamond" w:cs="Times New Roman"/>
        </w:rPr>
        <w:t xml:space="preserve">interaction </w:t>
      </w:r>
      <w:r w:rsidR="00F20CE9" w:rsidRPr="008605CB">
        <w:rPr>
          <w:rStyle w:val="Strong"/>
          <w:rFonts w:ascii="Garamond" w:hAnsi="Garamond" w:cs="Times New Roman"/>
          <w:b w:val="0"/>
          <w:bCs w:val="0"/>
        </w:rPr>
        <w:t>between</w:t>
      </w:r>
      <w:r w:rsidR="00F20CE9" w:rsidRPr="008605CB">
        <w:rPr>
          <w:rFonts w:ascii="Garamond" w:hAnsi="Garamond" w:cs="Times New Roman"/>
        </w:rPr>
        <w:t xml:space="preserve"> </w:t>
      </w:r>
      <w:r w:rsidR="004C3939" w:rsidRPr="008605CB">
        <w:rPr>
          <w:rFonts w:ascii="Garamond" w:hAnsi="Garamond" w:cs="Times New Roman"/>
        </w:rPr>
        <w:t>stock-specific migration patterns</w:t>
      </w:r>
      <w:r w:rsidR="00F20CE9" w:rsidRPr="008605CB">
        <w:rPr>
          <w:rFonts w:ascii="Garamond" w:hAnsi="Garamond" w:cs="Times New Roman"/>
        </w:rPr>
        <w:t xml:space="preserve"> and the front-end closure protects upstream stocks as </w:t>
      </w:r>
      <w:r w:rsidR="00F20CE9" w:rsidRPr="008605CB">
        <w:rPr>
          <w:rStyle w:val="Strong"/>
          <w:rFonts w:ascii="Garamond" w:hAnsi="Garamond" w:cs="Times New Roman"/>
          <w:b w:val="0"/>
          <w:bCs w:val="0"/>
        </w:rPr>
        <w:t>intended</w:t>
      </w:r>
      <w:r w:rsidR="004B5E0E" w:rsidRPr="008605CB">
        <w:rPr>
          <w:rFonts w:ascii="Garamond" w:hAnsi="Garamond" w:cs="Times New Roman"/>
          <w:b/>
          <w:bCs/>
        </w:rPr>
        <w:t xml:space="preserve"> </w:t>
      </w:r>
      <w:r w:rsidR="004B5E0E" w:rsidRPr="008605CB">
        <w:rPr>
          <w:rFonts w:ascii="Garamond" w:hAnsi="Garamond" w:cs="Times New Roman"/>
        </w:rPr>
        <w:t>is not</w:t>
      </w:r>
      <w:r w:rsidR="00636C9F" w:rsidRPr="008605CB">
        <w:rPr>
          <w:rFonts w:ascii="Garamond" w:hAnsi="Garamond" w:cs="Times New Roman"/>
        </w:rPr>
        <w:t xml:space="preserve"> currently</w:t>
      </w:r>
      <w:r w:rsidR="004B5E0E" w:rsidRPr="008605CB">
        <w:rPr>
          <w:rFonts w:ascii="Garamond" w:hAnsi="Garamond" w:cs="Times New Roman"/>
        </w:rPr>
        <w:t xml:space="preserve"> </w:t>
      </w:r>
      <w:r w:rsidR="00636C9F" w:rsidRPr="008605CB">
        <w:rPr>
          <w:rFonts w:ascii="Garamond" w:hAnsi="Garamond" w:cs="Times New Roman"/>
        </w:rPr>
        <w:t xml:space="preserve">well </w:t>
      </w:r>
      <w:r w:rsidR="004B5E0E" w:rsidRPr="008605CB">
        <w:rPr>
          <w:rFonts w:ascii="Garamond" w:hAnsi="Garamond" w:cs="Times New Roman"/>
        </w:rPr>
        <w:t>known.</w:t>
      </w:r>
      <w:r w:rsidR="004B5E0E" w:rsidRPr="008605CB">
        <w:rPr>
          <w:rFonts w:ascii="Garamond" w:hAnsi="Garamond" w:cs="Times New Roman"/>
          <w:b/>
          <w:bCs/>
        </w:rPr>
        <w:t xml:space="preserve"> </w:t>
      </w:r>
      <w:r w:rsidR="00F20CE9" w:rsidRPr="008605CB">
        <w:rPr>
          <w:rFonts w:ascii="Garamond" w:hAnsi="Garamond" w:cs="Times New Roman"/>
        </w:rPr>
        <w:t xml:space="preserve"> </w:t>
      </w:r>
    </w:p>
    <w:p w14:paraId="4B48F71D" w14:textId="46A6F40F" w:rsidR="00A72EBD" w:rsidRPr="008605CB" w:rsidRDefault="00A72EBD" w:rsidP="00A72EBD">
      <w:pPr>
        <w:spacing w:line="480" w:lineRule="auto"/>
        <w:ind w:firstLine="720"/>
        <w:rPr>
          <w:rFonts w:ascii="Garamond" w:hAnsi="Garamond" w:cs="Times New Roman"/>
          <w:b/>
          <w:bCs/>
        </w:rPr>
      </w:pPr>
      <w:r w:rsidRPr="008605CB">
        <w:rPr>
          <w:rFonts w:ascii="Garamond" w:hAnsi="Garamond" w:cs="Times New Roman"/>
        </w:rPr>
        <w:t>Here, we use otolith chemistry from fish caught during test fisheries throughout the seasonal migration period over six years in the Kuskokwim River to reconstruct spatiotemporal patterns of Chinook salmon returns. The limited genetic structure of this stock complex precludes using genetic approaches to quantify migration timing of different stocks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0AD36F79" w14:textId="77777777" w:rsidR="005956BD" w:rsidRDefault="005956BD" w:rsidP="009833DB">
      <w:pPr>
        <w:spacing w:line="480" w:lineRule="auto"/>
        <w:rPr>
          <w:rFonts w:ascii="Times New Roman" w:hAnsi="Times New Roman" w:cs="Times New Roman"/>
          <w:b/>
          <w:bCs/>
          <w:sz w:val="28"/>
          <w:szCs w:val="28"/>
          <w:u w:val="single"/>
        </w:rPr>
      </w:pPr>
    </w:p>
    <w:p w14:paraId="2A0F64D4" w14:textId="47D9D529" w:rsidR="009833DB" w:rsidRPr="008605CB" w:rsidRDefault="00467885" w:rsidP="009833DB">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Materials and </w:t>
      </w:r>
      <w:r w:rsidR="009833DB" w:rsidRPr="008605CB">
        <w:rPr>
          <w:rFonts w:ascii="Garamond" w:hAnsi="Garamond" w:cs="Times New Roman"/>
          <w:b/>
          <w:bCs/>
          <w:sz w:val="28"/>
          <w:szCs w:val="28"/>
          <w:u w:val="single"/>
        </w:rPr>
        <w:t xml:space="preserve">Methods: </w:t>
      </w:r>
    </w:p>
    <w:p w14:paraId="2B9BE153" w14:textId="1563F8E5" w:rsidR="009833DB" w:rsidRPr="008605CB" w:rsidRDefault="009833DB" w:rsidP="009833DB">
      <w:pPr>
        <w:spacing w:line="480" w:lineRule="auto"/>
        <w:rPr>
          <w:rFonts w:ascii="Garamond" w:hAnsi="Garamond" w:cs="Times New Roman"/>
          <w:b/>
          <w:bCs/>
        </w:rPr>
      </w:pPr>
      <w:r w:rsidRPr="008605CB">
        <w:rPr>
          <w:rFonts w:ascii="Garamond" w:hAnsi="Garamond" w:cs="Times New Roman"/>
          <w:b/>
          <w:bCs/>
        </w:rPr>
        <w:t xml:space="preserve">Otolith </w:t>
      </w:r>
      <w:r w:rsidR="00F21C45" w:rsidRPr="008605CB">
        <w:rPr>
          <w:rFonts w:ascii="Garamond" w:hAnsi="Garamond" w:cs="Times New Roman"/>
          <w:b/>
          <w:bCs/>
        </w:rPr>
        <w:t>samples</w:t>
      </w:r>
    </w:p>
    <w:p w14:paraId="2C50ADFF" w14:textId="5F9F5B21" w:rsidR="009C079F" w:rsidRPr="008605CB" w:rsidRDefault="003A1EB0" w:rsidP="009C079F">
      <w:pPr>
        <w:spacing w:line="480" w:lineRule="auto"/>
        <w:ind w:firstLine="720"/>
        <w:rPr>
          <w:rFonts w:ascii="Garamond" w:eastAsia="Times New Roman" w:hAnsi="Garamond" w:cs="Times New Roman"/>
          <w:kern w:val="0"/>
          <w14:ligatures w14:val="none"/>
        </w:rPr>
      </w:pPr>
      <w:r w:rsidRPr="008605CB">
        <w:rPr>
          <w:rFonts w:ascii="Garamond" w:eastAsia="Times New Roman" w:hAnsi="Garamond" w:cs="Times New Roman"/>
          <w:kern w:val="0"/>
          <w14:ligatures w14:val="none"/>
        </w:rPr>
        <w:t>Chinook salmon o</w:t>
      </w:r>
      <w:r w:rsidR="009833DB" w:rsidRPr="008605CB">
        <w:rPr>
          <w:rFonts w:ascii="Garamond" w:eastAsia="Times New Roman" w:hAnsi="Garamond" w:cs="Times New Roman"/>
          <w:kern w:val="0"/>
          <w14:ligatures w14:val="none"/>
        </w:rPr>
        <w:t xml:space="preserve">toliths were </w:t>
      </w:r>
      <w:r w:rsidRPr="008605CB">
        <w:rPr>
          <w:rFonts w:ascii="Garamond" w:eastAsia="Times New Roman" w:hAnsi="Garamond" w:cs="Times New Roman"/>
          <w:kern w:val="0"/>
          <w14:ligatures w14:val="none"/>
        </w:rPr>
        <w:t xml:space="preserve">collected </w:t>
      </w:r>
      <w:r w:rsidR="00313CB8" w:rsidRPr="008605CB">
        <w:rPr>
          <w:rFonts w:ascii="Garamond" w:eastAsia="Times New Roman" w:hAnsi="Garamond" w:cs="Times New Roman"/>
          <w:kern w:val="0"/>
          <w14:ligatures w14:val="none"/>
        </w:rPr>
        <w:t>from 2017 to 2022</w:t>
      </w:r>
      <w:r w:rsidR="00E212FE" w:rsidRPr="008605CB">
        <w:rPr>
          <w:rFonts w:ascii="Garamond" w:eastAsia="Times New Roman" w:hAnsi="Garamond" w:cs="Times New Roman"/>
          <w:kern w:val="0"/>
          <w14:ligatures w14:val="none"/>
        </w:rPr>
        <w:t xml:space="preserve"> </w:t>
      </w:r>
      <w:r w:rsidR="00313CB8" w:rsidRPr="008605CB">
        <w:rPr>
          <w:rFonts w:ascii="Garamond" w:eastAsia="Times New Roman" w:hAnsi="Garamond" w:cs="Times New Roman"/>
          <w:kern w:val="0"/>
          <w14:ligatures w14:val="none"/>
        </w:rPr>
        <w:t xml:space="preserve">in </w:t>
      </w:r>
      <w:r w:rsidR="00E212FE" w:rsidRPr="008605CB">
        <w:rPr>
          <w:rFonts w:ascii="Garamond" w:eastAsia="Times New Roman" w:hAnsi="Garamond" w:cs="Times New Roman"/>
          <w:kern w:val="0"/>
          <w14:ligatures w14:val="none"/>
        </w:rPr>
        <w:t xml:space="preserve">the </w:t>
      </w:r>
      <w:ins w:id="7" w:author="Janessa Esquible" w:date="2025-11-24T09:23:00Z" w16du:dateUtc="2025-11-24T14:23:00Z">
        <w:r w:rsidR="000C2C96">
          <w:rPr>
            <w:rFonts w:ascii="Garamond" w:eastAsia="Times New Roman" w:hAnsi="Garamond" w:cs="Times New Roman"/>
            <w:kern w:val="0"/>
            <w14:ligatures w14:val="none"/>
          </w:rPr>
          <w:t xml:space="preserve">Alaska Department of Fish &amp; Game </w:t>
        </w:r>
      </w:ins>
      <w:r w:rsidR="00E212FE" w:rsidRPr="008605CB">
        <w:rPr>
          <w:rFonts w:ascii="Garamond" w:eastAsia="Times New Roman" w:hAnsi="Garamond" w:cs="Times New Roman"/>
          <w:kern w:val="0"/>
          <w14:ligatures w14:val="none"/>
        </w:rPr>
        <w:t xml:space="preserve">Bethel Test Fishery (BTF) near Bethel, Alaska </w:t>
      </w:r>
      <w:r w:rsidR="00313CB8" w:rsidRPr="008605CB">
        <w:rPr>
          <w:rFonts w:ascii="Garamond" w:eastAsia="Times New Roman" w:hAnsi="Garamond" w:cs="Times New Roman"/>
          <w:kern w:val="0"/>
          <w14:ligatures w14:val="none"/>
        </w:rPr>
        <w:t>in collaboration with</w:t>
      </w:r>
      <w:r w:rsidR="00367B6D" w:rsidRPr="008605CB">
        <w:rPr>
          <w:rFonts w:ascii="Garamond" w:eastAsia="Times New Roman" w:hAnsi="Garamond" w:cs="Times New Roman"/>
          <w:kern w:val="0"/>
          <w14:ligatures w14:val="none"/>
        </w:rPr>
        <w:t xml:space="preserve"> the </w:t>
      </w:r>
      <w:proofErr w:type="spellStart"/>
      <w:ins w:id="8" w:author="Janessa Esquible" w:date="2025-11-24T09:23:00Z" w16du:dateUtc="2025-11-24T14:23:00Z">
        <w:r w:rsidR="000C2C96" w:rsidRPr="008605CB">
          <w:rPr>
            <w:rFonts w:ascii="Garamond" w:eastAsia="Times New Roman" w:hAnsi="Garamond" w:cs="Times New Roman"/>
            <w:kern w:val="0"/>
            <w14:ligatures w14:val="none"/>
          </w:rPr>
          <w:t>Orutsaramiut</w:t>
        </w:r>
        <w:proofErr w:type="spellEnd"/>
        <w:r w:rsidR="000C2C96" w:rsidRPr="008605CB">
          <w:rPr>
            <w:rFonts w:ascii="Garamond" w:eastAsia="Times New Roman" w:hAnsi="Garamond" w:cs="Times New Roman"/>
            <w:kern w:val="0"/>
            <w14:ligatures w14:val="none"/>
          </w:rPr>
          <w:t xml:space="preserve"> Native Council </w:t>
        </w:r>
      </w:ins>
      <w:del w:id="9" w:author="Janessa Esquible" w:date="2025-11-24T09:23:00Z" w16du:dateUtc="2025-11-24T14:23:00Z">
        <w:r w:rsidR="00367B6D" w:rsidRPr="008605CB" w:rsidDel="00AB3DBB">
          <w:rPr>
            <w:rFonts w:ascii="Garamond" w:eastAsia="Times New Roman" w:hAnsi="Garamond" w:cs="Times New Roman"/>
            <w:kern w:val="0"/>
            <w14:ligatures w14:val="none"/>
          </w:rPr>
          <w:delText xml:space="preserve">intern </w:delText>
        </w:r>
      </w:del>
      <w:ins w:id="10" w:author="Janessa Esquible" w:date="2025-11-24T09:23:00Z" w16du:dateUtc="2025-11-24T14:23:00Z">
        <w:r w:rsidR="00AB3DBB">
          <w:rPr>
            <w:rFonts w:ascii="Garamond" w:eastAsia="Times New Roman" w:hAnsi="Garamond" w:cs="Times New Roman"/>
            <w:kern w:val="0"/>
            <w14:ligatures w14:val="none"/>
          </w:rPr>
          <w:t>fisheries</w:t>
        </w:r>
        <w:r w:rsidR="00AB3DBB" w:rsidRPr="008605CB">
          <w:rPr>
            <w:rFonts w:ascii="Garamond" w:eastAsia="Times New Roman" w:hAnsi="Garamond" w:cs="Times New Roman"/>
            <w:kern w:val="0"/>
            <w14:ligatures w14:val="none"/>
          </w:rPr>
          <w:t xml:space="preserve"> </w:t>
        </w:r>
      </w:ins>
      <w:r w:rsidR="00367B6D" w:rsidRPr="008605CB">
        <w:rPr>
          <w:rFonts w:ascii="Garamond" w:eastAsia="Times New Roman" w:hAnsi="Garamond" w:cs="Times New Roman"/>
          <w:kern w:val="0"/>
          <w14:ligatures w14:val="none"/>
        </w:rPr>
        <w:t xml:space="preserve">program </w:t>
      </w:r>
      <w:del w:id="11" w:author="Janessa Esquible" w:date="2025-11-24T09:23:00Z" w16du:dateUtc="2025-11-24T14:23:00Z">
        <w:r w:rsidR="00367B6D" w:rsidRPr="008605CB" w:rsidDel="000C2C96">
          <w:rPr>
            <w:rFonts w:ascii="Garamond" w:eastAsia="Times New Roman" w:hAnsi="Garamond" w:cs="Times New Roman"/>
            <w:kern w:val="0"/>
            <w14:ligatures w14:val="none"/>
          </w:rPr>
          <w:delText xml:space="preserve">of the Orutsaramiut Native Council </w:delText>
        </w:r>
        <w:r w:rsidR="00313CB8" w:rsidRPr="008605CB" w:rsidDel="000C2C96">
          <w:rPr>
            <w:rFonts w:ascii="Garamond" w:eastAsia="Times New Roman" w:hAnsi="Garamond" w:cs="Times New Roman"/>
            <w:kern w:val="0"/>
            <w14:ligatures w14:val="none"/>
          </w:rPr>
          <w:delText>and</w:delText>
        </w:r>
        <w:r w:rsidR="00367B6D" w:rsidRPr="008605CB" w:rsidDel="000C2C96">
          <w:rPr>
            <w:rFonts w:ascii="Garamond" w:eastAsia="Times New Roman" w:hAnsi="Garamond" w:cs="Times New Roman"/>
            <w:kern w:val="0"/>
            <w14:ligatures w14:val="none"/>
          </w:rPr>
          <w:delText xml:space="preserve"> the Alaska Department of Fish &amp; Game</w:delText>
        </w:r>
      </w:del>
      <w:r w:rsidR="00367B6D" w:rsidRPr="008605CB">
        <w:rPr>
          <w:rFonts w:ascii="Garamond" w:eastAsia="Times New Roman" w:hAnsi="Garamond" w:cs="Times New Roman"/>
          <w:kern w:val="0"/>
          <w14:ligatures w14:val="none"/>
        </w:rPr>
        <w:t xml:space="preserve">. </w:t>
      </w:r>
      <w:r w:rsidR="0082206F" w:rsidRPr="008605CB">
        <w:rPr>
          <w:rFonts w:ascii="Garamond" w:hAnsi="Garamond" w:cs="Times New Roman"/>
        </w:rPr>
        <w:t xml:space="preserve">The BTF was designed to enable in-season assessment of run </w:t>
      </w:r>
      <w:r w:rsidR="0082206F" w:rsidRPr="008605CB">
        <w:rPr>
          <w:rFonts w:ascii="Garamond" w:hAnsi="Garamond" w:cs="Times New Roman"/>
        </w:rPr>
        <w:lastRenderedPageBreak/>
        <w:t xml:space="preserve">strength based on catch-per-unit-effort, informing management decisions for subsistence fisheries throughout the river. Fish caught in this fishery </w:t>
      </w:r>
      <w:r w:rsidR="002574F7" w:rsidRPr="008605CB">
        <w:rPr>
          <w:rFonts w:ascii="Garamond" w:hAnsi="Garamond" w:cs="Times New Roman"/>
        </w:rPr>
        <w:t xml:space="preserve">are </w:t>
      </w:r>
      <w:r w:rsidR="0082206F" w:rsidRPr="008605CB">
        <w:rPr>
          <w:rFonts w:ascii="Garamond" w:hAnsi="Garamond" w:cs="Times New Roman"/>
        </w:rPr>
        <w:t xml:space="preserve">a representative sample of returning stocks </w:t>
      </w:r>
      <w:r w:rsidR="002574F7" w:rsidRPr="008605CB">
        <w:rPr>
          <w:rFonts w:ascii="Garamond" w:hAnsi="Garamond" w:cs="Times New Roman"/>
        </w:rPr>
        <w:t>throughout the basin above the test fishery location near Bethel, Alaska</w:t>
      </w:r>
      <w:r w:rsidR="0082206F" w:rsidRPr="008605CB">
        <w:rPr>
          <w:rFonts w:ascii="Garamond" w:hAnsi="Garamond" w:cs="Times New Roman"/>
        </w:rPr>
        <w:t xml:space="preserve"> </w:t>
      </w:r>
      <w:r w:rsidR="0082206F" w:rsidRPr="008605CB">
        <w:rPr>
          <w:rFonts w:ascii="Garamond" w:eastAsia="Times New Roman" w:hAnsi="Garamond" w:cs="Times New Roman"/>
          <w:kern w:val="0"/>
          <w14:ligatures w14:val="none"/>
        </w:rPr>
        <w:fldChar w:fldCharType="begin"/>
      </w:r>
      <w:r w:rsidR="0082206F" w:rsidRPr="008605CB">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8605CB">
        <w:rPr>
          <w:rFonts w:ascii="Garamond" w:eastAsia="Times New Roman" w:hAnsi="Garamond" w:cs="Times New Roman"/>
          <w:kern w:val="0"/>
          <w14:ligatures w14:val="none"/>
        </w:rPr>
        <w:fldChar w:fldCharType="separate"/>
      </w:r>
      <w:r w:rsidR="0082206F" w:rsidRPr="008605CB">
        <w:rPr>
          <w:rFonts w:ascii="Garamond" w:eastAsia="Times New Roman" w:hAnsi="Garamond" w:cs="Times New Roman"/>
          <w:noProof/>
          <w:kern w:val="0"/>
          <w14:ligatures w14:val="none"/>
        </w:rPr>
        <w:t>(Lipka &amp; Elison, 2015)</w:t>
      </w:r>
      <w:r w:rsidR="0082206F" w:rsidRPr="008605CB">
        <w:rPr>
          <w:rFonts w:ascii="Garamond" w:eastAsia="Times New Roman" w:hAnsi="Garamond" w:cs="Times New Roman"/>
          <w:kern w:val="0"/>
          <w14:ligatures w14:val="none"/>
        </w:rPr>
        <w:fldChar w:fldCharType="end"/>
      </w:r>
      <w:r w:rsidR="0082206F" w:rsidRPr="008605CB">
        <w:rPr>
          <w:rFonts w:ascii="Garamond" w:eastAsia="Times New Roman" w:hAnsi="Garamond" w:cs="Times New Roman"/>
          <w:kern w:val="0"/>
          <w14:ligatures w14:val="none"/>
        </w:rPr>
        <w:t>.</w:t>
      </w:r>
      <w:r w:rsidR="00313CB8" w:rsidRPr="008605CB">
        <w:rPr>
          <w:rFonts w:ascii="Garamond" w:eastAsia="Times New Roman" w:hAnsi="Garamond" w:cs="Times New Roman"/>
          <w:kern w:val="0"/>
          <w14:ligatures w14:val="none"/>
        </w:rPr>
        <w:t xml:space="preserve"> </w:t>
      </w:r>
      <w:r w:rsidR="00DD0E6E" w:rsidRPr="008605CB">
        <w:rPr>
          <w:rFonts w:ascii="Garamond" w:eastAsia="Times New Roman" w:hAnsi="Garamond" w:cs="Times New Roman"/>
          <w:kern w:val="0"/>
          <w14:ligatures w14:val="none"/>
        </w:rPr>
        <w:t xml:space="preserve">We collected approximately 500 otoliths from each year from 2017-2022, ensuring sampling efforts over the full course of the run. From these, approximately 250 otoliths were selected for chemical analysis in proportion to the relative catch per unit effort (CPUE) </w:t>
      </w:r>
      <w:r w:rsidR="009C079F" w:rsidRPr="008605CB">
        <w:rPr>
          <w:rFonts w:ascii="Garamond" w:eastAsia="Times New Roman" w:hAnsi="Garamond" w:cs="Times New Roman"/>
          <w:kern w:val="0"/>
          <w14:ligatures w14:val="none"/>
        </w:rPr>
        <w:t xml:space="preserve">throughout the season. </w:t>
      </w:r>
    </w:p>
    <w:p w14:paraId="23BCDAEA" w14:textId="67BD2F15"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sidRPr="008605CB">
        <w:rPr>
          <w:rFonts w:ascii="Garamond" w:hAnsi="Garamond" w:cs="Times New Roman"/>
        </w:rPr>
        <w:t xml:space="preserve">Otoliths </w:t>
      </w:r>
      <w:r w:rsidR="009833DB" w:rsidRPr="008605CB">
        <w:rPr>
          <w:rFonts w:ascii="Garamond" w:hAnsi="Garamond" w:cs="Times New Roman"/>
        </w:rPr>
        <w:t xml:space="preserve">were </w:t>
      </w:r>
      <w:r w:rsidR="009833DB" w:rsidRPr="008605CB">
        <w:rPr>
          <w:rFonts w:ascii="Garamond" w:eastAsia="Times New Roman" w:hAnsi="Garamond" w:cs="Times New Roman"/>
          <w:kern w:val="0"/>
          <w14:ligatures w14:val="none"/>
        </w:rPr>
        <w:t xml:space="preserve">sectioned </w:t>
      </w:r>
      <w:r w:rsidR="00EF1756" w:rsidRPr="008605CB">
        <w:rPr>
          <w:rFonts w:ascii="Garamond" w:eastAsia="Times New Roman" w:hAnsi="Garamond" w:cs="Times New Roman"/>
          <w:kern w:val="0"/>
          <w14:ligatures w14:val="none"/>
        </w:rPr>
        <w:t xml:space="preserve">with </w:t>
      </w:r>
      <w:r w:rsidR="0025573D" w:rsidRPr="008605CB">
        <w:rPr>
          <w:rFonts w:ascii="Garamond" w:eastAsia="Times New Roman" w:hAnsi="Garamond" w:cs="Times New Roman"/>
          <w:kern w:val="0"/>
          <w14:ligatures w14:val="none"/>
        </w:rPr>
        <w:t xml:space="preserve">low speed diamond blade </w:t>
      </w:r>
      <w:proofErr w:type="spellStart"/>
      <w:r w:rsidR="0025573D" w:rsidRPr="008605CB">
        <w:rPr>
          <w:rFonts w:ascii="Garamond" w:eastAsia="Times New Roman" w:hAnsi="Garamond" w:cs="Times New Roman"/>
          <w:kern w:val="0"/>
          <w14:ligatures w14:val="none"/>
        </w:rPr>
        <w:t>isomet</w:t>
      </w:r>
      <w:proofErr w:type="spellEnd"/>
      <w:r w:rsidR="0025573D" w:rsidRPr="008605CB">
        <w:rPr>
          <w:rFonts w:ascii="Garamond" w:eastAsia="Times New Roman" w:hAnsi="Garamond" w:cs="Times New Roman"/>
          <w:kern w:val="0"/>
          <w14:ligatures w14:val="none"/>
        </w:rPr>
        <w:t xml:space="preserve"> </w:t>
      </w:r>
      <w:r w:rsidR="00EF1756" w:rsidRPr="008605CB">
        <w:rPr>
          <w:rFonts w:ascii="Garamond" w:eastAsia="Times New Roman" w:hAnsi="Garamond" w:cs="Times New Roman"/>
          <w:kern w:val="0"/>
          <w14:ligatures w14:val="none"/>
        </w:rPr>
        <w:t xml:space="preserve">saw </w:t>
      </w:r>
      <w:r w:rsidR="009833DB" w:rsidRPr="008605CB">
        <w:rPr>
          <w:rFonts w:ascii="Garamond" w:eastAsia="Times New Roman" w:hAnsi="Garamond" w:cs="Times New Roman"/>
          <w:kern w:val="0"/>
          <w14:ligatures w14:val="none"/>
        </w:rPr>
        <w:t xml:space="preserve">along the transverse plane, mounted on microscope slides, and polished to expose internal growth structures </w:t>
      </w:r>
      <w:r w:rsidR="009833DB" w:rsidRPr="008605CB">
        <w:rPr>
          <w:rFonts w:ascii="Garamond" w:eastAsia="Times New Roman" w:hAnsi="Garamond" w:cs="Times New Roman"/>
          <w:kern w:val="0"/>
          <w14:ligatures w14:val="none"/>
        </w:rPr>
        <w:fldChar w:fldCharType="begin"/>
      </w:r>
      <w:r w:rsidR="009833DB" w:rsidRPr="008605CB">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(Donohoe &amp; Zimmerman, 2010; Zimmerman &amp; Reeves, 2002)</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w:t>
      </w:r>
      <w:r w:rsidR="0082206F" w:rsidRPr="008605CB">
        <w:rPr>
          <w:rFonts w:ascii="Garamond" w:eastAsia="Times New Roman" w:hAnsi="Garamond" w:cs="Times New Roman"/>
          <w:kern w:val="0"/>
          <w14:ligatures w14:val="none"/>
        </w:rPr>
        <w:t xml:space="preserve">(identified by the dark annuli check indicative of marine entry) </w:t>
      </w:r>
      <w:r w:rsidR="009833DB" w:rsidRPr="008605CB">
        <w:rPr>
          <w:rFonts w:ascii="Garamond" w:hAnsi="Garamond" w:cs="Times New Roman"/>
        </w:rPr>
        <w:t xml:space="preserve">using a 53 </w:t>
      </w:r>
      <w:r w:rsidR="009833DB" w:rsidRPr="008605CB">
        <w:rPr>
          <w:rFonts w:ascii="Garamond" w:hAnsi="Garamond" w:cs="Times New Roman"/>
        </w:rPr>
        <w:sym w:font="Symbol" w:char="F06D"/>
      </w:r>
      <w:r w:rsidR="009833DB" w:rsidRPr="008605CB">
        <w:rPr>
          <w:rFonts w:ascii="Garamond" w:hAnsi="Garamond" w:cs="Times New Roman"/>
        </w:rPr>
        <w:t>m diameter beam and scanning at 2</w:t>
      </w:r>
      <w:r w:rsidR="009833DB" w:rsidRPr="008605CB">
        <w:rPr>
          <w:rFonts w:ascii="Garamond" w:hAnsi="Garamond" w:cs="Times New Roman"/>
        </w:rPr>
        <w:sym w:font="Symbol" w:char="F06D"/>
      </w:r>
      <w:r w:rsidR="009833DB" w:rsidRPr="008605CB">
        <w:rPr>
          <w:rFonts w:ascii="Garamond" w:hAnsi="Garamond" w:cs="Times New Roman"/>
        </w:rPr>
        <w:t xml:space="preserve">m/second </w:t>
      </w:r>
      <w:r w:rsidR="009833DB" w:rsidRPr="008605CB">
        <w:rPr>
          <w:rFonts w:ascii="Garamond" w:hAnsi="Garamond" w:cs="Times New Roman"/>
        </w:rPr>
        <w:fldChar w:fldCharType="begin"/>
      </w:r>
      <w:r w:rsidR="00FC02BD">
        <w:rPr>
          <w:rFonts w:ascii="Garamond" w:hAnsi="Garamond" w:cs="Times New Roman"/>
        </w:rPr>
        <w:instrText xml:space="preserve"> ADDIN ZOTERO_ITEM CSL_CITATION {"citationID":"nvLrB1dQ","properties":{"formattedCitation":"(Brennan et al., 2015; Zimmerman &amp; Reeves, 2002)","plainCitation":"(Brennan et al., 2015; Zimmerman &amp; Reeves, 2002)","dontUpdate":true,"noteIndex":0},"citationItems":[{"id":"bFbl94tQ/DcT9vPy7","uris":["http://zotero.org/users/8421274/items/IY3FLHLM"],"itemData":{"id":915,"type":"article-journal","abstract":"Strontium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hAnsi="Garamond" w:cs="Times New Roman"/>
        </w:rPr>
        <w:fldChar w:fldCharType="separate"/>
      </w:r>
      <w:r w:rsidR="009833DB" w:rsidRPr="008605CB">
        <w:rPr>
          <w:rFonts w:ascii="Garamond" w:hAnsi="Garamond" w:cs="Times New Roman"/>
          <w:noProof/>
        </w:rPr>
        <w:t>(Brennan et al., 2015)</w:t>
      </w:r>
      <w:r w:rsidR="009833DB" w:rsidRPr="008605CB">
        <w:rPr>
          <w:rFonts w:ascii="Garamond" w:hAnsi="Garamond" w:cs="Times New Roman"/>
        </w:rPr>
        <w:fldChar w:fldCharType="end"/>
      </w:r>
      <w:r w:rsidR="009833DB" w:rsidRPr="008605CB">
        <w:rPr>
          <w:rFonts w:ascii="Garamond" w:eastAsia="Times New Roman" w:hAnsi="Garamond" w:cs="Times New Roman"/>
          <w:kern w:val="0"/>
          <w14:ligatures w14:val="none"/>
        </w:rPr>
        <w:t>.</w:t>
      </w:r>
      <w:r w:rsidR="009833DB" w:rsidRPr="008605CB">
        <w:rPr>
          <w:rFonts w:ascii="Garamond" w:eastAsia="Times New Roman" w:hAnsi="Garamond" w:cs="Times New Roman"/>
          <w:kern w:val="0"/>
          <w:sz w:val="22"/>
          <w:szCs w:val="22"/>
          <w14:ligatures w14:val="none"/>
        </w:rPr>
        <w:t xml:space="preserve"> </w:t>
      </w:r>
      <w:r w:rsidR="009833DB" w:rsidRPr="008605CB">
        <w:rPr>
          <w:rFonts w:ascii="Garamond" w:eastAsia="Times New Roman" w:hAnsi="Garamond" w:cs="Times New Roman"/>
          <w:kern w:val="0"/>
          <w14:ligatures w14:val="none"/>
        </w:rPr>
        <w:t>The result</w:t>
      </w:r>
      <w:r w:rsidR="00E212FE" w:rsidRPr="008605CB">
        <w:rPr>
          <w:rFonts w:ascii="Garamond" w:eastAsia="Times New Roman" w:hAnsi="Garamond" w:cs="Times New Roman"/>
          <w:kern w:val="0"/>
          <w14:ligatures w14:val="none"/>
        </w:rPr>
        <w:t>ing</w:t>
      </w:r>
      <w:r w:rsidR="009833DB" w:rsidRPr="008605CB">
        <w:rPr>
          <w:rFonts w:ascii="Garamond" w:eastAsia="Times New Roman" w:hAnsi="Garamond" w:cs="Times New Roman"/>
          <w:kern w:val="0"/>
          <w14:ligatures w14:val="none"/>
        </w:rPr>
        <w:t xml:space="preserve"> data represent a continuously integrated measurement of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from early development until marine entry </w:t>
      </w:r>
      <w:r w:rsidR="009833DB" w:rsidRPr="008605CB">
        <w:rPr>
          <w:rFonts w:ascii="Garamond" w:eastAsia="Times New Roman" w:hAnsi="Garamond" w:cs="Times New Roman"/>
          <w:kern w:val="0"/>
          <w14:ligatures w14:val="none"/>
        </w:rPr>
        <w:fldChar w:fldCharType="begin"/>
      </w:r>
      <w:r w:rsidR="00FC02BD">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1998)","noteIndex":0},"citationItems":[{"id":"bFbl94tQ/DcT9vPy7","uris":["http://zotero.org/users/8421274/items/IY3FLHLM"],"itemData":{"id":"dI01jIsp/qEdWN4pU","type":"article-journal","abstract":"Strontium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et al., 2015; Campana, 1999; Capo et al., 1998)</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From these data, the </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87</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86</w:t>
      </w:r>
      <w:r w:rsidR="00C50332"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value associated with the </w:t>
      </w:r>
      <w:r w:rsidR="009833DB" w:rsidRPr="008605CB">
        <w:rPr>
          <w:rFonts w:ascii="Garamond" w:eastAsia="Times New Roman" w:hAnsi="Garamond" w:cs="Times New Roman"/>
          <w:kern w:val="0"/>
          <w14:ligatures w14:val="none"/>
        </w:rPr>
        <w:t>natal freshwater rearing period was extracted by examining patterns of change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and Sr</w:t>
      </w:r>
      <w:r w:rsidR="009833DB" w:rsidRPr="008605CB">
        <w:rPr>
          <w:rFonts w:ascii="Garamond" w:eastAsia="Times New Roman" w:hAnsi="Garamond" w:cs="Times New Roman"/>
          <w:kern w:val="0"/>
          <w:vertAlign w:val="superscript"/>
          <w14:ligatures w14:val="none"/>
        </w:rPr>
        <w:t>88</w:t>
      </w:r>
      <w:r w:rsidR="009833DB" w:rsidRPr="008605CB">
        <w:rPr>
          <w:rFonts w:ascii="Garamond" w:eastAsia="Times New Roman" w:hAnsi="Garamond" w:cs="Times New Roman"/>
          <w:kern w:val="0"/>
          <w14:ligatures w14:val="none"/>
        </w:rPr>
        <w:t xml:space="preserve"> between the core and freshwater region</w:t>
      </w:r>
      <w:r w:rsidR="00E212FE"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t>morphological features of the otolith visible a</w:t>
      </w:r>
      <w:r w:rsidR="00B02A4D" w:rsidRPr="008605CB">
        <w:rPr>
          <w:rFonts w:ascii="Garamond" w:eastAsia="Times New Roman" w:hAnsi="Garamond" w:cs="Times New Roman"/>
          <w:kern w:val="0"/>
          <w14:ligatures w14:val="none"/>
        </w:rPr>
        <w:t>long</w:t>
      </w:r>
      <w:r w:rsidR="009833DB" w:rsidRPr="008605CB">
        <w:rPr>
          <w:rFonts w:ascii="Garamond" w:eastAsia="Times New Roman" w:hAnsi="Garamond" w:cs="Times New Roman"/>
          <w:kern w:val="0"/>
          <w14:ligatures w14:val="none"/>
        </w:rPr>
        <w:t xml:space="preserve"> the ablation path</w:t>
      </w:r>
      <w:r w:rsidR="00E212FE" w:rsidRPr="008605CB">
        <w:rPr>
          <w:rFonts w:ascii="Garamond" w:eastAsia="Times New Roman" w:hAnsi="Garamond" w:cs="Times New Roman"/>
          <w:kern w:val="0"/>
          <w14:ligatures w14:val="none"/>
        </w:rPr>
        <w:t xml:space="preserve">, and known distances from the core to onset of the freshwater signal </w:t>
      </w:r>
      <w:r w:rsidR="00C95028" w:rsidRPr="008605CB">
        <w:rPr>
          <w:rFonts w:ascii="Garamond" w:eastAsia="Times New Roman" w:hAnsi="Garamond" w:cs="Times New Roman"/>
          <w:kern w:val="0"/>
          <w14:ligatures w14:val="none"/>
        </w:rPr>
        <w:fldChar w:fldCharType="begin"/>
      </w:r>
      <w:r w:rsidR="00C95028" w:rsidRPr="008605CB">
        <w:rPr>
          <w:rFonts w:ascii="Garamond" w:eastAsia="Times New Roman" w:hAnsi="Garamond" w:cs="Times New Roman"/>
          <w:kern w:val="0"/>
          <w14:ligatures w14:val="none"/>
        </w:rPr>
        <w:instrText xml:space="preserve"> ADDIN ZOTERO_ITEM CSL_CITATION {"citationID":"9Eo1mxW7","properties":{"formattedCitation":"(Brennan, Schindler, et al., 2019; Chittaro et al., 2023)","plainCitation":"(Brennan, Schindler,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8605CB">
        <w:rPr>
          <w:rFonts w:ascii="Garamond" w:eastAsia="Times New Roman" w:hAnsi="Garamond" w:cs="Times New Roman"/>
          <w:kern w:val="0"/>
          <w14:ligatures w14:val="none"/>
        </w:rPr>
        <w:fldChar w:fldCharType="separate"/>
      </w:r>
      <w:r w:rsidR="00C95028" w:rsidRPr="008605CB">
        <w:rPr>
          <w:rFonts w:ascii="Garamond" w:eastAsia="Times New Roman" w:hAnsi="Garamond" w:cs="Times New Roman"/>
          <w:noProof/>
          <w:kern w:val="0"/>
          <w14:ligatures w14:val="none"/>
        </w:rPr>
        <w:t>(Brennan, Schindler, et al., 2019; Chittaro et al., 2023)</w:t>
      </w:r>
      <w:r w:rsidR="00C95028" w:rsidRPr="008605CB">
        <w:rPr>
          <w:rFonts w:ascii="Garamond" w:eastAsia="Times New Roman" w:hAnsi="Garamond" w:cs="Times New Roman"/>
          <w:kern w:val="0"/>
          <w14:ligatures w14:val="none"/>
        </w:rPr>
        <w:fldChar w:fldCharType="end"/>
      </w:r>
      <w:r w:rsidR="00C95028" w:rsidRPr="008605CB">
        <w:rPr>
          <w:rFonts w:ascii="Garamond" w:eastAsia="Times New Roman" w:hAnsi="Garamond" w:cs="Times New Roman"/>
          <w:kern w:val="0"/>
          <w14:ligatures w14:val="none"/>
        </w:rPr>
        <w:t xml:space="preserve">. </w:t>
      </w:r>
    </w:p>
    <w:p w14:paraId="696145BD" w14:textId="7023AD50" w:rsidR="00B857E3" w:rsidRPr="008605CB" w:rsidRDefault="00B857E3" w:rsidP="00B857E3">
      <w:pPr>
        <w:spacing w:line="480" w:lineRule="auto"/>
        <w:rPr>
          <w:rFonts w:ascii="Garamond" w:eastAsia="Times New Roman" w:hAnsi="Garamond" w:cs="Times New Roman"/>
          <w:b/>
          <w:bCs/>
          <w:kern w:val="0"/>
          <w14:ligatures w14:val="none"/>
        </w:rPr>
      </w:pPr>
      <w:r w:rsidRPr="008605CB">
        <w:rPr>
          <w:rFonts w:ascii="Garamond" w:eastAsia="Times New Roman" w:hAnsi="Garamond" w:cs="Times New Roman"/>
          <w:b/>
          <w:bCs/>
          <w:kern w:val="0"/>
          <w14:ligatures w14:val="none"/>
        </w:rPr>
        <w:t xml:space="preserve">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 xml:space="preserve">A </w:t>
      </w:r>
      <w:r w:rsidR="00006A7A" w:rsidRPr="008605CB">
        <w:rPr>
          <w:rFonts w:ascii="Garamond" w:eastAsia="Times New Roman" w:hAnsi="Garamond" w:cs="Times New Roman"/>
          <w:kern w:val="0"/>
          <w14:ligatures w14:val="none"/>
        </w:rPr>
        <w:t>s</w:t>
      </w:r>
      <w:r w:rsidRPr="008605CB">
        <w:rPr>
          <w:rFonts w:ascii="Garamond" w:eastAsia="Times New Roman" w:hAnsi="Garamond" w:cs="Times New Roman"/>
          <w:kern w:val="0"/>
          <w14:ligatures w14:val="none"/>
        </w:rPr>
        <w:t xml:space="preserve">trontium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of the Kuskokwim river </w:t>
      </w:r>
      <w:r w:rsidR="00AB074C" w:rsidRPr="008605CB">
        <w:rPr>
          <w:rFonts w:ascii="Garamond" w:eastAsia="Times New Roman" w:hAnsi="Garamond" w:cs="Times New Roman"/>
          <w:kern w:val="0"/>
          <w14:ligatures w14:val="none"/>
        </w:rPr>
        <w:t>basin</w:t>
      </w:r>
      <w:r w:rsidR="0082206F" w:rsidRPr="008605CB">
        <w:rPr>
          <w:rFonts w:ascii="Garamond" w:eastAsia="Times New Roman" w:hAnsi="Garamond" w:cs="Times New Roman"/>
          <w:kern w:val="0"/>
          <w14:ligatures w14:val="none"/>
        </w:rPr>
        <w:t xml:space="preserve"> (</w:t>
      </w:r>
      <w:r w:rsidR="00E85535" w:rsidRPr="008605CB">
        <w:rPr>
          <w:rFonts w:ascii="Garamond" w:eastAsia="Times New Roman" w:hAnsi="Garamond" w:cs="Times New Roman"/>
          <w:kern w:val="0"/>
          <w14:ligatures w14:val="none"/>
        </w:rPr>
        <w:t>Fig</w:t>
      </w:r>
      <w:r w:rsidR="00956F44">
        <w:rPr>
          <w:rFonts w:ascii="Garamond" w:eastAsia="Times New Roman" w:hAnsi="Garamond" w:cs="Times New Roman"/>
          <w:kern w:val="0"/>
          <w14:ligatures w14:val="none"/>
        </w:rPr>
        <w:t>.</w:t>
      </w:r>
      <w:r w:rsidR="0082206F" w:rsidRPr="008605CB">
        <w:rPr>
          <w:rFonts w:ascii="Garamond" w:eastAsia="Times New Roman" w:hAnsi="Garamond" w:cs="Times New Roman"/>
          <w:kern w:val="0"/>
          <w14:ligatures w14:val="none"/>
        </w:rPr>
        <w:t xml:space="preserve"> 1)</w:t>
      </w:r>
      <w:r w:rsidR="00AB074C"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was constructed by French et al., </w:t>
      </w:r>
      <w:r w:rsidR="00C34090" w:rsidRPr="008605CB">
        <w:rPr>
          <w:rFonts w:ascii="Garamond" w:eastAsia="Times New Roman" w:hAnsi="Garamond" w:cs="Times New Roman"/>
          <w:kern w:val="0"/>
          <w14:ligatures w14:val="none"/>
        </w:rPr>
        <w:t>(</w:t>
      </w:r>
      <w:r w:rsidRPr="008605CB">
        <w:rPr>
          <w:rFonts w:ascii="Garamond" w:eastAsia="Times New Roman" w:hAnsi="Garamond" w:cs="Times New Roman"/>
          <w:kern w:val="0"/>
          <w14:ligatures w14:val="none"/>
        </w:rPr>
        <w:t>2020</w:t>
      </w:r>
      <w:r w:rsidR="00C34090" w:rsidRPr="008605CB">
        <w:rPr>
          <w:rFonts w:ascii="Garamond" w:eastAsia="Times New Roman" w:hAnsi="Garamond" w:cs="Times New Roman"/>
          <w:kern w:val="0"/>
          <w14:ligatures w14:val="none"/>
        </w:rPr>
        <w:t>)</w:t>
      </w:r>
      <w:r w:rsidR="00AB074C" w:rsidRPr="008605CB">
        <w:rPr>
          <w:rFonts w:ascii="Garamond" w:eastAsia="Times New Roman" w:hAnsi="Garamond" w:cs="Times New Roman"/>
          <w:kern w:val="0"/>
          <w14:ligatures w14:val="none"/>
        </w:rPr>
        <w:t xml:space="preserve"> in which </w:t>
      </w:r>
      <w:r w:rsidR="009833DB" w:rsidRPr="008605CB">
        <w:rPr>
          <w:rFonts w:ascii="Garamond" w:eastAsia="Times New Roman" w:hAnsi="Garamond" w:cs="Times New Roman"/>
          <w:kern w:val="0"/>
          <w14:ligatures w14:val="none"/>
        </w:rPr>
        <w:t>spatial variation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ratios across the river basin</w:t>
      </w:r>
      <w:r w:rsidR="00AB074C" w:rsidRPr="008605CB">
        <w:rPr>
          <w:rFonts w:ascii="Garamond" w:eastAsia="Times New Roman" w:hAnsi="Garamond" w:cs="Times New Roman"/>
          <w:kern w:val="0"/>
          <w14:ligatures w14:val="none"/>
        </w:rPr>
        <w:t xml:space="preserve"> </w:t>
      </w:r>
      <w:r w:rsidR="00C34090" w:rsidRPr="008605CB">
        <w:rPr>
          <w:rFonts w:ascii="Garamond" w:eastAsia="Times New Roman" w:hAnsi="Garamond" w:cs="Times New Roman"/>
          <w:kern w:val="0"/>
          <w14:ligatures w14:val="none"/>
        </w:rPr>
        <w:t xml:space="preserve">was </w:t>
      </w:r>
      <w:r w:rsidR="00AB074C" w:rsidRPr="008605CB">
        <w:rPr>
          <w:rFonts w:ascii="Garamond" w:eastAsia="Times New Roman" w:hAnsi="Garamond" w:cs="Times New Roman"/>
          <w:kern w:val="0"/>
          <w14:ligatures w14:val="none"/>
        </w:rPr>
        <w:t>modeled using spatial stream network modeling (SSNM)</w:t>
      </w:r>
      <w:r w:rsidR="0082206F" w:rsidRPr="008605CB">
        <w:rPr>
          <w:rFonts w:ascii="Garamond" w:eastAsia="Times New Roman" w:hAnsi="Garamond" w:cs="Times New Roman"/>
          <w:kern w:val="0"/>
          <w14:ligatures w14:val="none"/>
        </w:rPr>
        <w:t xml:space="preserve"> </w:t>
      </w:r>
      <w:r w:rsidR="009C079F" w:rsidRPr="008605CB">
        <w:rPr>
          <w:rFonts w:ascii="Garamond" w:eastAsia="Times New Roman" w:hAnsi="Garamond" w:cs="Times New Roman"/>
          <w:kern w:val="0"/>
          <w14:ligatures w14:val="none"/>
        </w:rPr>
        <w:t xml:space="preserve">derived from water samples collected throughout the river basin </w:t>
      </w:r>
      <w:r w:rsidR="00693A39" w:rsidRPr="008605CB">
        <w:rPr>
          <w:rFonts w:ascii="Garamond" w:eastAsia="Times New Roman" w:hAnsi="Garamond" w:cs="Times New Roman"/>
          <w:kern w:val="0"/>
          <w14:ligatures w14:val="none"/>
        </w:rPr>
        <w:lastRenderedPageBreak/>
        <w:fldChar w:fldCharType="begin"/>
      </w:r>
      <w:r w:rsidR="007E1736" w:rsidRPr="008605CB">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8605CB">
        <w:rPr>
          <w:rFonts w:ascii="Garamond" w:eastAsia="Times New Roman" w:hAnsi="Garamond" w:cs="Times New Roman"/>
          <w:kern w:val="0"/>
          <w14:ligatures w14:val="none"/>
        </w:rPr>
        <w:fldChar w:fldCharType="separate"/>
      </w:r>
      <w:r w:rsidR="00DA289A" w:rsidRPr="008605CB">
        <w:rPr>
          <w:rFonts w:ascii="Garamond" w:eastAsia="Times New Roman" w:hAnsi="Garamond" w:cs="Times New Roman"/>
          <w:noProof/>
          <w:kern w:val="0"/>
          <w14:ligatures w14:val="none"/>
        </w:rPr>
        <w:t>(French et al., 2020</w:t>
      </w:r>
      <w:r w:rsidRPr="008605CB">
        <w:rPr>
          <w:rFonts w:ascii="Garamond" w:eastAsia="Times New Roman" w:hAnsi="Garamond" w:cs="Times New Roman"/>
          <w:noProof/>
          <w:kern w:val="0"/>
          <w14:ligatures w14:val="none"/>
        </w:rPr>
        <w:t>, N = 120</w:t>
      </w:r>
      <w:r w:rsidR="00DA289A" w:rsidRPr="008605CB">
        <w:rPr>
          <w:rFonts w:ascii="Garamond" w:eastAsia="Times New Roman" w:hAnsi="Garamond" w:cs="Times New Roman"/>
          <w:noProof/>
          <w:kern w:val="0"/>
          <w14:ligatures w14:val="none"/>
        </w:rPr>
        <w:t>)</w:t>
      </w:r>
      <w:r w:rsidR="00693A39" w:rsidRPr="008605CB">
        <w:rPr>
          <w:rFonts w:ascii="Garamond" w:eastAsia="Times New Roman" w:hAnsi="Garamond" w:cs="Times New Roman"/>
          <w:kern w:val="0"/>
          <w14:ligatures w14:val="none"/>
        </w:rPr>
        <w:fldChar w:fldCharType="end"/>
      </w:r>
      <w:r w:rsidR="009C079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The resulting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includes estimates of </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87</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86</w:t>
      </w:r>
      <w:r w:rsidR="009C079F" w:rsidRPr="008605CB">
        <w:rPr>
          <w:rFonts w:ascii="Garamond" w:hAnsi="Garamond" w:cs="Times New Roman"/>
        </w:rPr>
        <w:t xml:space="preserve"> </w:t>
      </w:r>
      <w:r w:rsidR="00C50332" w:rsidRPr="008605CB">
        <w:rPr>
          <w:rFonts w:ascii="Garamond" w:hAnsi="Garamond" w:cs="Times New Roman"/>
        </w:rPr>
        <w:t>ratios</w:t>
      </w:r>
      <w:r w:rsidR="009C079F" w:rsidRPr="008605CB">
        <w:rPr>
          <w:rFonts w:ascii="Garamond" w:hAnsi="Garamond" w:cs="Times New Roman"/>
        </w:rPr>
        <w:t xml:space="preserve"> and associated uncertaint</w:t>
      </w:r>
      <w:r w:rsidRPr="008605CB">
        <w:rPr>
          <w:rFonts w:ascii="Garamond" w:hAnsi="Garamond" w:cs="Times New Roman"/>
        </w:rPr>
        <w:t>y</w:t>
      </w:r>
      <w:r w:rsidR="009C079F" w:rsidRPr="008605CB">
        <w:rPr>
          <w:rFonts w:ascii="Garamond" w:hAnsi="Garamond" w:cs="Times New Roman"/>
        </w:rPr>
        <w:t xml:space="preserve"> for roughly every ~1km of </w:t>
      </w:r>
      <w:r w:rsidRPr="008605CB">
        <w:rPr>
          <w:rFonts w:ascii="Garamond" w:hAnsi="Garamond" w:cs="Times New Roman"/>
        </w:rPr>
        <w:t>river length</w:t>
      </w:r>
      <w:r w:rsidR="009C079F" w:rsidRPr="008605CB">
        <w:rPr>
          <w:rFonts w:ascii="Garamond" w:hAnsi="Garamond" w:cs="Times New Roman"/>
        </w:rPr>
        <w:t xml:space="preserve"> across the basin (</w:t>
      </w:r>
      <w:r w:rsidR="00E85535" w:rsidRPr="008605CB">
        <w:rPr>
          <w:rFonts w:ascii="Garamond" w:hAnsi="Garamond" w:cs="Times New Roman"/>
        </w:rPr>
        <w:t>Fig.</w:t>
      </w:r>
      <w:r w:rsidR="009C079F" w:rsidRPr="008605CB">
        <w:rPr>
          <w:rFonts w:ascii="Garamond" w:hAnsi="Garamond" w:cs="Times New Roman"/>
        </w:rPr>
        <w:t xml:space="preserve"> 1)</w:t>
      </w:r>
      <w:r w:rsidR="009C079F"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fldChar w:fldCharType="begin"/>
      </w:r>
      <w:r w:rsidR="00C50332" w:rsidRPr="008605CB">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C50332" w:rsidRPr="008605CB">
        <w:rPr>
          <w:rFonts w:ascii="Garamond" w:eastAsia="Times New Roman" w:hAnsi="Garamond" w:cs="Times New Roman"/>
          <w:noProof/>
          <w:kern w:val="0"/>
          <w14:ligatures w14:val="none"/>
        </w:rPr>
        <w:t>(Brennan et al., 2016; Ver Hoef &amp; Peterson, 2010)</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w:t>
      </w:r>
      <w:r w:rsidR="009F3E36" w:rsidRPr="008605CB">
        <w:rPr>
          <w:rFonts w:ascii="Garamond" w:hAnsi="Garamond" w:cs="Times New Roman"/>
        </w:rPr>
        <w:t>To prevent over-assignment to tributaries with exceptionally low prediction error</w:t>
      </w:r>
      <w:r w:rsidR="0082206F" w:rsidRPr="008605CB">
        <w:rPr>
          <w:rFonts w:ascii="Garamond" w:hAnsi="Garamond" w:cs="Times New Roman"/>
        </w:rPr>
        <w:t xml:space="preserve">, uncertainty </w:t>
      </w:r>
      <w:r w:rsidR="009F3E36" w:rsidRPr="008605CB">
        <w:rPr>
          <w:rFonts w:ascii="Garamond" w:hAnsi="Garamond" w:cs="Times New Roman"/>
        </w:rPr>
        <w:t>values were constrained to 0.0006</w:t>
      </w:r>
      <w:r w:rsidR="009C079F" w:rsidRPr="008605CB">
        <w:rPr>
          <w:rFonts w:ascii="Garamond" w:hAnsi="Garamond" w:cs="Times New Roman"/>
        </w:rPr>
        <w:t xml:space="preserve"> and above.</w:t>
      </w:r>
      <w:r w:rsidR="009F3E36" w:rsidRPr="008605CB">
        <w:rPr>
          <w:rFonts w:ascii="Garamond" w:hAnsi="Garamond" w:cs="Times New Roman"/>
        </w:rPr>
        <w:t xml:space="preserve"> This threshold was selected </w:t>
      </w:r>
      <w:r w:rsidR="00AF7B74" w:rsidRPr="008605CB">
        <w:rPr>
          <w:rFonts w:ascii="Garamond" w:hAnsi="Garamond" w:cs="Times New Roman"/>
        </w:rPr>
        <w:t xml:space="preserve">by visually examining the histogram for a cutoff which adjusted the values for a small number of exceedingly low </w:t>
      </w:r>
      <w:r w:rsidR="0082206F" w:rsidRPr="008605CB">
        <w:rPr>
          <w:rFonts w:ascii="Garamond" w:hAnsi="Garamond" w:cs="Times New Roman"/>
        </w:rPr>
        <w:t>uncertainty</w:t>
      </w:r>
      <w:r w:rsidR="00AF7B74" w:rsidRPr="008605CB">
        <w:rPr>
          <w:rFonts w:ascii="Garamond" w:hAnsi="Garamond" w:cs="Times New Roman"/>
        </w:rPr>
        <w:t xml:space="preserve"> tributaries</w:t>
      </w:r>
      <w:r w:rsidR="0082206F" w:rsidRPr="008605CB">
        <w:rPr>
          <w:rFonts w:ascii="Garamond" w:hAnsi="Garamond" w:cs="Times New Roman"/>
        </w:rPr>
        <w:t xml:space="preserve"> (those near extensive sampling) </w:t>
      </w:r>
      <w:r w:rsidR="00AF7B74" w:rsidRPr="008605CB">
        <w:rPr>
          <w:rFonts w:ascii="Garamond" w:hAnsi="Garamond" w:cs="Times New Roman"/>
        </w:rPr>
        <w:t xml:space="preserve">while maintaining the general </w:t>
      </w:r>
      <w:r w:rsidR="0082206F" w:rsidRPr="008605CB">
        <w:rPr>
          <w:rFonts w:ascii="Garamond" w:hAnsi="Garamond" w:cs="Times New Roman"/>
        </w:rPr>
        <w:t xml:space="preserve">error distribution </w:t>
      </w:r>
      <w:r w:rsidRPr="008605CB">
        <w:rPr>
          <w:rFonts w:ascii="Garamond" w:hAnsi="Garamond" w:cs="Times New Roman"/>
        </w:rPr>
        <w:t xml:space="preserve">from the original SSN model. </w:t>
      </w:r>
    </w:p>
    <w:p w14:paraId="417575B8" w14:textId="35B61C39" w:rsidR="009833DB" w:rsidRPr="008605CB" w:rsidRDefault="002A3F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P</w:t>
      </w:r>
      <w:r w:rsidR="009833DB" w:rsidRPr="008605CB">
        <w:rPr>
          <w:rFonts w:ascii="Garamond" w:eastAsia="Times New Roman" w:hAnsi="Garamond" w:cs="Times New Roman"/>
          <w:kern w:val="0"/>
          <w14:ligatures w14:val="none"/>
        </w:rPr>
        <w:t>osterior probability</w:t>
      </w:r>
      <w:r w:rsidRPr="008605CB">
        <w:rPr>
          <w:rFonts w:ascii="Garamond" w:eastAsia="Times New Roman" w:hAnsi="Garamond" w:cs="Times New Roman"/>
          <w:kern w:val="0"/>
          <w14:ligatures w14:val="none"/>
        </w:rPr>
        <w:t xml:space="preserve"> values were calculated for </w:t>
      </w:r>
      <w:r w:rsidR="00C34090" w:rsidRPr="008605CB">
        <w:rPr>
          <w:rFonts w:ascii="Garamond" w:eastAsia="Times New Roman" w:hAnsi="Garamond" w:cs="Times New Roman"/>
          <w:kern w:val="0"/>
          <w14:ligatures w14:val="none"/>
        </w:rPr>
        <w:t xml:space="preserve">assigning </w:t>
      </w:r>
      <w:r w:rsidRPr="008605CB">
        <w:rPr>
          <w:rFonts w:ascii="Garamond" w:eastAsia="Times New Roman" w:hAnsi="Garamond" w:cs="Times New Roman"/>
          <w:kern w:val="0"/>
          <w14:ligatures w14:val="none"/>
        </w:rPr>
        <w:t xml:space="preserve">all fish </w:t>
      </w:r>
      <w:r w:rsidR="00C34090" w:rsidRPr="008605CB">
        <w:rPr>
          <w:rFonts w:ascii="Garamond" w:eastAsia="Times New Roman" w:hAnsi="Garamond" w:cs="Times New Roman"/>
          <w:kern w:val="0"/>
          <w14:ligatures w14:val="none"/>
        </w:rPr>
        <w:t>to potential</w:t>
      </w:r>
      <w:r w:rsidRPr="008605CB">
        <w:rPr>
          <w:rFonts w:ascii="Garamond" w:eastAsia="Times New Roman" w:hAnsi="Garamond" w:cs="Times New Roman"/>
          <w:kern w:val="0"/>
          <w14:ligatures w14:val="none"/>
        </w:rPr>
        <w:t xml:space="preserve"> tributary segments across the river-basin using a </w:t>
      </w:r>
      <w:r w:rsidR="009833DB" w:rsidRPr="008605CB">
        <w:rPr>
          <w:rFonts w:ascii="Garamond" w:eastAsia="Times New Roman" w:hAnsi="Garamond" w:cs="Times New Roman"/>
          <w:kern w:val="0"/>
          <w14:ligatures w14:val="none"/>
        </w:rPr>
        <w:t xml:space="preserve">geographically continuous Bayesian framework </w:t>
      </w:r>
      <w:r w:rsidR="009833DB" w:rsidRPr="008605CB">
        <w:rPr>
          <w:rFonts w:ascii="Garamond" w:eastAsia="Times New Roman" w:hAnsi="Garamond" w:cs="Times New Roman"/>
          <w:kern w:val="0"/>
          <w14:ligatures w14:val="none"/>
        </w:rPr>
        <w:fldChar w:fldCharType="begin"/>
      </w:r>
      <w:r w:rsidR="009833DB" w:rsidRPr="008605CB">
        <w:rPr>
          <w:rFonts w:ascii="Garamond" w:eastAsia="Times New Roman" w:hAnsi="Garamond" w:cs="Times New Roman"/>
          <w:kern w:val="0"/>
          <w14:ligatures w14:val="none"/>
        </w:rPr>
        <w:instrText xml:space="preserve"> ADDIN ZOTERO_ITEM CSL_CITATION {"citationID":"x50ado7V","properties":{"formattedCitation":"(Brennan, Cline, et al., 2019)","plainCitation":"(Brennan, Cline, et al., 2019)","noteIndex":0},"citationItems":[{"id":1691,"uris":["http://zotero.org/users/8421274/items/IDMUTED4"],"itemData":{"id":1691,"type":"article-journal","abstract":"Migratory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Cline, et al., 2019)</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This approach considers the relationship between extracted natal origin otolith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values as well as several variance generating processes including </w:t>
      </w:r>
      <w:r w:rsidR="009833DB" w:rsidRPr="008605CB">
        <w:rPr>
          <w:rFonts w:ascii="Garamond" w:hAnsi="Garamond" w:cs="Times New Roman"/>
        </w:rPr>
        <w:t xml:space="preserve">analytical, within-population, and </w:t>
      </w:r>
      <w:proofErr w:type="spellStart"/>
      <w:r w:rsidR="009833DB" w:rsidRPr="008605CB">
        <w:rPr>
          <w:rFonts w:ascii="Garamond" w:hAnsi="Garamond" w:cs="Times New Roman"/>
        </w:rPr>
        <w:t>isoscape</w:t>
      </w:r>
      <w:proofErr w:type="spellEnd"/>
      <w:r w:rsidR="009833DB" w:rsidRPr="008605CB">
        <w:rPr>
          <w:rFonts w:ascii="Garamond" w:hAnsi="Garamond" w:cs="Times New Roman"/>
        </w:rPr>
        <w:t xml:space="preserve"> prediction error</w:t>
      </w:r>
      <w:r w:rsidR="00B07AE4" w:rsidRPr="008605CB">
        <w:rPr>
          <w:rFonts w:ascii="Garamond" w:hAnsi="Garamond" w:cs="Times New Roman"/>
        </w:rPr>
        <w:t>s</w:t>
      </w:r>
      <w:r w:rsidR="009833DB" w:rsidRPr="008605CB">
        <w:rPr>
          <w:rFonts w:ascii="Garamond" w:hAnsi="Garamond" w:cs="Times New Roman"/>
        </w:rPr>
        <w:t xml:space="preserve">. </w:t>
      </w:r>
      <w:r w:rsidR="009833DB" w:rsidRPr="008605CB">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31DB0A95" w:rsidR="009833DB" w:rsidRPr="008605CB" w:rsidRDefault="009833DB" w:rsidP="009833DB">
      <w:pPr>
        <w:spacing w:line="480" w:lineRule="auto"/>
        <w:ind w:firstLine="720"/>
        <w:rPr>
          <w:rFonts w:ascii="Garamond" w:hAnsi="Garamond" w:cs="Times New Roman"/>
        </w:rPr>
      </w:pPr>
      <w:r w:rsidRPr="008605CB">
        <w:rPr>
          <w:rFonts w:ascii="Garamond" w:hAnsi="Garamond" w:cs="Times New Roman"/>
        </w:rPr>
        <w:t xml:space="preserve">Posterior probability values for each tributary (j) were then calculated using Bayes theorem </w:t>
      </w:r>
      <w:r w:rsidRPr="008605CB">
        <w:rPr>
          <w:rFonts w:ascii="Garamond" w:hAnsi="Garamond" w:cs="Times New Roman"/>
        </w:rPr>
        <w:fldChar w:fldCharType="begin"/>
      </w:r>
      <w:r w:rsidRPr="008605CB">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E."}],"issued":{"date-parts":[["2017"]]}}},{"id":1071,"uris":["http://zotero.org/users/8421274/items/7AQTJQK8"],"itemData":{"id":1071,"type":"chapter","container-title":"Isoscapes","event-place":"Dordrecht","ISBN":"978-90-481-3353-6","language":"en","note":"DOI: 10.1007/978-90-481-3354-3_12","page":"251-270","publisher":"Springer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(Brennan &amp; Schindler, 2017; Wunder, 2010)</w:t>
      </w:r>
      <w:r w:rsidRPr="008605CB">
        <w:rPr>
          <w:rFonts w:ascii="Garamond" w:hAnsi="Garamond" w:cs="Times New Roman"/>
        </w:rPr>
        <w:fldChar w:fldCharType="end"/>
      </w:r>
      <w:r w:rsidRPr="008605CB">
        <w:rPr>
          <w:rFonts w:ascii="Garamond" w:hAnsi="Garamond"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sidRPr="008605CB">
        <w:rPr>
          <w:rFonts w:ascii="Garamond" w:hAnsi="Garamond" w:cs="Times New Roman"/>
        </w:rPr>
        <w:t xml:space="preserve">The probability of an individual assigning to tributary </w:t>
      </w:r>
      <w:r w:rsidRPr="008605CB">
        <w:rPr>
          <w:rFonts w:ascii="Garamond" w:hAnsi="Garamond" w:cs="Times New Roman"/>
          <w:i/>
          <w:iCs/>
        </w:rPr>
        <w:t>j</w:t>
      </w:r>
      <w:r w:rsidRPr="008605CB">
        <w:rPr>
          <w:rFonts w:ascii="Garamond" w:hAnsi="Garamond" w:cs="Times New Roman"/>
        </w:rPr>
        <w:t xml:space="preserve"> is defined as the product of the probability of the isotope ratio in the otolith of an individual (</w:t>
      </w:r>
      <w:r w:rsidRPr="008605CB">
        <w:rPr>
          <w:rFonts w:ascii="Garamond" w:hAnsi="Garamond" w:cs="Times New Roman"/>
          <w:i/>
          <w:iCs/>
        </w:rPr>
        <w:t>o)</w:t>
      </w:r>
      <w:r w:rsidRPr="008605CB">
        <w:rPr>
          <w:rFonts w:ascii="Garamond" w:hAnsi="Garamond" w:cs="Times New Roman"/>
        </w:rPr>
        <w:t xml:space="preserve"> given the isotope ratio in tributary </w:t>
      </w:r>
      <w:r w:rsidRPr="008605CB">
        <w:rPr>
          <w:rFonts w:ascii="Garamond" w:hAnsi="Garamond" w:cs="Times New Roman"/>
          <w:i/>
          <w:iCs/>
        </w:rPr>
        <w:t xml:space="preserve">j </w:t>
      </w:r>
      <w:r w:rsidRPr="008605CB">
        <w:rPr>
          <w:rFonts w:ascii="Garamond" w:hAnsi="Garamond" w:cs="Times New Roman"/>
        </w:rPr>
        <w:lastRenderedPageBreak/>
        <w:t>(</w:t>
      </w:r>
      <w:proofErr w:type="spellStart"/>
      <w:r w:rsidRPr="008605CB">
        <w:rPr>
          <w:rFonts w:ascii="Garamond" w:hAnsi="Garamond" w:cs="Times New Roman"/>
          <w:i/>
          <w:iCs/>
        </w:rPr>
        <w:t>r_j</w:t>
      </w:r>
      <w:proofErr w:type="spellEnd"/>
      <w:r w:rsidRPr="008605CB">
        <w:rPr>
          <w:rFonts w:ascii="Garamond" w:hAnsi="Garamond" w:cs="Times New Roman"/>
        </w:rPr>
        <w:t>). The probability of the isotope ratio (</w:t>
      </w:r>
      <w:proofErr w:type="spellStart"/>
      <w:r w:rsidRPr="008605CB">
        <w:rPr>
          <w:rFonts w:ascii="Garamond" w:hAnsi="Garamond" w:cs="Times New Roman"/>
          <w:i/>
          <w:iCs/>
        </w:rPr>
        <w:t>rj</w:t>
      </w:r>
      <w:proofErr w:type="spellEnd"/>
      <w:r w:rsidRPr="008605CB">
        <w:rPr>
          <w:rFonts w:ascii="Garamond" w:hAnsi="Garamond" w:cs="Times New Roman"/>
        </w:rPr>
        <w:t>) was assumed to be normally distributed with a mean represented by the otolith isotope ratio (</w:t>
      </w:r>
      <w:r w:rsidRPr="008605CB">
        <w:rPr>
          <w:rFonts w:ascii="Garamond" w:hAnsi="Garamond" w:cs="Times New Roman"/>
          <w:i/>
          <w:iCs/>
        </w:rPr>
        <w:t>o</w:t>
      </w:r>
      <w:r w:rsidRPr="008605CB">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sidRPr="008605CB">
        <w:rPr>
          <w:rFonts w:ascii="Garamond" w:hAnsi="Garamond" w:cs="Times New Roman"/>
        </w:rPr>
        <w:t xml:space="preserve">. </w:t>
      </w:r>
    </w:p>
    <w:p w14:paraId="27D6E1BC" w14:textId="2BB37456"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sidRPr="008605CB">
        <w:rPr>
          <w:rFonts w:ascii="Garamond" w:eastAsia="Times New Roman" w:hAnsi="Garamond" w:cs="Times New Roman"/>
          <w:kern w:val="0"/>
          <w14:ligatures w14:val="none"/>
        </w:rPr>
        <w:t xml:space="preserve">Several priors were included to limit assignments to areas within the river basin suitable for spawning Chinook salmon. </w:t>
      </w:r>
      <w:r w:rsidRPr="008605CB">
        <w:rPr>
          <w:rFonts w:ascii="Garamond" w:hAnsi="Garamond" w:cs="Times New Roman"/>
        </w:rPr>
        <w:t xml:space="preserve">First, a </w:t>
      </w:r>
      <w:r w:rsidRPr="008605CB">
        <w:rPr>
          <w:rFonts w:ascii="Garamond" w:eastAsia="Times New Roman" w:hAnsi="Garamond" w:cs="Times New Roman"/>
        </w:rPr>
        <w:t>stream order prior (</w:t>
      </w:r>
      <w:proofErr w:type="spellStart"/>
      <w:r w:rsidRPr="008605CB">
        <w:rPr>
          <w:rFonts w:ascii="Garamond" w:eastAsia="Times New Roman" w:hAnsi="Garamond" w:cs="Times New Roman"/>
          <w:i/>
          <w:iCs/>
        </w:rPr>
        <w:t>PStreamOrder</w:t>
      </w:r>
      <w:proofErr w:type="spellEnd"/>
      <w:r w:rsidRPr="008605CB">
        <w:rPr>
          <w:rFonts w:ascii="Garamond" w:eastAsia="Times New Roman" w:hAnsi="Garamond" w:cs="Times New Roman"/>
        </w:rPr>
        <w:t>)</w:t>
      </w:r>
      <w:r w:rsidRPr="008605CB">
        <w:rPr>
          <w:rFonts w:ascii="Garamond" w:hAnsi="Garamond" w:cs="Times New Roman"/>
        </w:rPr>
        <w:t xml:space="preserve"> was applied to limit assignments to </w:t>
      </w:r>
      <w:r w:rsidR="002A3FE3" w:rsidRPr="008605CB">
        <w:rPr>
          <w:rFonts w:ascii="Garamond" w:hAnsi="Garamond" w:cs="Times New Roman"/>
        </w:rPr>
        <w:t xml:space="preserve">tributaries with a stream order of 3 or greater, </w:t>
      </w:r>
      <w:r w:rsidRPr="008605CB">
        <w:rPr>
          <w:rFonts w:ascii="Garamond" w:hAnsi="Garamond" w:cs="Times New Roman"/>
        </w:rPr>
        <w:t xml:space="preserve">reflecting Chinook </w:t>
      </w:r>
      <w:r w:rsidR="0039711B" w:rsidRPr="008605CB">
        <w:rPr>
          <w:rFonts w:ascii="Garamond" w:hAnsi="Garamond" w:cs="Times New Roman"/>
        </w:rPr>
        <w:t>s</w:t>
      </w:r>
      <w:r w:rsidRPr="008605CB">
        <w:rPr>
          <w:rFonts w:ascii="Garamond" w:hAnsi="Garamond" w:cs="Times New Roman"/>
        </w:rPr>
        <w:t>almon’s known preference for spawning in larger streams</w:t>
      </w:r>
      <w:r w:rsidR="00143768" w:rsidRPr="008605CB">
        <w:rPr>
          <w:rFonts w:ascii="Garamond" w:hAnsi="Garamond" w:cs="Times New Roman"/>
        </w:rPr>
        <w:t xml:space="preserve"> </w:t>
      </w:r>
      <w:r w:rsidR="00143768" w:rsidRPr="008605CB">
        <w:rPr>
          <w:rFonts w:ascii="Garamond" w:hAnsi="Garamond" w:cs="Times New Roman"/>
        </w:rPr>
        <w:fldChar w:fldCharType="begin"/>
      </w:r>
      <w:r w:rsidR="00143768" w:rsidRPr="008605CB">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8605CB">
        <w:rPr>
          <w:rFonts w:ascii="Garamond" w:hAnsi="Garamond" w:cs="Times New Roman"/>
        </w:rPr>
        <w:fldChar w:fldCharType="separate"/>
      </w:r>
      <w:r w:rsidR="00143768" w:rsidRPr="008605CB">
        <w:rPr>
          <w:rFonts w:ascii="Garamond" w:hAnsi="Garamond" w:cs="Times New Roman"/>
          <w:noProof/>
        </w:rPr>
        <w:t>(Quinn, 2018)</w:t>
      </w:r>
      <w:r w:rsidR="00143768" w:rsidRPr="008605CB">
        <w:rPr>
          <w:rFonts w:ascii="Garamond" w:hAnsi="Garamond" w:cs="Times New Roman"/>
        </w:rPr>
        <w:fldChar w:fldCharType="end"/>
      </w:r>
      <w:r w:rsidR="00143768" w:rsidRPr="008605CB">
        <w:rPr>
          <w:rFonts w:ascii="Garamond" w:hAnsi="Garamond" w:cs="Times New Roman"/>
        </w:rPr>
        <w:t>.</w:t>
      </w:r>
      <w:r w:rsidRPr="008605CB">
        <w:rPr>
          <w:rFonts w:ascii="Garamond" w:hAnsi="Garamond" w:cs="Times New Roman"/>
        </w:rPr>
        <w:t xml:space="preserve"> </w:t>
      </w:r>
      <w:r w:rsidR="002A3FE3" w:rsidRPr="008605CB">
        <w:rPr>
          <w:rFonts w:ascii="Garamond" w:hAnsi="Garamond" w:cs="Times New Roman"/>
        </w:rPr>
        <w:t>R</w:t>
      </w:r>
      <w:r w:rsidRPr="008605CB">
        <w:rPr>
          <w:rFonts w:ascii="Garamond" w:hAnsi="Garamond" w:cs="Times New Roman"/>
        </w:rPr>
        <w:t xml:space="preserve">eaches with a stream order of </w:t>
      </w:r>
      <w:r w:rsidR="002A3FE3" w:rsidRPr="008605CB">
        <w:rPr>
          <w:rFonts w:ascii="Garamond" w:hAnsi="Garamond" w:cs="Times New Roman"/>
        </w:rPr>
        <w:t>3</w:t>
      </w:r>
      <w:r w:rsidRPr="008605CB">
        <w:rPr>
          <w:rFonts w:ascii="Garamond" w:hAnsi="Garamond" w:cs="Times New Roman"/>
        </w:rPr>
        <w:t xml:space="preserve"> or greater were included in assignments (assigned a prior value of 1), while smaller tributaries were excluded (assigned a value of 0). </w:t>
      </w:r>
      <w:r w:rsidRPr="008605CB">
        <w:rPr>
          <w:rFonts w:ascii="Garamond" w:eastAsia="Times New Roman" w:hAnsi="Garamond" w:cs="Times New Roman"/>
          <w:kern w:val="0"/>
          <w14:ligatures w14:val="none"/>
        </w:rPr>
        <w:t>Second, a habitat suitability prior (</w:t>
      </w:r>
      <w:proofErr w:type="spellStart"/>
      <w:r w:rsidRPr="008605CB">
        <w:rPr>
          <w:rFonts w:ascii="Garamond" w:eastAsia="Times New Roman" w:hAnsi="Garamond" w:cs="Times New Roman"/>
          <w:i/>
          <w:iCs/>
          <w:kern w:val="0"/>
          <w14:ligatures w14:val="none"/>
        </w:rPr>
        <w:t>PHabitat</w:t>
      </w:r>
      <w:proofErr w:type="spellEnd"/>
      <w:r w:rsidRPr="008605CB">
        <w:rPr>
          <w:rFonts w:ascii="Garamond" w:eastAsia="Times New Roman" w:hAnsi="Garamond" w:cs="Times New Roman"/>
          <w:kern w:val="0"/>
          <w14:ligatures w14:val="none"/>
        </w:rPr>
        <w:t xml:space="preserve">) was used to exclude exceedingly slow or flat reaches determined to be unsuitable </w:t>
      </w:r>
      <w:r w:rsidR="0088327B" w:rsidRPr="008605CB">
        <w:rPr>
          <w:rFonts w:ascii="Garamond" w:eastAsia="Times New Roman" w:hAnsi="Garamond" w:cs="Times New Roman"/>
          <w:kern w:val="0"/>
          <w14:ligatures w14:val="none"/>
        </w:rPr>
        <w:t xml:space="preserve">for </w:t>
      </w:r>
      <w:r w:rsidRPr="008605CB">
        <w:rPr>
          <w:rFonts w:ascii="Garamond" w:eastAsia="Times New Roman" w:hAnsi="Garamond" w:cs="Times New Roman"/>
          <w:kern w:val="0"/>
          <w14:ligatures w14:val="none"/>
        </w:rPr>
        <w:t>spawning Chinook</w:t>
      </w:r>
      <w:r w:rsidR="0088327B" w:rsidRPr="008605CB">
        <w:rPr>
          <w:rFonts w:ascii="Garamond" w:eastAsia="Times New Roman" w:hAnsi="Garamond" w:cs="Times New Roman"/>
          <w:kern w:val="0"/>
          <w14:ligatures w14:val="none"/>
        </w:rPr>
        <w:t xml:space="preserve"> salmon</w:t>
      </w:r>
      <w:r w:rsidR="00EF730C" w:rsidRPr="008605CB">
        <w:rPr>
          <w:rFonts w:ascii="Garamond" w:eastAsia="Times New Roman" w:hAnsi="Garamond" w:cs="Times New Roman"/>
          <w:kern w:val="0"/>
          <w14:ligatures w14:val="none"/>
        </w:rPr>
        <w:t xml:space="preserve"> </w:t>
      </w:r>
      <w:r w:rsidR="00EF730C" w:rsidRPr="008605CB">
        <w:rPr>
          <w:rFonts w:ascii="Garamond" w:eastAsia="Times New Roman" w:hAnsi="Garamond" w:cs="Times New Roman"/>
          <w:kern w:val="0"/>
          <w14:ligatures w14:val="none"/>
        </w:rPr>
        <w:fldChar w:fldCharType="begin"/>
      </w:r>
      <w:r w:rsidR="00EF730C" w:rsidRPr="008605CB">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8605CB">
        <w:rPr>
          <w:rFonts w:ascii="Garamond" w:eastAsia="Times New Roman" w:hAnsi="Garamond" w:cs="Times New Roman"/>
          <w:kern w:val="0"/>
          <w14:ligatures w14:val="none"/>
        </w:rPr>
        <w:fldChar w:fldCharType="separate"/>
      </w:r>
      <w:r w:rsidR="00EF730C" w:rsidRPr="008605CB">
        <w:rPr>
          <w:rFonts w:ascii="Garamond" w:eastAsia="Times New Roman" w:hAnsi="Garamond" w:cs="Times New Roman"/>
          <w:noProof/>
          <w:kern w:val="0"/>
          <w14:ligatures w14:val="none"/>
        </w:rPr>
        <w:t>(Makhlouf et al., 2025)</w:t>
      </w:r>
      <w:r w:rsidR="00EF730C" w:rsidRPr="008605CB">
        <w:rPr>
          <w:rFonts w:ascii="Garamond" w:eastAsia="Times New Roman" w:hAnsi="Garamond" w:cs="Times New Roman"/>
          <w:kern w:val="0"/>
          <w14:ligatures w14:val="none"/>
        </w:rPr>
        <w:fldChar w:fldCharType="end"/>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r w:rsidRPr="008605CB">
        <w:rPr>
          <w:rFonts w:ascii="Garamond" w:eastAsia="Times New Roman" w:hAnsi="Garamond" w:cs="Times New Roman"/>
          <w:kern w:val="0"/>
          <w14:ligatures w14:val="none"/>
        </w:rPr>
        <w:t xml:space="preserve">Finally, data was included on observed locations of </w:t>
      </w:r>
      <w:r w:rsidR="00B857E3" w:rsidRPr="008605CB">
        <w:rPr>
          <w:rFonts w:ascii="Garamond" w:eastAsia="Times New Roman" w:hAnsi="Garamond" w:cs="Times New Roman"/>
          <w:kern w:val="0"/>
          <w14:ligatures w14:val="none"/>
        </w:rPr>
        <w:t xml:space="preserve">Chinook spawners </w:t>
      </w:r>
      <w:r w:rsidRPr="008605CB">
        <w:rPr>
          <w:rFonts w:ascii="Garamond" w:eastAsia="Times New Roman" w:hAnsi="Garamond" w:cs="Times New Roman"/>
          <w:kern w:val="0"/>
          <w14:ligatures w14:val="none"/>
        </w:rPr>
        <w:t>derived from USGS Arctic-Yukon-Kuskokwim (AYK) Chinook Salmon Intrinsic potential mapping</w:t>
      </w:r>
      <w:r w:rsidR="00983880" w:rsidRPr="008605CB">
        <w:rPr>
          <w:rFonts w:ascii="Garamond" w:eastAsia="Times New Roman" w:hAnsi="Garamond" w:cs="Times New Roman"/>
          <w:kern w:val="0"/>
          <w14:ligatures w14:val="none"/>
        </w:rPr>
        <w:t xml:space="preserve">, which </w:t>
      </w:r>
      <w:r w:rsidRPr="008605CB">
        <w:rPr>
          <w:rFonts w:ascii="Garamond" w:eastAsia="Times New Roman" w:hAnsi="Garamond" w:cs="Times New Roman"/>
          <w:kern w:val="0"/>
          <w14:ligatures w14:val="none"/>
        </w:rPr>
        <w:t>synthesize</w:t>
      </w:r>
      <w:r w:rsidR="00983880" w:rsidRPr="008605CB">
        <w:rPr>
          <w:rFonts w:ascii="Garamond" w:eastAsia="Times New Roman" w:hAnsi="Garamond" w:cs="Times New Roman"/>
          <w:kern w:val="0"/>
          <w14:ligatures w14:val="none"/>
        </w:rPr>
        <w:t>d</w:t>
      </w:r>
      <w:r w:rsidRPr="008605CB">
        <w:rPr>
          <w:rFonts w:ascii="Garamond" w:eastAsia="Times New Roman" w:hAnsi="Garamond" w:cs="Times New Roman"/>
          <w:kern w:val="0"/>
          <w14:ligatures w14:val="none"/>
        </w:rPr>
        <w:t xml:space="preserve"> several sources of data on observed Chinook salmon spawners </w:t>
      </w:r>
      <w:r w:rsidR="00B857E3" w:rsidRPr="008605CB">
        <w:rPr>
          <w:rFonts w:ascii="Garamond" w:eastAsia="Times New Roman" w:hAnsi="Garamond" w:cs="Times New Roman"/>
          <w:kern w:val="0"/>
          <w14:ligatures w14:val="none"/>
        </w:rPr>
        <w:t xml:space="preserve">into spatially referenced tributary data on the presence or absence of observations </w:t>
      </w:r>
      <w:r w:rsidR="0088327B" w:rsidRPr="008605CB">
        <w:rPr>
          <w:rFonts w:ascii="Garamond" w:eastAsia="Times New Roman" w:hAnsi="Garamond" w:cs="Times New Roman"/>
          <w:kern w:val="0"/>
          <w14:ligatures w14:val="none"/>
        </w:rPr>
        <w:fldChar w:fldCharType="begin"/>
      </w:r>
      <w:r w:rsidR="0088327B" w:rsidRPr="008605CB">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8605CB">
        <w:rPr>
          <w:rFonts w:ascii="Garamond" w:eastAsia="Times New Roman" w:hAnsi="Garamond" w:cs="Times New Roman"/>
          <w:kern w:val="0"/>
          <w14:ligatures w14:val="none"/>
        </w:rPr>
        <w:fldChar w:fldCharType="separate"/>
      </w:r>
      <w:r w:rsidR="0088327B" w:rsidRPr="008605CB">
        <w:rPr>
          <w:rFonts w:ascii="Garamond" w:eastAsia="Times New Roman" w:hAnsi="Garamond" w:cs="Times New Roman"/>
          <w:noProof/>
          <w:kern w:val="0"/>
          <w14:ligatures w14:val="none"/>
        </w:rPr>
        <w:t>(Falke &amp; Paul, 2025)</w:t>
      </w:r>
      <w:r w:rsidR="0088327B" w:rsidRPr="008605CB">
        <w:rPr>
          <w:rFonts w:ascii="Garamond" w:eastAsia="Times New Roman" w:hAnsi="Garamond" w:cs="Times New Roman"/>
          <w:kern w:val="0"/>
          <w14:ligatures w14:val="none"/>
        </w:rPr>
        <w:fldChar w:fldCharType="end"/>
      </w:r>
      <w:r w:rsidR="0088327B"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To avoid biasing regions without observations but with low sampling effort</w:t>
      </w:r>
      <w:r w:rsidR="0082206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this prior was applied </w:t>
      </w:r>
      <w:r w:rsidR="00B857E3" w:rsidRPr="008605CB">
        <w:rPr>
          <w:rFonts w:ascii="Garamond" w:eastAsia="Times New Roman" w:hAnsi="Garamond" w:cs="Times New Roman"/>
          <w:kern w:val="0"/>
          <w14:ligatures w14:val="none"/>
        </w:rPr>
        <w:t xml:space="preserve">only </w:t>
      </w:r>
      <w:r w:rsidRPr="008605CB">
        <w:rPr>
          <w:rFonts w:ascii="Garamond" w:eastAsia="Times New Roman" w:hAnsi="Garamond" w:cs="Times New Roman"/>
          <w:kern w:val="0"/>
          <w14:ligatures w14:val="none"/>
        </w:rPr>
        <w:t xml:space="preserve">to </w:t>
      </w:r>
      <w:r w:rsidR="002A3FE3" w:rsidRPr="008605CB">
        <w:rPr>
          <w:rFonts w:ascii="Garamond" w:eastAsia="Times New Roman" w:hAnsi="Garamond" w:cs="Times New Roman"/>
          <w:kern w:val="0"/>
          <w14:ligatures w14:val="none"/>
        </w:rPr>
        <w:t xml:space="preserve">the two highest stream orders in the dataset (Stream order &gt;= 6). </w:t>
      </w:r>
      <w:r w:rsidRPr="008605CB">
        <w:rPr>
          <w:rFonts w:ascii="Garamond" w:eastAsia="Times New Roman" w:hAnsi="Garamond" w:cs="Times New Roman"/>
          <w:kern w:val="0"/>
          <w14:ligatures w14:val="none"/>
        </w:rPr>
        <w:t>From these tributaries, reaches identified as lacking observed Chinook spawning were assigned as a value of 0.</w:t>
      </w:r>
      <w:r w:rsidRPr="008605CB">
        <w:rPr>
          <w:rFonts w:ascii="Garamond" w:eastAsia="Times New Roman" w:hAnsi="Garamond" w:cs="Times New Roman"/>
          <w:kern w:val="0"/>
          <w:sz w:val="22"/>
          <w:szCs w:val="22"/>
          <w14:ligatures w14:val="none"/>
        </w:rPr>
        <w:t xml:space="preserve"> </w:t>
      </w:r>
    </w:p>
    <w:p w14:paraId="5E682EF5" w14:textId="4301186C" w:rsidR="00814EE7" w:rsidRPr="008605CB" w:rsidRDefault="009110AF" w:rsidP="00814EE7">
      <w:pPr>
        <w:spacing w:line="480" w:lineRule="auto"/>
        <w:ind w:firstLine="720"/>
        <w:rPr>
          <w:rFonts w:ascii="Garamond" w:hAnsi="Garamond" w:cs="Times New Roman"/>
        </w:rPr>
      </w:pPr>
      <w:r w:rsidRPr="008605CB">
        <w:rPr>
          <w:rFonts w:ascii="Garamond" w:hAnsi="Garamond" w:cs="Times New Roman"/>
        </w:rPr>
        <w:t xml:space="preserve">To estimate the spatial distribution of </w:t>
      </w:r>
      <w:r w:rsidR="00EE2480" w:rsidRPr="008605CB">
        <w:rPr>
          <w:rFonts w:ascii="Garamond" w:hAnsi="Garamond" w:cs="Times New Roman"/>
        </w:rPr>
        <w:t xml:space="preserve">returns </w:t>
      </w:r>
      <w:r w:rsidR="00EF730C" w:rsidRPr="008605CB">
        <w:rPr>
          <w:rFonts w:ascii="Garamond" w:hAnsi="Garamond" w:cs="Times New Roman"/>
        </w:rPr>
        <w:t>across</w:t>
      </w:r>
      <w:r w:rsidRPr="008605CB">
        <w:rPr>
          <w:rFonts w:ascii="Garamond" w:hAnsi="Garamond" w:cs="Times New Roman"/>
        </w:rPr>
        <w:t xml:space="preserve"> a subset of the population, </w:t>
      </w:r>
      <w:r w:rsidR="009F3E36" w:rsidRPr="008605CB">
        <w:rPr>
          <w:rFonts w:ascii="Garamond" w:hAnsi="Garamond" w:cs="Times New Roman"/>
        </w:rPr>
        <w:t xml:space="preserve">posterior probability values </w:t>
      </w:r>
      <w:r w:rsidR="00EF730C" w:rsidRPr="008605CB">
        <w:rPr>
          <w:rFonts w:ascii="Garamond" w:hAnsi="Garamond" w:cs="Times New Roman"/>
        </w:rPr>
        <w:t>for all individuals in th</w:t>
      </w:r>
      <w:r w:rsidR="009E68C7" w:rsidRPr="008605CB">
        <w:rPr>
          <w:rFonts w:ascii="Garamond" w:hAnsi="Garamond" w:cs="Times New Roman"/>
        </w:rPr>
        <w:t>at</w:t>
      </w:r>
      <w:r w:rsidR="00EF730C" w:rsidRPr="008605CB">
        <w:rPr>
          <w:rFonts w:ascii="Garamond" w:hAnsi="Garamond" w:cs="Times New Roman"/>
        </w:rPr>
        <w:t xml:space="preserve"> subset </w:t>
      </w:r>
      <w:r w:rsidRPr="008605CB">
        <w:rPr>
          <w:rFonts w:ascii="Garamond" w:hAnsi="Garamond" w:cs="Times New Roman"/>
        </w:rPr>
        <w:t xml:space="preserve">were summed </w:t>
      </w:r>
      <w:r w:rsidR="00983880" w:rsidRPr="008605CB">
        <w:rPr>
          <w:rFonts w:ascii="Garamond" w:hAnsi="Garamond" w:cs="Times New Roman"/>
        </w:rPr>
        <w:t xml:space="preserve">at </w:t>
      </w:r>
      <w:r w:rsidR="00EF730C" w:rsidRPr="008605CB">
        <w:rPr>
          <w:rFonts w:ascii="Garamond" w:hAnsi="Garamond" w:cs="Times New Roman"/>
        </w:rPr>
        <w:t>each location</w:t>
      </w:r>
      <w:r w:rsidR="00983880" w:rsidRPr="008605CB">
        <w:rPr>
          <w:rFonts w:ascii="Garamond" w:hAnsi="Garamond" w:cs="Times New Roman"/>
        </w:rPr>
        <w:t>.</w:t>
      </w:r>
      <w:r w:rsidRPr="008605CB">
        <w:rPr>
          <w:rFonts w:ascii="Garamond" w:hAnsi="Garamond" w:cs="Times New Roman"/>
        </w:rPr>
        <w:t xml:space="preserve"> </w:t>
      </w:r>
      <w:r w:rsidR="00EF730C" w:rsidRPr="008605CB">
        <w:rPr>
          <w:rFonts w:ascii="Garamond" w:hAnsi="Garamond" w:cs="Times New Roman"/>
        </w:rPr>
        <w:t>Before summing, o</w:t>
      </w:r>
      <w:r w:rsidRPr="008605CB">
        <w:rPr>
          <w:rFonts w:ascii="Garamond" w:hAnsi="Garamond" w:cs="Times New Roman"/>
        </w:rPr>
        <w:t>nly highly likely locations</w:t>
      </w:r>
      <w:r w:rsidR="0097261B" w:rsidRPr="008605CB">
        <w:rPr>
          <w:rFonts w:ascii="Garamond" w:hAnsi="Garamond" w:cs="Times New Roman"/>
        </w:rPr>
        <w:t xml:space="preserve"> (</w:t>
      </w:r>
      <w:r w:rsidR="00EF730C" w:rsidRPr="008605CB">
        <w:rPr>
          <w:rFonts w:ascii="Garamond" w:hAnsi="Garamond" w:cs="Times New Roman"/>
        </w:rPr>
        <w:t xml:space="preserve">the top </w:t>
      </w:r>
      <w:r w:rsidRPr="008605CB">
        <w:rPr>
          <w:rFonts w:ascii="Garamond" w:hAnsi="Garamond" w:cs="Times New Roman"/>
        </w:rPr>
        <w:t>30% of posterior values</w:t>
      </w:r>
      <w:r w:rsidR="0097261B" w:rsidRPr="008605CB">
        <w:rPr>
          <w:rFonts w:ascii="Garamond" w:hAnsi="Garamond" w:cs="Times New Roman"/>
        </w:rPr>
        <w:t>)</w:t>
      </w:r>
      <w:r w:rsidRPr="008605CB">
        <w:rPr>
          <w:rFonts w:ascii="Garamond" w:hAnsi="Garamond" w:cs="Times New Roman"/>
        </w:rPr>
        <w:t xml:space="preserve"> were retained whereas all other values were assigned a value of 0</w:t>
      </w:r>
      <w:r w:rsidR="0097261B" w:rsidRPr="008605CB">
        <w:rPr>
          <w:rFonts w:ascii="Garamond" w:hAnsi="Garamond" w:cs="Times New Roman"/>
        </w:rPr>
        <w:t xml:space="preserve"> </w:t>
      </w:r>
      <w:r w:rsidR="0097261B" w:rsidRPr="008605CB">
        <w:rPr>
          <w:rFonts w:ascii="Garamond" w:hAnsi="Garamond" w:cs="Times New Roman"/>
        </w:rPr>
        <w:fldChar w:fldCharType="begin"/>
      </w:r>
      <w:r w:rsidR="0097261B" w:rsidRPr="008605CB">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8605CB">
        <w:rPr>
          <w:rFonts w:ascii="Garamond" w:hAnsi="Garamond" w:cs="Times New Roman"/>
        </w:rPr>
        <w:fldChar w:fldCharType="separate"/>
      </w:r>
      <w:r w:rsidR="0097261B" w:rsidRPr="008605CB">
        <w:rPr>
          <w:rFonts w:ascii="Garamond" w:hAnsi="Garamond" w:cs="Times New Roman"/>
          <w:noProof/>
        </w:rPr>
        <w:t>(Brennan &amp; Schindler, 2017; Vander Zanden et al., 2015)</w:t>
      </w:r>
      <w:r w:rsidR="0097261B" w:rsidRPr="008605CB">
        <w:rPr>
          <w:rFonts w:ascii="Garamond" w:hAnsi="Garamond" w:cs="Times New Roman"/>
        </w:rPr>
        <w:fldChar w:fldCharType="end"/>
      </w:r>
      <w:r w:rsidR="0097261B" w:rsidRPr="008605CB">
        <w:rPr>
          <w:rFonts w:ascii="Garamond" w:hAnsi="Garamond" w:cs="Times New Roman"/>
        </w:rPr>
        <w:t xml:space="preserve">. </w:t>
      </w:r>
      <w:r w:rsidR="009E68C7" w:rsidRPr="008605CB">
        <w:rPr>
          <w:rFonts w:ascii="Garamond" w:hAnsi="Garamond" w:cs="Times New Roman"/>
        </w:rPr>
        <w:t xml:space="preserve">We produced these estimates for four predefined temporal quartiles </w:t>
      </w:r>
      <w:r w:rsidR="0039711B" w:rsidRPr="008605CB">
        <w:rPr>
          <w:rFonts w:ascii="Garamond" w:hAnsi="Garamond" w:cs="Times New Roman"/>
        </w:rPr>
        <w:t xml:space="preserve">of the salmon migration season </w:t>
      </w:r>
      <w:r w:rsidR="009F3E36" w:rsidRPr="008605CB">
        <w:rPr>
          <w:rFonts w:ascii="Garamond" w:hAnsi="Garamond" w:cs="Times New Roman"/>
        </w:rPr>
        <w:t>based on capture date: Q1 (run start through June 11), Q2 (June 12-21), Q3 (June 22-July 1), and Q4 (July 2 onward).</w:t>
      </w:r>
      <w:r w:rsidR="0015783A" w:rsidRPr="008605CB">
        <w:rPr>
          <w:rFonts w:ascii="Garamond" w:hAnsi="Garamond" w:cs="Times New Roman"/>
        </w:rPr>
        <w:t xml:space="preserve"> </w:t>
      </w:r>
      <w:r w:rsidR="00863C27" w:rsidRPr="008605CB">
        <w:rPr>
          <w:rFonts w:ascii="Garamond" w:hAnsi="Garamond" w:cs="Times New Roman"/>
        </w:rPr>
        <w:t>These dates were chosen to roughly split the full run into quartiles</w:t>
      </w:r>
      <w:r w:rsidR="0088327B" w:rsidRPr="008605CB">
        <w:rPr>
          <w:rFonts w:ascii="Garamond" w:hAnsi="Garamond" w:cs="Times New Roman"/>
        </w:rPr>
        <w:t xml:space="preserve"> while allowing for direct </w:t>
      </w:r>
      <w:r w:rsidR="0088327B" w:rsidRPr="008605CB">
        <w:rPr>
          <w:rFonts w:ascii="Garamond" w:hAnsi="Garamond" w:cs="Times New Roman"/>
        </w:rPr>
        <w:lastRenderedPageBreak/>
        <w:t>comparison among years</w:t>
      </w:r>
      <w:r w:rsidR="00863C27" w:rsidRPr="008605CB">
        <w:rPr>
          <w:rFonts w:ascii="Garamond" w:hAnsi="Garamond" w:cs="Times New Roman"/>
        </w:rPr>
        <w:t xml:space="preserve">. </w:t>
      </w:r>
      <w:r w:rsidR="0039711B" w:rsidRPr="008605CB">
        <w:rPr>
          <w:rFonts w:ascii="Garamond" w:hAnsi="Garamond" w:cs="Times New Roman"/>
        </w:rPr>
        <w:t>The June 11 date was chosen specifically to match the end of the ‘front end closure’ of the subsistence fishery</w:t>
      </w:r>
      <w:r w:rsidR="0097261B" w:rsidRPr="008605CB">
        <w:rPr>
          <w:rFonts w:ascii="Garamond" w:hAnsi="Garamond" w:cs="Times New Roman"/>
        </w:rPr>
        <w:t xml:space="preserve">. </w:t>
      </w:r>
      <w:r w:rsidR="00D149EB" w:rsidRPr="008605CB">
        <w:rPr>
          <w:rFonts w:ascii="Garamond" w:hAnsi="Garamond" w:cs="Times New Roman"/>
        </w:rPr>
        <w:t xml:space="preserve">Estimates were also produced for the full run </w:t>
      </w:r>
      <w:r w:rsidR="000C429D" w:rsidRPr="008605CB">
        <w:rPr>
          <w:rFonts w:ascii="Garamond" w:hAnsi="Garamond" w:cs="Times New Roman"/>
        </w:rPr>
        <w:t>in</w:t>
      </w:r>
      <w:r w:rsidR="00D149EB" w:rsidRPr="008605CB">
        <w:rPr>
          <w:rFonts w:ascii="Garamond" w:hAnsi="Garamond" w:cs="Times New Roman"/>
        </w:rPr>
        <w:t xml:space="preserve"> each year.</w:t>
      </w:r>
      <w:r w:rsidR="000C429D" w:rsidRPr="008605CB">
        <w:rPr>
          <w:rFonts w:ascii="Garamond" w:hAnsi="Garamond" w:cs="Times New Roman"/>
        </w:rPr>
        <w:t xml:space="preserve"> </w:t>
      </w:r>
    </w:p>
    <w:p w14:paraId="38A831B5" w14:textId="0D627C4B" w:rsidR="001D3E40" w:rsidRPr="008605CB" w:rsidRDefault="00E3555B" w:rsidP="00961F08">
      <w:pPr>
        <w:spacing w:line="480" w:lineRule="auto"/>
        <w:ind w:firstLine="720"/>
        <w:rPr>
          <w:rFonts w:ascii="Garamond" w:hAnsi="Garamond" w:cs="Times New Roman"/>
        </w:rPr>
      </w:pPr>
      <w:r w:rsidRPr="008605CB">
        <w:rPr>
          <w:rFonts w:ascii="Garamond" w:hAnsi="Garamond" w:cs="Times New Roman"/>
        </w:rPr>
        <w:t>Several m</w:t>
      </w:r>
      <w:r w:rsidR="0033106A" w:rsidRPr="008605CB">
        <w:rPr>
          <w:rFonts w:ascii="Garamond" w:hAnsi="Garamond" w:cs="Times New Roman"/>
        </w:rPr>
        <w:t xml:space="preserve">ajor tributaries </w:t>
      </w:r>
      <w:r w:rsidR="00356F8B" w:rsidRPr="008605CB">
        <w:rPr>
          <w:rFonts w:ascii="Garamond" w:hAnsi="Garamond" w:cs="Times New Roman"/>
        </w:rPr>
        <w:t xml:space="preserve">of management interest were identified </w:t>
      </w:r>
      <w:r w:rsidR="0033106A" w:rsidRPr="008605CB">
        <w:rPr>
          <w:rFonts w:ascii="Garamond" w:hAnsi="Garamond" w:cs="Times New Roman"/>
        </w:rPr>
        <w:t>in the Kuskokwim river</w:t>
      </w:r>
      <w:r w:rsidR="00836381" w:rsidRPr="008605CB">
        <w:rPr>
          <w:rFonts w:ascii="Garamond" w:hAnsi="Garamond" w:cs="Times New Roman"/>
        </w:rPr>
        <w:t>-</w:t>
      </w:r>
      <w:r w:rsidR="0033106A" w:rsidRPr="008605CB">
        <w:rPr>
          <w:rFonts w:ascii="Garamond" w:hAnsi="Garamond" w:cs="Times New Roman"/>
        </w:rPr>
        <w:t xml:space="preserve"> basin</w:t>
      </w:r>
      <w:r w:rsidR="00356F8B" w:rsidRPr="008605CB">
        <w:rPr>
          <w:rFonts w:ascii="Garamond" w:hAnsi="Garamond" w:cs="Times New Roman"/>
        </w:rPr>
        <w:t xml:space="preserve">. </w:t>
      </w:r>
      <w:r w:rsidR="0033106A" w:rsidRPr="008605CB">
        <w:rPr>
          <w:rFonts w:ascii="Garamond" w:hAnsi="Garamond" w:cs="Times New Roman"/>
        </w:rPr>
        <w:t>From</w:t>
      </w:r>
      <w:r w:rsidR="007F747D" w:rsidRPr="008605CB">
        <w:rPr>
          <w:rStyle w:val="CommentReference"/>
          <w:rFonts w:ascii="Garamond" w:hAnsi="Garamond" w:cs="Times New Roman"/>
          <w:sz w:val="24"/>
          <w:szCs w:val="24"/>
        </w:rPr>
        <w:t xml:space="preserve"> the furthest downstream connection of each of these tributaries to the mainstem</w:t>
      </w:r>
      <w:r w:rsidR="009E68C7" w:rsidRPr="008605CB">
        <w:rPr>
          <w:rStyle w:val="CommentReference"/>
          <w:rFonts w:ascii="Garamond" w:hAnsi="Garamond" w:cs="Times New Roman"/>
          <w:sz w:val="24"/>
          <w:szCs w:val="24"/>
        </w:rPr>
        <w:t xml:space="preserve"> Kuskokwim River,</w:t>
      </w:r>
      <w:r w:rsidR="007F747D" w:rsidRPr="008605CB">
        <w:rPr>
          <w:rStyle w:val="CommentReference"/>
          <w:rFonts w:ascii="Garamond" w:hAnsi="Garamond" w:cs="Times New Roman"/>
          <w:sz w:val="24"/>
          <w:szCs w:val="24"/>
        </w:rPr>
        <w:t xml:space="preserve"> all upstream segments were </w:t>
      </w:r>
      <w:r w:rsidR="009E68C7" w:rsidRPr="008605CB">
        <w:rPr>
          <w:rStyle w:val="CommentReference"/>
          <w:rFonts w:ascii="Garamond" w:hAnsi="Garamond" w:cs="Times New Roman"/>
          <w:sz w:val="24"/>
          <w:szCs w:val="24"/>
        </w:rPr>
        <w:t xml:space="preserve">identified and </w:t>
      </w:r>
      <w:r w:rsidR="007F747D" w:rsidRPr="008605CB">
        <w:rPr>
          <w:rStyle w:val="CommentReference"/>
          <w:rFonts w:ascii="Garamond" w:hAnsi="Garamond" w:cs="Times New Roman"/>
          <w:sz w:val="24"/>
          <w:szCs w:val="24"/>
        </w:rPr>
        <w:t>assigned to a common</w:t>
      </w:r>
      <w:r w:rsidR="009E68C7" w:rsidRPr="008605CB">
        <w:rPr>
          <w:rStyle w:val="CommentReference"/>
          <w:rFonts w:ascii="Garamond" w:hAnsi="Garamond" w:cs="Times New Roman"/>
          <w:sz w:val="24"/>
          <w:szCs w:val="24"/>
        </w:rPr>
        <w:t xml:space="preserve"> identifier based on the name of the major tributary</w:t>
      </w:r>
      <w:r w:rsidR="007F747D"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Regions of the basin which were not </w:t>
      </w:r>
      <w:r w:rsidR="00E352BB" w:rsidRPr="008605CB">
        <w:rPr>
          <w:rStyle w:val="CommentReference"/>
          <w:rFonts w:ascii="Garamond" w:hAnsi="Garamond" w:cs="Times New Roman"/>
          <w:sz w:val="24"/>
          <w:szCs w:val="24"/>
        </w:rPr>
        <w:t>assigned a unit identifier</w:t>
      </w:r>
      <w:r w:rsidR="0033106A" w:rsidRPr="008605CB">
        <w:rPr>
          <w:rStyle w:val="CommentReference"/>
          <w:rFonts w:ascii="Garamond" w:hAnsi="Garamond" w:cs="Times New Roman"/>
          <w:sz w:val="24"/>
          <w:szCs w:val="24"/>
        </w:rPr>
        <w:t xml:space="preserve"> (</w:t>
      </w:r>
      <w:r w:rsidR="00836381" w:rsidRPr="008605CB">
        <w:rPr>
          <w:rStyle w:val="CommentReference"/>
          <w:rFonts w:ascii="Garamond" w:hAnsi="Garamond" w:cs="Times New Roman"/>
          <w:sz w:val="24"/>
          <w:szCs w:val="24"/>
        </w:rPr>
        <w:t>e.</w:t>
      </w:r>
      <w:r w:rsidR="00320DDA" w:rsidRPr="008605CB">
        <w:rPr>
          <w:rStyle w:val="CommentReference"/>
          <w:rFonts w:ascii="Garamond" w:hAnsi="Garamond" w:cs="Times New Roman"/>
          <w:sz w:val="24"/>
          <w:szCs w:val="24"/>
        </w:rPr>
        <w:t>g</w:t>
      </w:r>
      <w:r w:rsidR="00836381" w:rsidRPr="008605CB">
        <w:rPr>
          <w:rStyle w:val="CommentReference"/>
          <w:rFonts w:ascii="Garamond" w:hAnsi="Garamond" w:cs="Times New Roman"/>
          <w:sz w:val="24"/>
          <w:szCs w:val="24"/>
        </w:rPr>
        <w:t>.</w:t>
      </w:r>
      <w:r w:rsidR="0033106A" w:rsidRPr="008605CB">
        <w:rPr>
          <w:rStyle w:val="CommentReference"/>
          <w:rFonts w:ascii="Garamond" w:hAnsi="Garamond" w:cs="Times New Roman"/>
          <w:sz w:val="24"/>
          <w:szCs w:val="24"/>
        </w:rPr>
        <w:t xml:space="preserve"> portions of the mainstem Kuskokwim)</w:t>
      </w:r>
      <w:r w:rsidR="00E352BB"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were grouped into </w:t>
      </w:r>
      <w:r w:rsidR="00152000" w:rsidRPr="008605CB">
        <w:rPr>
          <w:rStyle w:val="CommentReference"/>
          <w:rFonts w:ascii="Garamond" w:hAnsi="Garamond" w:cs="Times New Roman"/>
          <w:sz w:val="24"/>
          <w:szCs w:val="24"/>
        </w:rPr>
        <w:t xml:space="preserve">regions </w:t>
      </w:r>
      <w:r w:rsidR="009E68C7" w:rsidRPr="008605CB">
        <w:rPr>
          <w:rStyle w:val="CommentReference"/>
          <w:rFonts w:ascii="Garamond" w:hAnsi="Garamond" w:cs="Times New Roman"/>
          <w:sz w:val="24"/>
          <w:szCs w:val="24"/>
        </w:rPr>
        <w:t>of comparable size and spatial relevance to ensure complete basin coverage</w:t>
      </w:r>
      <w:r w:rsidR="0033106A" w:rsidRPr="008605CB">
        <w:rPr>
          <w:rStyle w:val="CommentReference"/>
          <w:rFonts w:ascii="Garamond" w:hAnsi="Garamond" w:cs="Times New Roman"/>
          <w:sz w:val="24"/>
          <w:szCs w:val="24"/>
        </w:rPr>
        <w:t xml:space="preserve"> above the location of the test fishery</w:t>
      </w:r>
      <w:r w:rsidR="00356F8B" w:rsidRPr="008605CB">
        <w:rPr>
          <w:rStyle w:val="CommentReference"/>
          <w:rFonts w:ascii="Garamond" w:hAnsi="Garamond" w:cs="Times New Roman"/>
          <w:sz w:val="24"/>
          <w:szCs w:val="24"/>
        </w:rPr>
        <w:t xml:space="preserve"> (</w:t>
      </w:r>
      <w:r w:rsidR="00E85535" w:rsidRPr="008605CB">
        <w:rPr>
          <w:rStyle w:val="CommentReference"/>
          <w:rFonts w:ascii="Garamond" w:hAnsi="Garamond" w:cs="Times New Roman"/>
          <w:sz w:val="24"/>
          <w:szCs w:val="24"/>
        </w:rPr>
        <w:t>Fig.</w:t>
      </w:r>
      <w:r w:rsidR="00356F8B" w:rsidRPr="008605CB">
        <w:rPr>
          <w:rStyle w:val="CommentReference"/>
          <w:rFonts w:ascii="Garamond" w:hAnsi="Garamond" w:cs="Times New Roman"/>
          <w:sz w:val="24"/>
          <w:szCs w:val="24"/>
        </w:rPr>
        <w:t xml:space="preserve"> 2a). </w:t>
      </w:r>
      <w:r w:rsidR="00F049B0" w:rsidRPr="008605CB">
        <w:rPr>
          <w:rFonts w:ascii="Garamond" w:hAnsi="Garamond" w:cs="Times New Roman"/>
        </w:rPr>
        <w:t>To identify region</w:t>
      </w:r>
      <w:r w:rsidR="00836381" w:rsidRPr="008605CB">
        <w:rPr>
          <w:rFonts w:ascii="Garamond" w:hAnsi="Garamond" w:cs="Times New Roman"/>
        </w:rPr>
        <w:t xml:space="preserve">al </w:t>
      </w:r>
      <w:r w:rsidR="00D554ED" w:rsidRPr="008605CB">
        <w:rPr>
          <w:rFonts w:ascii="Garamond" w:hAnsi="Garamond" w:cs="Times New Roman"/>
        </w:rPr>
        <w:t xml:space="preserve">stock </w:t>
      </w:r>
      <w:r w:rsidR="00836381" w:rsidRPr="008605CB">
        <w:rPr>
          <w:rFonts w:ascii="Garamond" w:hAnsi="Garamond" w:cs="Times New Roman"/>
        </w:rPr>
        <w:t>groups</w:t>
      </w:r>
      <w:r w:rsidR="00F049B0" w:rsidRPr="008605CB">
        <w:rPr>
          <w:rFonts w:ascii="Garamond" w:hAnsi="Garamond" w:cs="Times New Roman"/>
        </w:rPr>
        <w:t xml:space="preserve"> that c</w:t>
      </w:r>
      <w:r w:rsidR="00836381" w:rsidRPr="008605CB">
        <w:rPr>
          <w:rFonts w:ascii="Garamond" w:hAnsi="Garamond" w:cs="Times New Roman"/>
        </w:rPr>
        <w:t>an</w:t>
      </w:r>
      <w:r w:rsidR="00F049B0" w:rsidRPr="008605CB">
        <w:rPr>
          <w:rFonts w:ascii="Garamond" w:hAnsi="Garamond" w:cs="Times New Roman"/>
        </w:rPr>
        <w:t xml:space="preserve"> be distinguished based on their isotopic composition, we performed </w:t>
      </w:r>
      <w:r w:rsidR="00836381" w:rsidRPr="008605CB">
        <w:rPr>
          <w:rFonts w:ascii="Garamond" w:hAnsi="Garamond" w:cs="Times New Roman"/>
        </w:rPr>
        <w:t>k</w:t>
      </w:r>
      <w:r w:rsidR="00F049B0" w:rsidRPr="008605CB">
        <w:rPr>
          <w:rFonts w:ascii="Garamond" w:hAnsi="Garamond" w:cs="Times New Roman"/>
        </w:rPr>
        <w:t>-means clustering</w:t>
      </w:r>
      <w:r w:rsidR="00961F08" w:rsidRPr="008605CB">
        <w:rPr>
          <w:rFonts w:ascii="Garamond" w:hAnsi="Garamond" w:cs="Times New Roman"/>
        </w:rPr>
        <w:t xml:space="preserve"> of tributary groupings</w:t>
      </w:r>
      <w:r w:rsidR="00F049B0" w:rsidRPr="008605CB">
        <w:rPr>
          <w:rFonts w:ascii="Garamond" w:hAnsi="Garamond" w:cs="Times New Roman"/>
        </w:rPr>
        <w:t xml:space="preserve"> using the full range of </w:t>
      </w:r>
      <w:r w:rsidR="00F049B0" w:rsidRPr="008605CB">
        <w:rPr>
          <w:rFonts w:ascii="Cambria Math" w:hAnsi="Cambria Math" w:cs="Cambria Math"/>
        </w:rPr>
        <w:t>⁸⁷</w:t>
      </w:r>
      <w:r w:rsidR="00F049B0" w:rsidRPr="008605CB">
        <w:rPr>
          <w:rFonts w:ascii="Garamond" w:hAnsi="Garamond" w:cs="Times New Roman"/>
        </w:rPr>
        <w:t>Sr/</w:t>
      </w:r>
      <w:r w:rsidR="00F049B0" w:rsidRPr="008605CB">
        <w:rPr>
          <w:rFonts w:ascii="Cambria Math" w:hAnsi="Cambria Math" w:cs="Cambria Math"/>
        </w:rPr>
        <w:t>⁸⁶</w:t>
      </w:r>
      <w:r w:rsidR="00F049B0" w:rsidRPr="008605CB">
        <w:rPr>
          <w:rFonts w:ascii="Garamond" w:hAnsi="Garamond" w:cs="Times New Roman"/>
        </w:rPr>
        <w:t xml:space="preserve">Sr values within each tributary grouping. We then evaluated the clustering results for a range of cluster numbers (n = </w:t>
      </w:r>
      <w:r w:rsidR="00836381" w:rsidRPr="008605CB">
        <w:rPr>
          <w:rFonts w:ascii="Garamond" w:hAnsi="Garamond" w:cs="Times New Roman"/>
        </w:rPr>
        <w:t>2-6</w:t>
      </w:r>
      <w:r w:rsidR="00F049B0" w:rsidRPr="008605CB">
        <w:rPr>
          <w:rFonts w:ascii="Garamond" w:hAnsi="Garamond" w:cs="Times New Roman"/>
        </w:rPr>
        <w:t>) using the silhouette score</w:t>
      </w:r>
      <w:r w:rsidR="00836381" w:rsidRPr="008605CB">
        <w:rPr>
          <w:rFonts w:ascii="Garamond" w:hAnsi="Garamond" w:cs="Times New Roman"/>
        </w:rPr>
        <w:t xml:space="preserve">, which </w:t>
      </w:r>
      <w:r w:rsidR="00276AFF" w:rsidRPr="008605CB">
        <w:rPr>
          <w:rFonts w:ascii="Garamond" w:hAnsi="Garamond" w:cs="Times New Roman"/>
        </w:rPr>
        <w:t>measure</w:t>
      </w:r>
      <w:r w:rsidR="00836381" w:rsidRPr="008605CB">
        <w:rPr>
          <w:rFonts w:ascii="Garamond" w:hAnsi="Garamond" w:cs="Times New Roman"/>
        </w:rPr>
        <w:t>s</w:t>
      </w:r>
      <w:r w:rsidR="00276AFF" w:rsidRPr="008605CB">
        <w:rPr>
          <w:rFonts w:ascii="Garamond" w:hAnsi="Garamond" w:cs="Times New Roman"/>
        </w:rPr>
        <w:t xml:space="preserve"> cluster quality by comparing within-cluster versus between-cluster distances</w:t>
      </w:r>
      <w:r w:rsidRPr="008605CB">
        <w:rPr>
          <w:rFonts w:ascii="Garamond" w:hAnsi="Garamond" w:cs="Times New Roman"/>
        </w:rPr>
        <w:t xml:space="preserve">. </w:t>
      </w:r>
      <w:r w:rsidR="00276AFF" w:rsidRPr="008605CB">
        <w:rPr>
          <w:rFonts w:ascii="Garamond" w:hAnsi="Garamond" w:cs="Times New Roman"/>
        </w:rPr>
        <w:t>From th</w:t>
      </w:r>
      <w:r w:rsidRPr="008605CB">
        <w:rPr>
          <w:rFonts w:ascii="Garamond" w:hAnsi="Garamond" w:cs="Times New Roman"/>
        </w:rPr>
        <w:t>is</w:t>
      </w:r>
      <w:r w:rsidR="00276AFF" w:rsidRPr="008605CB">
        <w:rPr>
          <w:rFonts w:ascii="Garamond" w:hAnsi="Garamond" w:cs="Times New Roman"/>
        </w:rPr>
        <w:t xml:space="preserve"> metric</w:t>
      </w:r>
      <w:r w:rsidRPr="008605CB">
        <w:rPr>
          <w:rFonts w:ascii="Garamond" w:hAnsi="Garamond" w:cs="Times New Roman"/>
        </w:rPr>
        <w:t xml:space="preserve"> </w:t>
      </w:r>
      <w:r w:rsidR="00276AFF" w:rsidRPr="008605CB">
        <w:rPr>
          <w:rFonts w:ascii="Garamond" w:hAnsi="Garamond" w:cs="Times New Roman"/>
        </w:rPr>
        <w:t>we selected</w:t>
      </w:r>
      <w:r w:rsidR="002175BB" w:rsidRPr="008605CB">
        <w:rPr>
          <w:rFonts w:ascii="Garamond" w:hAnsi="Garamond" w:cs="Times New Roman"/>
        </w:rPr>
        <w:t xml:space="preserve"> n =</w:t>
      </w:r>
      <w:r w:rsidR="00961F08" w:rsidRPr="008605CB">
        <w:rPr>
          <w:rFonts w:ascii="Garamond" w:hAnsi="Garamond" w:cs="Times New Roman"/>
        </w:rPr>
        <w:t xml:space="preserve"> </w:t>
      </w:r>
      <w:r w:rsidR="002175BB" w:rsidRPr="008605CB">
        <w:rPr>
          <w:rFonts w:ascii="Garamond" w:hAnsi="Garamond" w:cs="Times New Roman"/>
        </w:rPr>
        <w:t>6</w:t>
      </w:r>
      <w:r w:rsidR="00276AFF" w:rsidRPr="008605CB">
        <w:rPr>
          <w:rFonts w:ascii="Garamond" w:hAnsi="Garamond" w:cs="Times New Roman"/>
        </w:rPr>
        <w:t xml:space="preserve">, which maintained a high </w:t>
      </w:r>
      <w:r w:rsidR="002175BB" w:rsidRPr="008605CB">
        <w:rPr>
          <w:rFonts w:ascii="Garamond" w:hAnsi="Garamond" w:cs="Times New Roman"/>
        </w:rPr>
        <w:t>silhouette</w:t>
      </w:r>
      <w:r w:rsidR="00276AFF" w:rsidRPr="008605CB">
        <w:rPr>
          <w:rFonts w:ascii="Garamond" w:hAnsi="Garamond" w:cs="Times New Roman"/>
        </w:rPr>
        <w:t xml:space="preserve"> score while providing finer isotopic resolution across</w:t>
      </w:r>
      <w:r w:rsidR="00836381" w:rsidRPr="008605CB">
        <w:rPr>
          <w:rFonts w:ascii="Garamond" w:hAnsi="Garamond" w:cs="Times New Roman"/>
        </w:rPr>
        <w:t xml:space="preserve"> </w:t>
      </w:r>
      <w:r w:rsidR="00276AFF" w:rsidRPr="008605CB">
        <w:rPr>
          <w:rFonts w:ascii="Garamond" w:hAnsi="Garamond" w:cs="Times New Roman"/>
        </w:rPr>
        <w:t>management units.</w:t>
      </w:r>
      <w:r w:rsidRPr="008605CB">
        <w:rPr>
          <w:rFonts w:ascii="Garamond" w:hAnsi="Garamond" w:cs="Times New Roman"/>
        </w:rPr>
        <w:t xml:space="preserve"> </w:t>
      </w:r>
      <w:r w:rsidR="00836381" w:rsidRPr="008605CB">
        <w:rPr>
          <w:rFonts w:ascii="Garamond" w:hAnsi="Garamond" w:cs="Times New Roman"/>
        </w:rPr>
        <w:t>The resulting groupings displayed a general pattern from upstream to downstream regions (</w:t>
      </w:r>
      <w:r w:rsidR="00E85535" w:rsidRPr="008605CB">
        <w:rPr>
          <w:rFonts w:ascii="Garamond" w:hAnsi="Garamond" w:cs="Times New Roman"/>
        </w:rPr>
        <w:t>Fig.</w:t>
      </w:r>
      <w:r w:rsidR="00836381" w:rsidRPr="008605CB">
        <w:rPr>
          <w:rFonts w:ascii="Garamond" w:hAnsi="Garamond" w:cs="Times New Roman"/>
        </w:rPr>
        <w:t xml:space="preserve"> 2b). However, </w:t>
      </w:r>
      <w:r w:rsidR="002175BB" w:rsidRPr="008605CB">
        <w:rPr>
          <w:rFonts w:ascii="Garamond" w:hAnsi="Garamond" w:cs="Times New Roman"/>
        </w:rPr>
        <w:t xml:space="preserve">K-means clustering placed the </w:t>
      </w:r>
      <w:r w:rsidR="00D554ED" w:rsidRPr="008605CB">
        <w:rPr>
          <w:rFonts w:ascii="Garamond" w:hAnsi="Garamond" w:cs="Times New Roman"/>
        </w:rPr>
        <w:t>S</w:t>
      </w:r>
      <w:r w:rsidR="002175BB" w:rsidRPr="008605CB">
        <w:rPr>
          <w:rFonts w:ascii="Garamond" w:hAnsi="Garamond" w:cs="Times New Roman"/>
        </w:rPr>
        <w:t xml:space="preserve">outh </w:t>
      </w:r>
      <w:r w:rsidR="00D554ED" w:rsidRPr="008605CB">
        <w:rPr>
          <w:rFonts w:ascii="Garamond" w:hAnsi="Garamond" w:cs="Times New Roman"/>
        </w:rPr>
        <w:t>F</w:t>
      </w:r>
      <w:r w:rsidR="002175BB" w:rsidRPr="008605CB">
        <w:rPr>
          <w:rFonts w:ascii="Garamond" w:hAnsi="Garamond" w:cs="Times New Roman"/>
        </w:rPr>
        <w:t xml:space="preserve">ork </w:t>
      </w:r>
      <w:r w:rsidR="00D554ED" w:rsidRPr="008605CB">
        <w:rPr>
          <w:rFonts w:ascii="Garamond" w:hAnsi="Garamond" w:cs="Times New Roman"/>
        </w:rPr>
        <w:t>K</w:t>
      </w:r>
      <w:r w:rsidR="002175BB" w:rsidRPr="008605CB">
        <w:rPr>
          <w:rFonts w:ascii="Garamond" w:hAnsi="Garamond" w:cs="Times New Roman"/>
        </w:rPr>
        <w:t xml:space="preserve">uskokwim tributary grouping in a lower watershed </w:t>
      </w:r>
      <w:r w:rsidR="00276AFF" w:rsidRPr="008605CB">
        <w:rPr>
          <w:rFonts w:ascii="Garamond" w:hAnsi="Garamond" w:cs="Times New Roman"/>
        </w:rPr>
        <w:t xml:space="preserve">group because of a very small </w:t>
      </w:r>
      <w:r w:rsidR="00843258" w:rsidRPr="008605CB">
        <w:rPr>
          <w:rFonts w:ascii="Garamond" w:hAnsi="Garamond" w:cs="Times New Roman"/>
        </w:rPr>
        <w:t>number</w:t>
      </w:r>
      <w:r w:rsidR="00276AFF" w:rsidRPr="008605CB">
        <w:rPr>
          <w:rFonts w:ascii="Garamond" w:hAnsi="Garamond" w:cs="Times New Roman"/>
        </w:rPr>
        <w:t xml:space="preserve"> of enriched tributaries </w:t>
      </w:r>
      <w:r w:rsidR="00961F08" w:rsidRPr="008605CB">
        <w:rPr>
          <w:rFonts w:ascii="Garamond" w:hAnsi="Garamond" w:cs="Times New Roman"/>
        </w:rPr>
        <w:t>at the headwaters of this group</w:t>
      </w:r>
      <w:r w:rsidR="00276AFF" w:rsidRPr="008605CB">
        <w:rPr>
          <w:rFonts w:ascii="Garamond" w:hAnsi="Garamond" w:cs="Times New Roman"/>
        </w:rPr>
        <w:t xml:space="preserve">. </w:t>
      </w:r>
      <w:r w:rsidR="00836381" w:rsidRPr="008605CB">
        <w:rPr>
          <w:rFonts w:ascii="Garamond" w:hAnsi="Garamond" w:cs="Times New Roman"/>
        </w:rPr>
        <w:t>Bas</w:t>
      </w:r>
      <w:r w:rsidR="00276AFF" w:rsidRPr="008605CB">
        <w:rPr>
          <w:rFonts w:ascii="Garamond" w:hAnsi="Garamond" w:cs="Times New Roman"/>
        </w:rPr>
        <w:t xml:space="preserve">ed on </w:t>
      </w:r>
      <w:r w:rsidRPr="008605CB">
        <w:rPr>
          <w:rFonts w:ascii="Garamond" w:hAnsi="Garamond" w:cs="Times New Roman"/>
        </w:rPr>
        <w:t xml:space="preserve">an </w:t>
      </w:r>
      <w:r w:rsidR="00276AFF" w:rsidRPr="008605CB">
        <w:rPr>
          <w:rFonts w:ascii="Garamond" w:hAnsi="Garamond" w:cs="Times New Roman"/>
        </w:rPr>
        <w:t xml:space="preserve">evaluation of the isotopic composition compared to other nearby tributary groups we manually added the South </w:t>
      </w:r>
      <w:r w:rsidR="00D554ED" w:rsidRPr="008605CB">
        <w:rPr>
          <w:rFonts w:ascii="Garamond" w:hAnsi="Garamond" w:cs="Times New Roman"/>
        </w:rPr>
        <w:t>F</w:t>
      </w:r>
      <w:r w:rsidR="00276AFF" w:rsidRPr="008605CB">
        <w:rPr>
          <w:rFonts w:ascii="Garamond" w:hAnsi="Garamond" w:cs="Times New Roman"/>
        </w:rPr>
        <w:t xml:space="preserve">ork Kuskokwim group to its nearest </w:t>
      </w:r>
      <w:r w:rsidR="00116F1B" w:rsidRPr="008605CB">
        <w:rPr>
          <w:rFonts w:ascii="Garamond" w:hAnsi="Garamond" w:cs="Times New Roman"/>
        </w:rPr>
        <w:t>watershed group (group 5)</w:t>
      </w:r>
      <w:r w:rsidR="00276AFF" w:rsidRPr="008605CB">
        <w:rPr>
          <w:rFonts w:ascii="Garamond" w:hAnsi="Garamond" w:cs="Times New Roman"/>
        </w:rPr>
        <w:t xml:space="preserve">. </w:t>
      </w:r>
    </w:p>
    <w:p w14:paraId="168A5EB6" w14:textId="29DC03C5" w:rsidR="007F747D" w:rsidRPr="008605CB" w:rsidRDefault="009E68C7" w:rsidP="007F747D">
      <w:pPr>
        <w:spacing w:line="480" w:lineRule="auto"/>
        <w:rPr>
          <w:rFonts w:ascii="Garamond" w:hAnsi="Garamond" w:cs="Times New Roman"/>
          <w:b/>
          <w:bCs/>
        </w:rPr>
      </w:pPr>
      <w:r w:rsidRPr="008605CB">
        <w:rPr>
          <w:rFonts w:ascii="Garamond" w:hAnsi="Garamond" w:cs="Times New Roman"/>
          <w:b/>
          <w:bCs/>
        </w:rPr>
        <w:t xml:space="preserve">Spatiotemporal </w:t>
      </w:r>
      <w:r w:rsidR="007F747D" w:rsidRPr="008605CB">
        <w:rPr>
          <w:rFonts w:ascii="Garamond" w:hAnsi="Garamond" w:cs="Times New Roman"/>
          <w:b/>
          <w:bCs/>
        </w:rPr>
        <w:t xml:space="preserve">Stock Contribution Analysis </w:t>
      </w:r>
    </w:p>
    <w:p w14:paraId="28D4A637" w14:textId="2E4EBB4A" w:rsidR="00961F08" w:rsidRPr="008605CB" w:rsidRDefault="00E352BB" w:rsidP="00A110EC">
      <w:pPr>
        <w:spacing w:line="480" w:lineRule="auto"/>
        <w:ind w:firstLine="720"/>
        <w:rPr>
          <w:rFonts w:ascii="Garamond" w:hAnsi="Garamond" w:cs="Times New Roman"/>
        </w:rPr>
      </w:pPr>
      <w:r w:rsidRPr="008605CB">
        <w:rPr>
          <w:rFonts w:ascii="Garamond" w:hAnsi="Garamond" w:cs="Times New Roman"/>
        </w:rPr>
        <w:t xml:space="preserve">For each year and seasonal quartile, tributary-level return estimates were aggregated into </w:t>
      </w:r>
      <w:r w:rsidR="00E3555B" w:rsidRPr="008605CB">
        <w:rPr>
          <w:rFonts w:ascii="Garamond" w:hAnsi="Garamond" w:cs="Times New Roman"/>
        </w:rPr>
        <w:t xml:space="preserve">the 6 </w:t>
      </w:r>
      <w:r w:rsidR="00F82735" w:rsidRPr="008605CB">
        <w:rPr>
          <w:rFonts w:ascii="Garamond" w:hAnsi="Garamond" w:cs="Times New Roman"/>
        </w:rPr>
        <w:t xml:space="preserve">stock </w:t>
      </w:r>
      <w:r w:rsidR="0071320D" w:rsidRPr="008605CB">
        <w:rPr>
          <w:rFonts w:ascii="Garamond" w:hAnsi="Garamond" w:cs="Times New Roman"/>
        </w:rPr>
        <w:t xml:space="preserve">groups </w:t>
      </w:r>
      <w:r w:rsidRPr="008605CB">
        <w:rPr>
          <w:rFonts w:ascii="Garamond" w:hAnsi="Garamond" w:cs="Times New Roman"/>
        </w:rPr>
        <w:t xml:space="preserve">and normalized to sum to one across the basin, representing each </w:t>
      </w:r>
      <w:r w:rsidR="0071320D" w:rsidRPr="008605CB">
        <w:rPr>
          <w:rFonts w:ascii="Garamond" w:hAnsi="Garamond" w:cs="Times New Roman"/>
        </w:rPr>
        <w:t>group’s</w:t>
      </w:r>
      <w:r w:rsidRPr="008605CB">
        <w:rPr>
          <w:rFonts w:ascii="Garamond" w:hAnsi="Garamond" w:cs="Times New Roman"/>
        </w:rPr>
        <w:t xml:space="preserve"> proportional contribution to that quartile. Summary statistics were then calculated across all years </w:t>
      </w:r>
      <w:r w:rsidRPr="008605CB">
        <w:rPr>
          <w:rFonts w:ascii="Garamond" w:hAnsi="Garamond" w:cs="Times New Roman"/>
        </w:rPr>
        <w:lastRenderedPageBreak/>
        <w:t xml:space="preserve">for each </w:t>
      </w:r>
      <w:r w:rsidR="0071320D" w:rsidRPr="008605CB">
        <w:rPr>
          <w:rFonts w:ascii="Garamond" w:hAnsi="Garamond" w:cs="Times New Roman"/>
        </w:rPr>
        <w:t xml:space="preserve">group </w:t>
      </w:r>
      <w:r w:rsidRPr="008605CB">
        <w:rPr>
          <w:rFonts w:ascii="Garamond" w:hAnsi="Garamond" w:cs="Times New Roman"/>
        </w:rPr>
        <w:t>(</w:t>
      </w:r>
      <w:r w:rsidR="00E85535" w:rsidRPr="008605CB">
        <w:rPr>
          <w:rFonts w:ascii="Garamond" w:hAnsi="Garamond" w:cs="Times New Roman"/>
        </w:rPr>
        <w:t>Fig.</w:t>
      </w:r>
      <w:r w:rsidRPr="008605CB">
        <w:rPr>
          <w:rFonts w:ascii="Garamond" w:hAnsi="Garamond" w:cs="Times New Roman"/>
        </w:rPr>
        <w:t xml:space="preserve"> 3)</w:t>
      </w:r>
      <w:r w:rsidR="00C67BC1" w:rsidRPr="008605CB">
        <w:rPr>
          <w:rFonts w:ascii="Garamond" w:hAnsi="Garamond" w:cs="Times New Roman"/>
        </w:rPr>
        <w:t xml:space="preserve">. </w:t>
      </w:r>
      <w:r w:rsidR="00460AE8" w:rsidRPr="008605CB">
        <w:rPr>
          <w:rFonts w:ascii="Garamond" w:hAnsi="Garamond" w:cs="Times New Roman"/>
        </w:rPr>
        <w:t>Cumulative distribution functions were</w:t>
      </w:r>
      <w:r w:rsidR="005F27E4" w:rsidRPr="008605CB">
        <w:rPr>
          <w:rFonts w:ascii="Garamond" w:hAnsi="Garamond" w:cs="Times New Roman"/>
        </w:rPr>
        <w:t xml:space="preserve"> </w:t>
      </w:r>
      <w:r w:rsidR="00460AE8" w:rsidRPr="008605CB">
        <w:rPr>
          <w:rFonts w:ascii="Garamond" w:hAnsi="Garamond" w:cs="Times New Roman"/>
        </w:rPr>
        <w:t>constructed to examine trends in relative run timing among</w:t>
      </w:r>
      <w:r w:rsidR="00F82735" w:rsidRPr="008605CB">
        <w:rPr>
          <w:rFonts w:ascii="Garamond" w:hAnsi="Garamond" w:cs="Times New Roman"/>
        </w:rPr>
        <w:t xml:space="preserve"> stock</w:t>
      </w:r>
      <w:r w:rsidR="00460AE8" w:rsidRPr="008605CB">
        <w:rPr>
          <w:rFonts w:ascii="Garamond" w:hAnsi="Garamond" w:cs="Times New Roman"/>
        </w:rPr>
        <w:t xml:space="preserve"> </w:t>
      </w:r>
      <w:r w:rsidR="0071320D" w:rsidRPr="008605CB">
        <w:rPr>
          <w:rFonts w:ascii="Garamond" w:hAnsi="Garamond" w:cs="Times New Roman"/>
        </w:rPr>
        <w:t xml:space="preserve">groups independent </w:t>
      </w:r>
      <w:r w:rsidR="00460AE8" w:rsidRPr="008605CB">
        <w:rPr>
          <w:rFonts w:ascii="Garamond" w:hAnsi="Garamond" w:cs="Times New Roman"/>
        </w:rPr>
        <w:t xml:space="preserve">of abundance and quartile cut-off dates. For each year, the full run was split into 3-day intervals and the cumulative </w:t>
      </w:r>
      <w:r w:rsidR="00455561" w:rsidRPr="008605CB">
        <w:rPr>
          <w:rFonts w:ascii="Garamond" w:hAnsi="Garamond" w:cs="Times New Roman"/>
        </w:rPr>
        <w:t xml:space="preserve">number </w:t>
      </w:r>
      <w:r w:rsidR="00460AE8" w:rsidRPr="008605CB">
        <w:rPr>
          <w:rFonts w:ascii="Garamond" w:hAnsi="Garamond" w:cs="Times New Roman"/>
        </w:rPr>
        <w:t xml:space="preserve">of returners for each </w:t>
      </w:r>
      <w:r w:rsidR="00961F08" w:rsidRPr="008605CB">
        <w:rPr>
          <w:rFonts w:ascii="Garamond" w:hAnsi="Garamond" w:cs="Times New Roman"/>
        </w:rPr>
        <w:t xml:space="preserve">stock </w:t>
      </w:r>
      <w:r w:rsidR="0071320D" w:rsidRPr="008605CB">
        <w:rPr>
          <w:rFonts w:ascii="Garamond" w:hAnsi="Garamond" w:cs="Times New Roman"/>
        </w:rPr>
        <w:t>group</w:t>
      </w:r>
      <w:r w:rsidR="00460AE8" w:rsidRPr="008605CB">
        <w:rPr>
          <w:rFonts w:ascii="Garamond" w:hAnsi="Garamond" w:cs="Times New Roman"/>
        </w:rPr>
        <w:t xml:space="preserve"> was compared to</w:t>
      </w:r>
      <w:r w:rsidR="0071320D" w:rsidRPr="008605CB">
        <w:rPr>
          <w:rFonts w:ascii="Garamond" w:hAnsi="Garamond" w:cs="Times New Roman"/>
        </w:rPr>
        <w:t xml:space="preserve"> its full season contribution</w:t>
      </w:r>
      <w:r w:rsidR="00E3555B" w:rsidRPr="008605CB">
        <w:rPr>
          <w:rFonts w:ascii="Garamond" w:hAnsi="Garamond" w:cs="Times New Roman"/>
        </w:rPr>
        <w:t>.</w:t>
      </w:r>
      <w:r w:rsidR="00460AE8" w:rsidRPr="008605CB">
        <w:rPr>
          <w:rFonts w:ascii="Garamond" w:hAnsi="Garamond" w:cs="Times New Roman"/>
        </w:rPr>
        <w:t xml:space="preserve"> </w:t>
      </w:r>
      <w:r w:rsidR="00961F08" w:rsidRPr="008605CB">
        <w:rPr>
          <w:rFonts w:ascii="Garamond" w:hAnsi="Garamond" w:cs="Times New Roman"/>
        </w:rPr>
        <w:t xml:space="preserve">To directly compare relative run timing to the temporal distribution of the full run, we used daily CPUE data collected from the Bethel Test Fishery to calculate the cumulative proportion of the full run’s CPUE remaining for each day. </w:t>
      </w:r>
      <w:r w:rsidR="00460AE8" w:rsidRPr="008605CB">
        <w:rPr>
          <w:rFonts w:ascii="Garamond" w:hAnsi="Garamond" w:cs="Times New Roman"/>
        </w:rPr>
        <w:t>Resulting data (</w:t>
      </w:r>
      <w:r w:rsidR="00E85535" w:rsidRPr="008605CB">
        <w:rPr>
          <w:rFonts w:ascii="Garamond" w:hAnsi="Garamond" w:cs="Times New Roman"/>
        </w:rPr>
        <w:t>Fig.</w:t>
      </w:r>
      <w:r w:rsidR="00460AE8" w:rsidRPr="008605CB">
        <w:rPr>
          <w:rFonts w:ascii="Garamond" w:hAnsi="Garamond" w:cs="Times New Roman"/>
        </w:rPr>
        <w:t xml:space="preserve"> 4) illustrate the proportion (0-1) of each </w:t>
      </w:r>
      <w:r w:rsidR="0071320D" w:rsidRPr="008605CB">
        <w:rPr>
          <w:rFonts w:ascii="Garamond" w:hAnsi="Garamond" w:cs="Times New Roman"/>
        </w:rPr>
        <w:t>group’s</w:t>
      </w:r>
      <w:r w:rsidR="00460AE8" w:rsidRPr="008605CB">
        <w:rPr>
          <w:rFonts w:ascii="Garamond" w:hAnsi="Garamond" w:cs="Times New Roman"/>
        </w:rPr>
        <w:t xml:space="preserve"> total cumulative contribution at each 3-day interval</w:t>
      </w:r>
      <w:r w:rsidR="00961F08" w:rsidRPr="008605CB">
        <w:rPr>
          <w:rFonts w:ascii="Garamond" w:hAnsi="Garamond" w:cs="Times New Roman"/>
        </w:rPr>
        <w:t xml:space="preserve"> as well as the proportion of the total available harvest remaining for each day. </w:t>
      </w:r>
    </w:p>
    <w:p w14:paraId="2E1403AA" w14:textId="077D5085" w:rsidR="00E35059" w:rsidRPr="00FC02BD" w:rsidRDefault="006E1BBC" w:rsidP="00FC02BD">
      <w:pPr>
        <w:spacing w:line="480" w:lineRule="auto"/>
        <w:ind w:firstLine="720"/>
        <w:rPr>
          <w:rFonts w:ascii="Garamond" w:hAnsi="Garamond" w:cs="Times New Roman"/>
        </w:rPr>
      </w:pPr>
      <w:r w:rsidRPr="00FC02BD">
        <w:rPr>
          <w:rFonts w:ascii="Garamond" w:hAnsi="Garamond"/>
        </w:rPr>
        <w:t>To assess the impact of the existing front-end closure, we quantified the share of each group’s total annual return that fell within the closure period (the first seasonal quartile, Q1 in our dataset). This comparison illustrates the degree of protection provided to each stock group by estimating the portion of its annual run excluded from harvest</w:t>
      </w:r>
      <w:r w:rsidR="00E26D9D" w:rsidRPr="00FC02BD">
        <w:rPr>
          <w:rFonts w:ascii="Garamond" w:hAnsi="Garamond" w:cs="Times New Roman"/>
        </w:rPr>
        <w:t xml:space="preserve">. </w:t>
      </w:r>
      <w:r w:rsidR="00A110EC" w:rsidRPr="00FC02BD">
        <w:rPr>
          <w:rFonts w:ascii="Garamond" w:hAnsi="Garamond" w:cs="Times New Roman"/>
        </w:rPr>
        <w:t xml:space="preserve">We then assessed </w:t>
      </w:r>
      <w:r w:rsidR="00E3555B" w:rsidRPr="00FC02BD">
        <w:rPr>
          <w:rFonts w:ascii="Garamond" w:hAnsi="Garamond" w:cs="Times New Roman"/>
        </w:rPr>
        <w:t xml:space="preserve">the </w:t>
      </w:r>
      <w:r w:rsidRPr="00FC02BD">
        <w:rPr>
          <w:rFonts w:ascii="Garamond" w:hAnsi="Garamond" w:cs="Times New Roman"/>
        </w:rPr>
        <w:t xml:space="preserve">same metric but with a set of alternative closure durations </w:t>
      </w:r>
      <w:r w:rsidR="00A110EC" w:rsidRPr="00FC02BD">
        <w:rPr>
          <w:rFonts w:ascii="Garamond" w:hAnsi="Garamond" w:cs="Times New Roman"/>
        </w:rPr>
        <w:t xml:space="preserve">by calculating </w:t>
      </w:r>
      <w:r w:rsidR="00E3555B" w:rsidRPr="00FC02BD">
        <w:rPr>
          <w:rFonts w:ascii="Garamond" w:hAnsi="Garamond" w:cs="Times New Roman"/>
        </w:rPr>
        <w:t>the proportional protection</w:t>
      </w:r>
      <w:r w:rsidRPr="00FC02BD">
        <w:rPr>
          <w:rFonts w:ascii="Garamond" w:hAnsi="Garamond" w:cs="Times New Roman"/>
        </w:rPr>
        <w:t xml:space="preserve"> at </w:t>
      </w:r>
      <w:r w:rsidR="007A07BC" w:rsidRPr="00FC02BD">
        <w:rPr>
          <w:rFonts w:ascii="Garamond" w:hAnsi="Garamond" w:cs="Times New Roman"/>
        </w:rPr>
        <w:t>three alternate end dates for the closure: June 3</w:t>
      </w:r>
      <w:r w:rsidR="007A07BC" w:rsidRPr="00FC02BD">
        <w:rPr>
          <w:rFonts w:ascii="Garamond" w:hAnsi="Garamond" w:cs="Times New Roman"/>
          <w:vertAlign w:val="superscript"/>
        </w:rPr>
        <w:t>rd</w:t>
      </w:r>
      <w:r w:rsidR="007A07BC" w:rsidRPr="00FC02BD">
        <w:rPr>
          <w:rFonts w:ascii="Garamond" w:hAnsi="Garamond" w:cs="Times New Roman"/>
        </w:rPr>
        <w:t xml:space="preserve"> (3 days before current closure date), June 14</w:t>
      </w:r>
      <w:r w:rsidR="007A07BC" w:rsidRPr="00FC02BD">
        <w:rPr>
          <w:rFonts w:ascii="Garamond" w:hAnsi="Garamond" w:cs="Times New Roman"/>
          <w:vertAlign w:val="superscript"/>
        </w:rPr>
        <w:t>th</w:t>
      </w:r>
      <w:r w:rsidR="007A07BC" w:rsidRPr="00FC02BD">
        <w:rPr>
          <w:rFonts w:ascii="Garamond" w:hAnsi="Garamond" w:cs="Times New Roman"/>
        </w:rPr>
        <w:t xml:space="preserve"> (3 days after current closure date), and June 17</w:t>
      </w:r>
      <w:r w:rsidR="007A07BC" w:rsidRPr="00FC02BD">
        <w:rPr>
          <w:rFonts w:ascii="Garamond" w:hAnsi="Garamond" w:cs="Times New Roman"/>
          <w:vertAlign w:val="superscript"/>
        </w:rPr>
        <w:t>th</w:t>
      </w:r>
      <w:r w:rsidR="007A07BC" w:rsidRPr="00FC02BD">
        <w:rPr>
          <w:rFonts w:ascii="Garamond" w:hAnsi="Garamond" w:cs="Times New Roman"/>
        </w:rPr>
        <w:t xml:space="preserve"> (6 days after current closure date)</w:t>
      </w:r>
      <w:r w:rsidR="00956F44">
        <w:rPr>
          <w:rFonts w:ascii="Garamond" w:hAnsi="Garamond" w:cs="Times New Roman"/>
        </w:rPr>
        <w:t xml:space="preserve"> (fig. 5)</w:t>
      </w:r>
      <w:r w:rsidR="00A110EC" w:rsidRPr="00FC02BD">
        <w:rPr>
          <w:rFonts w:ascii="Garamond" w:hAnsi="Garamond" w:cs="Times New Roman"/>
        </w:rPr>
        <w:t xml:space="preserve"> </w:t>
      </w:r>
      <w:r w:rsidRPr="00FC02BD">
        <w:rPr>
          <w:rFonts w:ascii="Garamond" w:hAnsi="Garamond" w:cs="Times New Roman"/>
        </w:rPr>
        <w:t>For each scenario, we also calculated the proportion of the total CPUE that occurred within the adjusted closure window</w:t>
      </w:r>
      <w:r w:rsidR="00956F44">
        <w:rPr>
          <w:rFonts w:ascii="Garamond" w:hAnsi="Garamond" w:cs="Times New Roman"/>
        </w:rPr>
        <w:t xml:space="preserve"> and </w:t>
      </w:r>
      <w:r w:rsidRPr="00FC02BD">
        <w:rPr>
          <w:rFonts w:ascii="Garamond" w:hAnsi="Garamond" w:cs="Times New Roman"/>
        </w:rPr>
        <w:t xml:space="preserve">compared the mean harvest foregone (percent of CPUE within the closure) across all years to the mean protection afforded to each stock group (fig. </w:t>
      </w:r>
      <w:r w:rsidR="00956F44">
        <w:rPr>
          <w:rFonts w:ascii="Garamond" w:hAnsi="Garamond" w:cs="Times New Roman"/>
        </w:rPr>
        <w:t>6</w:t>
      </w:r>
      <w:r w:rsidRPr="00FC02BD">
        <w:rPr>
          <w:rFonts w:ascii="Garamond" w:hAnsi="Garamond" w:cs="Times New Roman"/>
        </w:rPr>
        <w:t>). Together, these results illustrate the tradeoff between increased protection under later closure end dates and the corresponding loss of harvest opportunity for stakeholders in the basin.</w:t>
      </w:r>
    </w:p>
    <w:p w14:paraId="6F1855B6" w14:textId="77777777" w:rsidR="00FC02BD" w:rsidRDefault="00FC02BD" w:rsidP="007A07BC">
      <w:pPr>
        <w:spacing w:line="480" w:lineRule="auto"/>
        <w:rPr>
          <w:rFonts w:ascii="Garamond" w:hAnsi="Garamond"/>
          <w:b/>
          <w:bCs/>
          <w:sz w:val="32"/>
          <w:szCs w:val="32"/>
        </w:rPr>
      </w:pPr>
    </w:p>
    <w:p w14:paraId="2182E1EC" w14:textId="77777777" w:rsidR="00FC02BD" w:rsidRDefault="00FC02BD" w:rsidP="007A07BC">
      <w:pPr>
        <w:spacing w:line="480" w:lineRule="auto"/>
        <w:rPr>
          <w:rFonts w:ascii="Garamond" w:hAnsi="Garamond"/>
          <w:b/>
          <w:bCs/>
          <w:sz w:val="32"/>
          <w:szCs w:val="32"/>
        </w:rPr>
      </w:pPr>
    </w:p>
    <w:p w14:paraId="1B967039" w14:textId="16B46492" w:rsidR="004A0003" w:rsidRPr="00FC02BD" w:rsidRDefault="0019169F" w:rsidP="007A07BC">
      <w:pPr>
        <w:spacing w:line="480" w:lineRule="auto"/>
        <w:rPr>
          <w:rFonts w:ascii="Garamond" w:hAnsi="Garamond"/>
          <w:b/>
          <w:bCs/>
          <w:sz w:val="32"/>
          <w:szCs w:val="32"/>
        </w:rPr>
      </w:pPr>
      <w:r w:rsidRPr="00FC02BD">
        <w:rPr>
          <w:rFonts w:ascii="Garamond" w:hAnsi="Garamond"/>
          <w:b/>
          <w:bCs/>
          <w:sz w:val="32"/>
          <w:szCs w:val="32"/>
        </w:rPr>
        <w:lastRenderedPageBreak/>
        <w:t>Results</w:t>
      </w:r>
    </w:p>
    <w:p w14:paraId="10DADB8B" w14:textId="32038021" w:rsidR="00397FF6" w:rsidRPr="00FC02BD" w:rsidRDefault="007708F4" w:rsidP="007A07BC">
      <w:pPr>
        <w:spacing w:line="480" w:lineRule="auto"/>
        <w:rPr>
          <w:rFonts w:ascii="Garamond" w:hAnsi="Garamond" w:cs="Times New Roman"/>
          <w:b/>
          <w:bCs/>
          <w:sz w:val="28"/>
          <w:szCs w:val="28"/>
        </w:rPr>
      </w:pPr>
      <w:r w:rsidRPr="00FC02BD">
        <w:rPr>
          <w:rFonts w:ascii="Garamond" w:hAnsi="Garamond" w:cs="Times New Roman"/>
          <w:b/>
          <w:bCs/>
          <w:sz w:val="28"/>
          <w:szCs w:val="28"/>
        </w:rPr>
        <w:t>Variation</w:t>
      </w:r>
      <w:r w:rsidR="00397FF6" w:rsidRPr="00FC02BD">
        <w:rPr>
          <w:rFonts w:ascii="Garamond" w:hAnsi="Garamond" w:cs="Times New Roman"/>
          <w:b/>
          <w:bCs/>
          <w:sz w:val="28"/>
          <w:szCs w:val="28"/>
        </w:rPr>
        <w:t xml:space="preserve"> in stock </w:t>
      </w:r>
      <w:r w:rsidR="006D6AEE" w:rsidRPr="00FC02BD">
        <w:rPr>
          <w:rFonts w:ascii="Garamond" w:hAnsi="Garamond" w:cs="Times New Roman"/>
          <w:b/>
          <w:bCs/>
          <w:sz w:val="28"/>
          <w:szCs w:val="28"/>
        </w:rPr>
        <w:t>return timing</w:t>
      </w:r>
      <w:r w:rsidR="00C50733" w:rsidRPr="00FC02BD">
        <w:rPr>
          <w:rFonts w:ascii="Garamond" w:hAnsi="Garamond" w:cs="Times New Roman"/>
          <w:b/>
          <w:bCs/>
          <w:sz w:val="28"/>
          <w:szCs w:val="28"/>
        </w:rPr>
        <w:t xml:space="preserve"> </w:t>
      </w:r>
      <w:r w:rsidR="00536536" w:rsidRPr="00FC02BD">
        <w:rPr>
          <w:rFonts w:ascii="Garamond" w:hAnsi="Garamond" w:cs="Times New Roman"/>
          <w:b/>
          <w:bCs/>
          <w:sz w:val="28"/>
          <w:szCs w:val="28"/>
        </w:rPr>
        <w:t xml:space="preserve">within </w:t>
      </w:r>
      <w:r w:rsidR="006D6AEE" w:rsidRPr="00FC02BD">
        <w:rPr>
          <w:rFonts w:ascii="Garamond" w:hAnsi="Garamond" w:cs="Times New Roman"/>
          <w:b/>
          <w:bCs/>
          <w:sz w:val="28"/>
          <w:szCs w:val="28"/>
        </w:rPr>
        <w:t>season</w:t>
      </w:r>
    </w:p>
    <w:p w14:paraId="14441915" w14:textId="70BF0612" w:rsidR="001740E9" w:rsidRPr="00FC02BD" w:rsidRDefault="00D625F2" w:rsidP="007A07BC">
      <w:pPr>
        <w:pStyle w:val="whitespace-normal"/>
        <w:spacing w:line="480" w:lineRule="auto"/>
        <w:rPr>
          <w:rFonts w:ascii="Garamond" w:hAnsi="Garamond"/>
        </w:rPr>
      </w:pPr>
      <w:r w:rsidRPr="00BA542C">
        <w:rPr>
          <w:b/>
          <w:bCs/>
          <w:sz w:val="22"/>
          <w:szCs w:val="22"/>
        </w:rPr>
        <w:tab/>
      </w:r>
      <w:r w:rsidR="005C58CB" w:rsidRPr="00FC02BD">
        <w:rPr>
          <w:rFonts w:ascii="Garamond" w:hAnsi="Garamond"/>
        </w:rPr>
        <w:t xml:space="preserve">Across all years of our dataset (2017-2021), returns to the </w:t>
      </w:r>
      <w:r w:rsidR="009C3C93" w:rsidRPr="00FC02BD">
        <w:rPr>
          <w:rFonts w:ascii="Garamond" w:hAnsi="Garamond"/>
        </w:rPr>
        <w:t>6</w:t>
      </w:r>
      <w:r w:rsidR="005C58CB" w:rsidRPr="00FC02BD">
        <w:rPr>
          <w:rFonts w:ascii="Garamond" w:hAnsi="Garamond"/>
        </w:rPr>
        <w:t xml:space="preserve"> </w:t>
      </w:r>
      <w:r w:rsidR="009C3C93" w:rsidRPr="00FC02BD">
        <w:rPr>
          <w:rFonts w:ascii="Garamond" w:hAnsi="Garamond"/>
        </w:rPr>
        <w:t xml:space="preserve">regional </w:t>
      </w:r>
      <w:r w:rsidR="00F82735" w:rsidRPr="00FC02BD">
        <w:rPr>
          <w:rFonts w:ascii="Garamond" w:hAnsi="Garamond"/>
        </w:rPr>
        <w:t xml:space="preserve">stock </w:t>
      </w:r>
      <w:r w:rsidR="009C3C93" w:rsidRPr="00FC02BD">
        <w:rPr>
          <w:rFonts w:ascii="Garamond" w:hAnsi="Garamond"/>
        </w:rPr>
        <w:t xml:space="preserve">groups </w:t>
      </w:r>
      <w:r w:rsidR="005C58CB" w:rsidRPr="00FC02BD">
        <w:rPr>
          <w:rFonts w:ascii="Garamond" w:hAnsi="Garamond"/>
        </w:rPr>
        <w:t xml:space="preserve">exhibited </w:t>
      </w:r>
      <w:r w:rsidR="00C50733" w:rsidRPr="00FC02BD">
        <w:rPr>
          <w:rFonts w:ascii="Garamond" w:hAnsi="Garamond"/>
        </w:rPr>
        <w:t>a</w:t>
      </w:r>
      <w:r w:rsidR="005C58CB" w:rsidRPr="00FC02BD">
        <w:rPr>
          <w:rFonts w:ascii="Garamond" w:hAnsi="Garamond"/>
        </w:rPr>
        <w:t xml:space="preserve"> </w:t>
      </w:r>
      <w:r w:rsidR="00C50733" w:rsidRPr="00FC02BD">
        <w:rPr>
          <w:rFonts w:ascii="Garamond" w:hAnsi="Garamond"/>
        </w:rPr>
        <w:t xml:space="preserve">general transition </w:t>
      </w:r>
      <w:r w:rsidR="005C58CB" w:rsidRPr="00FC02BD">
        <w:rPr>
          <w:rFonts w:ascii="Garamond" w:hAnsi="Garamond"/>
        </w:rPr>
        <w:t>from</w:t>
      </w:r>
      <w:r w:rsidR="009C3C93" w:rsidRPr="00FC02BD">
        <w:rPr>
          <w:rFonts w:ascii="Garamond" w:hAnsi="Garamond"/>
        </w:rPr>
        <w:t xml:space="preserve"> the furthest</w:t>
      </w:r>
      <w:r w:rsidR="005C58CB" w:rsidRPr="00FC02BD">
        <w:rPr>
          <w:rFonts w:ascii="Garamond" w:hAnsi="Garamond"/>
        </w:rPr>
        <w:t xml:space="preserve"> upstream to</w:t>
      </w:r>
      <w:r w:rsidR="009C3C93" w:rsidRPr="00FC02BD">
        <w:rPr>
          <w:rFonts w:ascii="Garamond" w:hAnsi="Garamond"/>
        </w:rPr>
        <w:t xml:space="preserve"> the furthest</w:t>
      </w:r>
      <w:r w:rsidR="005C58CB" w:rsidRPr="00FC02BD">
        <w:rPr>
          <w:rFonts w:ascii="Garamond" w:hAnsi="Garamond"/>
        </w:rPr>
        <w:t xml:space="preserve"> downstream as the season progressed</w:t>
      </w:r>
      <w:r w:rsidR="00E3555B" w:rsidRPr="00FC02BD">
        <w:rPr>
          <w:rFonts w:ascii="Garamond" w:hAnsi="Garamond"/>
        </w:rPr>
        <w:t xml:space="preserve"> (Fig 3.).</w:t>
      </w:r>
      <w:r w:rsidR="005C58CB" w:rsidRPr="00FC02BD">
        <w:rPr>
          <w:rFonts w:ascii="Garamond" w:hAnsi="Garamond"/>
        </w:rPr>
        <w:t xml:space="preserve"> </w:t>
      </w:r>
      <w:r w:rsidR="00FA7C12" w:rsidRPr="00FC02BD">
        <w:rPr>
          <w:rFonts w:ascii="Garamond" w:hAnsi="Garamond"/>
        </w:rPr>
        <w:t>Notably, group 1, which contains the North Fork and East Fork Kuskokwim</w:t>
      </w:r>
      <w:r w:rsidR="007C2373" w:rsidRPr="00FC02BD">
        <w:rPr>
          <w:rFonts w:ascii="Garamond" w:hAnsi="Garamond"/>
        </w:rPr>
        <w:t xml:space="preserve">, </w:t>
      </w:r>
      <w:r w:rsidR="00915EEE" w:rsidRPr="00FC02BD">
        <w:rPr>
          <w:rFonts w:ascii="Garamond" w:hAnsi="Garamond"/>
        </w:rPr>
        <w:t>consistently</w:t>
      </w:r>
      <w:r w:rsidR="00FA7C12" w:rsidRPr="00FC02BD">
        <w:rPr>
          <w:rFonts w:ascii="Garamond" w:hAnsi="Garamond"/>
        </w:rPr>
        <w:t xml:space="preserve"> contributed </w:t>
      </w:r>
      <w:r w:rsidR="00E3555B" w:rsidRPr="00FC02BD">
        <w:rPr>
          <w:rFonts w:ascii="Garamond" w:hAnsi="Garamond"/>
        </w:rPr>
        <w:t xml:space="preserve">little </w:t>
      </w:r>
      <w:r w:rsidR="0046614E" w:rsidRPr="00FC02BD">
        <w:rPr>
          <w:rFonts w:ascii="Garamond" w:hAnsi="Garamond"/>
        </w:rPr>
        <w:t>to</w:t>
      </w:r>
      <w:r w:rsidR="00E3555B" w:rsidRPr="00FC02BD">
        <w:rPr>
          <w:rFonts w:ascii="Garamond" w:hAnsi="Garamond"/>
        </w:rPr>
        <w:t xml:space="preserve"> all years and quartiles </w:t>
      </w:r>
      <w:r w:rsidR="005B3E0C" w:rsidRPr="00FC02BD">
        <w:rPr>
          <w:rFonts w:ascii="Garamond" w:hAnsi="Garamond"/>
        </w:rPr>
        <w:t>(max: 2.9%)</w:t>
      </w:r>
      <w:r w:rsidR="002C6F1E" w:rsidRPr="00FC02BD">
        <w:rPr>
          <w:rFonts w:ascii="Garamond" w:hAnsi="Garamond"/>
        </w:rPr>
        <w:t>. E</w:t>
      </w:r>
      <w:r w:rsidR="005C58CB" w:rsidRPr="00FC02BD">
        <w:rPr>
          <w:rFonts w:ascii="Garamond" w:hAnsi="Garamond"/>
        </w:rPr>
        <w:t>arly season returns (Q1: start of run through June 11</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3a.</w:t>
      </w:r>
      <w:r w:rsidR="005C58CB" w:rsidRPr="00FC02BD">
        <w:rPr>
          <w:rFonts w:ascii="Garamond" w:hAnsi="Garamond"/>
        </w:rPr>
        <w:t>) w</w:t>
      </w:r>
      <w:r w:rsidR="007C2373" w:rsidRPr="00FC02BD">
        <w:rPr>
          <w:rFonts w:ascii="Garamond" w:hAnsi="Garamond"/>
        </w:rPr>
        <w:t xml:space="preserve">ere </w:t>
      </w:r>
      <w:r w:rsidR="007708F4" w:rsidRPr="00FC02BD">
        <w:rPr>
          <w:rFonts w:ascii="Garamond" w:hAnsi="Garamond"/>
        </w:rPr>
        <w:t xml:space="preserve">represented </w:t>
      </w:r>
      <w:r w:rsidR="00E355B2" w:rsidRPr="00FC02BD">
        <w:rPr>
          <w:rFonts w:ascii="Garamond" w:hAnsi="Garamond"/>
        </w:rPr>
        <w:t xml:space="preserve">primarily </w:t>
      </w:r>
      <w:r w:rsidR="007C2373" w:rsidRPr="00FC02BD">
        <w:rPr>
          <w:rFonts w:ascii="Garamond" w:hAnsi="Garamond"/>
        </w:rPr>
        <w:t xml:space="preserve">by high contributions from group 2 (median: </w:t>
      </w:r>
      <w:r w:rsidR="005B3E0C" w:rsidRPr="00FC02BD">
        <w:rPr>
          <w:rFonts w:ascii="Garamond" w:hAnsi="Garamond"/>
        </w:rPr>
        <w:t>42.2</w:t>
      </w:r>
      <w:r w:rsidR="007C2373" w:rsidRPr="00FC02BD">
        <w:rPr>
          <w:rFonts w:ascii="Garamond" w:hAnsi="Garamond"/>
        </w:rPr>
        <w:t>%)</w:t>
      </w:r>
      <w:r w:rsidR="00832815" w:rsidRPr="00FC02BD">
        <w:rPr>
          <w:rFonts w:ascii="Garamond" w:hAnsi="Garamond"/>
        </w:rPr>
        <w:t xml:space="preserve">, with relatively low median contribution </w:t>
      </w:r>
      <w:r w:rsidR="005B3E0C" w:rsidRPr="00FC02BD">
        <w:rPr>
          <w:rFonts w:ascii="Garamond" w:hAnsi="Garamond"/>
        </w:rPr>
        <w:t xml:space="preserve">(20% or less) from </w:t>
      </w:r>
      <w:r w:rsidR="00836381" w:rsidRPr="00FC02BD">
        <w:rPr>
          <w:rFonts w:ascii="Garamond" w:hAnsi="Garamond"/>
        </w:rPr>
        <w:t xml:space="preserve">all other </w:t>
      </w:r>
      <w:r w:rsidR="005B3E0C" w:rsidRPr="00FC02BD">
        <w:rPr>
          <w:rFonts w:ascii="Garamond" w:hAnsi="Garamond"/>
        </w:rPr>
        <w:t xml:space="preserve">groups. </w:t>
      </w:r>
      <w:r w:rsidR="00E355B2" w:rsidRPr="00FC02BD">
        <w:rPr>
          <w:rFonts w:ascii="Garamond" w:hAnsi="Garamond"/>
        </w:rPr>
        <w:t>The second quartile (</w:t>
      </w:r>
      <w:r w:rsidR="00C10AF2" w:rsidRPr="00FC02BD">
        <w:rPr>
          <w:rFonts w:ascii="Garamond" w:hAnsi="Garamond"/>
        </w:rPr>
        <w:t>June 12</w:t>
      </w:r>
      <w:r w:rsidR="00C10AF2" w:rsidRPr="00FC02BD">
        <w:rPr>
          <w:rFonts w:ascii="Garamond" w:hAnsi="Garamond"/>
          <w:vertAlign w:val="superscript"/>
        </w:rPr>
        <w:t>th</w:t>
      </w:r>
      <w:r w:rsidR="00C10AF2" w:rsidRPr="00FC02BD">
        <w:rPr>
          <w:rFonts w:ascii="Garamond" w:hAnsi="Garamond"/>
        </w:rPr>
        <w:t xml:space="preserve"> – 21</w:t>
      </w:r>
      <w:r w:rsidR="00C10AF2" w:rsidRPr="00FC02BD">
        <w:rPr>
          <w:rFonts w:ascii="Garamond" w:hAnsi="Garamond"/>
          <w:vertAlign w:val="superscript"/>
        </w:rPr>
        <w:t>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3b.)</w:t>
      </w:r>
      <w:r w:rsidR="00C10AF2" w:rsidRPr="00FC02BD">
        <w:rPr>
          <w:rFonts w:ascii="Garamond" w:hAnsi="Garamond"/>
        </w:rPr>
        <w:t xml:space="preserve"> </w:t>
      </w:r>
      <w:r w:rsidR="00F82735" w:rsidRPr="00FC02BD">
        <w:rPr>
          <w:rFonts w:ascii="Garamond" w:hAnsi="Garamond"/>
        </w:rPr>
        <w:t xml:space="preserve">exhibited </w:t>
      </w:r>
      <w:r w:rsidR="00C10AF2" w:rsidRPr="00FC02BD">
        <w:rPr>
          <w:rFonts w:ascii="Garamond" w:hAnsi="Garamond"/>
        </w:rPr>
        <w:t xml:space="preserve">a </w:t>
      </w:r>
      <w:r w:rsidR="006D11D3" w:rsidRPr="00FC02BD">
        <w:rPr>
          <w:rFonts w:ascii="Garamond" w:hAnsi="Garamond"/>
        </w:rPr>
        <w:t>slight decrease in contribution from group 2 (31</w:t>
      </w:r>
      <w:r w:rsidR="00F82735" w:rsidRPr="00FC02BD">
        <w:rPr>
          <w:rFonts w:ascii="Garamond" w:hAnsi="Garamond"/>
        </w:rPr>
        <w:t>.0</w:t>
      </w:r>
      <w:r w:rsidR="006D11D3" w:rsidRPr="00FC02BD">
        <w:rPr>
          <w:rFonts w:ascii="Garamond" w:hAnsi="Garamond"/>
        </w:rPr>
        <w:t xml:space="preserve">%), with increasing contribution from groups 4 and 5 (25.8% and 19.8%, respectively). </w:t>
      </w:r>
      <w:r w:rsidR="00C10AF2" w:rsidRPr="00FC02BD">
        <w:rPr>
          <w:rFonts w:ascii="Garamond" w:hAnsi="Garamond"/>
        </w:rPr>
        <w:t>This pattern largely h</w:t>
      </w:r>
      <w:r w:rsidR="00836381" w:rsidRPr="00FC02BD">
        <w:rPr>
          <w:rFonts w:ascii="Garamond" w:hAnsi="Garamond"/>
        </w:rPr>
        <w:t>eld</w:t>
      </w:r>
      <w:r w:rsidR="00C10AF2" w:rsidRPr="00FC02BD">
        <w:rPr>
          <w:rFonts w:ascii="Garamond" w:hAnsi="Garamond"/>
        </w:rPr>
        <w:t xml:space="preserve"> in the 3</w:t>
      </w:r>
      <w:r w:rsidR="00C10AF2" w:rsidRPr="00FC02BD">
        <w:rPr>
          <w:rFonts w:ascii="Garamond" w:hAnsi="Garamond"/>
          <w:vertAlign w:val="superscript"/>
        </w:rPr>
        <w:t>rd</w:t>
      </w:r>
      <w:r w:rsidR="00C10AF2" w:rsidRPr="00FC02BD">
        <w:rPr>
          <w:rFonts w:ascii="Garamond" w:hAnsi="Garamond"/>
        </w:rPr>
        <w:t xml:space="preserve"> quartile (June 22</w:t>
      </w:r>
      <w:r w:rsidR="00C10AF2" w:rsidRPr="00FC02BD">
        <w:rPr>
          <w:rFonts w:ascii="Garamond" w:hAnsi="Garamond"/>
          <w:vertAlign w:val="superscript"/>
        </w:rPr>
        <w:t>nd</w:t>
      </w:r>
      <w:r w:rsidR="00C10AF2" w:rsidRPr="00FC02BD">
        <w:rPr>
          <w:rFonts w:ascii="Garamond" w:hAnsi="Garamond"/>
        </w:rPr>
        <w:t>-</w:t>
      </w:r>
      <w:r w:rsidR="00B27EC5" w:rsidRPr="00FC02BD">
        <w:rPr>
          <w:rFonts w:ascii="Garamond" w:hAnsi="Garamond"/>
        </w:rPr>
        <w:t xml:space="preserve"> </w:t>
      </w:r>
      <w:r w:rsidR="00C10AF2" w:rsidRPr="00FC02BD">
        <w:rPr>
          <w:rFonts w:ascii="Garamond" w:hAnsi="Garamond"/>
        </w:rPr>
        <w:t>July</w:t>
      </w:r>
      <w:r w:rsidR="00881286" w:rsidRPr="00FC02BD">
        <w:rPr>
          <w:rFonts w:ascii="Garamond" w:hAnsi="Garamond"/>
        </w:rPr>
        <w:t xml:space="preserve"> </w:t>
      </w:r>
      <w:r w:rsidR="00C10AF2" w:rsidRPr="00FC02BD">
        <w:rPr>
          <w:rFonts w:ascii="Garamond" w:hAnsi="Garamond"/>
        </w:rPr>
        <w:t>1st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3c.</w:t>
      </w:r>
      <w:r w:rsidR="00C10AF2" w:rsidRPr="00FC02BD">
        <w:rPr>
          <w:rFonts w:ascii="Garamond" w:hAnsi="Garamond"/>
        </w:rPr>
        <w:t xml:space="preserve">), </w:t>
      </w:r>
      <w:r w:rsidR="007C2373" w:rsidRPr="00FC02BD">
        <w:rPr>
          <w:rFonts w:ascii="Garamond" w:hAnsi="Garamond"/>
        </w:rPr>
        <w:t>with a further decrease in contribution from group 2 (</w:t>
      </w:r>
      <w:r w:rsidR="006D11D3" w:rsidRPr="00FC02BD">
        <w:rPr>
          <w:rFonts w:ascii="Garamond" w:hAnsi="Garamond"/>
        </w:rPr>
        <w:t>21.6</w:t>
      </w:r>
      <w:r w:rsidR="007C2373" w:rsidRPr="00FC02BD">
        <w:rPr>
          <w:rFonts w:ascii="Garamond" w:hAnsi="Garamond"/>
        </w:rPr>
        <w:t>%)</w:t>
      </w:r>
      <w:r w:rsidR="006D11D3" w:rsidRPr="00FC02BD">
        <w:rPr>
          <w:rFonts w:ascii="Garamond" w:hAnsi="Garamond"/>
        </w:rPr>
        <w:t xml:space="preserve"> and an increased contribution from group 4 (30.1%). </w:t>
      </w:r>
      <w:r w:rsidR="00E3555B" w:rsidRPr="00FC02BD">
        <w:rPr>
          <w:rFonts w:ascii="Garamond" w:hAnsi="Garamond"/>
        </w:rPr>
        <w:t>Finally, t</w:t>
      </w:r>
      <w:r w:rsidR="00253057" w:rsidRPr="00FC02BD">
        <w:rPr>
          <w:rFonts w:ascii="Garamond" w:hAnsi="Garamond"/>
        </w:rPr>
        <w:t>he fourth quartile</w:t>
      </w:r>
      <w:r w:rsidR="002D12FE" w:rsidRPr="00FC02BD">
        <w:rPr>
          <w:rFonts w:ascii="Garamond" w:hAnsi="Garamond"/>
        </w:rPr>
        <w:t xml:space="preserve"> (July 2</w:t>
      </w:r>
      <w:r w:rsidR="002D12FE" w:rsidRPr="00FC02BD">
        <w:rPr>
          <w:rFonts w:ascii="Garamond" w:hAnsi="Garamond"/>
          <w:vertAlign w:val="superscript"/>
        </w:rPr>
        <w:t>nd</w:t>
      </w:r>
      <w:r w:rsidR="002D12FE" w:rsidRPr="00FC02BD">
        <w:rPr>
          <w:rFonts w:ascii="Garamond" w:hAnsi="Garamond"/>
        </w:rPr>
        <w:t xml:space="preserve"> onward</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3d.</w:t>
      </w:r>
      <w:r w:rsidR="002D12FE" w:rsidRPr="00FC02BD">
        <w:rPr>
          <w:rFonts w:ascii="Garamond" w:hAnsi="Garamond"/>
        </w:rPr>
        <w:t xml:space="preserve">) </w:t>
      </w:r>
      <w:r w:rsidR="00F82735" w:rsidRPr="00FC02BD">
        <w:rPr>
          <w:rFonts w:ascii="Garamond" w:hAnsi="Garamond"/>
        </w:rPr>
        <w:t xml:space="preserve">exhibited </w:t>
      </w:r>
      <w:r w:rsidR="00253057" w:rsidRPr="00FC02BD">
        <w:rPr>
          <w:rFonts w:ascii="Garamond" w:hAnsi="Garamond"/>
        </w:rPr>
        <w:t xml:space="preserve">a marked increase in median contribution from </w:t>
      </w:r>
      <w:r w:rsidR="001740E9" w:rsidRPr="00FC02BD">
        <w:rPr>
          <w:rFonts w:ascii="Garamond" w:hAnsi="Garamond"/>
        </w:rPr>
        <w:t>the furthest downstream group</w:t>
      </w:r>
      <w:r w:rsidR="00E3555B" w:rsidRPr="00FC02BD">
        <w:rPr>
          <w:rFonts w:ascii="Garamond" w:hAnsi="Garamond"/>
        </w:rPr>
        <w:t xml:space="preserve"> </w:t>
      </w:r>
      <w:r w:rsidR="00253057" w:rsidRPr="00FC02BD">
        <w:rPr>
          <w:rFonts w:ascii="Garamond" w:hAnsi="Garamond"/>
        </w:rPr>
        <w:t>(</w:t>
      </w:r>
      <w:r w:rsidR="0046614E" w:rsidRPr="00FC02BD">
        <w:rPr>
          <w:rFonts w:ascii="Garamond" w:hAnsi="Garamond"/>
        </w:rPr>
        <w:t xml:space="preserve">Group 6, </w:t>
      </w:r>
      <w:r w:rsidR="006D11D3" w:rsidRPr="00FC02BD">
        <w:rPr>
          <w:rFonts w:ascii="Garamond" w:hAnsi="Garamond"/>
        </w:rPr>
        <w:t>17.9</w:t>
      </w:r>
      <w:proofErr w:type="gramStart"/>
      <w:r w:rsidR="00253057" w:rsidRPr="00FC02BD">
        <w:rPr>
          <w:rFonts w:ascii="Garamond" w:hAnsi="Garamond"/>
        </w:rPr>
        <w:t>% )</w:t>
      </w:r>
      <w:proofErr w:type="gramEnd"/>
      <w:r w:rsidR="001740E9" w:rsidRPr="00FC02BD">
        <w:rPr>
          <w:rFonts w:ascii="Garamond" w:hAnsi="Garamond"/>
        </w:rPr>
        <w:t xml:space="preserve">, and contribution to this quartile was largely driven by </w:t>
      </w:r>
      <w:r w:rsidR="006D11D3" w:rsidRPr="00FC02BD">
        <w:rPr>
          <w:rFonts w:ascii="Garamond" w:hAnsi="Garamond"/>
        </w:rPr>
        <w:t xml:space="preserve">Groups 4 and 5 </w:t>
      </w:r>
      <w:r w:rsidR="00F82735" w:rsidRPr="00FC02BD">
        <w:rPr>
          <w:rFonts w:ascii="Garamond" w:hAnsi="Garamond"/>
        </w:rPr>
        <w:t xml:space="preserve">located in </w:t>
      </w:r>
      <w:r w:rsidR="006D11D3" w:rsidRPr="00FC02BD">
        <w:rPr>
          <w:rFonts w:ascii="Garamond" w:hAnsi="Garamond"/>
        </w:rPr>
        <w:t>the bottom of the watershed</w:t>
      </w:r>
      <w:r w:rsidR="001740E9" w:rsidRPr="00FC02BD">
        <w:rPr>
          <w:rFonts w:ascii="Garamond" w:hAnsi="Garamond"/>
        </w:rPr>
        <w:t xml:space="preserve"> </w:t>
      </w:r>
      <w:proofErr w:type="gramStart"/>
      <w:r w:rsidR="001740E9" w:rsidRPr="00FC02BD">
        <w:rPr>
          <w:rFonts w:ascii="Garamond" w:hAnsi="Garamond"/>
        </w:rPr>
        <w:t>(</w:t>
      </w:r>
      <w:r w:rsidR="006D11D3" w:rsidRPr="00FC02BD">
        <w:rPr>
          <w:rFonts w:ascii="Garamond" w:hAnsi="Garamond"/>
        </w:rPr>
        <w:t xml:space="preserve"> 26.9</w:t>
      </w:r>
      <w:proofErr w:type="gramEnd"/>
      <w:r w:rsidR="006D11D3" w:rsidRPr="00FC02BD">
        <w:rPr>
          <w:rFonts w:ascii="Garamond" w:hAnsi="Garamond"/>
        </w:rPr>
        <w:t>% and 25.4%, respectively</w:t>
      </w:r>
      <w:r w:rsidR="001740E9" w:rsidRPr="00FC02BD">
        <w:rPr>
          <w:rFonts w:ascii="Garamond" w:hAnsi="Garamond"/>
        </w:rPr>
        <w:t>)</w:t>
      </w:r>
      <w:r w:rsidR="006D11D3" w:rsidRPr="00FC02BD">
        <w:rPr>
          <w:rFonts w:ascii="Garamond" w:hAnsi="Garamond"/>
        </w:rPr>
        <w:t xml:space="preserve">. </w:t>
      </w:r>
    </w:p>
    <w:p w14:paraId="54D0CEDA" w14:textId="72814E9A" w:rsidR="001740E9" w:rsidRPr="00FC02BD" w:rsidRDefault="00536536" w:rsidP="00665BC1">
      <w:pPr>
        <w:pStyle w:val="whitespace-normal"/>
        <w:spacing w:line="480" w:lineRule="auto"/>
        <w:ind w:firstLine="720"/>
        <w:rPr>
          <w:rFonts w:ascii="Garamond" w:hAnsi="Garamond"/>
          <w:b/>
          <w:bCs/>
        </w:rPr>
      </w:pPr>
      <w:r w:rsidRPr="00FC02BD">
        <w:rPr>
          <w:rFonts w:ascii="Garamond" w:hAnsi="Garamond"/>
        </w:rPr>
        <w:t xml:space="preserve">Cumulative distribution plots </w:t>
      </w:r>
      <w:r w:rsidR="006D6AEE" w:rsidRPr="00FC02BD">
        <w:rPr>
          <w:rFonts w:ascii="Garamond" w:hAnsi="Garamond"/>
        </w:rPr>
        <w:t>(</w:t>
      </w:r>
      <w:r w:rsidR="00E85535" w:rsidRPr="00FC02BD">
        <w:rPr>
          <w:rFonts w:ascii="Garamond" w:hAnsi="Garamond"/>
        </w:rPr>
        <w:t>Fig.</w:t>
      </w:r>
      <w:r w:rsidR="006D6AEE" w:rsidRPr="00FC02BD">
        <w:rPr>
          <w:rFonts w:ascii="Garamond" w:hAnsi="Garamond"/>
        </w:rPr>
        <w:t xml:space="preserve"> 4) </w:t>
      </w:r>
      <w:r w:rsidR="001740E9" w:rsidRPr="00FC02BD">
        <w:rPr>
          <w:rFonts w:ascii="Garamond" w:hAnsi="Garamond"/>
        </w:rPr>
        <w:t xml:space="preserve">illustrated variation in </w:t>
      </w:r>
      <w:r w:rsidR="00F82735" w:rsidRPr="00FC02BD">
        <w:rPr>
          <w:rFonts w:ascii="Garamond" w:hAnsi="Garamond"/>
        </w:rPr>
        <w:t xml:space="preserve">seasonal migration </w:t>
      </w:r>
      <w:r w:rsidR="001740E9" w:rsidRPr="00FC02BD">
        <w:rPr>
          <w:rFonts w:ascii="Garamond" w:hAnsi="Garamond"/>
        </w:rPr>
        <w:t xml:space="preserve">timing among groups independent of total returns to each </w:t>
      </w:r>
      <w:r w:rsidR="00F82735" w:rsidRPr="00FC02BD">
        <w:rPr>
          <w:rFonts w:ascii="Garamond" w:hAnsi="Garamond"/>
        </w:rPr>
        <w:t>group</w:t>
      </w:r>
      <w:r w:rsidR="001740E9" w:rsidRPr="00FC02BD">
        <w:rPr>
          <w:rFonts w:ascii="Garamond" w:hAnsi="Garamond"/>
        </w:rPr>
        <w:t xml:space="preserve">. In all years of our dataset </w:t>
      </w:r>
      <w:r w:rsidR="0046614E" w:rsidRPr="00FC02BD">
        <w:rPr>
          <w:rFonts w:ascii="Garamond" w:hAnsi="Garamond"/>
        </w:rPr>
        <w:t xml:space="preserve">upper watershed </w:t>
      </w:r>
      <w:r w:rsidR="001740E9" w:rsidRPr="00FC02BD">
        <w:rPr>
          <w:rFonts w:ascii="Garamond" w:hAnsi="Garamond"/>
        </w:rPr>
        <w:t xml:space="preserve">stocks arrived earlier in the season whereas </w:t>
      </w:r>
      <w:r w:rsidR="003031E8" w:rsidRPr="00FC02BD">
        <w:rPr>
          <w:rFonts w:ascii="Garamond" w:hAnsi="Garamond"/>
        </w:rPr>
        <w:t>furthe</w:t>
      </w:r>
      <w:r w:rsidR="00836381" w:rsidRPr="00FC02BD">
        <w:rPr>
          <w:rFonts w:ascii="Garamond" w:hAnsi="Garamond"/>
        </w:rPr>
        <w:t>r</w:t>
      </w:r>
      <w:r w:rsidR="003031E8" w:rsidRPr="00FC02BD">
        <w:rPr>
          <w:rFonts w:ascii="Garamond" w:hAnsi="Garamond"/>
        </w:rPr>
        <w:t xml:space="preserve"> downstream groups</w:t>
      </w:r>
      <w:r w:rsidR="00F82735" w:rsidRPr="00FC02BD">
        <w:rPr>
          <w:rFonts w:ascii="Garamond" w:hAnsi="Garamond"/>
        </w:rPr>
        <w:t xml:space="preserve"> </w:t>
      </w:r>
      <w:r w:rsidR="003031E8" w:rsidRPr="00FC02BD">
        <w:rPr>
          <w:rFonts w:ascii="Garamond" w:hAnsi="Garamond"/>
        </w:rPr>
        <w:t>return later</w:t>
      </w:r>
      <w:r w:rsidR="001740E9" w:rsidRPr="00FC02BD">
        <w:rPr>
          <w:rFonts w:ascii="Garamond" w:hAnsi="Garamond"/>
        </w:rPr>
        <w:t>. There was some variability in run timing among middle/lower watershed groups, however, a clear difference in run timing between the upper and lower portions of the watershed were evident despite differences in the</w:t>
      </w:r>
      <w:r w:rsidR="00F82735" w:rsidRPr="00FC02BD">
        <w:rPr>
          <w:rFonts w:ascii="Garamond" w:hAnsi="Garamond"/>
        </w:rPr>
        <w:t xml:space="preserve"> average migration</w:t>
      </w:r>
      <w:r w:rsidR="001740E9" w:rsidRPr="00FC02BD">
        <w:rPr>
          <w:rFonts w:ascii="Garamond" w:hAnsi="Garamond"/>
        </w:rPr>
        <w:t xml:space="preserve"> </w:t>
      </w:r>
      <w:r w:rsidR="002B597E" w:rsidRPr="00FC02BD">
        <w:rPr>
          <w:rFonts w:ascii="Garamond" w:hAnsi="Garamond"/>
        </w:rPr>
        <w:t>timing and</w:t>
      </w:r>
      <w:r w:rsidR="001740E9" w:rsidRPr="00FC02BD">
        <w:rPr>
          <w:rFonts w:ascii="Garamond" w:hAnsi="Garamond"/>
        </w:rPr>
        <w:t xml:space="preserve"> temporal distribution of the run (i.e. extended vs protracted run timing)</w:t>
      </w:r>
      <w:r w:rsidR="002B597E" w:rsidRPr="00FC02BD">
        <w:rPr>
          <w:rFonts w:ascii="Garamond" w:hAnsi="Garamond"/>
        </w:rPr>
        <w:t xml:space="preserve"> (Fig</w:t>
      </w:r>
      <w:r w:rsidR="00D96066">
        <w:rPr>
          <w:rFonts w:ascii="Garamond" w:hAnsi="Garamond"/>
        </w:rPr>
        <w:t>.</w:t>
      </w:r>
      <w:r w:rsidR="002B597E" w:rsidRPr="00FC02BD">
        <w:rPr>
          <w:rFonts w:ascii="Garamond" w:hAnsi="Garamond"/>
        </w:rPr>
        <w:t xml:space="preserve"> 4, Grey solid line). </w:t>
      </w:r>
      <w:r w:rsidR="00270862" w:rsidRPr="00FC02BD">
        <w:rPr>
          <w:rFonts w:ascii="Garamond" w:hAnsi="Garamond"/>
        </w:rPr>
        <w:t xml:space="preserve">However, the proportion of total CPUE </w:t>
      </w:r>
      <w:r w:rsidR="00270862" w:rsidRPr="00FC02BD">
        <w:rPr>
          <w:rFonts w:ascii="Garamond" w:hAnsi="Garamond"/>
        </w:rPr>
        <w:lastRenderedPageBreak/>
        <w:t>remaining at the front-end closure date (dashed grey line, Fig. 4) varied substantially among years. In some years, nearly the entire run had yet to arrive by the closure date (e.g., 2017), whereas in others, almost 25% of the total return occurred before the closure end date</w:t>
      </w:r>
    </w:p>
    <w:p w14:paraId="425125A7" w14:textId="1EB65B14" w:rsidR="00397FF6" w:rsidRPr="00FC02BD" w:rsidRDefault="00397FF6" w:rsidP="006D6AEE">
      <w:pPr>
        <w:pStyle w:val="whitespace-normal"/>
        <w:spacing w:line="480" w:lineRule="auto"/>
        <w:rPr>
          <w:rFonts w:ascii="Garamond" w:hAnsi="Garamond"/>
        </w:rPr>
      </w:pPr>
      <w:r w:rsidRPr="00FC02BD">
        <w:rPr>
          <w:rFonts w:ascii="Garamond" w:hAnsi="Garamond"/>
          <w:b/>
          <w:bCs/>
        </w:rPr>
        <w:t xml:space="preserve">Front end closure protections </w:t>
      </w:r>
    </w:p>
    <w:p w14:paraId="3E0FDA39" w14:textId="42385C00" w:rsidR="00A54B4A" w:rsidRPr="00FC02BD" w:rsidRDefault="00E67672" w:rsidP="00D516D1">
      <w:pPr>
        <w:pStyle w:val="whitespace-normal"/>
        <w:spacing w:line="480" w:lineRule="auto"/>
        <w:ind w:firstLine="720"/>
        <w:rPr>
          <w:rFonts w:ascii="Garamond" w:hAnsi="Garamond"/>
        </w:rPr>
      </w:pPr>
      <w:r w:rsidRPr="00FC02BD">
        <w:rPr>
          <w:rFonts w:ascii="Garamond" w:hAnsi="Garamond"/>
        </w:rPr>
        <w:t>Early returning upper Kuskok</w:t>
      </w:r>
      <w:r w:rsidR="006D11D3" w:rsidRPr="00FC02BD">
        <w:rPr>
          <w:rFonts w:ascii="Garamond" w:hAnsi="Garamond"/>
        </w:rPr>
        <w:t>w</w:t>
      </w:r>
      <w:r w:rsidRPr="00FC02BD">
        <w:rPr>
          <w:rFonts w:ascii="Garamond" w:hAnsi="Garamond"/>
        </w:rPr>
        <w:t xml:space="preserve">im stocks were afforded higher proportional protection through the implementation of a front-end closure management strategy </w:t>
      </w:r>
      <w:r w:rsidR="007A07BC" w:rsidRPr="00FC02BD">
        <w:rPr>
          <w:rFonts w:ascii="Garamond" w:hAnsi="Garamond"/>
        </w:rPr>
        <w:t xml:space="preserve">(Fig. </w:t>
      </w:r>
      <w:r w:rsidR="00956F44">
        <w:rPr>
          <w:rFonts w:ascii="Garamond" w:hAnsi="Garamond"/>
        </w:rPr>
        <w:t>5</w:t>
      </w:r>
      <w:r w:rsidR="007A07BC" w:rsidRPr="00FC02BD">
        <w:rPr>
          <w:rFonts w:ascii="Garamond" w:hAnsi="Garamond"/>
        </w:rPr>
        <w:t>)</w:t>
      </w:r>
      <w:r w:rsidRPr="00FC02BD">
        <w:rPr>
          <w:rFonts w:ascii="Garamond" w:hAnsi="Garamond"/>
        </w:rPr>
        <w:t>. On average, Group 1, comprised of the furthest upstream stocks, received 22.6% of its total contribution within the front-end closure window, followed by Group 2 at 13.5%. In contrast, stocks in further downstream areas received considerably less protection, with less than 10% protection afforded to Groups 3-6 on average. These downstream groups also displayed a much narrower range of protection values across all years of our dataset: proportional protection ranged from 1</w:t>
      </w:r>
      <w:r w:rsidR="00665BC1" w:rsidRPr="00FC02BD">
        <w:rPr>
          <w:rFonts w:ascii="Garamond" w:hAnsi="Garamond"/>
        </w:rPr>
        <w:t xml:space="preserve">.0 % </w:t>
      </w:r>
      <w:r w:rsidRPr="00FC02BD">
        <w:rPr>
          <w:rFonts w:ascii="Garamond" w:hAnsi="Garamond"/>
        </w:rPr>
        <w:t xml:space="preserve">-14% for Groups 4-6 and 1.7% - 19% for Group 3. In </w:t>
      </w:r>
      <w:r w:rsidR="00A54B4A" w:rsidRPr="00FC02BD">
        <w:rPr>
          <w:rFonts w:ascii="Garamond" w:hAnsi="Garamond"/>
        </w:rPr>
        <w:t>contrast, upstream</w:t>
      </w:r>
      <w:r w:rsidRPr="00FC02BD">
        <w:rPr>
          <w:rFonts w:ascii="Garamond" w:hAnsi="Garamond"/>
        </w:rPr>
        <w:t xml:space="preserve"> groups </w:t>
      </w:r>
      <w:r w:rsidR="00836381" w:rsidRPr="00FC02BD">
        <w:rPr>
          <w:rFonts w:ascii="Garamond" w:hAnsi="Garamond"/>
        </w:rPr>
        <w:t>displayed</w:t>
      </w:r>
      <w:r w:rsidRPr="00FC02BD">
        <w:rPr>
          <w:rFonts w:ascii="Garamond" w:hAnsi="Garamond"/>
        </w:rPr>
        <w:t xml:space="preserve"> a much larger range of protection</w:t>
      </w:r>
      <w:r w:rsidR="007A07BC" w:rsidRPr="00FC02BD">
        <w:rPr>
          <w:rFonts w:ascii="Garamond" w:hAnsi="Garamond"/>
        </w:rPr>
        <w:t xml:space="preserve"> across our dataset</w:t>
      </w:r>
      <w:r w:rsidRPr="00FC02BD">
        <w:rPr>
          <w:rFonts w:ascii="Garamond" w:hAnsi="Garamond"/>
        </w:rPr>
        <w:t xml:space="preserve"> </w:t>
      </w:r>
      <w:r w:rsidR="00836381" w:rsidRPr="00FC02BD">
        <w:rPr>
          <w:rFonts w:ascii="Garamond" w:hAnsi="Garamond"/>
        </w:rPr>
        <w:t xml:space="preserve">with </w:t>
      </w:r>
      <w:r w:rsidRPr="00FC02BD">
        <w:rPr>
          <w:rFonts w:ascii="Garamond" w:hAnsi="Garamond"/>
        </w:rPr>
        <w:t xml:space="preserve">Group 2 ranging from 2.4% </w:t>
      </w:r>
      <w:r w:rsidR="00836381" w:rsidRPr="00FC02BD">
        <w:rPr>
          <w:rFonts w:ascii="Garamond" w:hAnsi="Garamond"/>
        </w:rPr>
        <w:t>-</w:t>
      </w:r>
      <w:r w:rsidRPr="00FC02BD">
        <w:rPr>
          <w:rFonts w:ascii="Garamond" w:hAnsi="Garamond"/>
        </w:rPr>
        <w:t xml:space="preserve"> 29.4% and Group 1 </w:t>
      </w:r>
      <w:r w:rsidR="00836381" w:rsidRPr="00FC02BD">
        <w:rPr>
          <w:rFonts w:ascii="Garamond" w:hAnsi="Garamond"/>
        </w:rPr>
        <w:t xml:space="preserve">ranging </w:t>
      </w:r>
      <w:r w:rsidRPr="00FC02BD">
        <w:rPr>
          <w:rFonts w:ascii="Garamond" w:hAnsi="Garamond"/>
        </w:rPr>
        <w:t xml:space="preserve">from 3% </w:t>
      </w:r>
      <w:r w:rsidR="00836381" w:rsidRPr="00FC02BD">
        <w:rPr>
          <w:rFonts w:ascii="Garamond" w:hAnsi="Garamond"/>
        </w:rPr>
        <w:t>-</w:t>
      </w:r>
      <w:r w:rsidRPr="00FC02BD">
        <w:rPr>
          <w:rFonts w:ascii="Garamond" w:hAnsi="Garamond"/>
        </w:rPr>
        <w:t xml:space="preserve"> 52%</w:t>
      </w:r>
      <w:r w:rsidR="00836381" w:rsidRPr="00FC02BD">
        <w:rPr>
          <w:rFonts w:ascii="Garamond" w:hAnsi="Garamond"/>
        </w:rPr>
        <w:t xml:space="preserve"> </w:t>
      </w:r>
      <w:r w:rsidR="00BA542C" w:rsidRPr="00FC02BD">
        <w:rPr>
          <w:rFonts w:ascii="Garamond" w:hAnsi="Garamond"/>
        </w:rPr>
        <w:t>of the overall return protected by the front</w:t>
      </w:r>
      <w:r w:rsidR="00885296" w:rsidRPr="00FC02BD">
        <w:rPr>
          <w:rFonts w:ascii="Garamond" w:hAnsi="Garamond"/>
        </w:rPr>
        <w:t>-</w:t>
      </w:r>
      <w:r w:rsidR="00BA542C" w:rsidRPr="00FC02BD">
        <w:rPr>
          <w:rFonts w:ascii="Garamond" w:hAnsi="Garamond"/>
        </w:rPr>
        <w:t xml:space="preserve">end closure. </w:t>
      </w:r>
    </w:p>
    <w:p w14:paraId="0330ACC8" w14:textId="0E816066" w:rsidR="00F7515F" w:rsidRPr="00FC02BD" w:rsidRDefault="00BA542C" w:rsidP="00F7515F">
      <w:pPr>
        <w:pStyle w:val="whitespace-normal"/>
        <w:spacing w:line="480" w:lineRule="auto"/>
        <w:ind w:firstLine="720"/>
        <w:rPr>
          <w:rFonts w:ascii="Garamond" w:hAnsi="Garamond"/>
        </w:rPr>
      </w:pPr>
      <w:r w:rsidRPr="00FC02BD">
        <w:rPr>
          <w:rFonts w:ascii="Garamond" w:hAnsi="Garamond"/>
        </w:rPr>
        <w:t xml:space="preserve">Varying the duration of the front-end closure </w:t>
      </w:r>
      <w:r w:rsidR="00E90573" w:rsidRPr="00FC02BD">
        <w:rPr>
          <w:rFonts w:ascii="Garamond" w:hAnsi="Garamond"/>
        </w:rPr>
        <w:t xml:space="preserve">did not change the overall pattern of </w:t>
      </w:r>
      <w:r w:rsidRPr="00FC02BD">
        <w:rPr>
          <w:rFonts w:ascii="Garamond" w:hAnsi="Garamond"/>
        </w:rPr>
        <w:t xml:space="preserve">higher </w:t>
      </w:r>
      <w:r w:rsidR="00E90573" w:rsidRPr="00FC02BD">
        <w:rPr>
          <w:rFonts w:ascii="Garamond" w:hAnsi="Garamond"/>
        </w:rPr>
        <w:t>protection afforded to upstream stocks. However, an earlier closure date (June 8th) markedly decreased both the median and range of protection for upstream stocks</w:t>
      </w:r>
      <w:r w:rsidR="00CC09EC" w:rsidRPr="00FC02BD">
        <w:rPr>
          <w:rFonts w:ascii="Garamond" w:hAnsi="Garamond"/>
        </w:rPr>
        <w:t>; m</w:t>
      </w:r>
      <w:r w:rsidR="00E90573" w:rsidRPr="00FC02BD">
        <w:rPr>
          <w:rFonts w:ascii="Garamond" w:hAnsi="Garamond"/>
        </w:rPr>
        <w:t xml:space="preserve">edian protection for Groups 1 and 2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1 and 2 saw an increase of </w:t>
      </w:r>
      <w:bookmarkStart w:id="12" w:name="_Hlk213834610"/>
      <w:r w:rsidR="00E90573" w:rsidRPr="00FC02BD">
        <w:rPr>
          <w:rFonts w:ascii="Garamond" w:hAnsi="Garamond"/>
        </w:rPr>
        <w:t>17.4% and 9.1% in median protection</w:t>
      </w:r>
      <w:r w:rsidRPr="00FC02BD">
        <w:rPr>
          <w:rFonts w:ascii="Garamond" w:hAnsi="Garamond"/>
        </w:rPr>
        <w:t>, respectively,</w:t>
      </w:r>
      <w:r w:rsidR="00E90573" w:rsidRPr="00FC02BD">
        <w:rPr>
          <w:rFonts w:ascii="Garamond" w:hAnsi="Garamond"/>
        </w:rPr>
        <w:t xml:space="preserve"> by extending the front-end closure three days </w:t>
      </w:r>
      <w:r w:rsidR="00E90573" w:rsidRPr="00FC02BD">
        <w:rPr>
          <w:rFonts w:ascii="Garamond" w:hAnsi="Garamond"/>
        </w:rPr>
        <w:lastRenderedPageBreak/>
        <w:t xml:space="preserve">and </w:t>
      </w:r>
      <w:r w:rsidRPr="00FC02BD">
        <w:rPr>
          <w:rFonts w:ascii="Garamond" w:hAnsi="Garamond"/>
        </w:rPr>
        <w:t xml:space="preserve">the same groups saw a </w:t>
      </w:r>
      <w:r w:rsidR="00E90573" w:rsidRPr="00FC02BD">
        <w:rPr>
          <w:rFonts w:ascii="Garamond" w:hAnsi="Garamond"/>
        </w:rPr>
        <w:t xml:space="preserve">32.3% and 21.3% </w:t>
      </w:r>
      <w:bookmarkEnd w:id="12"/>
      <w:r w:rsidR="00E90573" w:rsidRPr="00FC02BD">
        <w:rPr>
          <w:rFonts w:ascii="Garamond" w:hAnsi="Garamond"/>
        </w:rPr>
        <w:t>i</w:t>
      </w:r>
      <w:r w:rsidRPr="00FC02BD">
        <w:rPr>
          <w:rFonts w:ascii="Garamond" w:hAnsi="Garamond"/>
        </w:rPr>
        <w:t xml:space="preserve">ncrease in protection by </w:t>
      </w:r>
      <w:r w:rsidR="00E90573" w:rsidRPr="00FC02BD">
        <w:rPr>
          <w:rFonts w:ascii="Garamond" w:hAnsi="Garamond"/>
        </w:rPr>
        <w:t>extending the front-end closure six days</w:t>
      </w:r>
      <w:r w:rsidRPr="00FC02BD">
        <w:rPr>
          <w:rFonts w:ascii="Garamond" w:hAnsi="Garamond"/>
        </w:rPr>
        <w:t xml:space="preserve"> past the current closure date</w:t>
      </w:r>
      <w:r w:rsidR="00E90573" w:rsidRPr="00FC02BD">
        <w:rPr>
          <w:rFonts w:ascii="Garamond" w:hAnsi="Garamond"/>
        </w:rPr>
        <w:t xml:space="preserve">. Importantly, </w:t>
      </w:r>
      <w:r w:rsidRPr="00FC02BD">
        <w:rPr>
          <w:rFonts w:ascii="Garamond" w:hAnsi="Garamond"/>
        </w:rPr>
        <w:t xml:space="preserve">the minimum protection values in the three-day extension scenario </w:t>
      </w:r>
      <w:r w:rsidR="00CC09EC" w:rsidRPr="00FC02BD">
        <w:rPr>
          <w:rFonts w:ascii="Garamond" w:hAnsi="Garamond"/>
        </w:rPr>
        <w:t xml:space="preserve">were </w:t>
      </w:r>
      <w:proofErr w:type="gramStart"/>
      <w:r w:rsidRPr="00FC02BD">
        <w:rPr>
          <w:rFonts w:ascii="Garamond" w:hAnsi="Garamond"/>
        </w:rPr>
        <w:t>similar to</w:t>
      </w:r>
      <w:proofErr w:type="gramEnd"/>
      <w:r w:rsidRPr="00FC02BD">
        <w:rPr>
          <w:rFonts w:ascii="Garamond" w:hAnsi="Garamond"/>
        </w:rPr>
        <w:t xml:space="preserve"> the results of the current implemented closure. For a closure ending on June 14</w:t>
      </w:r>
      <w:r w:rsidRPr="00FC02BD">
        <w:rPr>
          <w:rFonts w:ascii="Garamond" w:hAnsi="Garamond"/>
          <w:vertAlign w:val="superscript"/>
        </w:rPr>
        <w:t>th</w:t>
      </w:r>
      <w:r w:rsidRPr="00FC02BD">
        <w:rPr>
          <w:rFonts w:ascii="Garamond" w:hAnsi="Garamond"/>
        </w:rPr>
        <w:t>, the lowest protection afforded to groups 1 and 2 were 7.8% and 4.4% respectively, which is only a 4.4% and 2.0% increase over the original closure date. By extending the closure by 6 days (June 17</w:t>
      </w:r>
      <w:r w:rsidRPr="00FC02BD">
        <w:rPr>
          <w:rFonts w:ascii="Garamond" w:hAnsi="Garamond"/>
          <w:vertAlign w:val="superscript"/>
        </w:rPr>
        <w:t>th</w:t>
      </w:r>
      <w:r w:rsidRPr="00FC02BD">
        <w:rPr>
          <w:rFonts w:ascii="Garamond" w:hAnsi="Garamond"/>
        </w:rPr>
        <w:t xml:space="preserve">), minimum protection values increased more prominently to 21.9% and 14.9% </w:t>
      </w:r>
      <w:r w:rsidR="00AB779D" w:rsidRPr="00FC02BD">
        <w:rPr>
          <w:rFonts w:ascii="Garamond" w:hAnsi="Garamond"/>
        </w:rPr>
        <w:t xml:space="preserve">for </w:t>
      </w:r>
      <w:r w:rsidRPr="00FC02BD">
        <w:rPr>
          <w:rFonts w:ascii="Garamond" w:hAnsi="Garamond"/>
        </w:rPr>
        <w:t>groups 1 and 2</w:t>
      </w:r>
      <w:r w:rsidR="00AB779D" w:rsidRPr="00FC02BD">
        <w:rPr>
          <w:rFonts w:ascii="Garamond" w:hAnsi="Garamond"/>
        </w:rPr>
        <w:t xml:space="preserve">. </w:t>
      </w:r>
    </w:p>
    <w:p w14:paraId="2A9EA7B8" w14:textId="60C367DB" w:rsidR="00AB779D" w:rsidRPr="00BA542C" w:rsidRDefault="00AB779D" w:rsidP="00665BC1">
      <w:pPr>
        <w:pStyle w:val="whitespace-normal"/>
        <w:spacing w:line="480" w:lineRule="auto"/>
        <w:ind w:firstLine="720"/>
      </w:pPr>
      <w:r w:rsidRPr="00FC02BD">
        <w:rPr>
          <w:rFonts w:ascii="Garamond" w:hAnsi="Garamond"/>
        </w:rPr>
        <w:t xml:space="preserve">While a longer front-end closure provides greater protection to stocks across the basin, it also increases the share of the total return that cannot be harvested. Under the current closure duration, an average of 12% of the total harvest opportunity is foregone. Shortening the closure reduces this loss to less than </w:t>
      </w:r>
      <w:proofErr w:type="gramStart"/>
      <w:r w:rsidRPr="00FC02BD">
        <w:rPr>
          <w:rFonts w:ascii="Garamond" w:hAnsi="Garamond"/>
        </w:rPr>
        <w:t>5%, but</w:t>
      </w:r>
      <w:proofErr w:type="gramEnd"/>
      <w:r w:rsidRPr="00FC02BD">
        <w:rPr>
          <w:rFonts w:ascii="Garamond" w:hAnsi="Garamond"/>
        </w:rPr>
        <w:t xml:space="preserve"> offers very little protection for upstream stocks. Extending the closure, by contrast, substantially increases protection for several groups, however, an average of 17% and 24% of the total harvest fell within the </w:t>
      </w:r>
      <w:del w:id="13" w:author="Janessa Esquible" w:date="2025-11-24T09:55:00Z" w16du:dateUtc="2025-11-24T14:55:00Z">
        <w:r w:rsidRPr="00FC02BD" w:rsidDel="00A3550B">
          <w:rPr>
            <w:rFonts w:ascii="Garamond" w:hAnsi="Garamond"/>
          </w:rPr>
          <w:delText>front end</w:delText>
        </w:r>
      </w:del>
      <w:ins w:id="14" w:author="Janessa Esquible" w:date="2025-11-24T09:55:00Z" w16du:dateUtc="2025-11-24T14:55:00Z">
        <w:r w:rsidR="00A3550B" w:rsidRPr="00FC02BD">
          <w:rPr>
            <w:rFonts w:ascii="Garamond" w:hAnsi="Garamond"/>
          </w:rPr>
          <w:t>front-end</w:t>
        </w:r>
      </w:ins>
      <w:r w:rsidRPr="00FC02BD">
        <w:rPr>
          <w:rFonts w:ascii="Garamond" w:hAnsi="Garamond"/>
        </w:rPr>
        <w:t xml:space="preserve"> closure with a </w:t>
      </w:r>
      <w:proofErr w:type="gramStart"/>
      <w:r w:rsidRPr="00FC02BD">
        <w:rPr>
          <w:rFonts w:ascii="Garamond" w:hAnsi="Garamond"/>
        </w:rPr>
        <w:t>3 or 6 day</w:t>
      </w:r>
      <w:proofErr w:type="gramEnd"/>
      <w:r w:rsidRPr="00FC02BD">
        <w:rPr>
          <w:rFonts w:ascii="Garamond" w:hAnsi="Garamond"/>
        </w:rPr>
        <w:t xml:space="preserve"> extension to the current closure date.</w:t>
      </w:r>
      <w:r>
        <w:t xml:space="preserve"> </w:t>
      </w:r>
    </w:p>
    <w:p w14:paraId="31EF3EFC" w14:textId="60873C9F" w:rsidR="006A798F" w:rsidRPr="00FC02BD" w:rsidRDefault="000854BE" w:rsidP="006A798F">
      <w:pPr>
        <w:pStyle w:val="whitespace-normal"/>
        <w:spacing w:line="480" w:lineRule="auto"/>
        <w:rPr>
          <w:rFonts w:ascii="Garamond" w:hAnsi="Garamond"/>
          <w:b/>
          <w:bCs/>
          <w:sz w:val="32"/>
          <w:szCs w:val="32"/>
          <w:u w:val="single"/>
        </w:rPr>
      </w:pPr>
      <w:r w:rsidRPr="00FC02BD">
        <w:rPr>
          <w:rFonts w:ascii="Garamond" w:hAnsi="Garamond"/>
          <w:b/>
          <w:bCs/>
          <w:sz w:val="32"/>
          <w:szCs w:val="32"/>
          <w:u w:val="single"/>
        </w:rPr>
        <w:t>Discussion</w:t>
      </w:r>
    </w:p>
    <w:p w14:paraId="7E471F36" w14:textId="73AF8D1F" w:rsidR="00E67672" w:rsidRPr="00FC02BD" w:rsidRDefault="00BF307A" w:rsidP="00E67672">
      <w:pPr>
        <w:pStyle w:val="whitespace-normal"/>
        <w:spacing w:line="480" w:lineRule="auto"/>
        <w:ind w:firstLine="720"/>
        <w:rPr>
          <w:rFonts w:ascii="Garamond" w:hAnsi="Garamond"/>
        </w:rPr>
      </w:pPr>
      <w:r w:rsidRPr="00FC02BD">
        <w:rPr>
          <w:rFonts w:ascii="Garamond" w:hAnsi="Garamond"/>
        </w:rPr>
        <w:t>We quantified</w:t>
      </w:r>
      <w:r w:rsidR="00A3396F" w:rsidRPr="00FC02BD">
        <w:rPr>
          <w:rFonts w:ascii="Garamond" w:hAnsi="Garamond"/>
        </w:rPr>
        <w:t xml:space="preserve"> </w:t>
      </w:r>
      <w:r w:rsidR="00F3736F" w:rsidRPr="00FC02BD">
        <w:rPr>
          <w:rFonts w:ascii="Garamond" w:hAnsi="Garamond"/>
        </w:rPr>
        <w:t xml:space="preserve">spatiotemporal patterns of Chinook salmon </w:t>
      </w:r>
      <w:r w:rsidR="00BA0245" w:rsidRPr="00FC02BD">
        <w:rPr>
          <w:rFonts w:ascii="Garamond" w:hAnsi="Garamond"/>
        </w:rPr>
        <w:t xml:space="preserve">migrating into </w:t>
      </w:r>
      <w:r w:rsidR="00F3736F" w:rsidRPr="00FC02BD">
        <w:rPr>
          <w:rFonts w:ascii="Garamond" w:hAnsi="Garamond"/>
        </w:rPr>
        <w:t xml:space="preserve">the Kuskokwim </w:t>
      </w:r>
      <w:r w:rsidR="00BA0245" w:rsidRPr="00FC02BD">
        <w:rPr>
          <w:rFonts w:ascii="Garamond" w:hAnsi="Garamond"/>
        </w:rPr>
        <w:t>River</w:t>
      </w:r>
      <w:r w:rsidR="00F3736F" w:rsidRPr="00FC02BD">
        <w:rPr>
          <w:rFonts w:ascii="Garamond" w:hAnsi="Garamond"/>
        </w:rPr>
        <w:t xml:space="preserve"> at a finer spatial scale and over a longer time-period than had previously been available. </w:t>
      </w:r>
      <w:r w:rsidR="00A3396F" w:rsidRPr="00FC02BD">
        <w:rPr>
          <w:rFonts w:ascii="Garamond" w:hAnsi="Garamond"/>
        </w:rPr>
        <w:t>Our data corroborate preliminarily observed relationships between run timing and watershed position</w:t>
      </w:r>
      <w:r w:rsidR="00BA0245" w:rsidRPr="00FC02BD">
        <w:rPr>
          <w:rFonts w:ascii="Garamond" w:hAnsi="Garamond"/>
        </w:rPr>
        <w:t xml:space="preserve"> of spawning habitat</w:t>
      </w:r>
      <w:r w:rsidR="00A3396F" w:rsidRPr="00FC02BD">
        <w:rPr>
          <w:rFonts w:ascii="Garamond" w:hAnsi="Garamond"/>
        </w:rPr>
        <w:t xml:space="preserve">, wherein the earliest returning fish contribute to stocks in the uppermost portions </w:t>
      </w:r>
      <w:r w:rsidR="00CC053E" w:rsidRPr="00FC02BD">
        <w:rPr>
          <w:rFonts w:ascii="Garamond" w:hAnsi="Garamond"/>
        </w:rPr>
        <w:t>and the latest returning fish return to the furthest downstream portions of the watershed. This relationship</w:t>
      </w:r>
      <w:r w:rsidR="00A3396F" w:rsidRPr="00FC02BD">
        <w:rPr>
          <w:rFonts w:ascii="Garamond" w:hAnsi="Garamond"/>
        </w:rPr>
        <w:t xml:space="preserve"> was consistent throughout our multi-year dataset</w:t>
      </w:r>
      <w:r w:rsidR="00CC053E" w:rsidRPr="00FC02BD">
        <w:rPr>
          <w:rFonts w:ascii="Garamond" w:hAnsi="Garamond"/>
        </w:rPr>
        <w:t xml:space="preserve">, </w:t>
      </w:r>
      <w:r w:rsidR="00A3396F" w:rsidRPr="00FC02BD">
        <w:rPr>
          <w:rFonts w:ascii="Garamond" w:hAnsi="Garamond"/>
        </w:rPr>
        <w:t xml:space="preserve">emphasizing the </w:t>
      </w:r>
      <w:r w:rsidR="00BA369C" w:rsidRPr="00FC02BD">
        <w:rPr>
          <w:rFonts w:ascii="Garamond" w:hAnsi="Garamond"/>
        </w:rPr>
        <w:t xml:space="preserve">consistency </w:t>
      </w:r>
      <w:r w:rsidR="00A3396F" w:rsidRPr="00FC02BD">
        <w:rPr>
          <w:rFonts w:ascii="Garamond" w:hAnsi="Garamond"/>
        </w:rPr>
        <w:t>of this pattern across several generations</w:t>
      </w:r>
      <w:r w:rsidR="00D90980" w:rsidRPr="00FC02BD">
        <w:rPr>
          <w:rFonts w:ascii="Garamond" w:hAnsi="Garamond"/>
        </w:rPr>
        <w:t xml:space="preserve"> despite variation in the overall </w:t>
      </w:r>
      <w:r w:rsidR="00BA0245" w:rsidRPr="00FC02BD">
        <w:rPr>
          <w:rFonts w:ascii="Garamond" w:hAnsi="Garamond"/>
        </w:rPr>
        <w:t xml:space="preserve">migration </w:t>
      </w:r>
      <w:r w:rsidR="00D90980" w:rsidRPr="00FC02BD">
        <w:rPr>
          <w:rFonts w:ascii="Garamond" w:hAnsi="Garamond"/>
        </w:rPr>
        <w:t>timing and abundance.</w:t>
      </w:r>
    </w:p>
    <w:p w14:paraId="476F8195" w14:textId="2E39D8CB" w:rsidR="00450ED3" w:rsidRPr="00FC02BD" w:rsidRDefault="00EE2B9C" w:rsidP="00E90573">
      <w:pPr>
        <w:pStyle w:val="whitespace-normal"/>
        <w:spacing w:line="480" w:lineRule="auto"/>
        <w:ind w:firstLine="720"/>
        <w:rPr>
          <w:rStyle w:val="Strong"/>
          <w:rFonts w:ascii="Garamond" w:eastAsiaTheme="majorEastAsia" w:hAnsi="Garamond"/>
          <w:b w:val="0"/>
          <w:bCs w:val="0"/>
        </w:rPr>
      </w:pPr>
      <w:r w:rsidRPr="00FC02BD">
        <w:rPr>
          <w:rFonts w:ascii="Garamond" w:hAnsi="Garamond"/>
        </w:rPr>
        <w:lastRenderedPageBreak/>
        <w:t xml:space="preserve">A clear pattern of early-returning upriver stocks supports the front-end closure’s objective of protecting these populations from </w:t>
      </w:r>
      <w:r w:rsidR="008948AB" w:rsidRPr="00FC02BD">
        <w:rPr>
          <w:rFonts w:ascii="Garamond" w:hAnsi="Garamond"/>
        </w:rPr>
        <w:t>downriver</w:t>
      </w:r>
      <w:r w:rsidR="00BF307A" w:rsidRPr="00FC02BD">
        <w:rPr>
          <w:rFonts w:ascii="Garamond" w:hAnsi="Garamond"/>
        </w:rPr>
        <w:t xml:space="preserve"> harvest </w:t>
      </w:r>
      <w:proofErr w:type="gramStart"/>
      <w:r w:rsidR="00BF307A" w:rsidRPr="00FC02BD">
        <w:rPr>
          <w:rFonts w:ascii="Garamond" w:hAnsi="Garamond"/>
        </w:rPr>
        <w:t>in an attempt to</w:t>
      </w:r>
      <w:proofErr w:type="gramEnd"/>
      <w:r w:rsidR="00BF307A" w:rsidRPr="00FC02BD">
        <w:rPr>
          <w:rFonts w:ascii="Garamond" w:hAnsi="Garamond"/>
        </w:rPr>
        <w:t xml:space="preserve"> provide</w:t>
      </w:r>
      <w:r w:rsidRPr="00FC02BD">
        <w:rPr>
          <w:rFonts w:ascii="Garamond" w:hAnsi="Garamond"/>
        </w:rPr>
        <w:t xml:space="preserve"> subsistence fishing opportunities in the upper </w:t>
      </w:r>
      <w:commentRangeStart w:id="15"/>
      <w:r w:rsidRPr="00FC02BD">
        <w:rPr>
          <w:rFonts w:ascii="Garamond" w:hAnsi="Garamond"/>
        </w:rPr>
        <w:t>watershed</w:t>
      </w:r>
      <w:commentRangeEnd w:id="15"/>
      <w:r w:rsidR="00A3550B">
        <w:rPr>
          <w:rStyle w:val="CommentReference"/>
          <w:rFonts w:asciiTheme="minorHAnsi" w:eastAsiaTheme="minorHAnsi" w:hAnsiTheme="minorHAnsi" w:cstheme="minorBidi"/>
          <w:kern w:val="2"/>
          <w14:ligatures w14:val="standardContextual"/>
        </w:rPr>
        <w:commentReference w:id="15"/>
      </w:r>
      <w:r w:rsidRPr="00FC02BD">
        <w:rPr>
          <w:rFonts w:ascii="Garamond" w:hAnsi="Garamond"/>
        </w:rPr>
        <w:t xml:space="preserve">. Several upper Kuskokwim stocks contributed substantially to early-season </w:t>
      </w:r>
      <w:r w:rsidR="00BF307A" w:rsidRPr="00FC02BD">
        <w:rPr>
          <w:rFonts w:ascii="Garamond" w:hAnsi="Garamond"/>
        </w:rPr>
        <w:t xml:space="preserve">migrants </w:t>
      </w:r>
      <w:r w:rsidR="00A0052D" w:rsidRPr="00FC02BD">
        <w:rPr>
          <w:rFonts w:ascii="Garamond" w:hAnsi="Garamond"/>
        </w:rPr>
        <w:t>(</w:t>
      </w:r>
      <w:del w:id="16" w:author="Janessa Esquible" w:date="2025-11-24T09:56:00Z" w16du:dateUtc="2025-11-24T14:56:00Z">
        <w:r w:rsidR="00A0052D" w:rsidRPr="00FC02BD" w:rsidDel="00A3550B">
          <w:rPr>
            <w:rFonts w:ascii="Garamond" w:hAnsi="Garamond"/>
          </w:rPr>
          <w:delText>i.e</w:delText>
        </w:r>
      </w:del>
      <w:ins w:id="17" w:author="Janessa Esquible" w:date="2025-11-24T09:56:00Z" w16du:dateUtc="2025-11-24T14:56:00Z">
        <w:r w:rsidR="00A3550B" w:rsidRPr="00FC02BD">
          <w:rPr>
            <w:rFonts w:ascii="Garamond" w:hAnsi="Garamond"/>
          </w:rPr>
          <w:t>i.e.</w:t>
        </w:r>
      </w:ins>
      <w:r w:rsidR="00A0052D" w:rsidRPr="00FC02BD">
        <w:rPr>
          <w:rFonts w:ascii="Garamond" w:hAnsi="Garamond"/>
        </w:rPr>
        <w:t xml:space="preserve"> group 2)</w:t>
      </w:r>
      <w:r w:rsidRPr="00FC02BD">
        <w:rPr>
          <w:rFonts w:ascii="Garamond" w:hAnsi="Garamond"/>
        </w:rPr>
        <w:t xml:space="preserve">; however, the furthest upstream stocks (group 1) consistently represented only a small portion of total basin-wide returns in our dataset. Despite this </w:t>
      </w:r>
      <w:r w:rsidR="008948AB" w:rsidRPr="00FC02BD">
        <w:rPr>
          <w:rFonts w:ascii="Garamond" w:hAnsi="Garamond"/>
        </w:rPr>
        <w:t xml:space="preserve">variation </w:t>
      </w:r>
      <w:r w:rsidRPr="00FC02BD">
        <w:rPr>
          <w:rFonts w:ascii="Garamond" w:hAnsi="Garamond"/>
        </w:rPr>
        <w:t xml:space="preserve">in abundance, </w:t>
      </w:r>
      <w:r w:rsidR="00A0052D" w:rsidRPr="00FC02BD">
        <w:rPr>
          <w:rFonts w:ascii="Garamond" w:hAnsi="Garamond"/>
        </w:rPr>
        <w:t xml:space="preserve">individuals in both upper watershed groups </w:t>
      </w:r>
      <w:r w:rsidRPr="00FC02BD">
        <w:rPr>
          <w:rFonts w:ascii="Garamond" w:hAnsi="Garamond"/>
        </w:rPr>
        <w:t xml:space="preserve">returned </w:t>
      </w:r>
      <w:r w:rsidR="00A0052D" w:rsidRPr="00FC02BD">
        <w:rPr>
          <w:rFonts w:ascii="Garamond" w:hAnsi="Garamond"/>
        </w:rPr>
        <w:t xml:space="preserve">early in </w:t>
      </w:r>
      <w:r w:rsidR="00E90573" w:rsidRPr="00FC02BD">
        <w:rPr>
          <w:rFonts w:ascii="Garamond" w:hAnsi="Garamond"/>
        </w:rPr>
        <w:t xml:space="preserve">the </w:t>
      </w:r>
      <w:r w:rsidR="00836381" w:rsidRPr="00FC02BD">
        <w:rPr>
          <w:rFonts w:ascii="Garamond" w:hAnsi="Garamond"/>
        </w:rPr>
        <w:t>migration season</w:t>
      </w:r>
      <w:r w:rsidR="005C0D40" w:rsidRPr="00FC02BD">
        <w:rPr>
          <w:rFonts w:ascii="Garamond" w:hAnsi="Garamond"/>
        </w:rPr>
        <w:t xml:space="preserve">. </w:t>
      </w:r>
      <w:r w:rsidR="00E90573" w:rsidRPr="00FC02BD">
        <w:rPr>
          <w:rFonts w:ascii="Garamond" w:hAnsi="Garamond"/>
        </w:rPr>
        <w:t xml:space="preserve">As such, </w:t>
      </w:r>
      <w:r w:rsidR="005C0D40" w:rsidRPr="00FC02BD">
        <w:rPr>
          <w:rFonts w:ascii="Garamond" w:hAnsi="Garamond"/>
        </w:rPr>
        <w:t xml:space="preserve">the </w:t>
      </w:r>
      <w:del w:id="18" w:author="Janessa Esquible" w:date="2025-11-24T09:57:00Z" w16du:dateUtc="2025-11-24T14:57:00Z">
        <w:r w:rsidR="005C0D40" w:rsidRPr="00FC02BD" w:rsidDel="00A3550B">
          <w:rPr>
            <w:rFonts w:ascii="Garamond" w:hAnsi="Garamond"/>
          </w:rPr>
          <w:delText>front end</w:delText>
        </w:r>
      </w:del>
      <w:ins w:id="19" w:author="Janessa Esquible" w:date="2025-11-24T09:57:00Z" w16du:dateUtc="2025-11-24T14:57:00Z">
        <w:r w:rsidR="00A3550B" w:rsidRPr="00FC02BD">
          <w:rPr>
            <w:rFonts w:ascii="Garamond" w:hAnsi="Garamond"/>
          </w:rPr>
          <w:t>front-end</w:t>
        </w:r>
      </w:ins>
      <w:r w:rsidR="005C0D40" w:rsidRPr="00FC02BD">
        <w:rPr>
          <w:rFonts w:ascii="Garamond" w:hAnsi="Garamond"/>
        </w:rPr>
        <w:t xml:space="preserve"> closure strategy </w:t>
      </w:r>
      <w:r w:rsidR="00E90573" w:rsidRPr="00FC02BD">
        <w:rPr>
          <w:rFonts w:ascii="Garamond" w:hAnsi="Garamond"/>
        </w:rPr>
        <w:t>as it is currently implemented provides harvest protection to upper watershed stocks</w:t>
      </w:r>
      <w:r w:rsidR="005C0D40" w:rsidRPr="00FC02BD">
        <w:rPr>
          <w:rFonts w:ascii="Garamond" w:hAnsi="Garamond"/>
        </w:rPr>
        <w:t xml:space="preserve"> as a portion of their overall return</w:t>
      </w:r>
      <w:r w:rsidR="00E90573" w:rsidRPr="00FC02BD">
        <w:rPr>
          <w:rFonts w:ascii="Garamond" w:hAnsi="Garamond"/>
        </w:rPr>
        <w:t xml:space="preserve"> regardless of their overall abundance. For relatively </w:t>
      </w:r>
      <w:r w:rsidR="008948AB" w:rsidRPr="00FC02BD">
        <w:rPr>
          <w:rFonts w:ascii="Garamond" w:hAnsi="Garamond"/>
        </w:rPr>
        <w:t xml:space="preserve">small </w:t>
      </w:r>
      <w:r w:rsidR="00E90573" w:rsidRPr="00FC02BD">
        <w:rPr>
          <w:rFonts w:ascii="Garamond" w:hAnsi="Garamond"/>
        </w:rPr>
        <w:t xml:space="preserve">stocks such as those found in group 1, this strategy may be particularly important for preserving biodiversity by preventing overharvest </w:t>
      </w:r>
      <w:r w:rsidR="005C0D40" w:rsidRPr="00FC02BD">
        <w:rPr>
          <w:rFonts w:ascii="Garamond" w:hAnsi="Garamond"/>
        </w:rPr>
        <w:t xml:space="preserve">when </w:t>
      </w:r>
      <w:r w:rsidR="00E90573" w:rsidRPr="00FC02BD">
        <w:rPr>
          <w:rFonts w:ascii="Garamond" w:hAnsi="Garamond"/>
        </w:rPr>
        <w:t>co-migrat</w:t>
      </w:r>
      <w:r w:rsidR="005C0D40" w:rsidRPr="00FC02BD">
        <w:rPr>
          <w:rFonts w:ascii="Garamond" w:hAnsi="Garamond"/>
        </w:rPr>
        <w:t xml:space="preserve">ing </w:t>
      </w:r>
      <w:r w:rsidR="00E90573" w:rsidRPr="00FC02BD">
        <w:rPr>
          <w:rFonts w:ascii="Garamond" w:hAnsi="Garamond"/>
        </w:rPr>
        <w:t xml:space="preserve">with much more abundant </w:t>
      </w:r>
      <w:r w:rsidR="005C0D40" w:rsidRPr="00FC02BD">
        <w:rPr>
          <w:rFonts w:ascii="Garamond" w:hAnsi="Garamond"/>
        </w:rPr>
        <w:t xml:space="preserve">ones such as those in stock </w:t>
      </w:r>
      <w:r w:rsidR="00E90573" w:rsidRPr="00FC02BD">
        <w:rPr>
          <w:rFonts w:ascii="Garamond" w:hAnsi="Garamond"/>
        </w:rPr>
        <w:t xml:space="preserve">group 2. </w:t>
      </w:r>
      <w:r w:rsidR="00E90573" w:rsidRPr="00FC02BD">
        <w:rPr>
          <w:rStyle w:val="Strong"/>
          <w:rFonts w:ascii="Garamond" w:eastAsiaTheme="majorEastAsia" w:hAnsi="Garamond"/>
          <w:b w:val="0"/>
          <w:bCs w:val="0"/>
        </w:rPr>
        <w:t>Maintaining this diversity may contribute to preserving biodiversity in the upper watershed</w:t>
      </w:r>
      <w:r w:rsidR="005C0D40" w:rsidRPr="00FC02BD">
        <w:rPr>
          <w:rStyle w:val="Strong"/>
          <w:rFonts w:ascii="Garamond" w:eastAsiaTheme="majorEastAsia" w:hAnsi="Garamond"/>
          <w:b w:val="0"/>
          <w:bCs w:val="0"/>
        </w:rPr>
        <w:t xml:space="preserve">, </w:t>
      </w:r>
      <w:r w:rsidR="00E90573" w:rsidRPr="00FC02BD">
        <w:rPr>
          <w:rStyle w:val="Strong"/>
          <w:rFonts w:ascii="Garamond" w:eastAsiaTheme="majorEastAsia" w:hAnsi="Garamond"/>
          <w:b w:val="0"/>
          <w:bCs w:val="0"/>
        </w:rPr>
        <w:t>which can</w:t>
      </w:r>
      <w:r w:rsidR="005C0D40" w:rsidRPr="00FC02BD">
        <w:rPr>
          <w:rStyle w:val="Strong"/>
          <w:rFonts w:ascii="Garamond" w:eastAsiaTheme="majorEastAsia" w:hAnsi="Garamond"/>
          <w:b w:val="0"/>
          <w:bCs w:val="0"/>
        </w:rPr>
        <w:t xml:space="preserve"> in turn</w:t>
      </w:r>
      <w:r w:rsidR="00E90573" w:rsidRPr="00FC02BD">
        <w:rPr>
          <w:rStyle w:val="Strong"/>
          <w:rFonts w:ascii="Garamond" w:eastAsiaTheme="majorEastAsia" w:hAnsi="Garamond"/>
          <w:b w:val="0"/>
          <w:bCs w:val="0"/>
        </w:rPr>
        <w:t xml:space="preserve"> contribute towards maintaining resilience at the basin scale</w:t>
      </w:r>
      <w:r w:rsidR="008948AB" w:rsidRPr="00FC02BD">
        <w:rPr>
          <w:rStyle w:val="Strong"/>
          <w:rFonts w:ascii="Garamond" w:eastAsiaTheme="majorEastAsia" w:hAnsi="Garamond"/>
          <w:b w:val="0"/>
          <w:bCs w:val="0"/>
        </w:rPr>
        <w:t xml:space="preserve"> as sub-dominant stocks can later become dominant stocks over longer time frames</w:t>
      </w:r>
      <w:r w:rsidR="00FC630E" w:rsidRPr="00FC02BD">
        <w:rPr>
          <w:rStyle w:val="Strong"/>
          <w:rFonts w:ascii="Garamond" w:eastAsiaTheme="majorEastAsia" w:hAnsi="Garamond"/>
          <w:b w:val="0"/>
          <w:bCs w:val="0"/>
        </w:rPr>
        <w:t xml:space="preserve"> </w:t>
      </w:r>
      <w:r w:rsidR="00FC630E" w:rsidRPr="00FC02BD">
        <w:rPr>
          <w:rStyle w:val="Strong"/>
          <w:rFonts w:ascii="Garamond" w:eastAsiaTheme="majorEastAsia" w:hAnsi="Garamond"/>
          <w:b w:val="0"/>
          <w:bCs w:val="0"/>
        </w:rPr>
        <w:fldChar w:fldCharType="begin"/>
      </w:r>
      <w:r w:rsidR="00FC630E" w:rsidRPr="00FC02BD">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Sciences","DOI":"10.1073/pnas.1037274100","issue":"11","note":"publisher: Proceedings of the National Academy of Sciences","page":"6564-6568","source":"pnas.org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C630E" w:rsidRPr="00FC02BD">
        <w:rPr>
          <w:rStyle w:val="Strong"/>
          <w:rFonts w:ascii="Garamond" w:eastAsiaTheme="majorEastAsia" w:hAnsi="Garamond"/>
          <w:b w:val="0"/>
          <w:bCs w:val="0"/>
        </w:rPr>
        <w:fldChar w:fldCharType="separate"/>
      </w:r>
      <w:r w:rsidR="00FC630E" w:rsidRPr="00FC02BD">
        <w:rPr>
          <w:rStyle w:val="Strong"/>
          <w:rFonts w:ascii="Garamond" w:eastAsiaTheme="majorEastAsia" w:hAnsi="Garamond"/>
          <w:b w:val="0"/>
          <w:bCs w:val="0"/>
          <w:noProof/>
        </w:rPr>
        <w:t>(Hilborn et al., 2003; Schindler et al., 2010)</w:t>
      </w:r>
      <w:r w:rsidR="00FC630E" w:rsidRPr="00FC02BD">
        <w:rPr>
          <w:rStyle w:val="Strong"/>
          <w:rFonts w:ascii="Garamond" w:eastAsiaTheme="majorEastAsia" w:hAnsi="Garamond"/>
          <w:b w:val="0"/>
          <w:bCs w:val="0"/>
        </w:rPr>
        <w:fldChar w:fldCharType="end"/>
      </w:r>
      <w:r w:rsidR="00FC630E" w:rsidRPr="00FC02BD">
        <w:rPr>
          <w:rStyle w:val="Strong"/>
          <w:rFonts w:ascii="Garamond" w:eastAsiaTheme="majorEastAsia" w:hAnsi="Garamond"/>
          <w:b w:val="0"/>
          <w:bCs w:val="0"/>
        </w:rPr>
        <w:t xml:space="preserve">. </w:t>
      </w:r>
    </w:p>
    <w:p w14:paraId="690B8EFD" w14:textId="7E91D16B" w:rsidR="009C3FA5" w:rsidRPr="00BA542C" w:rsidRDefault="005312E0" w:rsidP="009C3FA5">
      <w:pPr>
        <w:pStyle w:val="whitespace-normal"/>
        <w:spacing w:line="480" w:lineRule="auto"/>
        <w:ind w:firstLine="720"/>
      </w:pPr>
      <w:r w:rsidRPr="00FC02BD">
        <w:rPr>
          <w:rFonts w:ascii="Garamond" w:hAnsi="Garamond"/>
        </w:rPr>
        <w:t xml:space="preserve">Despite a consistent overall relationship between watershed position and </w:t>
      </w:r>
      <w:r w:rsidR="008948AB" w:rsidRPr="00FC02BD">
        <w:rPr>
          <w:rFonts w:ascii="Garamond" w:hAnsi="Garamond"/>
        </w:rPr>
        <w:t xml:space="preserve">migration </w:t>
      </w:r>
      <w:r w:rsidRPr="00FC02BD">
        <w:rPr>
          <w:rFonts w:ascii="Garamond" w:hAnsi="Garamond"/>
        </w:rPr>
        <w:t xml:space="preserve">timing, we observed substantial interannual variability in both the proportional contributions of regional groups to the total run and the </w:t>
      </w:r>
      <w:r w:rsidR="00E90573" w:rsidRPr="00FC02BD">
        <w:rPr>
          <w:rFonts w:ascii="Garamond" w:hAnsi="Garamond"/>
        </w:rPr>
        <w:t xml:space="preserve">proportional </w:t>
      </w:r>
      <w:r w:rsidRPr="00FC02BD">
        <w:rPr>
          <w:rFonts w:ascii="Garamond" w:hAnsi="Garamond"/>
        </w:rPr>
        <w:t xml:space="preserve">protection afforded by the front-end closure strategy. </w:t>
      </w:r>
      <w:r w:rsidR="00E90573" w:rsidRPr="00FC02BD">
        <w:rPr>
          <w:rFonts w:ascii="Garamond" w:hAnsi="Garamond"/>
        </w:rPr>
        <w:t>Variability in spatial patterns of production</w:t>
      </w:r>
      <w:r w:rsidRPr="00FC02BD">
        <w:rPr>
          <w:rFonts w:ascii="Garamond" w:hAnsi="Garamond"/>
        </w:rPr>
        <w:t xml:space="preserve"> align with well-documented variability in salmon life histories and previously observed shifts in habitat use across annual timescales </w:t>
      </w:r>
      <w:r w:rsidR="00D90980" w:rsidRPr="00FC02BD">
        <w:rPr>
          <w:rFonts w:ascii="Garamond" w:hAnsi="Garamond"/>
        </w:rPr>
        <w:fldChar w:fldCharType="begin"/>
      </w:r>
      <w:r w:rsidR="00FC630E" w:rsidRPr="00FC02BD">
        <w:rPr>
          <w:rFonts w:ascii="Garamond" w:hAnsi="Garamond"/>
        </w:rPr>
        <w:instrText xml:space="preserve"> ADDIN ZOTERO_ITEM CSL_CITATION {"citationID":"xeiQXhMP","properties":{"formattedCitation":"(Brennan, Schindler, et al., 2019; Schindler et al., 2010)","plainCitation":"(Brennan, Schindler,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D90980" w:rsidRPr="00FC02BD">
        <w:rPr>
          <w:rFonts w:ascii="Garamond" w:hAnsi="Garamond"/>
        </w:rPr>
        <w:fldChar w:fldCharType="separate"/>
      </w:r>
      <w:r w:rsidR="00FC630E" w:rsidRPr="00FC02BD">
        <w:rPr>
          <w:rFonts w:ascii="Garamond" w:hAnsi="Garamond"/>
          <w:noProof/>
        </w:rPr>
        <w:t>(Brennan, Schindler, et al., 2019; Schindler et al., 2010)</w:t>
      </w:r>
      <w:r w:rsidR="00D90980" w:rsidRPr="00FC02BD">
        <w:rPr>
          <w:rFonts w:ascii="Garamond" w:hAnsi="Garamond"/>
        </w:rPr>
        <w:fldChar w:fldCharType="end"/>
      </w:r>
      <w:r w:rsidR="00D90980" w:rsidRPr="00FC02BD">
        <w:rPr>
          <w:rFonts w:ascii="Garamond" w:hAnsi="Garamond"/>
        </w:rPr>
        <w:t xml:space="preserve">. </w:t>
      </w:r>
      <w:r w:rsidRPr="00FC02BD">
        <w:rPr>
          <w:rFonts w:ascii="Garamond" w:hAnsi="Garamond"/>
        </w:rPr>
        <w:t xml:space="preserve">However, </w:t>
      </w:r>
      <w:r w:rsidR="00E90573" w:rsidRPr="00FC02BD">
        <w:rPr>
          <w:rFonts w:ascii="Garamond" w:hAnsi="Garamond"/>
        </w:rPr>
        <w:t xml:space="preserve">variability in the efficacy of the front-end closure also likely reflects the interaction </w:t>
      </w:r>
      <w:r w:rsidRPr="00FC02BD">
        <w:rPr>
          <w:rFonts w:ascii="Garamond" w:hAnsi="Garamond"/>
        </w:rPr>
        <w:t xml:space="preserve">between run dynamics and management strategies that operate on a fixed calendar date. Because the closure is implemented on a fixed schedule, interannual variation in </w:t>
      </w:r>
      <w:r w:rsidR="008948AB" w:rsidRPr="00FC02BD">
        <w:rPr>
          <w:rFonts w:ascii="Garamond" w:hAnsi="Garamond"/>
        </w:rPr>
        <w:t xml:space="preserve">migration </w:t>
      </w:r>
      <w:r w:rsidRPr="00FC02BD">
        <w:rPr>
          <w:rFonts w:ascii="Garamond" w:hAnsi="Garamond"/>
        </w:rPr>
        <w:t xml:space="preserve">timing means that the proportion of the run occurring within the closure window depends </w:t>
      </w:r>
      <w:r w:rsidRPr="00FC02BD">
        <w:rPr>
          <w:rFonts w:ascii="Garamond" w:hAnsi="Garamond"/>
        </w:rPr>
        <w:lastRenderedPageBreak/>
        <w:t xml:space="preserve">on both the timing (early vs. late) and duration (compressed vs. protracted) of the overall migration. </w:t>
      </w:r>
      <w:r w:rsidR="00BF0C62" w:rsidRPr="00FC02BD">
        <w:rPr>
          <w:rFonts w:ascii="Garamond" w:hAnsi="Garamond"/>
        </w:rPr>
        <w:t>Late return timing or extended run duration may result in less proportional contribution within the closure window as comp</w:t>
      </w:r>
      <w:r w:rsidR="0013324E" w:rsidRPr="00FC02BD">
        <w:rPr>
          <w:rFonts w:ascii="Garamond" w:hAnsi="Garamond"/>
        </w:rPr>
        <w:t>a</w:t>
      </w:r>
      <w:r w:rsidR="00BF0C62" w:rsidRPr="00FC02BD">
        <w:rPr>
          <w:rFonts w:ascii="Garamond" w:hAnsi="Garamond"/>
        </w:rPr>
        <w:t xml:space="preserve">red to earlier returning and </w:t>
      </w:r>
      <w:r w:rsidR="008948AB" w:rsidRPr="00FC02BD">
        <w:rPr>
          <w:rFonts w:ascii="Garamond" w:hAnsi="Garamond"/>
        </w:rPr>
        <w:t xml:space="preserve">less </w:t>
      </w:r>
      <w:r w:rsidR="00BF0C62" w:rsidRPr="00FC02BD">
        <w:rPr>
          <w:rFonts w:ascii="Garamond" w:hAnsi="Garamond"/>
        </w:rPr>
        <w:t>protracted run timing. As a result,</w:t>
      </w:r>
      <w:r w:rsidR="0013324E" w:rsidRPr="00FC02BD">
        <w:rPr>
          <w:rFonts w:ascii="Garamond" w:hAnsi="Garamond"/>
        </w:rPr>
        <w:t xml:space="preserve"> both the amount </w:t>
      </w:r>
      <w:r w:rsidR="00450ED3" w:rsidRPr="00FC02BD">
        <w:rPr>
          <w:rFonts w:ascii="Garamond" w:hAnsi="Garamond"/>
        </w:rPr>
        <w:t xml:space="preserve">and </w:t>
      </w:r>
      <w:r w:rsidR="0004196B" w:rsidRPr="00FC02BD">
        <w:rPr>
          <w:rFonts w:ascii="Garamond" w:hAnsi="Garamond"/>
        </w:rPr>
        <w:t>distribution</w:t>
      </w:r>
      <w:r w:rsidR="0013324E" w:rsidRPr="00FC02BD">
        <w:rPr>
          <w:rFonts w:ascii="Garamond" w:hAnsi="Garamond"/>
        </w:rPr>
        <w:t xml:space="preserve"> of stocks afforded protection depend on the interaction between run dynamics and the timing of the closure. </w:t>
      </w:r>
      <w:r w:rsidRPr="00FC02BD">
        <w:rPr>
          <w:rFonts w:ascii="Garamond" w:hAnsi="Garamond"/>
        </w:rPr>
        <w:t xml:space="preserve">When combined with natural variability in basin-wide production patterns, this interaction may introduce substantial variability in the overall effect of the front-end closure on stock-specific population </w:t>
      </w:r>
      <w:r w:rsidR="008948AB" w:rsidRPr="00FC02BD">
        <w:rPr>
          <w:rFonts w:ascii="Garamond" w:hAnsi="Garamond"/>
        </w:rPr>
        <w:t>dynamics</w:t>
      </w:r>
      <w:r w:rsidRPr="00FC02BD">
        <w:rPr>
          <w:rFonts w:ascii="Garamond" w:hAnsi="Garamond"/>
        </w:rPr>
        <w:t xml:space="preserve">. </w:t>
      </w:r>
      <w:r w:rsidR="009C3FA5" w:rsidRPr="00FC02BD">
        <w:rPr>
          <w:rFonts w:ascii="Garamond" w:hAnsi="Garamond"/>
        </w:rPr>
        <w:t xml:space="preserve">These results suggest a potential limitation of a fixed date closure and highlights the difficulty of managing for dynamic ecosystem with fixed duration management. A more dynamic closure which is responsive to predicted or observed run dynamics may provide more consistent protection to upstream stocks. Improvement of run timing forecasts </w:t>
      </w:r>
      <w:r w:rsidR="009C3FA5" w:rsidRPr="00FC02BD">
        <w:rPr>
          <w:rFonts w:ascii="Garamond" w:hAnsi="Garamond"/>
        </w:rPr>
        <w:fldChar w:fldCharType="begin"/>
      </w:r>
      <w:r w:rsidR="00FC02BD">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Management","DOI":"10.1577/1548-8659(1982)2&lt;359:COMTSF&gt;2.0.CO;2","ISSN":"0275-5947","issue":"4","note":"publisher: AFS Website\n_eprint: https://doi.org/10.1577/1548-8659(1982)2&lt;359:COMTSF&gt;2.0.CO;2","page":"359-370","source":"Taylor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sidR="009C3FA5" w:rsidRPr="00FC02BD">
        <w:rPr>
          <w:rFonts w:ascii="Garamond" w:hAnsi="Garamond"/>
        </w:rPr>
        <w:fldChar w:fldCharType="separate"/>
      </w:r>
      <w:r w:rsidR="009C3FA5" w:rsidRPr="00FC02BD">
        <w:rPr>
          <w:rFonts w:ascii="Garamond" w:hAnsi="Garamond"/>
          <w:noProof/>
        </w:rPr>
        <w:t>(e.g. Mundy, 1982; Staton et al., 2017)</w:t>
      </w:r>
      <w:r w:rsidR="009C3FA5" w:rsidRPr="00FC02BD">
        <w:rPr>
          <w:rFonts w:ascii="Garamond" w:hAnsi="Garamond"/>
        </w:rPr>
        <w:fldChar w:fldCharType="end"/>
      </w:r>
      <w:r w:rsidR="009C3FA5" w:rsidRPr="00FC02BD">
        <w:rPr>
          <w:rFonts w:ascii="Garamond" w:hAnsi="Garamond"/>
        </w:rPr>
        <w:t xml:space="preserve"> might allow for more dynamic front-end closures among year. Until such reliable forecasting methods are developed for the Kuskokwim, the static approach currently employed here appears to perform relatively well at protecting the upriver stocks that are the primary focus of conservation.</w:t>
      </w:r>
      <w:r w:rsidR="009C3FA5">
        <w:t xml:space="preserve"> </w:t>
      </w:r>
    </w:p>
    <w:p w14:paraId="21594D6A" w14:textId="2A8D50C8" w:rsidR="009C3FA5" w:rsidRPr="00FC02BD" w:rsidRDefault="009C3FA5" w:rsidP="00665BC1">
      <w:pPr>
        <w:pStyle w:val="whitespace-normal"/>
        <w:spacing w:line="480" w:lineRule="auto"/>
        <w:ind w:firstLine="720"/>
        <w:rPr>
          <w:rFonts w:ascii="Garamond" w:hAnsi="Garamond"/>
        </w:rPr>
      </w:pPr>
      <w:r w:rsidRPr="00FC02BD">
        <w:rPr>
          <w:rFonts w:ascii="Garamond" w:hAnsi="Garamond"/>
        </w:rPr>
        <w:t>S</w:t>
      </w:r>
      <w:r w:rsidR="005C0D40" w:rsidRPr="00FC02BD">
        <w:rPr>
          <w:rFonts w:ascii="Garamond" w:hAnsi="Garamond"/>
        </w:rPr>
        <w:t xml:space="preserve">imulated changes to the front-end closure duration increased the average protection afforded to several stock groups, with a 6-day extension from the current end date resulting in increased protection by 32.3 and 21.3% to stock groups 1 and 2. However, increasing the duration of the closure did not result in high protection in all years. In both the </w:t>
      </w:r>
      <w:proofErr w:type="gramStart"/>
      <w:r w:rsidR="005C0D40" w:rsidRPr="00FC02BD">
        <w:rPr>
          <w:rFonts w:ascii="Garamond" w:hAnsi="Garamond"/>
        </w:rPr>
        <w:t>3 and 6 day</w:t>
      </w:r>
      <w:proofErr w:type="gramEnd"/>
      <w:r w:rsidR="005C0D40" w:rsidRPr="00FC02BD">
        <w:rPr>
          <w:rFonts w:ascii="Garamond" w:hAnsi="Garamond"/>
        </w:rPr>
        <w:t xml:space="preserve"> extension scenarios, several years of data displayed moderately low protection in years where the average run timing was</w:t>
      </w:r>
      <w:r w:rsidRPr="00FC02BD">
        <w:rPr>
          <w:rFonts w:ascii="Garamond" w:hAnsi="Garamond"/>
        </w:rPr>
        <w:t xml:space="preserve"> relatively late. </w:t>
      </w:r>
      <w:r w:rsidR="00E71272" w:rsidRPr="00FC02BD">
        <w:rPr>
          <w:rFonts w:ascii="Garamond" w:hAnsi="Garamond"/>
        </w:rPr>
        <w:t xml:space="preserve">The variability in protection afforded to the same group among years </w:t>
      </w:r>
      <w:r w:rsidR="00E347D9" w:rsidRPr="00FC02BD">
        <w:rPr>
          <w:rFonts w:ascii="Garamond" w:hAnsi="Garamond"/>
        </w:rPr>
        <w:t>highlight</w:t>
      </w:r>
      <w:r w:rsidR="00E71272" w:rsidRPr="00FC02BD">
        <w:rPr>
          <w:rFonts w:ascii="Garamond" w:hAnsi="Garamond"/>
        </w:rPr>
        <w:t xml:space="preserve">s the complexity of the </w:t>
      </w:r>
      <w:r w:rsidR="00E347D9" w:rsidRPr="00FC02BD">
        <w:rPr>
          <w:rFonts w:ascii="Garamond" w:hAnsi="Garamond"/>
        </w:rPr>
        <w:t>front-end closure</w:t>
      </w:r>
      <w:r w:rsidR="00E71272" w:rsidRPr="00FC02BD">
        <w:rPr>
          <w:rFonts w:ascii="Garamond" w:hAnsi="Garamond"/>
        </w:rPr>
        <w:t xml:space="preserve"> efficacy</w:t>
      </w:r>
      <w:r w:rsidRPr="00FC02BD">
        <w:rPr>
          <w:rFonts w:ascii="Garamond" w:hAnsi="Garamond"/>
        </w:rPr>
        <w:t xml:space="preserve">, where the magnitude of its efficacy depends on both the average migration timing and the temporal distribution of returning stocks. Further, management decisions must consider the dual goals of </w:t>
      </w:r>
      <w:del w:id="20" w:author="Janessa Esquible" w:date="2025-11-24T10:00:00Z" w16du:dateUtc="2025-11-24T15:00:00Z">
        <w:r w:rsidRPr="00FC02BD" w:rsidDel="00A3550B">
          <w:rPr>
            <w:rFonts w:ascii="Garamond" w:hAnsi="Garamond"/>
          </w:rPr>
          <w:delText>maintining</w:delText>
        </w:r>
      </w:del>
      <w:ins w:id="21" w:author="Janessa Esquible" w:date="2025-11-24T10:00:00Z" w16du:dateUtc="2025-11-24T15:00:00Z">
        <w:r w:rsidR="00A3550B" w:rsidRPr="00FC02BD">
          <w:rPr>
            <w:rFonts w:ascii="Garamond" w:hAnsi="Garamond"/>
          </w:rPr>
          <w:t>maintaining</w:t>
        </w:r>
      </w:ins>
      <w:r w:rsidRPr="00FC02BD">
        <w:rPr>
          <w:rFonts w:ascii="Garamond" w:hAnsi="Garamond"/>
        </w:rPr>
        <w:t xml:space="preserve"> both biodiversity and </w:t>
      </w:r>
      <w:r w:rsidRPr="00FC02BD">
        <w:rPr>
          <w:rFonts w:ascii="Garamond" w:hAnsi="Garamond"/>
        </w:rPr>
        <w:lastRenderedPageBreak/>
        <w:t xml:space="preserve">harvest opportunity. The current </w:t>
      </w:r>
      <w:del w:id="22" w:author="Janessa Esquible" w:date="2025-11-24T10:01:00Z" w16du:dateUtc="2025-11-24T15:01:00Z">
        <w:r w:rsidRPr="00FC02BD" w:rsidDel="005B7FCD">
          <w:rPr>
            <w:rFonts w:ascii="Garamond" w:hAnsi="Garamond"/>
          </w:rPr>
          <w:delText>front end</w:delText>
        </w:r>
      </w:del>
      <w:ins w:id="23" w:author="Janessa Esquible" w:date="2025-11-24T10:01:00Z" w16du:dateUtc="2025-11-24T15:01:00Z">
        <w:r w:rsidR="005B7FCD" w:rsidRPr="00FC02BD">
          <w:rPr>
            <w:rFonts w:ascii="Garamond" w:hAnsi="Garamond"/>
          </w:rPr>
          <w:t>front-end</w:t>
        </w:r>
      </w:ins>
      <w:r w:rsidRPr="00FC02BD">
        <w:rPr>
          <w:rFonts w:ascii="Garamond" w:hAnsi="Garamond"/>
        </w:rPr>
        <w:t xml:space="preserve"> closure resulted in 12% of the total harvest falling within the closure window. Although the </w:t>
      </w:r>
      <w:proofErr w:type="gramStart"/>
      <w:r w:rsidRPr="00FC02BD">
        <w:rPr>
          <w:rFonts w:ascii="Garamond" w:hAnsi="Garamond"/>
        </w:rPr>
        <w:t>3 and 6 day</w:t>
      </w:r>
      <w:proofErr w:type="gramEnd"/>
      <w:r w:rsidRPr="00FC02BD">
        <w:rPr>
          <w:rFonts w:ascii="Garamond" w:hAnsi="Garamond"/>
        </w:rPr>
        <w:t xml:space="preserve"> extensions did improve both the minimum and average protection afforded to upper watershed stock groups, it also resulted in an additional 6% and 14% of the harvest falling within the closure window. </w:t>
      </w:r>
    </w:p>
    <w:p w14:paraId="5003A478" w14:textId="56553670" w:rsidR="003F1234" w:rsidRPr="00FC02BD" w:rsidRDefault="00C57048">
      <w:pPr>
        <w:pStyle w:val="NormalWeb"/>
        <w:spacing w:line="480" w:lineRule="auto"/>
        <w:ind w:firstLine="720"/>
        <w:rPr>
          <w:rFonts w:ascii="Garamond" w:hAnsi="Garamond"/>
        </w:rPr>
        <w:pPrChange w:id="24" w:author="Janessa Esquible" w:date="2025-11-24T10:01:00Z" w16du:dateUtc="2025-11-24T15:01:00Z">
          <w:pPr>
            <w:pStyle w:val="NormalWeb"/>
            <w:spacing w:line="480" w:lineRule="auto"/>
          </w:pPr>
        </w:pPrChange>
      </w:pPr>
      <w:r w:rsidRPr="00FC02BD">
        <w:rPr>
          <w:rFonts w:ascii="Garamond" w:hAnsi="Garamond"/>
        </w:rPr>
        <w:t xml:space="preserve">Protecting upper Kuskokwim stocks through front-end closures appears to be an effective strategy for maintaining biodiversity in the upper watershed while supporting basin-wide escapement goals and harvest opportunities. </w:t>
      </w:r>
      <w:r w:rsidR="00AC7C2D" w:rsidRPr="00FC02BD">
        <w:rPr>
          <w:rFonts w:ascii="Garamond" w:hAnsi="Garamond"/>
        </w:rPr>
        <w:t>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w:t>
      </w:r>
      <w:ins w:id="25" w:author="Janessa Esquible" w:date="2025-11-24T10:01:00Z" w16du:dateUtc="2025-11-24T15:01:00Z">
        <w:r w:rsidR="005B7FCD">
          <w:rPr>
            <w:rFonts w:ascii="Garamond" w:hAnsi="Garamond"/>
          </w:rPr>
          <w:t xml:space="preserve"> </w:t>
        </w:r>
      </w:ins>
      <w:r w:rsidR="003F1234" w:rsidRPr="00FC02BD">
        <w:rPr>
          <w:rFonts w:ascii="Garamond" w:hAnsi="Garamond"/>
        </w:rPr>
        <w:t xml:space="preserve">For example, </w:t>
      </w:r>
      <w:r w:rsidR="00AC7C2D" w:rsidRPr="00FC02BD">
        <w:rPr>
          <w:rFonts w:ascii="Garamond" w:hAnsi="Garamond"/>
        </w:rPr>
        <w:t xml:space="preserve">a closure which protects a large proportion of upstream stocks by prohibiting harvest on a significant portion of the run may </w:t>
      </w:r>
      <w:r w:rsidR="00D80B0D" w:rsidRPr="00FC02BD">
        <w:rPr>
          <w:rFonts w:ascii="Garamond" w:hAnsi="Garamond"/>
        </w:rPr>
        <w:t>concentra</w:t>
      </w:r>
      <w:r w:rsidR="00AC7C2D" w:rsidRPr="00FC02BD">
        <w:rPr>
          <w:rFonts w:ascii="Garamond" w:hAnsi="Garamond"/>
        </w:rPr>
        <w:t>te</w:t>
      </w:r>
      <w:r w:rsidR="00D80B0D" w:rsidRPr="00FC02BD">
        <w:rPr>
          <w:rFonts w:ascii="Garamond" w:hAnsi="Garamond"/>
        </w:rPr>
        <w:t xml:space="preserve"> fishing pressure </w:t>
      </w:r>
      <w:r w:rsidR="00AC7C2D" w:rsidRPr="00FC02BD">
        <w:rPr>
          <w:rFonts w:ascii="Garamond" w:hAnsi="Garamond"/>
        </w:rPr>
        <w:t xml:space="preserve">on later </w:t>
      </w:r>
      <w:commentRangeStart w:id="26"/>
      <w:r w:rsidR="00AC7C2D" w:rsidRPr="00FC02BD">
        <w:rPr>
          <w:rFonts w:ascii="Garamond" w:hAnsi="Garamond"/>
        </w:rPr>
        <w:t>returning</w:t>
      </w:r>
      <w:commentRangeEnd w:id="26"/>
      <w:r w:rsidR="00520187">
        <w:rPr>
          <w:rStyle w:val="CommentReference"/>
          <w:rFonts w:asciiTheme="minorHAnsi" w:eastAsiaTheme="minorHAnsi" w:hAnsiTheme="minorHAnsi" w:cstheme="minorBidi"/>
          <w:kern w:val="2"/>
          <w14:ligatures w14:val="standardContextual"/>
        </w:rPr>
        <w:commentReference w:id="26"/>
      </w:r>
      <w:r w:rsidR="00AC7C2D" w:rsidRPr="00FC02BD">
        <w:rPr>
          <w:rFonts w:ascii="Garamond" w:hAnsi="Garamond"/>
        </w:rPr>
        <w:t xml:space="preserve"> stocks. As a result, this shift in the temporal distribution of fishing pressure may </w:t>
      </w:r>
      <w:r w:rsidR="00D80B0D" w:rsidRPr="00FC02BD">
        <w:rPr>
          <w:rFonts w:ascii="Garamond" w:hAnsi="Garamond"/>
        </w:rPr>
        <w:t xml:space="preserve">impact </w:t>
      </w:r>
      <w:r w:rsidRPr="00FC02BD">
        <w:rPr>
          <w:rFonts w:ascii="Garamond" w:hAnsi="Garamond"/>
        </w:rPr>
        <w:t>weak downstream stocks as compared to the same harvest pressure distributed across the full migration window</w:t>
      </w:r>
      <w:r w:rsidR="00AC7C2D" w:rsidRPr="00FC02BD">
        <w:rPr>
          <w:rFonts w:ascii="Garamond" w:hAnsi="Garamond"/>
        </w:rPr>
        <w:t>, thereby degrading biodiversity.</w:t>
      </w:r>
      <w:r w:rsidRPr="00FC02BD">
        <w:rPr>
          <w:rFonts w:ascii="Garamond" w:hAnsi="Garamond"/>
        </w:rPr>
        <w:t xml:space="preserve"> </w:t>
      </w:r>
      <w:r w:rsidR="00D80B0D" w:rsidRPr="00FC02BD">
        <w:rPr>
          <w:rFonts w:ascii="Garamond" w:hAnsi="Garamond"/>
        </w:rPr>
        <w:t>Consequently, the efficacy of management strategies such as front-end closures must be evaluated in the context of both ecosystem and fishery dynamics to fully understand their role in maintaining basin-wide biodiversity.</w:t>
      </w:r>
      <w:r w:rsidR="00176511" w:rsidRPr="00FC02BD">
        <w:rPr>
          <w:rFonts w:ascii="Garamond" w:hAnsi="Garamond"/>
        </w:rPr>
        <w:t xml:space="preserve"> </w:t>
      </w:r>
    </w:p>
    <w:p w14:paraId="7916DED5" w14:textId="5102B2F5" w:rsidR="00E67672" w:rsidRPr="00FC02BD" w:rsidRDefault="00E46D9E" w:rsidP="00E67672">
      <w:pPr>
        <w:pStyle w:val="whitespace-normal"/>
        <w:spacing w:line="480" w:lineRule="auto"/>
        <w:ind w:firstLine="720"/>
        <w:rPr>
          <w:rFonts w:ascii="Garamond" w:hAnsi="Garamond"/>
        </w:rPr>
      </w:pPr>
      <w:r w:rsidRPr="00FC02BD">
        <w:rPr>
          <w:rFonts w:ascii="Garamond" w:hAnsi="Garamond"/>
        </w:rPr>
        <w:t>The accuracy of otolith-based methods has not been explicitly validated in the Kuskokwim River Basin; however, they have demonstrated high assignment accuracy for Pacific salmon in similar Alaska watersheds</w:t>
      </w:r>
      <w:r w:rsidR="00450ED3" w:rsidRPr="00FC02BD">
        <w:rPr>
          <w:rFonts w:ascii="Garamond" w:hAnsi="Garamond"/>
        </w:rPr>
        <w:t xml:space="preserve"> </w:t>
      </w:r>
      <w:r w:rsidR="007E1736" w:rsidRPr="00FC02BD">
        <w:rPr>
          <w:rFonts w:ascii="Garamond" w:hAnsi="Garamond"/>
        </w:rPr>
        <w:fldChar w:fldCharType="begin"/>
      </w:r>
      <w:r w:rsidR="00FC02BD">
        <w:rPr>
          <w:rFonts w:ascii="Garamond" w:hAnsi="Garamond"/>
        </w:rPr>
        <w:instrText xml:space="preserve"> ADDIN ZOTERO_ITEM CSL_CITATION {"citationID":"tvE9voRc","properties":{"formattedCitation":"(Brennan et al., 2015)","plainCitation":"(Brennan et al., 2015)","noteIndex":0},"citationItems":[{"id":"bFbl94tQ/DcT9vPy7","uris":["http://zotero.org/users/8421274/items/IY3FLHLM"],"itemData":{"id":"qdfHghSJ/KSW9LWYv","type":"article-journal","abstract":"Strontium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sidRPr="00FC02BD">
        <w:rPr>
          <w:rFonts w:ascii="Garamond" w:hAnsi="Garamond"/>
        </w:rPr>
        <w:fldChar w:fldCharType="separate"/>
      </w:r>
      <w:r w:rsidR="007E1736" w:rsidRPr="00FC02BD">
        <w:rPr>
          <w:rFonts w:ascii="Garamond" w:hAnsi="Garamond"/>
          <w:noProof/>
        </w:rPr>
        <w:t>(Brennan et al., 2015)</w:t>
      </w:r>
      <w:r w:rsidR="007E1736" w:rsidRPr="00FC02BD">
        <w:rPr>
          <w:rFonts w:ascii="Garamond" w:hAnsi="Garamond"/>
        </w:rPr>
        <w:fldChar w:fldCharType="end"/>
      </w:r>
      <w:r w:rsidR="007E1736" w:rsidRPr="00FC02BD">
        <w:rPr>
          <w:rFonts w:ascii="Garamond" w:hAnsi="Garamond"/>
        </w:rPr>
        <w:t xml:space="preserve">. </w:t>
      </w:r>
      <w:r w:rsidRPr="00FC02BD">
        <w:rPr>
          <w:rFonts w:ascii="Garamond" w:hAnsi="Garamond"/>
        </w:rPr>
        <w:t xml:space="preserve">Although these methods contain some limitations for </w:t>
      </w:r>
      <w:r w:rsidR="00B212BB" w:rsidRPr="00FC02BD">
        <w:rPr>
          <w:rFonts w:ascii="Garamond" w:hAnsi="Garamond"/>
        </w:rPr>
        <w:t xml:space="preserve">in-season </w:t>
      </w:r>
      <w:r w:rsidRPr="00FC02BD">
        <w:rPr>
          <w:rFonts w:ascii="Garamond" w:hAnsi="Garamond"/>
        </w:rPr>
        <w:t>management (i.e. turnaround time</w:t>
      </w:r>
      <w:r w:rsidR="00C107EA" w:rsidRPr="00FC02BD">
        <w:rPr>
          <w:rFonts w:ascii="Garamond" w:hAnsi="Garamond"/>
        </w:rPr>
        <w:t xml:space="preserve"> for in-season management</w:t>
      </w:r>
      <w:r w:rsidRPr="00FC02BD">
        <w:rPr>
          <w:rFonts w:ascii="Garamond" w:hAnsi="Garamond"/>
        </w:rPr>
        <w:t xml:space="preserve">), </w:t>
      </w:r>
      <w:r w:rsidRPr="00FC02BD">
        <w:rPr>
          <w:rStyle w:val="Strong"/>
          <w:rFonts w:ascii="Garamond" w:eastAsiaTheme="majorEastAsia" w:hAnsi="Garamond"/>
          <w:b w:val="0"/>
          <w:bCs w:val="0"/>
        </w:rPr>
        <w:t xml:space="preserve">tools that enable reconstruction of stock specific spatiotemporal patterns in remote ecosystems allow for </w:t>
      </w:r>
      <w:r w:rsidR="00C107EA" w:rsidRPr="00FC02BD">
        <w:rPr>
          <w:rStyle w:val="Strong"/>
          <w:rFonts w:ascii="Garamond" w:eastAsiaTheme="majorEastAsia" w:hAnsi="Garamond"/>
          <w:b w:val="0"/>
          <w:bCs w:val="0"/>
        </w:rPr>
        <w:t xml:space="preserve">an explicit </w:t>
      </w:r>
      <w:r w:rsidRPr="00FC02BD">
        <w:rPr>
          <w:rStyle w:val="Strong"/>
          <w:rFonts w:ascii="Garamond" w:eastAsiaTheme="majorEastAsia" w:hAnsi="Garamond"/>
          <w:b w:val="0"/>
          <w:bCs w:val="0"/>
        </w:rPr>
        <w:t>consideration of</w:t>
      </w:r>
      <w:r w:rsidR="00C107EA" w:rsidRPr="00FC02BD">
        <w:rPr>
          <w:rStyle w:val="Strong"/>
          <w:rFonts w:ascii="Garamond" w:eastAsiaTheme="majorEastAsia" w:hAnsi="Garamond"/>
          <w:b w:val="0"/>
          <w:bCs w:val="0"/>
        </w:rPr>
        <w:t xml:space="preserve"> existing</w:t>
      </w:r>
      <w:r w:rsidRPr="00FC02BD">
        <w:rPr>
          <w:rStyle w:val="Strong"/>
          <w:rFonts w:ascii="Garamond" w:eastAsiaTheme="majorEastAsia" w:hAnsi="Garamond"/>
          <w:b w:val="0"/>
          <w:bCs w:val="0"/>
        </w:rPr>
        <w:t xml:space="preserve"> intrapopulation variability into management</w:t>
      </w:r>
      <w:r w:rsidR="00B212BB" w:rsidRPr="00FC02BD">
        <w:rPr>
          <w:rStyle w:val="Strong"/>
          <w:rFonts w:ascii="Garamond" w:eastAsiaTheme="majorEastAsia" w:hAnsi="Garamond"/>
          <w:b w:val="0"/>
          <w:bCs w:val="0"/>
        </w:rPr>
        <w:t xml:space="preserve"> and how different fishing </w:t>
      </w:r>
      <w:r w:rsidR="00B212BB" w:rsidRPr="00FC02BD">
        <w:rPr>
          <w:rStyle w:val="Strong"/>
          <w:rFonts w:ascii="Garamond" w:eastAsiaTheme="majorEastAsia" w:hAnsi="Garamond"/>
          <w:b w:val="0"/>
          <w:bCs w:val="0"/>
        </w:rPr>
        <w:lastRenderedPageBreak/>
        <w:t>regulations will affect the trade-off between harvest and biodiversity protection</w:t>
      </w:r>
      <w:r w:rsidRPr="00FC02BD">
        <w:rPr>
          <w:rStyle w:val="Strong"/>
          <w:rFonts w:ascii="Garamond" w:eastAsiaTheme="majorEastAsia" w:hAnsi="Garamond"/>
          <w:b w:val="0"/>
          <w:bCs w:val="0"/>
        </w:rPr>
        <w:t>.</w:t>
      </w:r>
      <w:r w:rsidRPr="00FC02BD">
        <w:rPr>
          <w:rStyle w:val="Strong"/>
          <w:rFonts w:ascii="Garamond" w:eastAsiaTheme="majorEastAsia" w:hAnsi="Garamond"/>
        </w:rPr>
        <w:t xml:space="preserve"> </w:t>
      </w:r>
      <w:r w:rsidRPr="00FC02BD">
        <w:rPr>
          <w:rFonts w:ascii="Garamond" w:hAnsi="Garamond"/>
        </w:rPr>
        <w:t xml:space="preserve">The data presented here demonstrate this application for stock-specific run timing in the Kuskokwim River </w:t>
      </w:r>
      <w:r w:rsidR="00C107EA" w:rsidRPr="00FC02BD">
        <w:rPr>
          <w:rFonts w:ascii="Garamond" w:hAnsi="Garamond"/>
        </w:rPr>
        <w:t>b</w:t>
      </w:r>
      <w:r w:rsidRPr="00FC02BD">
        <w:rPr>
          <w:rFonts w:ascii="Garamond" w:hAnsi="Garamond"/>
        </w:rPr>
        <w:t xml:space="preserve">asin; however, this principle can be applied to </w:t>
      </w:r>
      <w:r w:rsidRPr="00FC02BD">
        <w:rPr>
          <w:rStyle w:val="Strong"/>
          <w:rFonts w:ascii="Garamond" w:eastAsiaTheme="majorEastAsia" w:hAnsi="Garamond"/>
          <w:b w:val="0"/>
          <w:bCs w:val="0"/>
        </w:rPr>
        <w:t>multiple dimensions of inter- and intra-species variation which contribute to system-wide biodiversity.</w:t>
      </w:r>
      <w:r w:rsidRPr="00FC02BD">
        <w:rPr>
          <w:rStyle w:val="Strong"/>
          <w:rFonts w:ascii="Garamond" w:eastAsiaTheme="majorEastAsia" w:hAnsi="Garamond"/>
        </w:rPr>
        <w:t xml:space="preserve"> </w:t>
      </w:r>
      <w:r w:rsidR="00A84E4B" w:rsidRPr="00FC02BD">
        <w:rPr>
          <w:rFonts w:ascii="Garamond" w:hAnsi="Garamond"/>
        </w:rPr>
        <w:t xml:space="preserve">Given growing global resource needs and increased uncertainty under novel climate regimes, </w:t>
      </w:r>
      <w:r w:rsidR="00551911" w:rsidRPr="00FC02BD">
        <w:rPr>
          <w:rFonts w:ascii="Garamond" w:hAnsi="Garamond"/>
        </w:rPr>
        <w:t xml:space="preserve">developing </w:t>
      </w:r>
      <w:r w:rsidR="00A84E4B" w:rsidRPr="00FC02BD">
        <w:rPr>
          <w:rFonts w:ascii="Garamond" w:hAnsi="Garamond"/>
        </w:rPr>
        <w:t>methods to</w:t>
      </w:r>
      <w:r w:rsidR="00551911" w:rsidRPr="00FC02BD">
        <w:rPr>
          <w:rFonts w:ascii="Garamond" w:hAnsi="Garamond"/>
        </w:rPr>
        <w:t xml:space="preserve"> conserve</w:t>
      </w:r>
      <w:r w:rsidR="00A84E4B" w:rsidRPr="00FC02BD">
        <w:rPr>
          <w:rFonts w:ascii="Garamond" w:hAnsi="Garamond"/>
        </w:rPr>
        <w:t xml:space="preserve"> biodiversity has become increasingly pressing. Applying this knowledge can inform resource management and climate adaptation strategies that continue to provide ecosystem services while safeguarding their reliability and the communities they support.</w:t>
      </w:r>
    </w:p>
    <w:p w14:paraId="7142D492" w14:textId="77777777" w:rsidR="00836381" w:rsidRPr="00BA542C" w:rsidRDefault="00836381" w:rsidP="005D0EF1">
      <w:pPr>
        <w:pStyle w:val="whitespace-normal"/>
        <w:spacing w:line="480" w:lineRule="auto"/>
      </w:pPr>
    </w:p>
    <w:p w14:paraId="66FE2C7D" w14:textId="51C82733" w:rsidR="005D0EF1" w:rsidRPr="00BA542C" w:rsidRDefault="005D0EF1" w:rsidP="005D0EF1">
      <w:pPr>
        <w:pStyle w:val="whitespace-normal"/>
        <w:spacing w:line="480" w:lineRule="auto"/>
        <w:rPr>
          <w:b/>
          <w:bCs/>
        </w:rPr>
      </w:pPr>
      <w:commentRangeStart w:id="27"/>
      <w:r w:rsidRPr="00BA542C">
        <w:rPr>
          <w:b/>
          <w:bCs/>
        </w:rPr>
        <w:t>References</w:t>
      </w:r>
      <w:commentRangeEnd w:id="27"/>
      <w:r w:rsidR="00901ACE">
        <w:rPr>
          <w:rStyle w:val="CommentReference"/>
          <w:rFonts w:asciiTheme="minorHAnsi" w:eastAsiaTheme="minorHAnsi" w:hAnsiTheme="minorHAnsi" w:cstheme="minorBidi"/>
          <w:kern w:val="2"/>
          <w14:ligatures w14:val="standardContextual"/>
        </w:rPr>
        <w:commentReference w:id="27"/>
      </w:r>
      <w:r w:rsidRPr="00BA542C">
        <w:rPr>
          <w:b/>
          <w:bCs/>
        </w:rPr>
        <w:t xml:space="preserve"> </w:t>
      </w:r>
    </w:p>
    <w:p w14:paraId="534B7853" w14:textId="77777777" w:rsidR="00FC02BD" w:rsidRPr="00FC02BD" w:rsidRDefault="00836381" w:rsidP="00FC02BD">
      <w:pPr>
        <w:pStyle w:val="Bibliography"/>
        <w:rPr>
          <w:rFonts w:ascii="Garamond" w:hAnsi="Garamond" w:cs="Times New Roman"/>
        </w:rPr>
      </w:pPr>
      <w:r w:rsidRPr="00FC02BD">
        <w:rPr>
          <w:rFonts w:ascii="Garamond" w:hAnsi="Garamond"/>
        </w:rPr>
        <w:fldChar w:fldCharType="begin"/>
      </w:r>
      <w:r w:rsidR="00FC02BD" w:rsidRPr="00FC02BD">
        <w:rPr>
          <w:rFonts w:ascii="Garamond" w:hAnsi="Garamond"/>
        </w:rPr>
        <w:instrText xml:space="preserve"> ADDIN ZOTERO_BIBL {"uncited":[],"omitted":[],"custom":[]} CSL_BIBLIOGRAPHY </w:instrText>
      </w:r>
      <w:r w:rsidRPr="00FC02BD">
        <w:rPr>
          <w:rFonts w:ascii="Garamond" w:hAnsi="Garamond"/>
        </w:rPr>
        <w:fldChar w:fldCharType="separate"/>
      </w:r>
      <w:r w:rsidR="00FC02BD" w:rsidRPr="00FC02BD">
        <w:rPr>
          <w:rFonts w:ascii="Garamond" w:hAnsi="Garamond" w:cs="Times New Roman"/>
        </w:rPr>
        <w:t xml:space="preserve">Bolnick, D. I., Amarasekare, P., Araújo, M. S., Bürger, R., Levine, J. M., Novak, M., Rudolf, V. H. W., Schreiber, S. J., Urban, M. C., &amp; Vasseur, D. A. (2011). Why intraspecific trait variation matters in community ecology. </w:t>
      </w:r>
      <w:r w:rsidR="00FC02BD" w:rsidRPr="00FC02BD">
        <w:rPr>
          <w:rFonts w:ascii="Garamond" w:hAnsi="Garamond" w:cs="Times New Roman"/>
          <w:i/>
          <w:iCs/>
        </w:rPr>
        <w:t>Trends in Ecology &amp; Evolution</w:t>
      </w:r>
      <w:r w:rsidR="00FC02BD" w:rsidRPr="00FC02BD">
        <w:rPr>
          <w:rFonts w:ascii="Garamond" w:hAnsi="Garamond" w:cs="Times New Roman"/>
        </w:rPr>
        <w:t xml:space="preserve">, </w:t>
      </w:r>
      <w:r w:rsidR="00FC02BD" w:rsidRPr="00FC02BD">
        <w:rPr>
          <w:rFonts w:ascii="Garamond" w:hAnsi="Garamond" w:cs="Times New Roman"/>
          <w:i/>
          <w:iCs/>
        </w:rPr>
        <w:t>26</w:t>
      </w:r>
      <w:r w:rsidR="00FC02BD" w:rsidRPr="00FC02BD">
        <w:rPr>
          <w:rFonts w:ascii="Garamond" w:hAnsi="Garamond" w:cs="Times New Roman"/>
        </w:rPr>
        <w:t>(4), 183–192. https://doi.org/10.1016/j.tree.2011.01.009</w:t>
      </w:r>
    </w:p>
    <w:p w14:paraId="1153F1F4"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Cline, T. J., &amp; Schindler, D. E. (2019). Quantifying habitat use of migratory fish across riverscapes using space-time isotope models. </w:t>
      </w:r>
      <w:r w:rsidRPr="00FC02BD">
        <w:rPr>
          <w:rFonts w:ascii="Garamond" w:hAnsi="Garamond" w:cs="Times New Roman"/>
          <w:i/>
          <w:iCs/>
        </w:rPr>
        <w:t>Methods in Ecology and Evolution</w:t>
      </w:r>
      <w:r w:rsidRPr="00FC02BD">
        <w:rPr>
          <w:rFonts w:ascii="Garamond" w:hAnsi="Garamond" w:cs="Times New Roman"/>
        </w:rPr>
        <w:t xml:space="preserve">, </w:t>
      </w:r>
      <w:r w:rsidRPr="00FC02BD">
        <w:rPr>
          <w:rFonts w:ascii="Garamond" w:hAnsi="Garamond" w:cs="Times New Roman"/>
          <w:i/>
          <w:iCs/>
        </w:rPr>
        <w:t>10</w:t>
      </w:r>
      <w:r w:rsidRPr="00FC02BD">
        <w:rPr>
          <w:rFonts w:ascii="Garamond" w:hAnsi="Garamond" w:cs="Times New Roman"/>
        </w:rPr>
        <w:t>(7), 1036–1047. https://doi.org/10.1111/2041-210X.13191</w:t>
      </w:r>
    </w:p>
    <w:p w14:paraId="5C75E366"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&amp; Schindler, D. E. (2017). Linking otolith microchemistry and dendritic isoscapes to map heterogeneous production of fish across river basins. </w:t>
      </w:r>
      <w:r w:rsidRPr="00FC02BD">
        <w:rPr>
          <w:rFonts w:ascii="Garamond" w:hAnsi="Garamond" w:cs="Times New Roman"/>
          <w:i/>
          <w:iCs/>
        </w:rPr>
        <w:t>Ecological Applications</w:t>
      </w:r>
      <w:r w:rsidRPr="00FC02BD">
        <w:rPr>
          <w:rFonts w:ascii="Garamond" w:hAnsi="Garamond" w:cs="Times New Roman"/>
        </w:rPr>
        <w:t xml:space="preserve">, </w:t>
      </w:r>
      <w:r w:rsidRPr="00FC02BD">
        <w:rPr>
          <w:rFonts w:ascii="Garamond" w:hAnsi="Garamond" w:cs="Times New Roman"/>
          <w:i/>
          <w:iCs/>
        </w:rPr>
        <w:t>27</w:t>
      </w:r>
      <w:r w:rsidRPr="00FC02BD">
        <w:rPr>
          <w:rFonts w:ascii="Garamond" w:hAnsi="Garamond" w:cs="Times New Roman"/>
        </w:rPr>
        <w:t>(2), 363–377. https://doi.org/10.1002/eap.1474</w:t>
      </w:r>
    </w:p>
    <w:p w14:paraId="31A19E04" w14:textId="77777777" w:rsidR="00FC02BD" w:rsidRPr="00FC02BD" w:rsidRDefault="00FC02BD" w:rsidP="00FC02BD">
      <w:pPr>
        <w:pStyle w:val="Bibliography"/>
        <w:rPr>
          <w:rFonts w:ascii="Garamond" w:hAnsi="Garamond" w:cs="Times New Roman"/>
        </w:rPr>
      </w:pPr>
      <w:r w:rsidRPr="00FC02BD">
        <w:rPr>
          <w:rFonts w:ascii="Garamond" w:hAnsi="Garamond" w:cs="Times New Roman"/>
        </w:rPr>
        <w:lastRenderedPageBreak/>
        <w:t xml:space="preserve">Brennan, S. R., Schindler, D. E., Cline, T. J., Walsworth, T. E., Buck, G., &amp; Fernandez, D. P. (2019). Shifting habitat mosaics and fish production across river basins. </w:t>
      </w:r>
      <w:r w:rsidRPr="00FC02BD">
        <w:rPr>
          <w:rFonts w:ascii="Garamond" w:hAnsi="Garamond" w:cs="Times New Roman"/>
          <w:i/>
          <w:iCs/>
        </w:rPr>
        <w:t>Science</w:t>
      </w:r>
      <w:r w:rsidRPr="00FC02BD">
        <w:rPr>
          <w:rFonts w:ascii="Garamond" w:hAnsi="Garamond" w:cs="Times New Roman"/>
        </w:rPr>
        <w:t xml:space="preserve">, </w:t>
      </w:r>
      <w:r w:rsidRPr="00FC02BD">
        <w:rPr>
          <w:rFonts w:ascii="Garamond" w:hAnsi="Garamond" w:cs="Times New Roman"/>
          <w:i/>
          <w:iCs/>
        </w:rPr>
        <w:t>364</w:t>
      </w:r>
      <w:r w:rsidRPr="00FC02BD">
        <w:rPr>
          <w:rFonts w:ascii="Garamond" w:hAnsi="Garamond" w:cs="Times New Roman"/>
        </w:rPr>
        <w:t>(6442), 783–786. https://doi.org/10.1126/science.aav4313</w:t>
      </w:r>
    </w:p>
    <w:p w14:paraId="2037D0C1"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Torgersen, C. E., Hollenbeck, J. P., Fernandez, D. P., Jensen, C. K., &amp; Schindler, D. E. (2016). Dendritic network models: Improving isoscapes and quantifying influence of landscape and in-stream processes on strontium isotopes in rivers. </w:t>
      </w:r>
      <w:r w:rsidRPr="00FC02BD">
        <w:rPr>
          <w:rFonts w:ascii="Garamond" w:hAnsi="Garamond" w:cs="Times New Roman"/>
          <w:i/>
          <w:iCs/>
        </w:rPr>
        <w:t>Geophysical Research Letters</w:t>
      </w:r>
      <w:r w:rsidRPr="00FC02BD">
        <w:rPr>
          <w:rFonts w:ascii="Garamond" w:hAnsi="Garamond" w:cs="Times New Roman"/>
        </w:rPr>
        <w:t xml:space="preserve">, </w:t>
      </w:r>
      <w:r w:rsidRPr="00FC02BD">
        <w:rPr>
          <w:rFonts w:ascii="Garamond" w:hAnsi="Garamond" w:cs="Times New Roman"/>
          <w:i/>
          <w:iCs/>
        </w:rPr>
        <w:t>43</w:t>
      </w:r>
      <w:r w:rsidRPr="00FC02BD">
        <w:rPr>
          <w:rFonts w:ascii="Garamond" w:hAnsi="Garamond" w:cs="Times New Roman"/>
        </w:rPr>
        <w:t>(10), 5043–5051. https://doi.org/10.1002/2016GL068904</w:t>
      </w:r>
    </w:p>
    <w:p w14:paraId="185032A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Zimmerman, C. E., Fernandez, D. P., Cerling, T. E., McPhee, M. V., &amp; Wooller, M. J. (2015). Strontium isotopes delineate fine-scale natal origins and migration histories of Pacific salmon. </w:t>
      </w:r>
      <w:r w:rsidRPr="00FC02BD">
        <w:rPr>
          <w:rFonts w:ascii="Garamond" w:hAnsi="Garamond" w:cs="Times New Roman"/>
          <w:i/>
          <w:iCs/>
        </w:rPr>
        <w:t>Science Advances</w:t>
      </w:r>
      <w:r w:rsidRPr="00FC02BD">
        <w:rPr>
          <w:rFonts w:ascii="Garamond" w:hAnsi="Garamond" w:cs="Times New Roman"/>
        </w:rPr>
        <w:t xml:space="preserve">, </w:t>
      </w:r>
      <w:r w:rsidRPr="00FC02BD">
        <w:rPr>
          <w:rFonts w:ascii="Garamond" w:hAnsi="Garamond" w:cs="Times New Roman"/>
          <w:i/>
          <w:iCs/>
        </w:rPr>
        <w:t>1</w:t>
      </w:r>
      <w:r w:rsidRPr="00FC02BD">
        <w:rPr>
          <w:rFonts w:ascii="Garamond" w:hAnsi="Garamond" w:cs="Times New Roman"/>
        </w:rPr>
        <w:t>(4), e1400124. https://doi.org/10.1126/sciadv.1400124</w:t>
      </w:r>
    </w:p>
    <w:p w14:paraId="57B46039"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Brown, C. L., &amp; Godduhn, A. (2015). </w:t>
      </w:r>
      <w:r w:rsidRPr="00FC02BD">
        <w:rPr>
          <w:rFonts w:ascii="Garamond" w:hAnsi="Garamond" w:cs="Times New Roman"/>
          <w:i/>
          <w:iCs/>
        </w:rPr>
        <w:t>Socioeconomic effects of declining salmon runs on the Yukon River</w:t>
      </w:r>
      <w:r w:rsidRPr="00FC02BD">
        <w:rPr>
          <w:rFonts w:ascii="Garamond" w:hAnsi="Garamond" w:cs="Times New Roman"/>
        </w:rPr>
        <w:t>.</w:t>
      </w:r>
    </w:p>
    <w:p w14:paraId="3DDC5AF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Campana, S. (1999). Chemistry and composition of fish otoliths:pathways, mechanisms and applications. </w:t>
      </w:r>
      <w:r w:rsidRPr="00FC02BD">
        <w:rPr>
          <w:rFonts w:ascii="Garamond" w:hAnsi="Garamond" w:cs="Times New Roman"/>
          <w:i/>
          <w:iCs/>
        </w:rPr>
        <w:t>Marine Ecology Progress Series</w:t>
      </w:r>
      <w:r w:rsidRPr="00FC02BD">
        <w:rPr>
          <w:rFonts w:ascii="Garamond" w:hAnsi="Garamond" w:cs="Times New Roman"/>
        </w:rPr>
        <w:t xml:space="preserve">, </w:t>
      </w:r>
      <w:r w:rsidRPr="00FC02BD">
        <w:rPr>
          <w:rFonts w:ascii="Garamond" w:hAnsi="Garamond" w:cs="Times New Roman"/>
          <w:i/>
          <w:iCs/>
        </w:rPr>
        <w:t>188</w:t>
      </w:r>
      <w:r w:rsidRPr="00FC02BD">
        <w:rPr>
          <w:rFonts w:ascii="Garamond" w:hAnsi="Garamond" w:cs="Times New Roman"/>
        </w:rPr>
        <w:t>, 263–297. https://doi.org/10.3354/meps188263</w:t>
      </w:r>
    </w:p>
    <w:p w14:paraId="4999F9DD"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Capo, R. C., Stewart, B. W., &amp; Chadwick, O. A. (1998). Strontium isotopes as tracers of ecosystem processes: Theory and methods. </w:t>
      </w:r>
      <w:r w:rsidRPr="00FC02BD">
        <w:rPr>
          <w:rFonts w:ascii="Garamond" w:hAnsi="Garamond" w:cs="Times New Roman"/>
          <w:i/>
          <w:iCs/>
        </w:rPr>
        <w:t>Geoderma</w:t>
      </w:r>
      <w:r w:rsidRPr="00FC02BD">
        <w:rPr>
          <w:rFonts w:ascii="Garamond" w:hAnsi="Garamond" w:cs="Times New Roman"/>
        </w:rPr>
        <w:t xml:space="preserve">, </w:t>
      </w:r>
      <w:r w:rsidRPr="00FC02BD">
        <w:rPr>
          <w:rFonts w:ascii="Garamond" w:hAnsi="Garamond" w:cs="Times New Roman"/>
          <w:i/>
          <w:iCs/>
        </w:rPr>
        <w:t>82</w:t>
      </w:r>
      <w:r w:rsidRPr="00FC02BD">
        <w:rPr>
          <w:rFonts w:ascii="Garamond" w:hAnsi="Garamond" w:cs="Times New Roman"/>
        </w:rPr>
        <w:t>(1), 197–225. https://doi.org/10.1016/S0016-7061(97)00102-X</w:t>
      </w:r>
    </w:p>
    <w:p w14:paraId="3313681B"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Chittaro, P., Hegg, J., Fuhrman, A., Robichaux, D., Doung, R., Beckman, B., Fisher, C., Vervoort, J., &amp; Kennedy, B. (2023). The incorporation of environmentally derived 87Sr/86Sr and Sr/Ca in early otolith formation of Chinook salmon. </w:t>
      </w:r>
      <w:r w:rsidRPr="00FC02BD">
        <w:rPr>
          <w:rFonts w:ascii="Garamond" w:hAnsi="Garamond" w:cs="Times New Roman"/>
          <w:i/>
          <w:iCs/>
        </w:rPr>
        <w:t>Ecology of Freshwater Fish</w:t>
      </w:r>
      <w:r w:rsidRPr="00FC02BD">
        <w:rPr>
          <w:rFonts w:ascii="Garamond" w:hAnsi="Garamond" w:cs="Times New Roman"/>
        </w:rPr>
        <w:t xml:space="preserve">, </w:t>
      </w:r>
      <w:r w:rsidRPr="00FC02BD">
        <w:rPr>
          <w:rFonts w:ascii="Garamond" w:hAnsi="Garamond" w:cs="Times New Roman"/>
          <w:i/>
          <w:iCs/>
        </w:rPr>
        <w:t>32</w:t>
      </w:r>
      <w:r w:rsidRPr="00FC02BD">
        <w:rPr>
          <w:rFonts w:ascii="Garamond" w:hAnsi="Garamond" w:cs="Times New Roman"/>
        </w:rPr>
        <w:t>(1), 107–119. https://doi.org/10.1111/eff.12673</w:t>
      </w:r>
    </w:p>
    <w:p w14:paraId="0A8D9EF7"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Clark, J. N., &amp; Smith, N. J. (2019). </w:t>
      </w:r>
      <w:r w:rsidRPr="00FC02BD">
        <w:rPr>
          <w:rFonts w:ascii="Garamond" w:hAnsi="Garamond" w:cs="Times New Roman"/>
          <w:i/>
          <w:iCs/>
        </w:rPr>
        <w:t>Inriver Abundance of Kuskokwim River Chinook Salmon, 2017</w:t>
      </w:r>
      <w:r w:rsidRPr="00FC02BD">
        <w:rPr>
          <w:rFonts w:ascii="Garamond" w:hAnsi="Garamond" w:cs="Times New Roman"/>
        </w:rPr>
        <w:t>.</w:t>
      </w:r>
    </w:p>
    <w:p w14:paraId="76182452"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Clark, S. C., Tanner, T. L., Sethi, S. A., Bentley, K. T., &amp; Schindler, D. E. (2015). Migration Timing of Adult Chinook Salmon into the Togiak River, Alaska, Watershed: Is There Evidence for </w:t>
      </w:r>
      <w:r w:rsidRPr="00FC02BD">
        <w:rPr>
          <w:rFonts w:ascii="Garamond" w:hAnsi="Garamond" w:cs="Times New Roman"/>
        </w:rPr>
        <w:lastRenderedPageBreak/>
        <w:t xml:space="preserve">Stock Structure? </w:t>
      </w:r>
      <w:r w:rsidRPr="00FC02BD">
        <w:rPr>
          <w:rFonts w:ascii="Garamond" w:hAnsi="Garamond" w:cs="Times New Roman"/>
          <w:i/>
          <w:iCs/>
        </w:rPr>
        <w:t>Transactions of the American Fisheries Society</w:t>
      </w:r>
      <w:r w:rsidRPr="00FC02BD">
        <w:rPr>
          <w:rFonts w:ascii="Garamond" w:hAnsi="Garamond" w:cs="Times New Roman"/>
        </w:rPr>
        <w:t xml:space="preserve">, </w:t>
      </w:r>
      <w:r w:rsidRPr="00FC02BD">
        <w:rPr>
          <w:rFonts w:ascii="Garamond" w:hAnsi="Garamond" w:cs="Times New Roman"/>
          <w:i/>
          <w:iCs/>
        </w:rPr>
        <w:t>144</w:t>
      </w:r>
      <w:r w:rsidRPr="00FC02BD">
        <w:rPr>
          <w:rFonts w:ascii="Garamond" w:hAnsi="Garamond" w:cs="Times New Roman"/>
        </w:rPr>
        <w:t>(4), 829–836. https://doi.org/10.1080/00028487.2015.1031281</w:t>
      </w:r>
    </w:p>
    <w:p w14:paraId="17365FA5"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Cline, T. J., Schindler, D. E., &amp; Hilborn, R. (2017). Fisheries portfolio diversification and turnover buffer Alaskan fishing communities from abrupt resource and market changes. </w:t>
      </w:r>
      <w:r w:rsidRPr="00FC02BD">
        <w:rPr>
          <w:rFonts w:ascii="Garamond" w:hAnsi="Garamond" w:cs="Times New Roman"/>
          <w:i/>
          <w:iCs/>
        </w:rPr>
        <w:t>Nature Communications</w:t>
      </w:r>
      <w:r w:rsidRPr="00FC02BD">
        <w:rPr>
          <w:rFonts w:ascii="Garamond" w:hAnsi="Garamond" w:cs="Times New Roman"/>
        </w:rPr>
        <w:t xml:space="preserve">, </w:t>
      </w:r>
      <w:r w:rsidRPr="00FC02BD">
        <w:rPr>
          <w:rFonts w:ascii="Garamond" w:hAnsi="Garamond" w:cs="Times New Roman"/>
          <w:i/>
          <w:iCs/>
        </w:rPr>
        <w:t>8</w:t>
      </w:r>
      <w:r w:rsidRPr="00FC02BD">
        <w:rPr>
          <w:rFonts w:ascii="Garamond" w:hAnsi="Garamond" w:cs="Times New Roman"/>
        </w:rPr>
        <w:t>(1), Article 1. https://doi.org/10.1038/ncomms14042</w:t>
      </w:r>
    </w:p>
    <w:p w14:paraId="1BFFE82D"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Connors, B. M., Staton, B., Coggins, L., Walters, C., Jones, M., Gwinn, D., Catalano, M., &amp; Fleischman, S. (2020). Incorporating harvest–population diversity trade-offs into harvest policy analyses of salmon management in large river basins. </w:t>
      </w:r>
      <w:r w:rsidRPr="00FC02BD">
        <w:rPr>
          <w:rFonts w:ascii="Garamond" w:hAnsi="Garamond" w:cs="Times New Roman"/>
          <w:i/>
          <w:iCs/>
        </w:rPr>
        <w:t>Canadian Journal of Fisheries and Aquatic Sciences</w:t>
      </w:r>
      <w:r w:rsidRPr="00FC02BD">
        <w:rPr>
          <w:rFonts w:ascii="Garamond" w:hAnsi="Garamond" w:cs="Times New Roman"/>
        </w:rPr>
        <w:t xml:space="preserve">, </w:t>
      </w:r>
      <w:r w:rsidRPr="00FC02BD">
        <w:rPr>
          <w:rFonts w:ascii="Garamond" w:hAnsi="Garamond" w:cs="Times New Roman"/>
          <w:i/>
          <w:iCs/>
        </w:rPr>
        <w:t>77</w:t>
      </w:r>
      <w:r w:rsidRPr="00FC02BD">
        <w:rPr>
          <w:rFonts w:ascii="Garamond" w:hAnsi="Garamond" w:cs="Times New Roman"/>
        </w:rPr>
        <w:t>(6), 1076–1089. https://doi.org/10.1139/cjfas-2019-0282</w:t>
      </w:r>
    </w:p>
    <w:p w14:paraId="437AD8C5"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Donohoe, C. J., &amp; Zimmerman, C. E. (2010). A method of mounting multiple otoliths for beam-based microchemical analyses. </w:t>
      </w:r>
      <w:r w:rsidRPr="00FC02BD">
        <w:rPr>
          <w:rFonts w:ascii="Garamond" w:hAnsi="Garamond" w:cs="Times New Roman"/>
          <w:i/>
          <w:iCs/>
        </w:rPr>
        <w:t>Environmental Biology of Fishes</w:t>
      </w:r>
      <w:r w:rsidRPr="00FC02BD">
        <w:rPr>
          <w:rFonts w:ascii="Garamond" w:hAnsi="Garamond" w:cs="Times New Roman"/>
        </w:rPr>
        <w:t xml:space="preserve">, </w:t>
      </w:r>
      <w:r w:rsidRPr="00FC02BD">
        <w:rPr>
          <w:rFonts w:ascii="Garamond" w:hAnsi="Garamond" w:cs="Times New Roman"/>
          <w:i/>
          <w:iCs/>
        </w:rPr>
        <w:t>89</w:t>
      </w:r>
      <w:r w:rsidRPr="00FC02BD">
        <w:rPr>
          <w:rFonts w:ascii="Garamond" w:hAnsi="Garamond" w:cs="Times New Roman"/>
        </w:rPr>
        <w:t>(3), 473–477. https://doi.org/10.1007/s10641-010-9680-3</w:t>
      </w:r>
    </w:p>
    <w:p w14:paraId="5ADACFE9"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Esquible, J. (2024). </w:t>
      </w:r>
      <w:r w:rsidRPr="00FC02BD">
        <w:rPr>
          <w:rFonts w:ascii="Garamond" w:hAnsi="Garamond" w:cs="Times New Roman"/>
          <w:i/>
          <w:iCs/>
        </w:rPr>
        <w:t>Salmon, Stewardship, and Indigenous Livelihoods: Bridging Knowledge Systems and Reshaping Research Relationality in the Kuskokwim Region of Southwestern Alaska</w:t>
      </w:r>
      <w:r w:rsidRPr="00FC02BD">
        <w:rPr>
          <w:rFonts w:ascii="Garamond" w:hAnsi="Garamond" w:cs="Times New Roman"/>
        </w:rPr>
        <w:t xml:space="preserve"> [University of Alaska Fairbanks]. https://www.proquest.com/openview/7ee1a02966e9e495ecd6b9b749308c22/1?pq-origsite=gscholar&amp;cbl=18750&amp;diss=y</w:t>
      </w:r>
    </w:p>
    <w:p w14:paraId="17670F6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Falke, &amp; Paul. (2025). </w:t>
      </w:r>
      <w:r w:rsidRPr="00FC02BD">
        <w:rPr>
          <w:rFonts w:ascii="Garamond" w:hAnsi="Garamond" w:cs="Times New Roman"/>
          <w:i/>
          <w:iCs/>
        </w:rPr>
        <w:t>Stream Attributes and Habitat Intrinsic Potential Model Results to examine Freshwater Habitat Potential for Chinook Salmon in the Yukon and Kuskokwim River Basins, Alaska</w:t>
      </w:r>
      <w:r w:rsidRPr="00FC02BD">
        <w:rPr>
          <w:rFonts w:ascii="Garamond" w:hAnsi="Garamond" w:cs="Times New Roman"/>
        </w:rPr>
        <w:t xml:space="preserve"> [Csv,xml,shp]. U.S. Geological Survey. https://doi.org/10.5066/P95AV4JO</w:t>
      </w:r>
    </w:p>
    <w:p w14:paraId="67C61876"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French, D. W., Schindler, D. E., Brennan, S. R., &amp; Whited, D. (2020). Headwater Catchments Govern Biogeochemistry in America’s Largest Free-Flowing River Network. </w:t>
      </w:r>
      <w:r w:rsidRPr="00FC02BD">
        <w:rPr>
          <w:rFonts w:ascii="Garamond" w:hAnsi="Garamond" w:cs="Times New Roman"/>
          <w:i/>
          <w:iCs/>
        </w:rPr>
        <w:t>Journal of Geophysical Research: Biogeosciences</w:t>
      </w:r>
      <w:r w:rsidRPr="00FC02BD">
        <w:rPr>
          <w:rFonts w:ascii="Garamond" w:hAnsi="Garamond" w:cs="Times New Roman"/>
        </w:rPr>
        <w:t xml:space="preserve">, </w:t>
      </w:r>
      <w:r w:rsidRPr="00FC02BD">
        <w:rPr>
          <w:rFonts w:ascii="Garamond" w:hAnsi="Garamond" w:cs="Times New Roman"/>
          <w:i/>
          <w:iCs/>
        </w:rPr>
        <w:t>125</w:t>
      </w:r>
      <w:r w:rsidRPr="00FC02BD">
        <w:rPr>
          <w:rFonts w:ascii="Garamond" w:hAnsi="Garamond" w:cs="Times New Roman"/>
        </w:rPr>
        <w:t>(12), e2020JG005851. https://doi.org/10.1029/2020JG005851</w:t>
      </w:r>
    </w:p>
    <w:p w14:paraId="35A55C5B" w14:textId="77777777" w:rsidR="00FC02BD" w:rsidRPr="00FC02BD" w:rsidRDefault="00FC02BD" w:rsidP="00FC02BD">
      <w:pPr>
        <w:pStyle w:val="Bibliography"/>
        <w:rPr>
          <w:rFonts w:ascii="Garamond" w:hAnsi="Garamond" w:cs="Times New Roman"/>
        </w:rPr>
      </w:pPr>
      <w:r w:rsidRPr="00FC02BD">
        <w:rPr>
          <w:rFonts w:ascii="Garamond" w:hAnsi="Garamond" w:cs="Times New Roman"/>
        </w:rPr>
        <w:lastRenderedPageBreak/>
        <w:t xml:space="preserve">Griffiths, J. R., Schindler, D. E., Armstrong, J. B., Scheuerell, M. D., Whited, D. C., Clark, R. A., Hilborn, R., Holt, C. A., Lindley, S. T., Stanford, J. A., &amp; Volk, E. C. (2014). Performance of salmon fishery portfolios across western North America. </w:t>
      </w:r>
      <w:r w:rsidRPr="00FC02BD">
        <w:rPr>
          <w:rFonts w:ascii="Garamond" w:hAnsi="Garamond" w:cs="Times New Roman"/>
          <w:i/>
          <w:iCs/>
        </w:rPr>
        <w:t>JOURNAL OF APPLIED ECOLOGY</w:t>
      </w:r>
      <w:r w:rsidRPr="00FC02BD">
        <w:rPr>
          <w:rFonts w:ascii="Garamond" w:hAnsi="Garamond" w:cs="Times New Roman"/>
        </w:rPr>
        <w:t xml:space="preserve">, </w:t>
      </w:r>
      <w:r w:rsidRPr="00FC02BD">
        <w:rPr>
          <w:rFonts w:ascii="Garamond" w:hAnsi="Garamond" w:cs="Times New Roman"/>
          <w:i/>
          <w:iCs/>
        </w:rPr>
        <w:t>51</w:t>
      </w:r>
      <w:r w:rsidRPr="00FC02BD">
        <w:rPr>
          <w:rFonts w:ascii="Garamond" w:hAnsi="Garamond" w:cs="Times New Roman"/>
        </w:rPr>
        <w:t>(6), 1554–1563. https://doi.org/10.1111/1365-2664.12341</w:t>
      </w:r>
    </w:p>
    <w:p w14:paraId="23D4E1B5"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Head, J. M., Smith, N. J., &amp; Liller, Z. W. (2017). </w:t>
      </w:r>
      <w:r w:rsidRPr="00FC02BD">
        <w:rPr>
          <w:rFonts w:ascii="Garamond" w:hAnsi="Garamond" w:cs="Times New Roman"/>
          <w:i/>
          <w:iCs/>
        </w:rPr>
        <w:t>Inriver abundance of Kuskokwim River Chinook salmon, 2014.</w:t>
      </w:r>
      <w:r w:rsidRPr="00FC02BD">
        <w:rPr>
          <w:rFonts w:ascii="Garamond" w:hAnsi="Garamond" w:cs="Times New Roman"/>
        </w:rPr>
        <w:t xml:space="preserve"> (Alaska Department of Fish and Game, Fishery Data Series No. 17-23, Anchorage.).</w:t>
      </w:r>
    </w:p>
    <w:p w14:paraId="38E39DA4"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Hilborn, R., Quinn, T. P., Schindler, D. E., &amp; Rogers, D. E. (2003). Biocomplexity and fisheries sustainability. </w:t>
      </w:r>
      <w:r w:rsidRPr="00FC02BD">
        <w:rPr>
          <w:rFonts w:ascii="Garamond" w:hAnsi="Garamond" w:cs="Times New Roman"/>
          <w:i/>
          <w:iCs/>
        </w:rPr>
        <w:t>Proceedings of the National Academy of Sciences</w:t>
      </w:r>
      <w:r w:rsidRPr="00FC02BD">
        <w:rPr>
          <w:rFonts w:ascii="Garamond" w:hAnsi="Garamond" w:cs="Times New Roman"/>
        </w:rPr>
        <w:t xml:space="preserve">, </w:t>
      </w:r>
      <w:r w:rsidRPr="00FC02BD">
        <w:rPr>
          <w:rFonts w:ascii="Garamond" w:hAnsi="Garamond" w:cs="Times New Roman"/>
          <w:i/>
          <w:iCs/>
        </w:rPr>
        <w:t>100</w:t>
      </w:r>
      <w:r w:rsidRPr="00FC02BD">
        <w:rPr>
          <w:rFonts w:ascii="Garamond" w:hAnsi="Garamond" w:cs="Times New Roman"/>
        </w:rPr>
        <w:t>(11), 6564–6568. https://doi.org/10.1073/pnas.1037274100</w:t>
      </w:r>
    </w:p>
    <w:p w14:paraId="0F2381F6"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Lamborn, C. C., Ohlberger, J., Walsworth, T. E., Westley, P. A. H., Cunningham, C. J., Wynsma, S., &amp; Smith, J. W. (2025). A Synthesis of Factors Related to Trends in Abundance and Demography of Alaska Chinook Salmon (Oncorhynchus tshawytscha, Salmonidae): Implications for Research, Management, and Policy. </w:t>
      </w:r>
      <w:r w:rsidRPr="00FC02BD">
        <w:rPr>
          <w:rFonts w:ascii="Garamond" w:hAnsi="Garamond" w:cs="Times New Roman"/>
          <w:i/>
          <w:iCs/>
        </w:rPr>
        <w:t>Fish and Fisheries</w:t>
      </w:r>
      <w:r w:rsidRPr="00FC02BD">
        <w:rPr>
          <w:rFonts w:ascii="Garamond" w:hAnsi="Garamond" w:cs="Times New Roman"/>
        </w:rPr>
        <w:t xml:space="preserve">, </w:t>
      </w:r>
      <w:r w:rsidRPr="00FC02BD">
        <w:rPr>
          <w:rFonts w:ascii="Garamond" w:hAnsi="Garamond" w:cs="Times New Roman"/>
          <w:i/>
          <w:iCs/>
        </w:rPr>
        <w:t>n/a</w:t>
      </w:r>
      <w:r w:rsidRPr="00FC02BD">
        <w:rPr>
          <w:rFonts w:ascii="Garamond" w:hAnsi="Garamond" w:cs="Times New Roman"/>
        </w:rPr>
        <w:t>(n/a). https://doi.org/10.1111/faf.12895</w:t>
      </w:r>
    </w:p>
    <w:p w14:paraId="603D64A0"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Lipka, C., &amp; Elison, T. (2015). </w:t>
      </w:r>
      <w:r w:rsidRPr="00FC02BD">
        <w:rPr>
          <w:rFonts w:ascii="Garamond" w:hAnsi="Garamond" w:cs="Times New Roman"/>
          <w:i/>
          <w:iCs/>
        </w:rPr>
        <w:t>Characterization of the 2012 and 2013 salmon runs in the Kuskokwim River based on the test fishery at Bethel.</w:t>
      </w:r>
      <w:r w:rsidRPr="00FC02BD">
        <w:rPr>
          <w:rFonts w:ascii="Garamond" w:hAnsi="Garamond" w:cs="Times New Roman"/>
        </w:rPr>
        <w:t xml:space="preserve"> (Fishery Data Series No. 16-06 Anchorage). Alaska Department of Fish and Game.</w:t>
      </w:r>
    </w:p>
    <w:p w14:paraId="2E4A390D"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Luck, G., Daily, G., &amp; Ehrlich, P. (2003). Population diversity and ecosystem services. </w:t>
      </w:r>
      <w:r w:rsidRPr="00FC02BD">
        <w:rPr>
          <w:rFonts w:ascii="Garamond" w:hAnsi="Garamond" w:cs="Times New Roman"/>
          <w:i/>
          <w:iCs/>
        </w:rPr>
        <w:t>Trends in Ecology &amp; Evolution</w:t>
      </w:r>
      <w:r w:rsidRPr="00FC02BD">
        <w:rPr>
          <w:rFonts w:ascii="Garamond" w:hAnsi="Garamond" w:cs="Times New Roman"/>
        </w:rPr>
        <w:t xml:space="preserve">, </w:t>
      </w:r>
      <w:r w:rsidRPr="00FC02BD">
        <w:rPr>
          <w:rFonts w:ascii="Garamond" w:hAnsi="Garamond" w:cs="Times New Roman"/>
          <w:i/>
          <w:iCs/>
        </w:rPr>
        <w:t>18</w:t>
      </w:r>
      <w:r w:rsidRPr="00FC02BD">
        <w:rPr>
          <w:rFonts w:ascii="Garamond" w:hAnsi="Garamond" w:cs="Times New Roman"/>
        </w:rPr>
        <w:t>, 331–336. https://doi.org/10.1016/S0169-5347(03)00100-9</w:t>
      </w:r>
    </w:p>
    <w:p w14:paraId="707B62E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Makhlouf, B., Cline, T. J., Fernandez, D., Seeb, L., Lee, E., Gilk-Baumer, S., Whited, D., Zimmerman, C. E., &amp; Schindler, D. E. (2025). Combining genetic and isotope frameworks improves reconstruction of fish provenance across riverscapes. </w:t>
      </w:r>
      <w:r w:rsidRPr="00FC02BD">
        <w:rPr>
          <w:rFonts w:ascii="Garamond" w:hAnsi="Garamond" w:cs="Times New Roman"/>
          <w:i/>
          <w:iCs/>
        </w:rPr>
        <w:t>Limnology and Oceanography Letters</w:t>
      </w:r>
      <w:r w:rsidRPr="00FC02BD">
        <w:rPr>
          <w:rFonts w:ascii="Garamond" w:hAnsi="Garamond" w:cs="Times New Roman"/>
        </w:rPr>
        <w:t xml:space="preserve">, </w:t>
      </w:r>
      <w:r w:rsidRPr="00FC02BD">
        <w:rPr>
          <w:rFonts w:ascii="Garamond" w:hAnsi="Garamond" w:cs="Times New Roman"/>
          <w:i/>
          <w:iCs/>
        </w:rPr>
        <w:t>n/a</w:t>
      </w:r>
      <w:r w:rsidRPr="00FC02BD">
        <w:rPr>
          <w:rFonts w:ascii="Garamond" w:hAnsi="Garamond" w:cs="Times New Roman"/>
        </w:rPr>
        <w:t>(n/a). https://doi.org/10.1002/lol2.70025</w:t>
      </w:r>
    </w:p>
    <w:p w14:paraId="488E97E1" w14:textId="77777777" w:rsidR="00FC02BD" w:rsidRPr="00FC02BD" w:rsidRDefault="00FC02BD" w:rsidP="00FC02BD">
      <w:pPr>
        <w:pStyle w:val="Bibliography"/>
        <w:rPr>
          <w:rFonts w:ascii="Garamond" w:hAnsi="Garamond" w:cs="Times New Roman"/>
        </w:rPr>
      </w:pPr>
      <w:r w:rsidRPr="00FC02BD">
        <w:rPr>
          <w:rFonts w:ascii="Garamond" w:hAnsi="Garamond" w:cs="Times New Roman"/>
        </w:rPr>
        <w:lastRenderedPageBreak/>
        <w:t xml:space="preserve">Moore, J. W., Connors, B. M., &amp; Hodgson, E. E. (2021). Conservation risks and portfolio effects in mixed-stock fisheries. </w:t>
      </w:r>
      <w:r w:rsidRPr="00FC02BD">
        <w:rPr>
          <w:rFonts w:ascii="Garamond" w:hAnsi="Garamond" w:cs="Times New Roman"/>
          <w:i/>
          <w:iCs/>
        </w:rPr>
        <w:t>Fish and Fisheries</w:t>
      </w:r>
      <w:r w:rsidRPr="00FC02BD">
        <w:rPr>
          <w:rFonts w:ascii="Garamond" w:hAnsi="Garamond" w:cs="Times New Roman"/>
        </w:rPr>
        <w:t xml:space="preserve">, </w:t>
      </w:r>
      <w:r w:rsidRPr="00FC02BD">
        <w:rPr>
          <w:rFonts w:ascii="Garamond" w:hAnsi="Garamond" w:cs="Times New Roman"/>
          <w:i/>
          <w:iCs/>
        </w:rPr>
        <w:t>22</w:t>
      </w:r>
      <w:r w:rsidRPr="00FC02BD">
        <w:rPr>
          <w:rFonts w:ascii="Garamond" w:hAnsi="Garamond" w:cs="Times New Roman"/>
        </w:rPr>
        <w:t>(5), 1024–1040. https://doi.org/10.1111/faf.12567</w:t>
      </w:r>
    </w:p>
    <w:p w14:paraId="216569BB"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Mundy, P. R. (1982). Computation of Migratory Timing Statistics for Adult Chinook Salmon in the Yukon River, Alaska, and Their Relevance to Fisheries Management. </w:t>
      </w:r>
      <w:r w:rsidRPr="00FC02BD">
        <w:rPr>
          <w:rFonts w:ascii="Garamond" w:hAnsi="Garamond" w:cs="Times New Roman"/>
          <w:i/>
          <w:iCs/>
        </w:rPr>
        <w:t>North American Journal of Fisheries Management</w:t>
      </w:r>
      <w:r w:rsidRPr="00FC02BD">
        <w:rPr>
          <w:rFonts w:ascii="Garamond" w:hAnsi="Garamond" w:cs="Times New Roman"/>
        </w:rPr>
        <w:t xml:space="preserve">, </w:t>
      </w:r>
      <w:r w:rsidRPr="00FC02BD">
        <w:rPr>
          <w:rFonts w:ascii="Garamond" w:hAnsi="Garamond" w:cs="Times New Roman"/>
          <w:i/>
          <w:iCs/>
        </w:rPr>
        <w:t>2</w:t>
      </w:r>
      <w:r w:rsidRPr="00FC02BD">
        <w:rPr>
          <w:rFonts w:ascii="Garamond" w:hAnsi="Garamond" w:cs="Times New Roman"/>
        </w:rPr>
        <w:t>(4), 359–370. https://doi.org/10.1577/1548-8659(1982)2%253C359:COMTSF%253E2.0.CO;2</w:t>
      </w:r>
    </w:p>
    <w:p w14:paraId="4A96005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Nesbitt, H. K., &amp; Moore, J. W. (2016). Species and population diversity in Pacific salmon fisheries underpin indigenous food security. </w:t>
      </w:r>
      <w:r w:rsidRPr="00FC02BD">
        <w:rPr>
          <w:rFonts w:ascii="Garamond" w:hAnsi="Garamond" w:cs="Times New Roman"/>
          <w:i/>
          <w:iCs/>
        </w:rPr>
        <w:t>Journal of Applied Ecology</w:t>
      </w:r>
      <w:r w:rsidRPr="00FC02BD">
        <w:rPr>
          <w:rFonts w:ascii="Garamond" w:hAnsi="Garamond" w:cs="Times New Roman"/>
        </w:rPr>
        <w:t xml:space="preserve">, </w:t>
      </w:r>
      <w:r w:rsidRPr="00FC02BD">
        <w:rPr>
          <w:rFonts w:ascii="Garamond" w:hAnsi="Garamond" w:cs="Times New Roman"/>
          <w:i/>
          <w:iCs/>
        </w:rPr>
        <w:t>53</w:t>
      </w:r>
      <w:r w:rsidRPr="00FC02BD">
        <w:rPr>
          <w:rFonts w:ascii="Garamond" w:hAnsi="Garamond" w:cs="Times New Roman"/>
        </w:rPr>
        <w:t>(5), 1489–1499. https://doi.org/10.1111/1365-2664.12717</w:t>
      </w:r>
    </w:p>
    <w:p w14:paraId="7798593B"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Ohlberger, J., Ward, E. J., Schindler, D. E., &amp; Lewis, B. (2018). Demographic changes in Chinook salmon across the Northeast Pacific Ocean. </w:t>
      </w:r>
      <w:r w:rsidRPr="00FC02BD">
        <w:rPr>
          <w:rFonts w:ascii="Garamond" w:hAnsi="Garamond" w:cs="Times New Roman"/>
          <w:i/>
          <w:iCs/>
        </w:rPr>
        <w:t>Fish and Fisheries</w:t>
      </w:r>
      <w:r w:rsidRPr="00FC02BD">
        <w:rPr>
          <w:rFonts w:ascii="Garamond" w:hAnsi="Garamond" w:cs="Times New Roman"/>
        </w:rPr>
        <w:t xml:space="preserve">, </w:t>
      </w:r>
      <w:r w:rsidRPr="00FC02BD">
        <w:rPr>
          <w:rFonts w:ascii="Garamond" w:hAnsi="Garamond" w:cs="Times New Roman"/>
          <w:i/>
          <w:iCs/>
        </w:rPr>
        <w:t>19</w:t>
      </w:r>
      <w:r w:rsidRPr="00FC02BD">
        <w:rPr>
          <w:rFonts w:ascii="Garamond" w:hAnsi="Garamond" w:cs="Times New Roman"/>
        </w:rPr>
        <w:t>(3), 533–546. https://doi.org/10.1111/faf.12272</w:t>
      </w:r>
    </w:p>
    <w:p w14:paraId="2AA412C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Quinn, T. P. (2018). </w:t>
      </w:r>
      <w:r w:rsidRPr="00FC02BD">
        <w:rPr>
          <w:rFonts w:ascii="Garamond" w:hAnsi="Garamond" w:cs="Times New Roman"/>
          <w:i/>
          <w:iCs/>
        </w:rPr>
        <w:t>The Behavior and Ecology of Pacific Salmon and Trout</w:t>
      </w:r>
      <w:r w:rsidRPr="00FC02BD">
        <w:rPr>
          <w:rFonts w:ascii="Garamond" w:hAnsi="Garamond" w:cs="Times New Roman"/>
        </w:rPr>
        <w:t>. American Fisheries Society, University of Washington Press.</w:t>
      </w:r>
    </w:p>
    <w:p w14:paraId="73718780"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Schindler, D. E., Armstrong, J. B., &amp; Reed, T. E. (2015). The portfolio concept in ecology and evolution. </w:t>
      </w:r>
      <w:r w:rsidRPr="00FC02BD">
        <w:rPr>
          <w:rFonts w:ascii="Garamond" w:hAnsi="Garamond" w:cs="Times New Roman"/>
          <w:i/>
          <w:iCs/>
        </w:rPr>
        <w:t>Frontiers in Ecology and the Environment</w:t>
      </w:r>
      <w:r w:rsidRPr="00FC02BD">
        <w:rPr>
          <w:rFonts w:ascii="Garamond" w:hAnsi="Garamond" w:cs="Times New Roman"/>
        </w:rPr>
        <w:t xml:space="preserve">, </w:t>
      </w:r>
      <w:r w:rsidRPr="00FC02BD">
        <w:rPr>
          <w:rFonts w:ascii="Garamond" w:hAnsi="Garamond" w:cs="Times New Roman"/>
          <w:i/>
          <w:iCs/>
        </w:rPr>
        <w:t>13</w:t>
      </w:r>
      <w:r w:rsidRPr="00FC02BD">
        <w:rPr>
          <w:rFonts w:ascii="Garamond" w:hAnsi="Garamond" w:cs="Times New Roman"/>
        </w:rPr>
        <w:t>(5), 257–263.</w:t>
      </w:r>
    </w:p>
    <w:p w14:paraId="65683B9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Schindler, D. E., Hilborn, R., Chasco, B., Boatright, C. P., Quinn, T. P., Rogers, L. A., &amp; Webster, M. S. (2010). Population diversity and the portfolio effect in an exploited species. </w:t>
      </w:r>
      <w:r w:rsidRPr="00FC02BD">
        <w:rPr>
          <w:rFonts w:ascii="Garamond" w:hAnsi="Garamond" w:cs="Times New Roman"/>
          <w:i/>
          <w:iCs/>
        </w:rPr>
        <w:t>Nature</w:t>
      </w:r>
      <w:r w:rsidRPr="00FC02BD">
        <w:rPr>
          <w:rFonts w:ascii="Garamond" w:hAnsi="Garamond" w:cs="Times New Roman"/>
        </w:rPr>
        <w:t xml:space="preserve">, </w:t>
      </w:r>
      <w:r w:rsidRPr="00FC02BD">
        <w:rPr>
          <w:rFonts w:ascii="Garamond" w:hAnsi="Garamond" w:cs="Times New Roman"/>
          <w:i/>
          <w:iCs/>
        </w:rPr>
        <w:t>465</w:t>
      </w:r>
      <w:r w:rsidRPr="00FC02BD">
        <w:rPr>
          <w:rFonts w:ascii="Garamond" w:hAnsi="Garamond" w:cs="Times New Roman"/>
        </w:rPr>
        <w:t>(7298). https://doi-org.prox.lib.ncsu.edu/10.1038/nature09060</w:t>
      </w:r>
    </w:p>
    <w:p w14:paraId="6AC25CD4"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Smith, N. J., &amp; Liller, Z. W. (2017a). </w:t>
      </w:r>
      <w:r w:rsidRPr="00FC02BD">
        <w:rPr>
          <w:rFonts w:ascii="Garamond" w:hAnsi="Garamond" w:cs="Times New Roman"/>
          <w:i/>
          <w:iCs/>
        </w:rPr>
        <w:t>Inriver abundance and migration characteristics of Kuskokwim River Chinook salmon, 2015.</w:t>
      </w:r>
      <w:r w:rsidRPr="00FC02BD">
        <w:rPr>
          <w:rFonts w:ascii="Garamond" w:hAnsi="Garamond" w:cs="Times New Roman"/>
        </w:rPr>
        <w:t xml:space="preserve"> (Alaska Department of Fish and Game, Fishery Data Series No. 17-22, Anchorage.).</w:t>
      </w:r>
    </w:p>
    <w:p w14:paraId="3D701678" w14:textId="77777777" w:rsidR="00FC02BD" w:rsidRPr="00FC02BD" w:rsidRDefault="00FC02BD" w:rsidP="00FC02BD">
      <w:pPr>
        <w:pStyle w:val="Bibliography"/>
        <w:rPr>
          <w:rFonts w:ascii="Garamond" w:hAnsi="Garamond" w:cs="Times New Roman"/>
        </w:rPr>
      </w:pPr>
      <w:r w:rsidRPr="00FC02BD">
        <w:rPr>
          <w:rFonts w:ascii="Garamond" w:hAnsi="Garamond" w:cs="Times New Roman"/>
        </w:rPr>
        <w:lastRenderedPageBreak/>
        <w:t xml:space="preserve">Smith, N. J., &amp; Liller, Z. W. (2017b). </w:t>
      </w:r>
      <w:r w:rsidRPr="00FC02BD">
        <w:rPr>
          <w:rFonts w:ascii="Garamond" w:hAnsi="Garamond" w:cs="Times New Roman"/>
          <w:i/>
          <w:iCs/>
        </w:rPr>
        <w:t>Inriver abundance and migration characteristics of Kuskokwim River Chinook salmon, 2016.</w:t>
      </w:r>
    </w:p>
    <w:p w14:paraId="101AD130"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Staton, B. A., Catalano, M. J., Farmer, T. M., Abebe, A., &amp; Dobson, F. S. (2017). Development and evaluation of a migration timing forecast model for Kuskokwim River Chinook salmon. </w:t>
      </w:r>
      <w:r w:rsidRPr="00FC02BD">
        <w:rPr>
          <w:rFonts w:ascii="Garamond" w:hAnsi="Garamond" w:cs="Times New Roman"/>
          <w:i/>
          <w:iCs/>
        </w:rPr>
        <w:t>Fisheries Research</w:t>
      </w:r>
      <w:r w:rsidRPr="00FC02BD">
        <w:rPr>
          <w:rFonts w:ascii="Garamond" w:hAnsi="Garamond" w:cs="Times New Roman"/>
        </w:rPr>
        <w:t xml:space="preserve">, </w:t>
      </w:r>
      <w:r w:rsidRPr="00FC02BD">
        <w:rPr>
          <w:rFonts w:ascii="Garamond" w:hAnsi="Garamond" w:cs="Times New Roman"/>
          <w:i/>
          <w:iCs/>
        </w:rPr>
        <w:t>194</w:t>
      </w:r>
      <w:r w:rsidRPr="00FC02BD">
        <w:rPr>
          <w:rFonts w:ascii="Garamond" w:hAnsi="Garamond" w:cs="Times New Roman"/>
        </w:rPr>
        <w:t>, 9–21. https://doi.org/10.1016/j.fishres.2017.05.003</w:t>
      </w:r>
    </w:p>
    <w:p w14:paraId="6FD7DEE0"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Tilman, D., Polasky, S., &amp; Lehman, C. (2005). Diversity, productivity and temporal stability in the economies of humans and nature. </w:t>
      </w:r>
      <w:r w:rsidRPr="00FC02BD">
        <w:rPr>
          <w:rFonts w:ascii="Garamond" w:hAnsi="Garamond" w:cs="Times New Roman"/>
          <w:i/>
          <w:iCs/>
        </w:rPr>
        <w:t>Journal of Environmental Economics and Management</w:t>
      </w:r>
      <w:r w:rsidRPr="00FC02BD">
        <w:rPr>
          <w:rFonts w:ascii="Garamond" w:hAnsi="Garamond" w:cs="Times New Roman"/>
        </w:rPr>
        <w:t xml:space="preserve">, </w:t>
      </w:r>
      <w:r w:rsidRPr="00FC02BD">
        <w:rPr>
          <w:rFonts w:ascii="Garamond" w:hAnsi="Garamond" w:cs="Times New Roman"/>
          <w:i/>
          <w:iCs/>
        </w:rPr>
        <w:t>49</w:t>
      </w:r>
      <w:r w:rsidRPr="00FC02BD">
        <w:rPr>
          <w:rFonts w:ascii="Garamond" w:hAnsi="Garamond" w:cs="Times New Roman"/>
        </w:rPr>
        <w:t>(3), 405–426. https://doi.org/10.1016/j.jeem.2004.03.008</w:t>
      </w:r>
    </w:p>
    <w:p w14:paraId="478E194E"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FC02BD">
        <w:rPr>
          <w:rFonts w:ascii="Garamond" w:hAnsi="Garamond" w:cs="Times New Roman"/>
          <w:i/>
          <w:iCs/>
        </w:rPr>
        <w:t>Ecological Applications</w:t>
      </w:r>
      <w:r w:rsidRPr="00FC02BD">
        <w:rPr>
          <w:rFonts w:ascii="Garamond" w:hAnsi="Garamond" w:cs="Times New Roman"/>
        </w:rPr>
        <w:t xml:space="preserve">, </w:t>
      </w:r>
      <w:r w:rsidRPr="00FC02BD">
        <w:rPr>
          <w:rFonts w:ascii="Garamond" w:hAnsi="Garamond" w:cs="Times New Roman"/>
          <w:i/>
          <w:iCs/>
        </w:rPr>
        <w:t>25</w:t>
      </w:r>
      <w:r w:rsidRPr="00FC02BD">
        <w:rPr>
          <w:rFonts w:ascii="Garamond" w:hAnsi="Garamond" w:cs="Times New Roman"/>
        </w:rPr>
        <w:t>(2), 320–335. https://doi.org/10.1890/14-0581.1</w:t>
      </w:r>
    </w:p>
    <w:p w14:paraId="316DAEC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Ver Hoef, J. M., &amp; Peterson, E. E. (2010). A Moving Average Approach for Spatial Statistical Models of Stream Networks. </w:t>
      </w:r>
      <w:r w:rsidRPr="00FC02BD">
        <w:rPr>
          <w:rFonts w:ascii="Garamond" w:hAnsi="Garamond" w:cs="Times New Roman"/>
          <w:i/>
          <w:iCs/>
        </w:rPr>
        <w:t>Journal of the American Statistical Association</w:t>
      </w:r>
      <w:r w:rsidRPr="00FC02BD">
        <w:rPr>
          <w:rFonts w:ascii="Garamond" w:hAnsi="Garamond" w:cs="Times New Roman"/>
        </w:rPr>
        <w:t xml:space="preserve">, </w:t>
      </w:r>
      <w:r w:rsidRPr="00FC02BD">
        <w:rPr>
          <w:rFonts w:ascii="Garamond" w:hAnsi="Garamond" w:cs="Times New Roman"/>
          <w:i/>
          <w:iCs/>
        </w:rPr>
        <w:t>105</w:t>
      </w:r>
      <w:r w:rsidRPr="00FC02BD">
        <w:rPr>
          <w:rFonts w:ascii="Garamond" w:hAnsi="Garamond" w:cs="Times New Roman"/>
        </w:rPr>
        <w:t>(489), 6–18. https://doi.org/10.1198/jasa.2009.ap08248</w:t>
      </w:r>
    </w:p>
    <w:p w14:paraId="57D6381E"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Wunder, M. B. (2010). Using Isoscapes to Model Probability Surfaces for Determining Geographic Origins. In J. B. West, G. J. Bowen, T. E. Dawson, &amp; K. P. Tu (Eds.), </w:t>
      </w:r>
      <w:r w:rsidRPr="00FC02BD">
        <w:rPr>
          <w:rFonts w:ascii="Garamond" w:hAnsi="Garamond" w:cs="Times New Roman"/>
          <w:i/>
          <w:iCs/>
        </w:rPr>
        <w:t>Isoscapes</w:t>
      </w:r>
      <w:r w:rsidRPr="00FC02BD">
        <w:rPr>
          <w:rFonts w:ascii="Garamond" w:hAnsi="Garamond" w:cs="Times New Roman"/>
        </w:rPr>
        <w:t xml:space="preserve"> (pp. 251–270). Springer Netherlands. https://doi.org/10.1007/978-90-481-3354-3_12</w:t>
      </w:r>
    </w:p>
    <w:p w14:paraId="5033C977"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Zimmerman, C. E., &amp; Reeves, G. H. (2002). Identification of Steelhead and Resident Rainbow Trout Progeny in the Deschutes River, Oregon, Revealed with Otolith Microchemistry. </w:t>
      </w:r>
      <w:r w:rsidRPr="00FC02BD">
        <w:rPr>
          <w:rFonts w:ascii="Garamond" w:hAnsi="Garamond" w:cs="Times New Roman"/>
          <w:i/>
          <w:iCs/>
        </w:rPr>
        <w:t>Transactions of the American Fisheries Society</w:t>
      </w:r>
      <w:r w:rsidRPr="00FC02BD">
        <w:rPr>
          <w:rFonts w:ascii="Garamond" w:hAnsi="Garamond" w:cs="Times New Roman"/>
        </w:rPr>
        <w:t xml:space="preserve">, </w:t>
      </w:r>
      <w:r w:rsidRPr="00FC02BD">
        <w:rPr>
          <w:rFonts w:ascii="Garamond" w:hAnsi="Garamond" w:cs="Times New Roman"/>
          <w:i/>
          <w:iCs/>
        </w:rPr>
        <w:t>131</w:t>
      </w:r>
      <w:r w:rsidRPr="00FC02BD">
        <w:rPr>
          <w:rFonts w:ascii="Garamond" w:hAnsi="Garamond" w:cs="Times New Roman"/>
        </w:rPr>
        <w:t>(5), 986–993. https://doi.org/10.1577/1548-8659(2002)131%253C0986:IOSARR%253E2.0.CO;2</w:t>
      </w:r>
    </w:p>
    <w:p w14:paraId="6052F682" w14:textId="6DC4A9A7" w:rsidR="00836381" w:rsidRPr="00FC02BD" w:rsidRDefault="00836381" w:rsidP="00FC02BD">
      <w:pPr>
        <w:pStyle w:val="Bibliography"/>
        <w:rPr>
          <w:rFonts w:ascii="Garamond" w:hAnsi="Garamond"/>
        </w:rPr>
      </w:pPr>
      <w:r w:rsidRPr="00FC02BD">
        <w:rPr>
          <w:rFonts w:ascii="Garamond" w:hAnsi="Garamond"/>
        </w:rPr>
        <w:fldChar w:fldCharType="end"/>
      </w:r>
    </w:p>
    <w:sectPr w:rsidR="00836381" w:rsidRPr="00FC02BD" w:rsidSect="004712C9">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nessa Esquible" w:date="2025-11-24T09:11:00Z" w:initials="JE">
    <w:p w14:paraId="38314800" w14:textId="77777777" w:rsidR="004B19B1" w:rsidRDefault="004B19B1" w:rsidP="004B19B1">
      <w:pPr>
        <w:pStyle w:val="CommentText"/>
      </w:pPr>
      <w:r>
        <w:rPr>
          <w:rStyle w:val="CommentReference"/>
        </w:rPr>
        <w:annotationRef/>
      </w:r>
      <w:r>
        <w:t>In the context of the Kuskokwim fishery, I don’t think maximizing the harvest opportunities is the goal - wonder if we could reframe this to balancing the dual goals of providing adequate harvest opportunities while preserving biodiversity…?</w:t>
      </w:r>
    </w:p>
  </w:comment>
  <w:comment w:id="4" w:author="Janessa Esquible" w:date="2025-11-24T09:19:00Z" w:initials="JE">
    <w:p w14:paraId="400D6CF6" w14:textId="77777777" w:rsidR="00EE25A4" w:rsidRDefault="00EE25A4" w:rsidP="00EE25A4">
      <w:pPr>
        <w:pStyle w:val="CommentText"/>
      </w:pPr>
      <w:r>
        <w:rPr>
          <w:rStyle w:val="CommentReference"/>
        </w:rPr>
        <w:annotationRef/>
      </w:r>
      <w:r>
        <w:t xml:space="preserve">Here you could also mention the decline of multiple species of salmon stocks - </w:t>
      </w:r>
      <w:hyperlink r:id="rId1" w:history="1">
        <w:r w:rsidRPr="00FF2F05">
          <w:rPr>
            <w:rStyle w:val="Hyperlink"/>
          </w:rPr>
          <w:t>2023+Kusko+Situation+Report_4.19.24+final.pdf</w:t>
        </w:r>
      </w:hyperlink>
      <w:r>
        <w:t xml:space="preserve">  - wasn’t able to find a more updated fishing report, but this one highlights the multi-species declines. </w:t>
      </w:r>
    </w:p>
  </w:comment>
  <w:comment w:id="15" w:author="Janessa Esquible" w:date="2025-11-24T09:57:00Z" w:initials="JE">
    <w:p w14:paraId="40E90615" w14:textId="77777777" w:rsidR="00A3550B" w:rsidRDefault="00A3550B" w:rsidP="00A3550B">
      <w:pPr>
        <w:pStyle w:val="CommentText"/>
      </w:pPr>
      <w:r>
        <w:rPr>
          <w:rStyle w:val="CommentReference"/>
        </w:rPr>
        <w:annotationRef/>
      </w:r>
      <w:r>
        <w:t>&amp;  achieve more equitable harvest across the entire watershed</w:t>
      </w:r>
    </w:p>
  </w:comment>
  <w:comment w:id="26" w:author="Janessa Esquible" w:date="2025-11-24T10:04:00Z" w:initials="JE">
    <w:p w14:paraId="6CDBB3D2" w14:textId="77777777" w:rsidR="00520187" w:rsidRDefault="00520187" w:rsidP="00520187">
      <w:pPr>
        <w:pStyle w:val="CommentText"/>
      </w:pPr>
      <w:r>
        <w:rPr>
          <w:rStyle w:val="CommentReference"/>
        </w:rPr>
        <w:annotationRef/>
      </w:r>
      <w:r>
        <w:t xml:space="preserve">Yes, and also can conflict with the preferred and traditional timing of fishing which for many coastal and lower Kuskokwim river fishing families occurred during the front-end closure. This often coincides with good drying weather. While the benefits of the front-end closure outweigh the costs, the lower Kuskokwim river families are more impacted by the closure because they typically would start fishing earlier than middle and upper Kuskokwim river families. </w:t>
      </w:r>
    </w:p>
  </w:comment>
  <w:comment w:id="27" w:author="Janessa Esquible" w:date="2025-11-24T10:08:00Z" w:initials="JE">
    <w:p w14:paraId="4015606D" w14:textId="77777777" w:rsidR="00901ACE" w:rsidRDefault="00901ACE" w:rsidP="00901ACE">
      <w:pPr>
        <w:pStyle w:val="CommentText"/>
      </w:pPr>
      <w:r>
        <w:rPr>
          <w:rStyle w:val="CommentReference"/>
        </w:rPr>
        <w:annotationRef/>
      </w:r>
      <w:r>
        <w:t xml:space="preserve">Will be good to include acknowledgements here and acknowledge contributors, bethel test fishery, ONC fisheries program staff, and the Tribe who supported having the otolith removed from the fish head - which at first was a bit difficult to get buy-in because the head is a revered part of the fish ☺️The fish were then distributed by the ONC fisheries program staff to local elders, disabled and widowed which you could also mention if you want.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314800" w15:done="0"/>
  <w15:commentEx w15:paraId="400D6CF6" w15:done="0"/>
  <w15:commentEx w15:paraId="40E90615" w15:done="0"/>
  <w15:commentEx w15:paraId="6CDBB3D2" w15:done="0"/>
  <w15:commentEx w15:paraId="401560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4E1AFC" w16cex:dateUtc="2025-11-24T14:11:00Z"/>
  <w16cex:commentExtensible w16cex:durableId="500135C9" w16cex:dateUtc="2025-11-24T14:19:00Z"/>
  <w16cex:commentExtensible w16cex:durableId="1170619F" w16cex:dateUtc="2025-11-24T14:57:00Z"/>
  <w16cex:commentExtensible w16cex:durableId="04AB401E" w16cex:dateUtc="2025-11-24T15:04:00Z"/>
  <w16cex:commentExtensible w16cex:durableId="77431975" w16cex:dateUtc="2025-11-24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314800" w16cid:durableId="664E1AFC"/>
  <w16cid:commentId w16cid:paraId="400D6CF6" w16cid:durableId="500135C9"/>
  <w16cid:commentId w16cid:paraId="40E90615" w16cid:durableId="1170619F"/>
  <w16cid:commentId w16cid:paraId="6CDBB3D2" w16cid:durableId="04AB401E"/>
  <w16cid:commentId w16cid:paraId="4015606D" w16cid:durableId="774319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93403" w14:textId="77777777" w:rsidR="00A02D55" w:rsidRDefault="00A02D55">
      <w:pPr>
        <w:spacing w:after="0" w:line="240" w:lineRule="auto"/>
      </w:pPr>
      <w:r>
        <w:separator/>
      </w:r>
    </w:p>
  </w:endnote>
  <w:endnote w:type="continuationSeparator" w:id="0">
    <w:p w14:paraId="5ACF06FA" w14:textId="77777777" w:rsidR="00A02D55" w:rsidRDefault="00A02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747F" w14:textId="77777777" w:rsidR="00A02D55" w:rsidRDefault="00A02D55">
      <w:pPr>
        <w:spacing w:after="0" w:line="240" w:lineRule="auto"/>
      </w:pPr>
      <w:r>
        <w:separator/>
      </w:r>
    </w:p>
  </w:footnote>
  <w:footnote w:type="continuationSeparator" w:id="0">
    <w:p w14:paraId="1FDB7CFC" w14:textId="77777777" w:rsidR="00A02D55" w:rsidRDefault="00A02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4"/>
  </w:num>
  <w:num w:numId="2" w16cid:durableId="1353727518">
    <w:abstractNumId w:val="2"/>
  </w:num>
  <w:num w:numId="3" w16cid:durableId="329413611">
    <w:abstractNumId w:val="7"/>
  </w:num>
  <w:num w:numId="4" w16cid:durableId="991065100">
    <w:abstractNumId w:val="5"/>
  </w:num>
  <w:num w:numId="5" w16cid:durableId="1019696258">
    <w:abstractNumId w:val="1"/>
  </w:num>
  <w:num w:numId="6" w16cid:durableId="1265116596">
    <w:abstractNumId w:val="6"/>
  </w:num>
  <w:num w:numId="7" w16cid:durableId="416367737">
    <w:abstractNumId w:val="3"/>
  </w:num>
  <w:num w:numId="8" w16cid:durableId="1863780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essa Esquible">
    <w15:presenceInfo w15:providerId="AD" w15:userId="S::jaesquible@glfc.org::0abd0fd1-995a-45cf-9738-881944582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85380"/>
    <w:rsid w:val="000854BE"/>
    <w:rsid w:val="000941AF"/>
    <w:rsid w:val="000979CB"/>
    <w:rsid w:val="000B5639"/>
    <w:rsid w:val="000B7514"/>
    <w:rsid w:val="000C0406"/>
    <w:rsid w:val="000C2C96"/>
    <w:rsid w:val="000C384D"/>
    <w:rsid w:val="000C429D"/>
    <w:rsid w:val="000C6898"/>
    <w:rsid w:val="000D511B"/>
    <w:rsid w:val="000D6E8E"/>
    <w:rsid w:val="000E5E9C"/>
    <w:rsid w:val="000F3B6C"/>
    <w:rsid w:val="001000CB"/>
    <w:rsid w:val="001018D7"/>
    <w:rsid w:val="001028F4"/>
    <w:rsid w:val="00103582"/>
    <w:rsid w:val="00112ED8"/>
    <w:rsid w:val="00116F1B"/>
    <w:rsid w:val="00120202"/>
    <w:rsid w:val="00121BC7"/>
    <w:rsid w:val="00123AD2"/>
    <w:rsid w:val="001255D3"/>
    <w:rsid w:val="001269D4"/>
    <w:rsid w:val="00130CEE"/>
    <w:rsid w:val="00131432"/>
    <w:rsid w:val="0013324E"/>
    <w:rsid w:val="001419E1"/>
    <w:rsid w:val="001430A9"/>
    <w:rsid w:val="00143768"/>
    <w:rsid w:val="00151C49"/>
    <w:rsid w:val="00152000"/>
    <w:rsid w:val="0015783A"/>
    <w:rsid w:val="00162958"/>
    <w:rsid w:val="0016395C"/>
    <w:rsid w:val="001679D4"/>
    <w:rsid w:val="00171632"/>
    <w:rsid w:val="0017389D"/>
    <w:rsid w:val="001740E9"/>
    <w:rsid w:val="00176511"/>
    <w:rsid w:val="001844EB"/>
    <w:rsid w:val="00190B2C"/>
    <w:rsid w:val="0019169F"/>
    <w:rsid w:val="00197965"/>
    <w:rsid w:val="001D3E40"/>
    <w:rsid w:val="001E0D88"/>
    <w:rsid w:val="001F2097"/>
    <w:rsid w:val="0020187E"/>
    <w:rsid w:val="00206F6C"/>
    <w:rsid w:val="00213C2D"/>
    <w:rsid w:val="002175BB"/>
    <w:rsid w:val="002256A0"/>
    <w:rsid w:val="002323C1"/>
    <w:rsid w:val="00233DAB"/>
    <w:rsid w:val="00234875"/>
    <w:rsid w:val="0024031C"/>
    <w:rsid w:val="00240DD3"/>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6F1E"/>
    <w:rsid w:val="002D12FE"/>
    <w:rsid w:val="002E45E7"/>
    <w:rsid w:val="002E5716"/>
    <w:rsid w:val="003031E8"/>
    <w:rsid w:val="00304260"/>
    <w:rsid w:val="00306D21"/>
    <w:rsid w:val="003071D2"/>
    <w:rsid w:val="00310A9F"/>
    <w:rsid w:val="00312FC9"/>
    <w:rsid w:val="00313CB8"/>
    <w:rsid w:val="003157C4"/>
    <w:rsid w:val="00320DDA"/>
    <w:rsid w:val="0033106A"/>
    <w:rsid w:val="00343C0B"/>
    <w:rsid w:val="003442B4"/>
    <w:rsid w:val="003474F0"/>
    <w:rsid w:val="003508BF"/>
    <w:rsid w:val="00354EC0"/>
    <w:rsid w:val="00356F8B"/>
    <w:rsid w:val="003610A6"/>
    <w:rsid w:val="00362078"/>
    <w:rsid w:val="003642FE"/>
    <w:rsid w:val="00367B6D"/>
    <w:rsid w:val="003717DB"/>
    <w:rsid w:val="00371AC6"/>
    <w:rsid w:val="00374558"/>
    <w:rsid w:val="003760FD"/>
    <w:rsid w:val="00383B9A"/>
    <w:rsid w:val="00385F28"/>
    <w:rsid w:val="0039598A"/>
    <w:rsid w:val="0039711B"/>
    <w:rsid w:val="00397FF6"/>
    <w:rsid w:val="003A1EB0"/>
    <w:rsid w:val="003A53E2"/>
    <w:rsid w:val="003A58F7"/>
    <w:rsid w:val="003B0A46"/>
    <w:rsid w:val="003C2A7E"/>
    <w:rsid w:val="003D0402"/>
    <w:rsid w:val="003D30C7"/>
    <w:rsid w:val="003F0E0F"/>
    <w:rsid w:val="003F1234"/>
    <w:rsid w:val="00400CBB"/>
    <w:rsid w:val="00401EE2"/>
    <w:rsid w:val="004025DD"/>
    <w:rsid w:val="0040355B"/>
    <w:rsid w:val="00416B2E"/>
    <w:rsid w:val="00417AE1"/>
    <w:rsid w:val="00424DB6"/>
    <w:rsid w:val="004261EE"/>
    <w:rsid w:val="00437729"/>
    <w:rsid w:val="00442120"/>
    <w:rsid w:val="00450ED3"/>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5E0E"/>
    <w:rsid w:val="004B7BC4"/>
    <w:rsid w:val="004C2230"/>
    <w:rsid w:val="004C3939"/>
    <w:rsid w:val="004C58FF"/>
    <w:rsid w:val="004D6874"/>
    <w:rsid w:val="004D6C38"/>
    <w:rsid w:val="004E3592"/>
    <w:rsid w:val="004F04C2"/>
    <w:rsid w:val="004F0E72"/>
    <w:rsid w:val="004F324B"/>
    <w:rsid w:val="004F3972"/>
    <w:rsid w:val="004F4EF3"/>
    <w:rsid w:val="0050237A"/>
    <w:rsid w:val="00505979"/>
    <w:rsid w:val="005078D8"/>
    <w:rsid w:val="005104A5"/>
    <w:rsid w:val="005149FF"/>
    <w:rsid w:val="005171B6"/>
    <w:rsid w:val="00517577"/>
    <w:rsid w:val="00520187"/>
    <w:rsid w:val="005229F0"/>
    <w:rsid w:val="00530411"/>
    <w:rsid w:val="005312E0"/>
    <w:rsid w:val="00533C59"/>
    <w:rsid w:val="00536536"/>
    <w:rsid w:val="00537343"/>
    <w:rsid w:val="005416E6"/>
    <w:rsid w:val="005463B2"/>
    <w:rsid w:val="00551911"/>
    <w:rsid w:val="005554D7"/>
    <w:rsid w:val="00557194"/>
    <w:rsid w:val="0057720D"/>
    <w:rsid w:val="005805EB"/>
    <w:rsid w:val="005858F1"/>
    <w:rsid w:val="0058744A"/>
    <w:rsid w:val="0059082A"/>
    <w:rsid w:val="005956BD"/>
    <w:rsid w:val="005A53C9"/>
    <w:rsid w:val="005B3AB3"/>
    <w:rsid w:val="005B3E0C"/>
    <w:rsid w:val="005B7FCD"/>
    <w:rsid w:val="005C0D40"/>
    <w:rsid w:val="005C58CB"/>
    <w:rsid w:val="005D0EF1"/>
    <w:rsid w:val="005E6A59"/>
    <w:rsid w:val="005F27E4"/>
    <w:rsid w:val="005F3448"/>
    <w:rsid w:val="006101C3"/>
    <w:rsid w:val="00612B95"/>
    <w:rsid w:val="00617B67"/>
    <w:rsid w:val="00625357"/>
    <w:rsid w:val="00631AAA"/>
    <w:rsid w:val="006357BB"/>
    <w:rsid w:val="0063694A"/>
    <w:rsid w:val="00636B84"/>
    <w:rsid w:val="00636C9F"/>
    <w:rsid w:val="00642B65"/>
    <w:rsid w:val="00653AE8"/>
    <w:rsid w:val="0065535A"/>
    <w:rsid w:val="00655F63"/>
    <w:rsid w:val="00656B48"/>
    <w:rsid w:val="006617C0"/>
    <w:rsid w:val="0066241A"/>
    <w:rsid w:val="00663FC6"/>
    <w:rsid w:val="00665BC1"/>
    <w:rsid w:val="006762C3"/>
    <w:rsid w:val="00676513"/>
    <w:rsid w:val="00682611"/>
    <w:rsid w:val="00687F38"/>
    <w:rsid w:val="00693A39"/>
    <w:rsid w:val="006A798F"/>
    <w:rsid w:val="006B1D97"/>
    <w:rsid w:val="006B418B"/>
    <w:rsid w:val="006C531D"/>
    <w:rsid w:val="006C6CB7"/>
    <w:rsid w:val="006D11D3"/>
    <w:rsid w:val="006D6AEE"/>
    <w:rsid w:val="006E1BBC"/>
    <w:rsid w:val="006E5473"/>
    <w:rsid w:val="0070135F"/>
    <w:rsid w:val="0070647C"/>
    <w:rsid w:val="007072E7"/>
    <w:rsid w:val="00711069"/>
    <w:rsid w:val="0071320D"/>
    <w:rsid w:val="00717B12"/>
    <w:rsid w:val="00724D0B"/>
    <w:rsid w:val="007266BC"/>
    <w:rsid w:val="00730A88"/>
    <w:rsid w:val="007555A4"/>
    <w:rsid w:val="007561E4"/>
    <w:rsid w:val="0076034D"/>
    <w:rsid w:val="007603D4"/>
    <w:rsid w:val="007708F4"/>
    <w:rsid w:val="00772AC1"/>
    <w:rsid w:val="00780305"/>
    <w:rsid w:val="007878C0"/>
    <w:rsid w:val="00793B30"/>
    <w:rsid w:val="007A07BC"/>
    <w:rsid w:val="007A1D0A"/>
    <w:rsid w:val="007B17D6"/>
    <w:rsid w:val="007B71BB"/>
    <w:rsid w:val="007C0A61"/>
    <w:rsid w:val="007C1050"/>
    <w:rsid w:val="007C2267"/>
    <w:rsid w:val="007C2373"/>
    <w:rsid w:val="007C6D95"/>
    <w:rsid w:val="007D1726"/>
    <w:rsid w:val="007D2894"/>
    <w:rsid w:val="007D7981"/>
    <w:rsid w:val="007E1736"/>
    <w:rsid w:val="007F098D"/>
    <w:rsid w:val="007F35F9"/>
    <w:rsid w:val="007F37AE"/>
    <w:rsid w:val="007F4A77"/>
    <w:rsid w:val="007F66C5"/>
    <w:rsid w:val="007F7231"/>
    <w:rsid w:val="007F747D"/>
    <w:rsid w:val="007F75D5"/>
    <w:rsid w:val="00807290"/>
    <w:rsid w:val="00811477"/>
    <w:rsid w:val="00811B88"/>
    <w:rsid w:val="00814EE7"/>
    <w:rsid w:val="00816626"/>
    <w:rsid w:val="00820E08"/>
    <w:rsid w:val="0082206F"/>
    <w:rsid w:val="008277E3"/>
    <w:rsid w:val="00832815"/>
    <w:rsid w:val="00836381"/>
    <w:rsid w:val="00843258"/>
    <w:rsid w:val="00845E76"/>
    <w:rsid w:val="00856168"/>
    <w:rsid w:val="008605CB"/>
    <w:rsid w:val="00863C27"/>
    <w:rsid w:val="0087708A"/>
    <w:rsid w:val="00881286"/>
    <w:rsid w:val="0088327B"/>
    <w:rsid w:val="0088451D"/>
    <w:rsid w:val="00885296"/>
    <w:rsid w:val="0088664E"/>
    <w:rsid w:val="008872F5"/>
    <w:rsid w:val="008948AB"/>
    <w:rsid w:val="00895ED8"/>
    <w:rsid w:val="00895FC7"/>
    <w:rsid w:val="008970CF"/>
    <w:rsid w:val="008B0A5A"/>
    <w:rsid w:val="008C378F"/>
    <w:rsid w:val="008D1422"/>
    <w:rsid w:val="008E3428"/>
    <w:rsid w:val="008F2118"/>
    <w:rsid w:val="008F26BA"/>
    <w:rsid w:val="00900DF4"/>
    <w:rsid w:val="0090107F"/>
    <w:rsid w:val="00901ACE"/>
    <w:rsid w:val="00907410"/>
    <w:rsid w:val="009076B8"/>
    <w:rsid w:val="009110AF"/>
    <w:rsid w:val="0091492C"/>
    <w:rsid w:val="00915EEE"/>
    <w:rsid w:val="00917026"/>
    <w:rsid w:val="00922435"/>
    <w:rsid w:val="00925A21"/>
    <w:rsid w:val="009263B7"/>
    <w:rsid w:val="00932FBC"/>
    <w:rsid w:val="00933D52"/>
    <w:rsid w:val="009423AC"/>
    <w:rsid w:val="00944E55"/>
    <w:rsid w:val="00946A92"/>
    <w:rsid w:val="00951507"/>
    <w:rsid w:val="00956F44"/>
    <w:rsid w:val="00961F08"/>
    <w:rsid w:val="00966E61"/>
    <w:rsid w:val="00967DC4"/>
    <w:rsid w:val="00971164"/>
    <w:rsid w:val="0097261B"/>
    <w:rsid w:val="0097448D"/>
    <w:rsid w:val="009833DB"/>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3E36"/>
    <w:rsid w:val="009F51C3"/>
    <w:rsid w:val="009F56C0"/>
    <w:rsid w:val="009F6624"/>
    <w:rsid w:val="009F7AF2"/>
    <w:rsid w:val="00A0052D"/>
    <w:rsid w:val="00A005B7"/>
    <w:rsid w:val="00A02D55"/>
    <w:rsid w:val="00A06CC6"/>
    <w:rsid w:val="00A110EC"/>
    <w:rsid w:val="00A13C28"/>
    <w:rsid w:val="00A13EDE"/>
    <w:rsid w:val="00A16F99"/>
    <w:rsid w:val="00A234BB"/>
    <w:rsid w:val="00A25870"/>
    <w:rsid w:val="00A26A50"/>
    <w:rsid w:val="00A3396F"/>
    <w:rsid w:val="00A3550B"/>
    <w:rsid w:val="00A36D27"/>
    <w:rsid w:val="00A44879"/>
    <w:rsid w:val="00A4712A"/>
    <w:rsid w:val="00A52BD6"/>
    <w:rsid w:val="00A54B4A"/>
    <w:rsid w:val="00A72EBD"/>
    <w:rsid w:val="00A84E4B"/>
    <w:rsid w:val="00AA26A1"/>
    <w:rsid w:val="00AB074C"/>
    <w:rsid w:val="00AB3DBB"/>
    <w:rsid w:val="00AB779D"/>
    <w:rsid w:val="00AC7C2D"/>
    <w:rsid w:val="00AD1910"/>
    <w:rsid w:val="00AD484F"/>
    <w:rsid w:val="00AD4BE1"/>
    <w:rsid w:val="00AD7B82"/>
    <w:rsid w:val="00AF0D4C"/>
    <w:rsid w:val="00AF7B74"/>
    <w:rsid w:val="00B01FE3"/>
    <w:rsid w:val="00B02A4D"/>
    <w:rsid w:val="00B07AE4"/>
    <w:rsid w:val="00B13E93"/>
    <w:rsid w:val="00B212BB"/>
    <w:rsid w:val="00B27EC5"/>
    <w:rsid w:val="00B30111"/>
    <w:rsid w:val="00B35E5D"/>
    <w:rsid w:val="00B40601"/>
    <w:rsid w:val="00B429B6"/>
    <w:rsid w:val="00B4720E"/>
    <w:rsid w:val="00B50583"/>
    <w:rsid w:val="00B50CA4"/>
    <w:rsid w:val="00B60D7F"/>
    <w:rsid w:val="00B62128"/>
    <w:rsid w:val="00B74D8D"/>
    <w:rsid w:val="00B74F35"/>
    <w:rsid w:val="00B857E3"/>
    <w:rsid w:val="00B923D2"/>
    <w:rsid w:val="00B95589"/>
    <w:rsid w:val="00BA0245"/>
    <w:rsid w:val="00BA369C"/>
    <w:rsid w:val="00BA542C"/>
    <w:rsid w:val="00BB27C2"/>
    <w:rsid w:val="00BB381E"/>
    <w:rsid w:val="00BB5897"/>
    <w:rsid w:val="00BC7C48"/>
    <w:rsid w:val="00BD0803"/>
    <w:rsid w:val="00BD2F8F"/>
    <w:rsid w:val="00BF0C62"/>
    <w:rsid w:val="00BF307A"/>
    <w:rsid w:val="00C013DD"/>
    <w:rsid w:val="00C107EA"/>
    <w:rsid w:val="00C10AF2"/>
    <w:rsid w:val="00C1704A"/>
    <w:rsid w:val="00C27BF0"/>
    <w:rsid w:val="00C31CB4"/>
    <w:rsid w:val="00C32D99"/>
    <w:rsid w:val="00C34090"/>
    <w:rsid w:val="00C40D88"/>
    <w:rsid w:val="00C41758"/>
    <w:rsid w:val="00C50332"/>
    <w:rsid w:val="00C50733"/>
    <w:rsid w:val="00C57048"/>
    <w:rsid w:val="00C57FD7"/>
    <w:rsid w:val="00C6603A"/>
    <w:rsid w:val="00C67240"/>
    <w:rsid w:val="00C67BC1"/>
    <w:rsid w:val="00C7034D"/>
    <w:rsid w:val="00C83BF2"/>
    <w:rsid w:val="00C92AB0"/>
    <w:rsid w:val="00C93DD5"/>
    <w:rsid w:val="00C95028"/>
    <w:rsid w:val="00C9741A"/>
    <w:rsid w:val="00C97C2C"/>
    <w:rsid w:val="00CA262D"/>
    <w:rsid w:val="00CA7EEC"/>
    <w:rsid w:val="00CB2EEB"/>
    <w:rsid w:val="00CB3C24"/>
    <w:rsid w:val="00CC053E"/>
    <w:rsid w:val="00CC09EC"/>
    <w:rsid w:val="00CC7CEE"/>
    <w:rsid w:val="00CD3038"/>
    <w:rsid w:val="00CE2EB6"/>
    <w:rsid w:val="00CE7CAA"/>
    <w:rsid w:val="00CF03CC"/>
    <w:rsid w:val="00CF45A1"/>
    <w:rsid w:val="00CF6CDB"/>
    <w:rsid w:val="00D0176E"/>
    <w:rsid w:val="00D0546A"/>
    <w:rsid w:val="00D05EAB"/>
    <w:rsid w:val="00D105F1"/>
    <w:rsid w:val="00D10F35"/>
    <w:rsid w:val="00D149EB"/>
    <w:rsid w:val="00D30A4B"/>
    <w:rsid w:val="00D3134F"/>
    <w:rsid w:val="00D36A10"/>
    <w:rsid w:val="00D409CC"/>
    <w:rsid w:val="00D43F43"/>
    <w:rsid w:val="00D47703"/>
    <w:rsid w:val="00D47FB2"/>
    <w:rsid w:val="00D516D1"/>
    <w:rsid w:val="00D53B0E"/>
    <w:rsid w:val="00D554ED"/>
    <w:rsid w:val="00D57D37"/>
    <w:rsid w:val="00D625F2"/>
    <w:rsid w:val="00D71360"/>
    <w:rsid w:val="00D80B0D"/>
    <w:rsid w:val="00D86CD4"/>
    <w:rsid w:val="00D90980"/>
    <w:rsid w:val="00D91D5D"/>
    <w:rsid w:val="00D96066"/>
    <w:rsid w:val="00DA0881"/>
    <w:rsid w:val="00DA289A"/>
    <w:rsid w:val="00DA7E79"/>
    <w:rsid w:val="00DC75BB"/>
    <w:rsid w:val="00DD0E6E"/>
    <w:rsid w:val="00DD2C4D"/>
    <w:rsid w:val="00DD585C"/>
    <w:rsid w:val="00DD7574"/>
    <w:rsid w:val="00DE33E0"/>
    <w:rsid w:val="00DF1D5B"/>
    <w:rsid w:val="00DF28C6"/>
    <w:rsid w:val="00E10F4A"/>
    <w:rsid w:val="00E11585"/>
    <w:rsid w:val="00E20CE9"/>
    <w:rsid w:val="00E212FE"/>
    <w:rsid w:val="00E26D9D"/>
    <w:rsid w:val="00E347D9"/>
    <w:rsid w:val="00E35059"/>
    <w:rsid w:val="00E352BB"/>
    <w:rsid w:val="00E3555B"/>
    <w:rsid w:val="00E355B2"/>
    <w:rsid w:val="00E35FA9"/>
    <w:rsid w:val="00E454BB"/>
    <w:rsid w:val="00E45D57"/>
    <w:rsid w:val="00E46D9E"/>
    <w:rsid w:val="00E471DA"/>
    <w:rsid w:val="00E61436"/>
    <w:rsid w:val="00E671EF"/>
    <w:rsid w:val="00E67672"/>
    <w:rsid w:val="00E71272"/>
    <w:rsid w:val="00E719E1"/>
    <w:rsid w:val="00E8171A"/>
    <w:rsid w:val="00E82540"/>
    <w:rsid w:val="00E82AC1"/>
    <w:rsid w:val="00E84029"/>
    <w:rsid w:val="00E85535"/>
    <w:rsid w:val="00E86789"/>
    <w:rsid w:val="00E90573"/>
    <w:rsid w:val="00E94ABC"/>
    <w:rsid w:val="00E95A9F"/>
    <w:rsid w:val="00EA0134"/>
    <w:rsid w:val="00EA4FC4"/>
    <w:rsid w:val="00EB2EDF"/>
    <w:rsid w:val="00EB713C"/>
    <w:rsid w:val="00ED2A48"/>
    <w:rsid w:val="00ED795A"/>
    <w:rsid w:val="00EE1A96"/>
    <w:rsid w:val="00EE2480"/>
    <w:rsid w:val="00EE25A4"/>
    <w:rsid w:val="00EE2B9C"/>
    <w:rsid w:val="00EE5153"/>
    <w:rsid w:val="00EE55A4"/>
    <w:rsid w:val="00EF1756"/>
    <w:rsid w:val="00EF5ED9"/>
    <w:rsid w:val="00EF6581"/>
    <w:rsid w:val="00EF730C"/>
    <w:rsid w:val="00F01811"/>
    <w:rsid w:val="00F02538"/>
    <w:rsid w:val="00F049B0"/>
    <w:rsid w:val="00F06D5A"/>
    <w:rsid w:val="00F1425A"/>
    <w:rsid w:val="00F2018F"/>
    <w:rsid w:val="00F20CE9"/>
    <w:rsid w:val="00F21C45"/>
    <w:rsid w:val="00F315A1"/>
    <w:rsid w:val="00F31BF9"/>
    <w:rsid w:val="00F335F2"/>
    <w:rsid w:val="00F3538C"/>
    <w:rsid w:val="00F3736F"/>
    <w:rsid w:val="00F40CAD"/>
    <w:rsid w:val="00F41CBE"/>
    <w:rsid w:val="00F41FAF"/>
    <w:rsid w:val="00F432BD"/>
    <w:rsid w:val="00F51DB9"/>
    <w:rsid w:val="00F552CD"/>
    <w:rsid w:val="00F55974"/>
    <w:rsid w:val="00F73FEE"/>
    <w:rsid w:val="00F7515F"/>
    <w:rsid w:val="00F770FF"/>
    <w:rsid w:val="00F82735"/>
    <w:rsid w:val="00FA2074"/>
    <w:rsid w:val="00FA738D"/>
    <w:rsid w:val="00FA7C12"/>
    <w:rsid w:val="00FB33D7"/>
    <w:rsid w:val="00FB3E37"/>
    <w:rsid w:val="00FC02BD"/>
    <w:rsid w:val="00FC42A0"/>
    <w:rsid w:val="00FC630E"/>
    <w:rsid w:val="00FD1F7F"/>
    <w:rsid w:val="00FD5572"/>
    <w:rsid w:val="00FD6CE5"/>
    <w:rsid w:val="00FE3CBB"/>
    <w:rsid w:val="00FE3D0B"/>
    <w:rsid w:val="00FE6042"/>
    <w:rsid w:val="00FF1407"/>
    <w:rsid w:val="00FF19B1"/>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BB"/>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atic1.squarespace.com/static/5afdc3d5e74940913f78773d/t/66e4bb2dfcc5d24880434ff7/1726266166559/2023+Kusko+Situation+Report_4.19.24+final.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23207</Words>
  <Characters>132285</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2</cp:revision>
  <dcterms:created xsi:type="dcterms:W3CDTF">2025-11-24T18:07:00Z</dcterms:created>
  <dcterms:modified xsi:type="dcterms:W3CDTF">2025-11-24T18:07:00Z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id="bFbl94tQ"/&gt;&lt;style id="http://www.zotero.org/styles/journal-of-applied-ecology" hasBibliography="1" bibliographyStyleHasBeenSet="1"/&gt;&lt;prefs&gt;&lt;pref name="fieldType" value="Field"/&gt;&lt;/prefs&gt;&lt;/data&gt;</vt:lpwstr>
  </property>
</Properties>
</file>