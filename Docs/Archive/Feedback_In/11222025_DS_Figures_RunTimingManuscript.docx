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F90BB" w14:textId="77777777" w:rsidR="00CF202D" w:rsidRDefault="00CF202D"/>
    <w:p w14:paraId="3B6B3123" w14:textId="183E8C4D" w:rsidR="00CF202D" w:rsidRDefault="00CF202D">
      <w:r>
        <w:rPr>
          <w:noProof/>
        </w:rPr>
        <w:drawing>
          <wp:inline distT="0" distB="0" distL="0" distR="0" wp14:anchorId="329926DD" wp14:editId="16A3CAC9">
            <wp:extent cx="5648783" cy="4231603"/>
            <wp:effectExtent l="0" t="0" r="3175" b="0"/>
            <wp:docPr id="1577477404" name="Picture 1" descr="A map of a riv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77404" name="Picture 1" descr="A map of a river system&#10;&#10;AI-generated content may be incorrect."/>
                    <pic:cNvPicPr/>
                  </pic:nvPicPr>
                  <pic:blipFill rotWithShape="1">
                    <a:blip r:embed="rId7"/>
                    <a:srcRect l="1025" t="4212" r="2049"/>
                    <a:stretch>
                      <a:fillRect/>
                    </a:stretch>
                  </pic:blipFill>
                  <pic:spPr bwMode="auto">
                    <a:xfrm>
                      <a:off x="0" y="0"/>
                      <a:ext cx="5723212" cy="4287359"/>
                    </a:xfrm>
                    <a:prstGeom prst="rect">
                      <a:avLst/>
                    </a:prstGeom>
                    <a:ln>
                      <a:noFill/>
                    </a:ln>
                    <a:extLst>
                      <a:ext uri="{53640926-AAD7-44D8-BBD7-CCE9431645EC}">
                        <a14:shadowObscured xmlns:a14="http://schemas.microsoft.com/office/drawing/2010/main"/>
                      </a:ext>
                    </a:extLst>
                  </pic:spPr>
                </pic:pic>
              </a:graphicData>
            </a:graphic>
          </wp:inline>
        </w:drawing>
      </w:r>
    </w:p>
    <w:p w14:paraId="23387805" w14:textId="018EB85B" w:rsidR="00A27DB1" w:rsidRPr="00185395" w:rsidRDefault="00F66A96">
      <w:pPr>
        <w:rPr>
          <w:rFonts w:ascii="Garamond" w:hAnsi="Garamond"/>
        </w:rPr>
      </w:pPr>
      <w:commentRangeStart w:id="0"/>
      <w:r w:rsidRPr="00185395">
        <w:rPr>
          <w:rFonts w:ascii="Garamond" w:hAnsi="Garamond"/>
          <w:b/>
          <w:bCs/>
        </w:rPr>
        <w:t>Figure 1:</w:t>
      </w:r>
      <w:r w:rsidRPr="00185395">
        <w:rPr>
          <w:rFonts w:ascii="Garamond" w:hAnsi="Garamond"/>
        </w:rPr>
        <w:t xml:space="preserve"> Strontium </w:t>
      </w:r>
      <w:proofErr w:type="spellStart"/>
      <w:r w:rsidRPr="00185395">
        <w:rPr>
          <w:rFonts w:ascii="Garamond" w:hAnsi="Garamond"/>
        </w:rPr>
        <w:t>isoscape</w:t>
      </w:r>
      <w:proofErr w:type="spellEnd"/>
      <w:r w:rsidRPr="00185395">
        <w:rPr>
          <w:rFonts w:ascii="Garamond" w:hAnsi="Garamond"/>
        </w:rPr>
        <w:t xml:space="preserve"> of the Kuskokwim River basin displaying the spatial variation in </w:t>
      </w:r>
      <w:del w:id="1" w:author="Daniel Schindler" w:date="2025-11-11T10:06:00Z" w16du:dateUtc="2025-11-11T18:06:00Z">
        <w:r w:rsidRPr="00185395" w:rsidDel="00727621">
          <w:rPr>
            <w:rFonts w:ascii="Garamond" w:hAnsi="Garamond"/>
          </w:rPr>
          <w:delText xml:space="preserve">modeled </w:delText>
        </w:r>
      </w:del>
      <w:r w:rsidR="00624A02" w:rsidRPr="00185395">
        <w:rPr>
          <w:rFonts w:ascii="Garamond" w:eastAsia="Times New Roman" w:hAnsi="Garamond" w:cs="Times New Roman"/>
          <w:kern w:val="0"/>
          <w14:ligatures w14:val="none"/>
        </w:rPr>
        <w:t>Sr</w:t>
      </w:r>
      <w:r w:rsidR="00624A02" w:rsidRPr="00185395">
        <w:rPr>
          <w:rFonts w:ascii="Garamond" w:eastAsia="Times New Roman" w:hAnsi="Garamond" w:cs="Times New Roman"/>
          <w:kern w:val="0"/>
          <w:vertAlign w:val="superscript"/>
          <w14:ligatures w14:val="none"/>
        </w:rPr>
        <w:t>87</w:t>
      </w:r>
      <w:r w:rsidR="00624A02" w:rsidRPr="00185395">
        <w:rPr>
          <w:rFonts w:ascii="Garamond" w:eastAsia="Times New Roman" w:hAnsi="Garamond" w:cs="Times New Roman"/>
          <w:kern w:val="0"/>
          <w14:ligatures w14:val="none"/>
        </w:rPr>
        <w:t>/Sr</w:t>
      </w:r>
      <w:r w:rsidR="00624A02" w:rsidRPr="00185395">
        <w:rPr>
          <w:rFonts w:ascii="Garamond" w:eastAsia="Times New Roman" w:hAnsi="Garamond" w:cs="Times New Roman"/>
          <w:kern w:val="0"/>
          <w:vertAlign w:val="superscript"/>
          <w14:ligatures w14:val="none"/>
        </w:rPr>
        <w:t>86</w:t>
      </w:r>
      <w:r w:rsidR="00624A02" w:rsidRPr="00185395">
        <w:rPr>
          <w:rFonts w:ascii="Garamond" w:eastAsia="Times New Roman" w:hAnsi="Garamond" w:cs="Times New Roman"/>
          <w:kern w:val="0"/>
          <w14:ligatures w14:val="none"/>
        </w:rPr>
        <w:t xml:space="preserve"> </w:t>
      </w:r>
      <w:r w:rsidRPr="00185395">
        <w:rPr>
          <w:rFonts w:ascii="Garamond" w:hAnsi="Garamond"/>
        </w:rPr>
        <w:t xml:space="preserve">ratios. </w:t>
      </w:r>
      <w:r w:rsidR="00624A02" w:rsidRPr="00185395">
        <w:rPr>
          <w:rFonts w:ascii="Garamond" w:hAnsi="Garamond"/>
        </w:rPr>
        <w:t xml:space="preserve">Darker colors indicate lower relative isotope ratios whereas lighter colors indicate </w:t>
      </w:r>
      <w:r w:rsidR="002E39C3" w:rsidRPr="00185395">
        <w:rPr>
          <w:rFonts w:ascii="Garamond" w:hAnsi="Garamond"/>
        </w:rPr>
        <w:t xml:space="preserve">higher </w:t>
      </w:r>
      <w:r w:rsidR="00624A02" w:rsidRPr="00185395">
        <w:rPr>
          <w:rFonts w:ascii="Garamond" w:hAnsi="Garamond"/>
        </w:rPr>
        <w:t xml:space="preserve">values. Isotope ratios across the basin range from </w:t>
      </w:r>
      <w:r w:rsidRPr="00185395">
        <w:rPr>
          <w:rFonts w:ascii="Garamond" w:hAnsi="Garamond"/>
        </w:rPr>
        <w:t xml:space="preserve">.7042 to .7107, with a </w:t>
      </w:r>
      <w:commentRangeStart w:id="2"/>
      <w:r w:rsidRPr="00185395">
        <w:rPr>
          <w:rFonts w:ascii="Garamond" w:hAnsi="Garamond"/>
        </w:rPr>
        <w:t>general</w:t>
      </w:r>
      <w:commentRangeEnd w:id="2"/>
      <w:r w:rsidR="00727621">
        <w:rPr>
          <w:rStyle w:val="CommentReference"/>
        </w:rPr>
        <w:commentReference w:id="2"/>
      </w:r>
      <w:r w:rsidRPr="00185395">
        <w:rPr>
          <w:rFonts w:ascii="Garamond" w:hAnsi="Garamond"/>
        </w:rPr>
        <w:t xml:space="preserve"> trend towards </w:t>
      </w:r>
      <w:r w:rsidR="002E39C3" w:rsidRPr="00185395">
        <w:rPr>
          <w:rFonts w:ascii="Garamond" w:hAnsi="Garamond"/>
        </w:rPr>
        <w:t xml:space="preserve">higher </w:t>
      </w:r>
      <w:r w:rsidRPr="00185395">
        <w:rPr>
          <w:rFonts w:ascii="Garamond" w:hAnsi="Garamond"/>
        </w:rPr>
        <w:t>values at the top of the watershed.</w:t>
      </w:r>
      <w:commentRangeEnd w:id="0"/>
      <w:r w:rsidR="00F00C4E" w:rsidRPr="00185395">
        <w:rPr>
          <w:rStyle w:val="CommentReference"/>
          <w:rFonts w:ascii="Garamond" w:hAnsi="Garamond"/>
          <w:sz w:val="24"/>
          <w:szCs w:val="24"/>
        </w:rPr>
        <w:commentReference w:id="0"/>
      </w:r>
    </w:p>
    <w:p w14:paraId="4EAD45E6" w14:textId="77777777" w:rsidR="00A27DB1" w:rsidRDefault="00A27DB1"/>
    <w:p w14:paraId="303178A3" w14:textId="77777777" w:rsidR="00A27DB1" w:rsidRDefault="00A27DB1"/>
    <w:p w14:paraId="643CB1A3" w14:textId="77777777" w:rsidR="00A27DB1" w:rsidRDefault="00A27DB1"/>
    <w:p w14:paraId="12AE20CB" w14:textId="77777777" w:rsidR="00A27DB1" w:rsidRDefault="00A27DB1"/>
    <w:p w14:paraId="7AE9E5C5" w14:textId="77777777" w:rsidR="00A27DB1" w:rsidRDefault="00A27DB1"/>
    <w:p w14:paraId="527287EF" w14:textId="77777777" w:rsidR="00A27DB1" w:rsidRDefault="00A27DB1"/>
    <w:p w14:paraId="712FB4B3" w14:textId="77777777" w:rsidR="00A27DB1" w:rsidRDefault="00A27DB1"/>
    <w:p w14:paraId="68EBA22A" w14:textId="3A4A1C9F" w:rsidR="00977BB9" w:rsidRDefault="00977BB9"/>
    <w:p w14:paraId="018ECC2F" w14:textId="2763C085" w:rsidR="00977BB9" w:rsidRDefault="00595951">
      <w:r>
        <w:rPr>
          <w:rFonts w:ascii="Garamond" w:hAnsi="Garamond"/>
          <w:noProof/>
        </w:rPr>
        <w:lastRenderedPageBreak/>
        <w:drawing>
          <wp:anchor distT="0" distB="0" distL="114300" distR="114300" simplePos="0" relativeHeight="251658240" behindDoc="0" locked="0" layoutInCell="1" allowOverlap="1" wp14:anchorId="1C83576A" wp14:editId="7041C8D3">
            <wp:simplePos x="0" y="0"/>
            <wp:positionH relativeFrom="margin">
              <wp:align>left</wp:align>
            </wp:positionH>
            <wp:positionV relativeFrom="paragraph">
              <wp:posOffset>47351</wp:posOffset>
            </wp:positionV>
            <wp:extent cx="3723005" cy="2877185"/>
            <wp:effectExtent l="0" t="0" r="0" b="0"/>
            <wp:wrapSquare wrapText="bothSides"/>
            <wp:docPr id="224774960" name="Picture 2" descr="A map of a riv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74960" name="Picture 2" descr="A map of a river syste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23005" cy="2877185"/>
                    </a:xfrm>
                    <a:prstGeom prst="rect">
                      <a:avLst/>
                    </a:prstGeom>
                  </pic:spPr>
                </pic:pic>
              </a:graphicData>
            </a:graphic>
            <wp14:sizeRelH relativeFrom="page">
              <wp14:pctWidth>0</wp14:pctWidth>
            </wp14:sizeRelH>
            <wp14:sizeRelV relativeFrom="page">
              <wp14:pctHeight>0</wp14:pctHeight>
            </wp14:sizeRelV>
          </wp:anchor>
        </w:drawing>
      </w:r>
    </w:p>
    <w:p w14:paraId="39E89D23" w14:textId="74F1BAFA" w:rsidR="00977BB9" w:rsidRDefault="00977BB9"/>
    <w:p w14:paraId="75E840BB" w14:textId="43D1AA99" w:rsidR="00977BB9" w:rsidRDefault="00977BB9"/>
    <w:p w14:paraId="58AE72F3" w14:textId="6DC3512C" w:rsidR="00977BB9" w:rsidRDefault="00977BB9"/>
    <w:p w14:paraId="4595220B" w14:textId="771BA3FF" w:rsidR="00977BB9" w:rsidRDefault="00977BB9"/>
    <w:p w14:paraId="31CD0949" w14:textId="73ACB27E" w:rsidR="00977BB9" w:rsidRDefault="00977BB9"/>
    <w:p w14:paraId="0E9A74BD" w14:textId="45CEA146" w:rsidR="00E24311" w:rsidRDefault="00E24311"/>
    <w:p w14:paraId="2F46F7FA" w14:textId="28E8EDD1" w:rsidR="001C4DE2" w:rsidRDefault="001C4DE2" w:rsidP="0085236A">
      <w:pPr>
        <w:tabs>
          <w:tab w:val="left" w:pos="2621"/>
        </w:tabs>
        <w:rPr>
          <w:noProof/>
        </w:rPr>
      </w:pPr>
    </w:p>
    <w:p w14:paraId="3EF5F45D" w14:textId="63B3AB99" w:rsidR="001C4DE2" w:rsidRDefault="001C4DE2" w:rsidP="0085236A">
      <w:pPr>
        <w:tabs>
          <w:tab w:val="left" w:pos="2621"/>
        </w:tabs>
        <w:rPr>
          <w:noProof/>
        </w:rPr>
      </w:pPr>
      <w:r>
        <w:rPr>
          <w:noProof/>
        </w:rPr>
        <mc:AlternateContent>
          <mc:Choice Requires="wps">
            <w:drawing>
              <wp:anchor distT="0" distB="0" distL="114300" distR="114300" simplePos="0" relativeHeight="251660288" behindDoc="0" locked="0" layoutInCell="1" allowOverlap="1" wp14:anchorId="3A15F991" wp14:editId="73A2F6AB">
                <wp:simplePos x="0" y="0"/>
                <wp:positionH relativeFrom="column">
                  <wp:posOffset>-233045</wp:posOffset>
                </wp:positionH>
                <wp:positionV relativeFrom="paragraph">
                  <wp:posOffset>130492</wp:posOffset>
                </wp:positionV>
                <wp:extent cx="1018674" cy="385010"/>
                <wp:effectExtent l="0" t="0" r="0" b="0"/>
                <wp:wrapNone/>
                <wp:docPr id="2084577896" name="Text Box 3"/>
                <wp:cNvGraphicFramePr/>
                <a:graphic xmlns:a="http://schemas.openxmlformats.org/drawingml/2006/main">
                  <a:graphicData uri="http://schemas.microsoft.com/office/word/2010/wordprocessingShape">
                    <wps:wsp>
                      <wps:cNvSpPr txBox="1"/>
                      <wps:spPr>
                        <a:xfrm>
                          <a:off x="0" y="0"/>
                          <a:ext cx="1018674" cy="385010"/>
                        </a:xfrm>
                        <a:prstGeom prst="rect">
                          <a:avLst/>
                        </a:prstGeom>
                        <a:solidFill>
                          <a:schemeClr val="lt1">
                            <a:alpha val="0"/>
                          </a:schemeClr>
                        </a:solidFill>
                        <a:ln w="6350">
                          <a:noFill/>
                        </a:ln>
                      </wps:spPr>
                      <wps:txbx>
                        <w:txbxContent>
                          <w:p w14:paraId="0216DD49" w14:textId="7900A991" w:rsidR="003F5149" w:rsidRDefault="003F5149" w:rsidP="003F5149">
                            <w:pPr>
                              <w:pStyle w:val="ListParagraph"/>
                              <w:numPr>
                                <w:ilvl w:val="0"/>
                                <w:numId w:val="3"/>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15F991" id="_x0000_t202" coordsize="21600,21600" o:spt="202" path="m,l,21600r21600,l21600,xe">
                <v:stroke joinstyle="miter"/>
                <v:path gradientshapeok="t" o:connecttype="rect"/>
              </v:shapetype>
              <v:shape id="Text Box 3" o:spid="_x0000_s1026" type="#_x0000_t202" style="position:absolute;margin-left:-18.35pt;margin-top:10.25pt;width:80.2pt;height:30.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" fillcolor="white [3201]" stroked="f" strokeweight=".5pt">
                <v:fill opacity="0"/>
                <v:textbox>
                  <w:txbxContent>
                    <w:p w14:paraId="0216DD49" w14:textId="7900A991" w:rsidR="003F5149" w:rsidRDefault="003F5149" w:rsidP="003F5149">
                      <w:pPr>
                        <w:pStyle w:val="ListParagraph"/>
                        <w:numPr>
                          <w:ilvl w:val="0"/>
                          <w:numId w:val="3"/>
                        </w:numPr>
                      </w:pPr>
                    </w:p>
                  </w:txbxContent>
                </v:textbox>
              </v:shape>
            </w:pict>
          </mc:Fallback>
        </mc:AlternateContent>
      </w:r>
    </w:p>
    <w:p w14:paraId="7B390459" w14:textId="7C40643E" w:rsidR="001C4DE2" w:rsidRDefault="001C4DE2" w:rsidP="0085236A">
      <w:pPr>
        <w:tabs>
          <w:tab w:val="left" w:pos="2621"/>
        </w:tabs>
        <w:rPr>
          <w:noProof/>
        </w:rPr>
      </w:pPr>
      <w:r>
        <w:rPr>
          <w:noProof/>
        </w:rPr>
        <w:drawing>
          <wp:anchor distT="0" distB="0" distL="114300" distR="114300" simplePos="0" relativeHeight="251659264" behindDoc="0" locked="0" layoutInCell="1" allowOverlap="1" wp14:anchorId="7304911B" wp14:editId="175E2FA6">
            <wp:simplePos x="0" y="0"/>
            <wp:positionH relativeFrom="margin">
              <wp:posOffset>336</wp:posOffset>
            </wp:positionH>
            <wp:positionV relativeFrom="paragraph">
              <wp:posOffset>69141</wp:posOffset>
            </wp:positionV>
            <wp:extent cx="3723005" cy="2876550"/>
            <wp:effectExtent l="0" t="0" r="0" b="0"/>
            <wp:wrapSquare wrapText="bothSides"/>
            <wp:docPr id="649243503" name="Picture 3" descr="A map of different colors and ri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43503" name="Picture 3" descr="A map of different colors and riv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23005" cy="2876550"/>
                    </a:xfrm>
                    <a:prstGeom prst="rect">
                      <a:avLst/>
                    </a:prstGeom>
                  </pic:spPr>
                </pic:pic>
              </a:graphicData>
            </a:graphic>
            <wp14:sizeRelH relativeFrom="page">
              <wp14:pctWidth>0</wp14:pctWidth>
            </wp14:sizeRelH>
            <wp14:sizeRelV relativeFrom="page">
              <wp14:pctHeight>0</wp14:pctHeight>
            </wp14:sizeRelV>
          </wp:anchor>
        </w:drawing>
      </w:r>
    </w:p>
    <w:p w14:paraId="3153EE54" w14:textId="0141BF4E" w:rsidR="001C4DE2" w:rsidRDefault="001C4DE2" w:rsidP="0085236A">
      <w:pPr>
        <w:tabs>
          <w:tab w:val="left" w:pos="2621"/>
        </w:tabs>
        <w:rPr>
          <w:noProof/>
        </w:rPr>
      </w:pPr>
    </w:p>
    <w:p w14:paraId="790D96D8" w14:textId="724D8C18" w:rsidR="001C4DE2" w:rsidRDefault="001C4DE2" w:rsidP="0085236A">
      <w:pPr>
        <w:tabs>
          <w:tab w:val="left" w:pos="2621"/>
        </w:tabs>
        <w:rPr>
          <w:noProof/>
        </w:rPr>
      </w:pPr>
    </w:p>
    <w:p w14:paraId="359C719C" w14:textId="76B67D59" w:rsidR="001C4DE2" w:rsidRDefault="001C4DE2" w:rsidP="0085236A">
      <w:pPr>
        <w:tabs>
          <w:tab w:val="left" w:pos="2621"/>
        </w:tabs>
        <w:rPr>
          <w:noProof/>
        </w:rPr>
      </w:pPr>
    </w:p>
    <w:p w14:paraId="3C6F720D" w14:textId="24123084" w:rsidR="001C4DE2" w:rsidRDefault="001C4DE2" w:rsidP="0085236A">
      <w:pPr>
        <w:tabs>
          <w:tab w:val="left" w:pos="2621"/>
        </w:tabs>
        <w:rPr>
          <w:noProof/>
        </w:rPr>
      </w:pPr>
    </w:p>
    <w:p w14:paraId="67250A22" w14:textId="33F40B15" w:rsidR="001C4DE2" w:rsidRDefault="001C4DE2" w:rsidP="0085236A">
      <w:pPr>
        <w:tabs>
          <w:tab w:val="left" w:pos="2621"/>
        </w:tabs>
        <w:rPr>
          <w:noProof/>
        </w:rPr>
      </w:pPr>
    </w:p>
    <w:p w14:paraId="68E16098" w14:textId="3C1001DF" w:rsidR="001C4DE2" w:rsidRDefault="001C4DE2" w:rsidP="0085236A">
      <w:pPr>
        <w:tabs>
          <w:tab w:val="left" w:pos="2621"/>
        </w:tabs>
        <w:rPr>
          <w:noProof/>
        </w:rPr>
      </w:pPr>
    </w:p>
    <w:p w14:paraId="21D41EEB" w14:textId="6842BF59" w:rsidR="001C4DE2" w:rsidRDefault="001C4DE2" w:rsidP="0085236A">
      <w:pPr>
        <w:tabs>
          <w:tab w:val="left" w:pos="2621"/>
        </w:tabs>
        <w:rPr>
          <w:noProof/>
        </w:rPr>
      </w:pPr>
    </w:p>
    <w:p w14:paraId="287DD2E8" w14:textId="650778AD" w:rsidR="001C4DE2" w:rsidRDefault="001C4DE2" w:rsidP="0085236A">
      <w:pPr>
        <w:tabs>
          <w:tab w:val="left" w:pos="2621"/>
        </w:tabs>
        <w:rPr>
          <w:noProof/>
        </w:rPr>
      </w:pPr>
      <w:r>
        <w:rPr>
          <w:noProof/>
        </w:rPr>
        <mc:AlternateContent>
          <mc:Choice Requires="wps">
            <w:drawing>
              <wp:anchor distT="0" distB="0" distL="114300" distR="114300" simplePos="0" relativeHeight="251662336" behindDoc="0" locked="0" layoutInCell="1" allowOverlap="1" wp14:anchorId="32085270" wp14:editId="706A10D4">
                <wp:simplePos x="0" y="0"/>
                <wp:positionH relativeFrom="column">
                  <wp:posOffset>-228918</wp:posOffset>
                </wp:positionH>
                <wp:positionV relativeFrom="paragraph">
                  <wp:posOffset>138430</wp:posOffset>
                </wp:positionV>
                <wp:extent cx="1185863" cy="400050"/>
                <wp:effectExtent l="0" t="0" r="0" b="0"/>
                <wp:wrapNone/>
                <wp:docPr id="1115512011" name="Text Box 3"/>
                <wp:cNvGraphicFramePr/>
                <a:graphic xmlns:a="http://schemas.openxmlformats.org/drawingml/2006/main">
                  <a:graphicData uri="http://schemas.microsoft.com/office/word/2010/wordprocessingShape">
                    <wps:wsp>
                      <wps:cNvSpPr txBox="1"/>
                      <wps:spPr>
                        <a:xfrm>
                          <a:off x="0" y="0"/>
                          <a:ext cx="1185863" cy="400050"/>
                        </a:xfrm>
                        <a:prstGeom prst="rect">
                          <a:avLst/>
                        </a:prstGeom>
                        <a:solidFill>
                          <a:schemeClr val="lt1">
                            <a:alpha val="0"/>
                          </a:schemeClr>
                        </a:solidFill>
                        <a:ln w="6350">
                          <a:noFill/>
                        </a:ln>
                      </wps:spPr>
                      <wps:txbx>
                        <w:txbxContent>
                          <w:p w14:paraId="79BF5AE1" w14:textId="77777777" w:rsidR="003F5149" w:rsidRDefault="003F5149" w:rsidP="003F5149">
                            <w:pPr>
                              <w:pStyle w:val="ListParagraph"/>
                              <w:numPr>
                                <w:ilvl w:val="0"/>
                                <w:numId w:val="3"/>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85270" id="_x0000_s1027" type="#_x0000_t202" style="position:absolute;margin-left:-18.05pt;margin-top:10.9pt;width:93.4pt;height:3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" fillcolor="white [3201]" stroked="f" strokeweight=".5pt">
                <v:fill opacity="0"/>
                <v:textbox>
                  <w:txbxContent>
                    <w:p w14:paraId="79BF5AE1" w14:textId="77777777" w:rsidR="003F5149" w:rsidRDefault="003F5149" w:rsidP="003F5149">
                      <w:pPr>
                        <w:pStyle w:val="ListParagraph"/>
                        <w:numPr>
                          <w:ilvl w:val="0"/>
                          <w:numId w:val="3"/>
                        </w:numPr>
                      </w:pPr>
                    </w:p>
                  </w:txbxContent>
                </v:textbox>
              </v:shape>
            </w:pict>
          </mc:Fallback>
        </mc:AlternateContent>
      </w:r>
    </w:p>
    <w:p w14:paraId="547EBDD9" w14:textId="730C515D" w:rsidR="007F3DD4" w:rsidRDefault="007F3DD4" w:rsidP="0085236A">
      <w:pPr>
        <w:tabs>
          <w:tab w:val="left" w:pos="2621"/>
        </w:tabs>
        <w:rPr>
          <w:noProof/>
        </w:rPr>
      </w:pPr>
    </w:p>
    <w:p w14:paraId="02B51F77" w14:textId="22F3D6EF" w:rsidR="001C4DE2" w:rsidRDefault="001C4DE2" w:rsidP="001C4DE2">
      <w:pPr>
        <w:rPr>
          <w:rFonts w:ascii="Garamond" w:hAnsi="Garamond"/>
        </w:rPr>
      </w:pPr>
      <w:r w:rsidRPr="00F66A96">
        <w:rPr>
          <w:rFonts w:ascii="Garamond" w:hAnsi="Garamond"/>
          <w:b/>
          <w:bCs/>
        </w:rPr>
        <w:t>Figure 2:</w:t>
      </w:r>
      <w:r w:rsidRPr="00F66A96">
        <w:rPr>
          <w:rFonts w:ascii="Garamond" w:hAnsi="Garamond"/>
        </w:rPr>
        <w:t xml:space="preserve"> </w:t>
      </w:r>
      <w:r w:rsidRPr="005E06AA">
        <w:rPr>
          <w:rFonts w:ascii="Garamond" w:hAnsi="Garamond"/>
          <w:b/>
          <w:bCs/>
        </w:rPr>
        <w:t>A)</w:t>
      </w:r>
      <w:r>
        <w:rPr>
          <w:rFonts w:ascii="Garamond" w:hAnsi="Garamond"/>
        </w:rPr>
        <w:t xml:space="preserve"> 19 Management units selected by collecting the upstream reaches of notable tributaries in the basin. Regions not associated with a tributary (</w:t>
      </w:r>
      <w:proofErr w:type="gramStart"/>
      <w:r>
        <w:rPr>
          <w:rFonts w:ascii="Garamond" w:hAnsi="Garamond"/>
        </w:rPr>
        <w:t>e.</w:t>
      </w:r>
      <w:ins w:id="3" w:author="Daniel Schindler" w:date="2025-11-11T10:06:00Z" w16du:dateUtc="2025-11-11T18:06:00Z">
        <w:r w:rsidR="00727621">
          <w:rPr>
            <w:rFonts w:ascii="Garamond" w:hAnsi="Garamond"/>
          </w:rPr>
          <w:t>g</w:t>
        </w:r>
      </w:ins>
      <w:proofErr w:type="gramEnd"/>
      <w:del w:id="4" w:author="Daniel Schindler" w:date="2025-11-11T10:06:00Z" w16du:dateUtc="2025-11-11T18:06:00Z">
        <w:r w:rsidDel="00727621">
          <w:rPr>
            <w:rFonts w:ascii="Garamond" w:hAnsi="Garamond"/>
          </w:rPr>
          <w:delText>x</w:delText>
        </w:r>
      </w:del>
      <w:r>
        <w:rPr>
          <w:rFonts w:ascii="Garamond" w:hAnsi="Garamond"/>
        </w:rPr>
        <w:t xml:space="preserve">. Lower Kuskokwim) were manually selected to ensure full coverage of the basin. </w:t>
      </w:r>
      <w:r w:rsidRPr="005E06AA">
        <w:rPr>
          <w:rFonts w:ascii="Garamond" w:hAnsi="Garamond"/>
          <w:b/>
          <w:bCs/>
        </w:rPr>
        <w:t>B)</w:t>
      </w:r>
      <w:r>
        <w:rPr>
          <w:rFonts w:ascii="Garamond" w:hAnsi="Garamond"/>
        </w:rPr>
        <w:t xml:space="preserve"> Regional isotopic groupings based on k-means clustering and evaluation of elbow method and silhouette score.</w:t>
      </w:r>
    </w:p>
    <w:p w14:paraId="6E0DBD54" w14:textId="7984C57C" w:rsidR="001C4DE2" w:rsidRPr="001C4DE2" w:rsidRDefault="001C4DE2" w:rsidP="001C4DE2"/>
    <w:p w14:paraId="4C11ABA2" w14:textId="501CA077" w:rsidR="009F3E9B" w:rsidRDefault="009B6412" w:rsidP="007F3DD4">
      <w:pPr>
        <w:tabs>
          <w:tab w:val="left" w:pos="2621"/>
        </w:tabs>
        <w:rPr>
          <w:rFonts w:ascii="Garamond" w:hAnsi="Garamond"/>
          <w:b/>
          <w:bCs/>
          <w:sz w:val="22"/>
          <w:szCs w:val="22"/>
        </w:rPr>
      </w:pPr>
      <w:r>
        <w:rPr>
          <w:rFonts w:ascii="Garamond" w:hAnsi="Garamond"/>
          <w:b/>
          <w:bCs/>
          <w:noProof/>
          <w:sz w:val="22"/>
          <w:szCs w:val="22"/>
        </w:rPr>
        <w:lastRenderedPageBreak/>
        <w:drawing>
          <wp:inline distT="0" distB="0" distL="0" distR="0" wp14:anchorId="7544C8B3" wp14:editId="670B6746">
            <wp:extent cx="6458217" cy="3229109"/>
            <wp:effectExtent l="0" t="0" r="6350" b="0"/>
            <wp:docPr id="1130209559"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09559" name="Picture 4" descr="A screen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25576" cy="3262788"/>
                    </a:xfrm>
                    <a:prstGeom prst="rect">
                      <a:avLst/>
                    </a:prstGeom>
                  </pic:spPr>
                </pic:pic>
              </a:graphicData>
            </a:graphic>
          </wp:inline>
        </w:drawing>
      </w:r>
    </w:p>
    <w:p w14:paraId="28065481" w14:textId="0AEC94C7" w:rsidR="00977BB9" w:rsidRPr="00D816C3" w:rsidRDefault="00E24311" w:rsidP="007F3DD4">
      <w:pPr>
        <w:tabs>
          <w:tab w:val="left" w:pos="2621"/>
        </w:tabs>
        <w:rPr>
          <w:noProof/>
        </w:rPr>
      </w:pPr>
      <w:r w:rsidRPr="00D816C3">
        <w:rPr>
          <w:rFonts w:ascii="Garamond" w:hAnsi="Garamond"/>
          <w:b/>
          <w:bCs/>
        </w:rPr>
        <w:t>Figure 3</w:t>
      </w:r>
      <w:r w:rsidRPr="00D816C3">
        <w:rPr>
          <w:rFonts w:ascii="Garamond" w:hAnsi="Garamond"/>
        </w:rPr>
        <w:t xml:space="preserve">: </w:t>
      </w:r>
      <w:r w:rsidR="00033D68" w:rsidRPr="00D816C3">
        <w:rPr>
          <w:rFonts w:ascii="Garamond" w:hAnsi="Garamond"/>
          <w:b/>
          <w:bCs/>
        </w:rPr>
        <w:t>A</w:t>
      </w:r>
      <w:r w:rsidRPr="00D816C3">
        <w:rPr>
          <w:rFonts w:ascii="Garamond" w:hAnsi="Garamond"/>
          <w:b/>
          <w:bCs/>
        </w:rPr>
        <w:t>)</w:t>
      </w:r>
      <w:r w:rsidRPr="00D816C3">
        <w:rPr>
          <w:rFonts w:ascii="Garamond" w:hAnsi="Garamond"/>
        </w:rPr>
        <w:t xml:space="preserve"> Me</w:t>
      </w:r>
      <w:r w:rsidR="00516649" w:rsidRPr="00D816C3">
        <w:rPr>
          <w:rFonts w:ascii="Garamond" w:hAnsi="Garamond"/>
        </w:rPr>
        <w:t xml:space="preserve">dian </w:t>
      </w:r>
      <w:commentRangeStart w:id="5"/>
      <w:r w:rsidR="00516649" w:rsidRPr="00D816C3">
        <w:rPr>
          <w:rFonts w:ascii="Garamond" w:hAnsi="Garamond"/>
        </w:rPr>
        <w:t xml:space="preserve">proportion </w:t>
      </w:r>
      <w:commentRangeEnd w:id="5"/>
      <w:r w:rsidR="00B1283C">
        <w:rPr>
          <w:rStyle w:val="CommentReference"/>
        </w:rPr>
        <w:commentReference w:id="5"/>
      </w:r>
      <w:r w:rsidRPr="00D816C3">
        <w:rPr>
          <w:rFonts w:ascii="Garamond" w:hAnsi="Garamond"/>
        </w:rPr>
        <w:t xml:space="preserve">contribution of </w:t>
      </w:r>
      <w:r w:rsidR="00516649" w:rsidRPr="00D816C3">
        <w:rPr>
          <w:rFonts w:ascii="Garamond" w:hAnsi="Garamond"/>
        </w:rPr>
        <w:t xml:space="preserve">regional </w:t>
      </w:r>
      <w:del w:id="6" w:author="Daniel Schindler" w:date="2025-11-11T17:03:00Z" w16du:dateUtc="2025-11-12T01:03:00Z">
        <w:r w:rsidR="00516649" w:rsidRPr="00D816C3" w:rsidDel="00B1283C">
          <w:rPr>
            <w:rFonts w:ascii="Garamond" w:hAnsi="Garamond"/>
          </w:rPr>
          <w:delText xml:space="preserve">groups </w:delText>
        </w:r>
      </w:del>
      <w:ins w:id="7" w:author="Daniel Schindler" w:date="2025-11-11T17:03:00Z" w16du:dateUtc="2025-11-12T01:03:00Z">
        <w:r w:rsidR="00B1283C">
          <w:rPr>
            <w:rFonts w:ascii="Garamond" w:hAnsi="Garamond"/>
          </w:rPr>
          <w:t>stock groups to</w:t>
        </w:r>
      </w:ins>
      <w:del w:id="8" w:author="Daniel Schindler" w:date="2025-11-11T17:03:00Z" w16du:dateUtc="2025-11-12T01:03:00Z">
        <w:r w:rsidRPr="00D816C3" w:rsidDel="00B1283C">
          <w:rPr>
            <w:rFonts w:ascii="Garamond" w:hAnsi="Garamond"/>
          </w:rPr>
          <w:delText>for</w:delText>
        </w:r>
      </w:del>
      <w:r w:rsidRPr="00D816C3">
        <w:rPr>
          <w:rFonts w:ascii="Garamond" w:hAnsi="Garamond"/>
        </w:rPr>
        <w:t xml:space="preserve"> each seasonal quartile</w:t>
      </w:r>
      <w:r w:rsidR="00516649" w:rsidRPr="00D816C3">
        <w:rPr>
          <w:rFonts w:ascii="Garamond" w:hAnsi="Garamond"/>
        </w:rPr>
        <w:t xml:space="preserve"> across all years of the dataset</w:t>
      </w:r>
      <w:r w:rsidRPr="00D816C3">
        <w:rPr>
          <w:rFonts w:ascii="Garamond" w:hAnsi="Garamond"/>
        </w:rPr>
        <w:t xml:space="preserve">. Tributaries with darker colors (closer to red) indicate relatively higher proportional contribution to quartile returns. </w:t>
      </w:r>
      <w:r w:rsidRPr="00D816C3">
        <w:rPr>
          <w:rFonts w:ascii="Garamond" w:hAnsi="Garamond"/>
          <w:b/>
          <w:bCs/>
        </w:rPr>
        <w:t>B)</w:t>
      </w:r>
      <w:r w:rsidRPr="00D816C3">
        <w:rPr>
          <w:rFonts w:ascii="Garamond" w:hAnsi="Garamond"/>
        </w:rPr>
        <w:t xml:space="preserve"> </w:t>
      </w:r>
      <w:r w:rsidR="00516649" w:rsidRPr="00D816C3">
        <w:rPr>
          <w:rFonts w:ascii="Garamond" w:hAnsi="Garamond"/>
        </w:rPr>
        <w:t xml:space="preserve">Boxplots illustrating the range in proportional contribution </w:t>
      </w:r>
      <w:ins w:id="9" w:author="Daniel Schindler" w:date="2025-11-11T17:05:00Z" w16du:dateUtc="2025-11-12T01:05:00Z">
        <w:r w:rsidR="00B1283C">
          <w:rPr>
            <w:rFonts w:ascii="Garamond" w:hAnsi="Garamond"/>
          </w:rPr>
          <w:t xml:space="preserve">to each quartile </w:t>
        </w:r>
      </w:ins>
      <w:r w:rsidR="00516649" w:rsidRPr="00D816C3">
        <w:rPr>
          <w:rFonts w:ascii="Garamond" w:hAnsi="Garamond"/>
        </w:rPr>
        <w:t xml:space="preserve">for each </w:t>
      </w:r>
      <w:ins w:id="10" w:author="Daniel Schindler" w:date="2025-11-11T17:05:00Z" w16du:dateUtc="2025-11-12T01:05:00Z">
        <w:r w:rsidR="00B1283C">
          <w:rPr>
            <w:rFonts w:ascii="Garamond" w:hAnsi="Garamond"/>
          </w:rPr>
          <w:t xml:space="preserve">stock </w:t>
        </w:r>
      </w:ins>
      <w:r w:rsidR="00516649" w:rsidRPr="00D816C3">
        <w:rPr>
          <w:rFonts w:ascii="Garamond" w:hAnsi="Garamond"/>
        </w:rPr>
        <w:t xml:space="preserve">group across the dataset. </w:t>
      </w:r>
    </w:p>
    <w:p w14:paraId="0A2BA260" w14:textId="76200450" w:rsidR="00977BB9" w:rsidRDefault="00977BB9" w:rsidP="00977BB9"/>
    <w:p w14:paraId="08DDEC35" w14:textId="4AF95632" w:rsidR="00977BB9" w:rsidRDefault="00977BB9" w:rsidP="00977BB9"/>
    <w:p w14:paraId="6640B7A9" w14:textId="6D3E8F45" w:rsidR="00977BB9" w:rsidRDefault="00977BB9" w:rsidP="00977BB9"/>
    <w:p w14:paraId="3E2A9956" w14:textId="77777777" w:rsidR="00977BB9" w:rsidRDefault="00977BB9" w:rsidP="00977BB9"/>
    <w:p w14:paraId="2EA26405" w14:textId="77777777" w:rsidR="00977BB9" w:rsidRDefault="00977BB9" w:rsidP="00977BB9"/>
    <w:p w14:paraId="0CC8C0C2" w14:textId="77777777" w:rsidR="00977BB9" w:rsidRDefault="00977BB9" w:rsidP="00977BB9"/>
    <w:p w14:paraId="2DD7DDD9" w14:textId="77777777" w:rsidR="00977BB9" w:rsidRDefault="00977BB9" w:rsidP="00977BB9"/>
    <w:p w14:paraId="71617B06" w14:textId="77777777" w:rsidR="00977BB9" w:rsidRDefault="00977BB9" w:rsidP="00977BB9"/>
    <w:p w14:paraId="3E298A71" w14:textId="77777777" w:rsidR="00977BB9" w:rsidRDefault="00977BB9" w:rsidP="00977BB9"/>
    <w:p w14:paraId="4D25018C" w14:textId="77777777" w:rsidR="00977BB9" w:rsidRDefault="00977BB9" w:rsidP="00977BB9"/>
    <w:p w14:paraId="1316F12C" w14:textId="77777777" w:rsidR="00977BB9" w:rsidRDefault="00977BB9" w:rsidP="00977BB9"/>
    <w:p w14:paraId="7DF795CF" w14:textId="77777777" w:rsidR="00670F44" w:rsidRDefault="00670F44" w:rsidP="00977BB9"/>
    <w:p w14:paraId="635D59AB" w14:textId="01CBEE67" w:rsidR="00977BB9" w:rsidRDefault="00B33C6D" w:rsidP="00977BB9">
      <w:pPr>
        <w:rPr>
          <w:rStyle w:val="CommentReference"/>
        </w:rPr>
      </w:pPr>
      <w:ins w:id="11" w:author="Daniel Schindler" w:date="2025-11-11T19:17:00Z" w16du:dateUtc="2025-11-12T03:17:00Z">
        <w:r>
          <w:rPr>
            <w:noProof/>
            <w:sz w:val="16"/>
            <w:szCs w:val="16"/>
          </w:rPr>
          <w:lastRenderedPageBreak/>
          <mc:AlternateContent>
            <mc:Choice Requires="wpi">
              <w:drawing>
                <wp:anchor distT="0" distB="0" distL="114300" distR="114300" simplePos="0" relativeHeight="251671552" behindDoc="0" locked="0" layoutInCell="1" allowOverlap="1" wp14:anchorId="0785A1E4" wp14:editId="5817C41D">
                  <wp:simplePos x="0" y="0"/>
                  <wp:positionH relativeFrom="column">
                    <wp:posOffset>427948</wp:posOffset>
                  </wp:positionH>
                  <wp:positionV relativeFrom="paragraph">
                    <wp:posOffset>4695092</wp:posOffset>
                  </wp:positionV>
                  <wp:extent cx="1721160" cy="722880"/>
                  <wp:effectExtent l="38100" t="38100" r="50800" b="39370"/>
                  <wp:wrapNone/>
                  <wp:docPr id="2131543727" name="Ink 12"/>
                  <wp:cNvGraphicFramePr/>
                  <a:graphic xmlns:a="http://schemas.openxmlformats.org/drawingml/2006/main">
                    <a:graphicData uri="http://schemas.microsoft.com/office/word/2010/wordprocessingInk">
                      <w14:contentPart bwMode="auto" r:id="rId15">
                        <w14:nvContentPartPr>
                          <w14:cNvContentPartPr/>
                        </w14:nvContentPartPr>
                        <w14:xfrm>
                          <a:off x="0" y="0"/>
                          <a:ext cx="1721160" cy="722880"/>
                        </w14:xfrm>
                      </w14:contentPart>
                    </a:graphicData>
                  </a:graphic>
                </wp:anchor>
              </w:drawing>
            </mc:Choice>
            <mc:Fallback>
              <w:pict>
                <v:shapetype w14:anchorId="74557F4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33.2pt;margin-top:369.2pt;width:136.5pt;height:57.9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">
                  <v:imagedata r:id="rId16" o:title=""/>
                </v:shape>
              </w:pict>
            </mc:Fallback>
          </mc:AlternateContent>
        </w:r>
        <w:r>
          <w:rPr>
            <w:noProof/>
            <w:sz w:val="16"/>
            <w:szCs w:val="16"/>
          </w:rPr>
          <mc:AlternateContent>
            <mc:Choice Requires="wpi">
              <w:drawing>
                <wp:anchor distT="0" distB="0" distL="114300" distR="114300" simplePos="0" relativeHeight="251670528" behindDoc="0" locked="0" layoutInCell="1" allowOverlap="1" wp14:anchorId="16E5A0C7" wp14:editId="1B5DFDFB">
                  <wp:simplePos x="0" y="0"/>
                  <wp:positionH relativeFrom="column">
                    <wp:posOffset>450988</wp:posOffset>
                  </wp:positionH>
                  <wp:positionV relativeFrom="paragraph">
                    <wp:posOffset>5824772</wp:posOffset>
                  </wp:positionV>
                  <wp:extent cx="1407240" cy="737280"/>
                  <wp:effectExtent l="38100" t="38100" r="40640" b="43815"/>
                  <wp:wrapNone/>
                  <wp:docPr id="1215959367" name="Ink 11"/>
                  <wp:cNvGraphicFramePr/>
                  <a:graphic xmlns:a="http://schemas.openxmlformats.org/drawingml/2006/main">
                    <a:graphicData uri="http://schemas.microsoft.com/office/word/2010/wordprocessingInk">
                      <w14:contentPart bwMode="auto" r:id="rId17">
                        <w14:nvContentPartPr>
                          <w14:cNvContentPartPr/>
                        </w14:nvContentPartPr>
                        <w14:xfrm>
                          <a:off x="0" y="0"/>
                          <a:ext cx="1407240" cy="737280"/>
                        </w14:xfrm>
                      </w14:contentPart>
                    </a:graphicData>
                  </a:graphic>
                </wp:anchor>
              </w:drawing>
            </mc:Choice>
            <mc:Fallback>
              <w:pict>
                <v:shape w14:anchorId="2D1FE5AC" id="Ink 11" o:spid="_x0000_s1026" type="#_x0000_t75" style="position:absolute;margin-left:35pt;margin-top:458.15pt;width:111.75pt;height:59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">
                  <v:imagedata r:id="rId18" o:title=""/>
                </v:shape>
              </w:pict>
            </mc:Fallback>
          </mc:AlternateContent>
        </w:r>
      </w:ins>
      <w:ins w:id="12" w:author="Daniel Schindler" w:date="2025-11-11T19:16:00Z" w16du:dateUtc="2025-11-12T03:16:00Z">
        <w:r w:rsidR="00804026">
          <w:rPr>
            <w:noProof/>
            <w:sz w:val="16"/>
            <w:szCs w:val="16"/>
          </w:rPr>
          <mc:AlternateContent>
            <mc:Choice Requires="wpi">
              <w:drawing>
                <wp:anchor distT="0" distB="0" distL="114300" distR="114300" simplePos="0" relativeHeight="251667456" behindDoc="0" locked="0" layoutInCell="1" allowOverlap="1" wp14:anchorId="6104ED59" wp14:editId="7E0904A2">
                  <wp:simplePos x="0" y="0"/>
                  <wp:positionH relativeFrom="column">
                    <wp:posOffset>410308</wp:posOffset>
                  </wp:positionH>
                  <wp:positionV relativeFrom="paragraph">
                    <wp:posOffset>3616468</wp:posOffset>
                  </wp:positionV>
                  <wp:extent cx="1755720" cy="698760"/>
                  <wp:effectExtent l="38100" t="38100" r="35560" b="44450"/>
                  <wp:wrapNone/>
                  <wp:docPr id="991823296" name="Ink 8"/>
                  <wp:cNvGraphicFramePr/>
                  <a:graphic xmlns:a="http://schemas.openxmlformats.org/drawingml/2006/main">
                    <a:graphicData uri="http://schemas.microsoft.com/office/word/2010/wordprocessingInk">
                      <w14:contentPart bwMode="auto" r:id="rId19">
                        <w14:nvContentPartPr>
                          <w14:cNvContentPartPr/>
                        </w14:nvContentPartPr>
                        <w14:xfrm>
                          <a:off x="0" y="0"/>
                          <a:ext cx="1755720" cy="698760"/>
                        </w14:xfrm>
                      </w14:contentPart>
                    </a:graphicData>
                  </a:graphic>
                </wp:anchor>
              </w:drawing>
            </mc:Choice>
            <mc:Fallback>
              <w:pict>
                <v:shape w14:anchorId="436C5CEA" id="Ink 8" o:spid="_x0000_s1026" type="#_x0000_t75" style="position:absolute;margin-left:31.8pt;margin-top:284.25pt;width:139.25pt;height:5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">
                  <v:imagedata r:id="rId20" o:title=""/>
                </v:shape>
              </w:pict>
            </mc:Fallback>
          </mc:AlternateContent>
        </w:r>
        <w:r w:rsidR="00804026">
          <w:rPr>
            <w:noProof/>
            <w:sz w:val="16"/>
            <w:szCs w:val="16"/>
          </w:rPr>
          <mc:AlternateContent>
            <mc:Choice Requires="wpi">
              <w:drawing>
                <wp:anchor distT="0" distB="0" distL="114300" distR="114300" simplePos="0" relativeHeight="251666432" behindDoc="0" locked="0" layoutInCell="1" allowOverlap="1" wp14:anchorId="74DBA74E" wp14:editId="2B533C23">
                  <wp:simplePos x="0" y="0"/>
                  <wp:positionH relativeFrom="column">
                    <wp:posOffset>369268</wp:posOffset>
                  </wp:positionH>
                  <wp:positionV relativeFrom="paragraph">
                    <wp:posOffset>2491108</wp:posOffset>
                  </wp:positionV>
                  <wp:extent cx="1548000" cy="831600"/>
                  <wp:effectExtent l="38100" t="38100" r="52705" b="45085"/>
                  <wp:wrapNone/>
                  <wp:docPr id="644683443" name="Ink 7"/>
                  <wp:cNvGraphicFramePr/>
                  <a:graphic xmlns:a="http://schemas.openxmlformats.org/drawingml/2006/main">
                    <a:graphicData uri="http://schemas.microsoft.com/office/word/2010/wordprocessingInk">
                      <w14:contentPart bwMode="auto" r:id="rId21">
                        <w14:nvContentPartPr>
                          <w14:cNvContentPartPr/>
                        </w14:nvContentPartPr>
                        <w14:xfrm>
                          <a:off x="0" y="0"/>
                          <a:ext cx="1548000" cy="831600"/>
                        </w14:xfrm>
                      </w14:contentPart>
                    </a:graphicData>
                  </a:graphic>
                </wp:anchor>
              </w:drawing>
            </mc:Choice>
            <mc:Fallback>
              <w:pict>
                <v:shape w14:anchorId="1F18BB8D" id="Ink 7" o:spid="_x0000_s1026" type="#_x0000_t75" style="position:absolute;margin-left:28.6pt;margin-top:195.65pt;width:122.9pt;height:6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">
                  <v:imagedata r:id="rId22" o:title=""/>
                </v:shape>
              </w:pict>
            </mc:Fallback>
          </mc:AlternateContent>
        </w:r>
        <w:r w:rsidR="00804026">
          <w:rPr>
            <w:noProof/>
            <w:sz w:val="16"/>
            <w:szCs w:val="16"/>
          </w:rPr>
          <mc:AlternateContent>
            <mc:Choice Requires="wpi">
              <w:drawing>
                <wp:anchor distT="0" distB="0" distL="114300" distR="114300" simplePos="0" relativeHeight="251665408" behindDoc="0" locked="0" layoutInCell="1" allowOverlap="1" wp14:anchorId="1BA4D1AE" wp14:editId="105A7CA2">
                  <wp:simplePos x="0" y="0"/>
                  <wp:positionH relativeFrom="column">
                    <wp:posOffset>427588</wp:posOffset>
                  </wp:positionH>
                  <wp:positionV relativeFrom="paragraph">
                    <wp:posOffset>1429828</wp:posOffset>
                  </wp:positionV>
                  <wp:extent cx="1670760" cy="703800"/>
                  <wp:effectExtent l="38100" t="38100" r="43815" b="39370"/>
                  <wp:wrapNone/>
                  <wp:docPr id="2000205525" name="Ink 6"/>
                  <wp:cNvGraphicFramePr/>
                  <a:graphic xmlns:a="http://schemas.openxmlformats.org/drawingml/2006/main">
                    <a:graphicData uri="http://schemas.microsoft.com/office/word/2010/wordprocessingInk">
                      <w14:contentPart bwMode="auto" r:id="rId23">
                        <w14:nvContentPartPr>
                          <w14:cNvContentPartPr/>
                        </w14:nvContentPartPr>
                        <w14:xfrm>
                          <a:off x="0" y="0"/>
                          <a:ext cx="1670760" cy="703800"/>
                        </w14:xfrm>
                      </w14:contentPart>
                    </a:graphicData>
                  </a:graphic>
                </wp:anchor>
              </w:drawing>
            </mc:Choice>
            <mc:Fallback>
              <w:pict>
                <v:shape w14:anchorId="31AD119D" id="Ink 6" o:spid="_x0000_s1026" type="#_x0000_t75" style="position:absolute;margin-left:33.15pt;margin-top:112.1pt;width:132.5pt;height:56.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">
                  <v:imagedata r:id="rId24" o:title=""/>
                </v:shape>
              </w:pict>
            </mc:Fallback>
          </mc:AlternateContent>
        </w:r>
        <w:r w:rsidR="00804026">
          <w:rPr>
            <w:noProof/>
            <w:sz w:val="16"/>
            <w:szCs w:val="16"/>
          </w:rPr>
          <mc:AlternateContent>
            <mc:Choice Requires="wpi">
              <w:drawing>
                <wp:anchor distT="0" distB="0" distL="114300" distR="114300" simplePos="0" relativeHeight="251663360" behindDoc="0" locked="0" layoutInCell="1" allowOverlap="1" wp14:anchorId="5B05F39A" wp14:editId="407A57E6">
                  <wp:simplePos x="0" y="0"/>
                  <wp:positionH relativeFrom="column">
                    <wp:posOffset>421828</wp:posOffset>
                  </wp:positionH>
                  <wp:positionV relativeFrom="paragraph">
                    <wp:posOffset>315628</wp:posOffset>
                  </wp:positionV>
                  <wp:extent cx="1657440" cy="768600"/>
                  <wp:effectExtent l="38100" t="38100" r="38100" b="50800"/>
                  <wp:wrapNone/>
                  <wp:docPr id="1213183680" name="Ink 4"/>
                  <wp:cNvGraphicFramePr/>
                  <a:graphic xmlns:a="http://schemas.openxmlformats.org/drawingml/2006/main">
                    <a:graphicData uri="http://schemas.microsoft.com/office/word/2010/wordprocessingInk">
                      <w14:contentPart bwMode="auto" r:id="rId25">
                        <w14:nvContentPartPr>
                          <w14:cNvContentPartPr/>
                        </w14:nvContentPartPr>
                        <w14:xfrm>
                          <a:off x="0" y="0"/>
                          <a:ext cx="1657440" cy="768600"/>
                        </w14:xfrm>
                      </w14:contentPart>
                    </a:graphicData>
                  </a:graphic>
                </wp:anchor>
              </w:drawing>
            </mc:Choice>
            <mc:Fallback>
              <w:pict>
                <v:shape w14:anchorId="14B6A390" id="Ink 4" o:spid="_x0000_s1026" type="#_x0000_t75" style="position:absolute;margin-left:32.7pt;margin-top:24.35pt;width:131.45pt;height:6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">
                  <v:imagedata r:id="rId26" o:title=""/>
                </v:shape>
              </w:pict>
            </mc:Fallback>
          </mc:AlternateContent>
        </w:r>
      </w:ins>
      <w:commentRangeStart w:id="13"/>
      <w:commentRangeStart w:id="14"/>
      <w:r w:rsidR="00A55840">
        <w:rPr>
          <w:noProof/>
          <w:sz w:val="16"/>
          <w:szCs w:val="16"/>
        </w:rPr>
        <w:drawing>
          <wp:inline distT="0" distB="0" distL="0" distR="0" wp14:anchorId="6E62EAEA" wp14:editId="12CB447B">
            <wp:extent cx="2712203" cy="6780510"/>
            <wp:effectExtent l="0" t="0" r="5715" b="1905"/>
            <wp:docPr id="128646873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68731" name="Picture 1" descr="A graph of different colored lin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65034" cy="6912588"/>
                    </a:xfrm>
                    <a:prstGeom prst="rect">
                      <a:avLst/>
                    </a:prstGeom>
                  </pic:spPr>
                </pic:pic>
              </a:graphicData>
            </a:graphic>
          </wp:inline>
        </w:drawing>
      </w:r>
      <w:commentRangeEnd w:id="13"/>
      <w:commentRangeEnd w:id="14"/>
      <w:r w:rsidR="00804026">
        <w:rPr>
          <w:rStyle w:val="CommentReference"/>
        </w:rPr>
        <w:commentReference w:id="14"/>
      </w:r>
      <w:r w:rsidR="007331D5">
        <w:rPr>
          <w:rStyle w:val="CommentReference"/>
        </w:rPr>
        <w:commentReference w:id="13"/>
      </w:r>
    </w:p>
    <w:p w14:paraId="476135A0" w14:textId="2CEC4B21" w:rsidR="00977BB9" w:rsidRPr="005250AA" w:rsidRDefault="00E24311" w:rsidP="00977BB9">
      <w:pPr>
        <w:rPr>
          <w:rFonts w:ascii="Garamond" w:hAnsi="Garamond"/>
        </w:rPr>
      </w:pPr>
      <w:commentRangeStart w:id="15"/>
      <w:r w:rsidRPr="00BB0FD1">
        <w:rPr>
          <w:rStyle w:val="CommentReference"/>
          <w:rFonts w:ascii="Garamond" w:hAnsi="Garamond"/>
          <w:b/>
          <w:bCs/>
          <w:sz w:val="24"/>
          <w:szCs w:val="24"/>
        </w:rPr>
        <w:t xml:space="preserve">Figure </w:t>
      </w:r>
      <w:commentRangeEnd w:id="15"/>
      <w:r w:rsidR="007331D5">
        <w:rPr>
          <w:rStyle w:val="CommentReference"/>
        </w:rPr>
        <w:commentReference w:id="15"/>
      </w:r>
      <w:r w:rsidRPr="00BB0FD1">
        <w:rPr>
          <w:rStyle w:val="CommentReference"/>
          <w:rFonts w:ascii="Garamond" w:hAnsi="Garamond"/>
          <w:b/>
          <w:bCs/>
          <w:sz w:val="24"/>
          <w:szCs w:val="24"/>
        </w:rPr>
        <w:t>4:</w:t>
      </w:r>
      <w:r w:rsidRPr="00BB0FD1">
        <w:rPr>
          <w:rStyle w:val="CommentReference"/>
          <w:rFonts w:ascii="Garamond" w:hAnsi="Garamond"/>
          <w:sz w:val="24"/>
          <w:szCs w:val="24"/>
        </w:rPr>
        <w:t xml:space="preserve"> Cumulative distribution</w:t>
      </w:r>
      <w:r w:rsidR="00516649" w:rsidRPr="00BB0FD1">
        <w:rPr>
          <w:rStyle w:val="CommentReference"/>
          <w:rFonts w:ascii="Garamond" w:hAnsi="Garamond"/>
          <w:sz w:val="24"/>
          <w:szCs w:val="24"/>
        </w:rPr>
        <w:t xml:space="preserve"> plots</w:t>
      </w:r>
      <w:r w:rsidRPr="00BB0FD1">
        <w:rPr>
          <w:rStyle w:val="CommentReference"/>
          <w:rFonts w:ascii="Garamond" w:hAnsi="Garamond"/>
          <w:sz w:val="24"/>
          <w:szCs w:val="24"/>
        </w:rPr>
        <w:t xml:space="preserve"> of returning stock</w:t>
      </w:r>
      <w:ins w:id="16" w:author="Daniel Schindler" w:date="2025-11-11T17:06:00Z" w16du:dateUtc="2025-11-12T01:06:00Z">
        <w:r w:rsidR="007331D5">
          <w:rPr>
            <w:rStyle w:val="CommentReference"/>
            <w:rFonts w:ascii="Garamond" w:hAnsi="Garamond"/>
            <w:sz w:val="24"/>
            <w:szCs w:val="24"/>
          </w:rPr>
          <w:t xml:space="preserve"> grouping to the Bethel Test Fishery</w:t>
        </w:r>
      </w:ins>
      <w:ins w:id="17" w:author="Daniel Schindler" w:date="2025-11-11T17:07:00Z" w16du:dateUtc="2025-11-12T01:07:00Z">
        <w:r w:rsidR="007331D5">
          <w:rPr>
            <w:rStyle w:val="CommentReference"/>
            <w:rFonts w:ascii="Garamond" w:hAnsi="Garamond"/>
            <w:sz w:val="24"/>
            <w:szCs w:val="24"/>
          </w:rPr>
          <w:t xml:space="preserve"> in June and July 2017-2022. </w:t>
        </w:r>
      </w:ins>
      <w:del w:id="18" w:author="Daniel Schindler" w:date="2025-11-11T17:06:00Z" w16du:dateUtc="2025-11-12T01:06:00Z">
        <w:r w:rsidRPr="00BB0FD1" w:rsidDel="007331D5">
          <w:rPr>
            <w:rStyle w:val="CommentReference"/>
            <w:rFonts w:ascii="Garamond" w:hAnsi="Garamond"/>
            <w:sz w:val="24"/>
            <w:szCs w:val="24"/>
          </w:rPr>
          <w:delText>s</w:delText>
        </w:r>
      </w:del>
      <w:r w:rsidR="00516649" w:rsidRPr="00BB0FD1">
        <w:rPr>
          <w:rStyle w:val="CommentReference"/>
          <w:rFonts w:ascii="Garamond" w:hAnsi="Garamond"/>
          <w:sz w:val="24"/>
          <w:szCs w:val="24"/>
        </w:rPr>
        <w:t xml:space="preserve"> </w:t>
      </w:r>
      <w:del w:id="19" w:author="Daniel Schindler" w:date="2025-11-11T17:07:00Z" w16du:dateUtc="2025-11-12T01:07:00Z">
        <w:r w:rsidR="00516649" w:rsidRPr="00BB0FD1" w:rsidDel="007331D5">
          <w:rPr>
            <w:rStyle w:val="CommentReference"/>
            <w:rFonts w:ascii="Garamond" w:hAnsi="Garamond"/>
            <w:sz w:val="24"/>
            <w:szCs w:val="24"/>
          </w:rPr>
          <w:delText>illustrating the relative progress towards the total contribution in each year at each three-day interval</w:delText>
        </w:r>
        <w:r w:rsidRPr="00BB0FD1" w:rsidDel="007331D5">
          <w:rPr>
            <w:rStyle w:val="CommentReference"/>
            <w:rFonts w:ascii="Garamond" w:hAnsi="Garamond"/>
            <w:sz w:val="24"/>
            <w:szCs w:val="24"/>
          </w:rPr>
          <w:delText xml:space="preserve">. </w:delText>
        </w:r>
      </w:del>
      <w:r w:rsidR="00516649" w:rsidRPr="00BB0FD1">
        <w:rPr>
          <w:rStyle w:val="CommentReference"/>
          <w:rFonts w:ascii="Garamond" w:hAnsi="Garamond"/>
          <w:sz w:val="24"/>
          <w:szCs w:val="24"/>
        </w:rPr>
        <w:t>Lines</w:t>
      </w:r>
      <w:r w:rsidRPr="00BB0FD1">
        <w:rPr>
          <w:rStyle w:val="CommentReference"/>
          <w:rFonts w:ascii="Garamond" w:hAnsi="Garamond"/>
          <w:sz w:val="24"/>
          <w:szCs w:val="24"/>
        </w:rPr>
        <w:t xml:space="preserve"> are colored in order of their watershed position, with the furthest upstream </w:t>
      </w:r>
      <w:r w:rsidR="00516649" w:rsidRPr="00BB0FD1">
        <w:rPr>
          <w:rStyle w:val="CommentReference"/>
          <w:rFonts w:ascii="Garamond" w:hAnsi="Garamond"/>
          <w:sz w:val="24"/>
          <w:szCs w:val="24"/>
        </w:rPr>
        <w:t xml:space="preserve">groups </w:t>
      </w:r>
      <w:r w:rsidRPr="00BB0FD1">
        <w:rPr>
          <w:rStyle w:val="CommentReference"/>
          <w:rFonts w:ascii="Garamond" w:hAnsi="Garamond"/>
          <w:sz w:val="24"/>
          <w:szCs w:val="24"/>
        </w:rPr>
        <w:t xml:space="preserve">in red transitioning towards downstream </w:t>
      </w:r>
      <w:r w:rsidR="00516649" w:rsidRPr="00BB0FD1">
        <w:rPr>
          <w:rStyle w:val="CommentReference"/>
          <w:rFonts w:ascii="Garamond" w:hAnsi="Garamond"/>
          <w:sz w:val="24"/>
          <w:szCs w:val="24"/>
        </w:rPr>
        <w:t>groups</w:t>
      </w:r>
      <w:r w:rsidRPr="00BB0FD1">
        <w:rPr>
          <w:rStyle w:val="CommentReference"/>
          <w:rFonts w:ascii="Garamond" w:hAnsi="Garamond"/>
          <w:sz w:val="24"/>
          <w:szCs w:val="24"/>
        </w:rPr>
        <w:t xml:space="preserve"> in blue.</w:t>
      </w:r>
      <w:r w:rsidR="00516649" w:rsidRPr="00BB0FD1">
        <w:rPr>
          <w:rStyle w:val="CommentReference"/>
          <w:rFonts w:ascii="Garamond" w:hAnsi="Garamond"/>
          <w:sz w:val="24"/>
          <w:szCs w:val="24"/>
        </w:rPr>
        <w:t xml:space="preserve"> Grey dashed</w:t>
      </w:r>
      <w:ins w:id="20" w:author="Daniel Schindler" w:date="2025-11-11T17:07:00Z" w16du:dateUtc="2025-11-12T01:07:00Z">
        <w:r w:rsidR="007331D5">
          <w:rPr>
            <w:rStyle w:val="CommentReference"/>
            <w:rFonts w:ascii="Garamond" w:hAnsi="Garamond"/>
            <w:sz w:val="24"/>
            <w:szCs w:val="24"/>
          </w:rPr>
          <w:t xml:space="preserve"> vertical</w:t>
        </w:r>
      </w:ins>
      <w:r w:rsidR="00516649" w:rsidRPr="00BB0FD1">
        <w:rPr>
          <w:rStyle w:val="CommentReference"/>
          <w:rFonts w:ascii="Garamond" w:hAnsi="Garamond"/>
          <w:sz w:val="24"/>
          <w:szCs w:val="24"/>
        </w:rPr>
        <w:t xml:space="preserve"> line illustrates the end of the front-end closure (June 11</w:t>
      </w:r>
      <w:r w:rsidR="00516649" w:rsidRPr="00BB0FD1">
        <w:rPr>
          <w:rStyle w:val="CommentReference"/>
          <w:rFonts w:ascii="Garamond" w:hAnsi="Garamond"/>
          <w:sz w:val="24"/>
          <w:szCs w:val="24"/>
          <w:vertAlign w:val="superscript"/>
        </w:rPr>
        <w:t>th</w:t>
      </w:r>
      <w:r w:rsidR="00516649" w:rsidRPr="00BB0FD1">
        <w:rPr>
          <w:rStyle w:val="CommentReference"/>
          <w:rFonts w:ascii="Garamond" w:hAnsi="Garamond"/>
          <w:sz w:val="24"/>
          <w:szCs w:val="24"/>
        </w:rPr>
        <w:t xml:space="preserve">). </w:t>
      </w:r>
    </w:p>
    <w:p w14:paraId="1A2874C6" w14:textId="77777777" w:rsidR="00B359D6" w:rsidRDefault="00B359D6" w:rsidP="00977BB9"/>
    <w:p w14:paraId="3331E87C" w14:textId="5BD280BD" w:rsidR="00977BB9" w:rsidRDefault="00DF1607" w:rsidP="00977BB9">
      <w:r>
        <w:rPr>
          <w:noProof/>
        </w:rPr>
        <w:lastRenderedPageBreak/>
        <w:drawing>
          <wp:inline distT="0" distB="0" distL="0" distR="0" wp14:anchorId="35A1A755" wp14:editId="6B28B2D2">
            <wp:extent cx="5943600" cy="4953000"/>
            <wp:effectExtent l="0" t="0" r="0" b="0"/>
            <wp:docPr id="1841512005" name="Picture 4" descr="A graph of a line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12005" name="Picture 4" descr="A graph of a line with different colored dot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p>
    <w:p w14:paraId="5A776F59" w14:textId="28374397" w:rsidR="00291E84" w:rsidRDefault="00291E84" w:rsidP="00977BB9">
      <w:pPr>
        <w:rPr>
          <w:rFonts w:ascii="Garamond" w:hAnsi="Garamond"/>
        </w:rPr>
      </w:pPr>
      <w:commentRangeStart w:id="21"/>
      <w:r w:rsidRPr="009D673F">
        <w:rPr>
          <w:rFonts w:ascii="Garamond" w:hAnsi="Garamond"/>
          <w:b/>
          <w:bCs/>
        </w:rPr>
        <w:t>Figure 6:</w:t>
      </w:r>
      <w:r w:rsidRPr="009D673F">
        <w:rPr>
          <w:rFonts w:ascii="Garamond" w:hAnsi="Garamond"/>
        </w:rPr>
        <w:t xml:space="preserve"> </w:t>
      </w:r>
      <w:commentRangeEnd w:id="21"/>
      <w:r w:rsidR="00024241" w:rsidRPr="009D673F">
        <w:rPr>
          <w:rStyle w:val="CommentReference"/>
          <w:rFonts w:ascii="Garamond" w:hAnsi="Garamond"/>
          <w:sz w:val="24"/>
          <w:szCs w:val="24"/>
        </w:rPr>
        <w:commentReference w:id="21"/>
      </w:r>
      <w:r w:rsidR="00DF1607">
        <w:rPr>
          <w:rFonts w:ascii="Garamond" w:hAnsi="Garamond"/>
        </w:rPr>
        <w:t xml:space="preserve">The </w:t>
      </w:r>
      <w:commentRangeStart w:id="22"/>
      <w:r w:rsidR="00DF1607">
        <w:rPr>
          <w:rFonts w:ascii="Garamond" w:hAnsi="Garamond"/>
        </w:rPr>
        <w:t xml:space="preserve">proportion </w:t>
      </w:r>
      <w:commentRangeEnd w:id="22"/>
      <w:r w:rsidR="007331D5">
        <w:rPr>
          <w:rStyle w:val="CommentReference"/>
        </w:rPr>
        <w:commentReference w:id="22"/>
      </w:r>
      <w:r w:rsidR="00DF1607">
        <w:rPr>
          <w:rFonts w:ascii="Garamond" w:hAnsi="Garamond"/>
        </w:rPr>
        <w:t xml:space="preserve">of each regional group’s total contribution protected by the </w:t>
      </w:r>
      <w:proofErr w:type="gramStart"/>
      <w:r w:rsidR="00DF1607">
        <w:rPr>
          <w:rFonts w:ascii="Garamond" w:hAnsi="Garamond"/>
        </w:rPr>
        <w:t>front end</w:t>
      </w:r>
      <w:proofErr w:type="gramEnd"/>
      <w:r w:rsidR="00DF1607">
        <w:rPr>
          <w:rFonts w:ascii="Garamond" w:hAnsi="Garamond"/>
        </w:rPr>
        <w:t xml:space="preserve"> closure window (before June 11</w:t>
      </w:r>
      <w:r w:rsidR="00DF1607" w:rsidRPr="00DF1607">
        <w:rPr>
          <w:rFonts w:ascii="Garamond" w:hAnsi="Garamond"/>
          <w:vertAlign w:val="superscript"/>
        </w:rPr>
        <w:t>th</w:t>
      </w:r>
      <w:r w:rsidR="00DF1607">
        <w:rPr>
          <w:rFonts w:ascii="Garamond" w:hAnsi="Garamond"/>
        </w:rPr>
        <w:t xml:space="preserve">) across all years the dataset. Each point represents a year of data, colored bars indicate the range, and solid black lines indicate the median value across all years. </w:t>
      </w:r>
      <w:r w:rsidR="005D79A8" w:rsidRPr="009D673F">
        <w:rPr>
          <w:rFonts w:ascii="Garamond" w:hAnsi="Garamond"/>
        </w:rPr>
        <w:t xml:space="preserve">Watershed position is indicated by color with furthest upstream </w:t>
      </w:r>
      <w:r w:rsidR="009D673F" w:rsidRPr="009D673F">
        <w:rPr>
          <w:rFonts w:ascii="Garamond" w:hAnsi="Garamond"/>
        </w:rPr>
        <w:t>groups</w:t>
      </w:r>
      <w:r w:rsidR="005D79A8" w:rsidRPr="009D673F">
        <w:rPr>
          <w:rFonts w:ascii="Garamond" w:hAnsi="Garamond"/>
        </w:rPr>
        <w:t xml:space="preserve"> in red and furthest downstream </w:t>
      </w:r>
      <w:r w:rsidR="009D673F" w:rsidRPr="009D673F">
        <w:rPr>
          <w:rFonts w:ascii="Garamond" w:hAnsi="Garamond"/>
        </w:rPr>
        <w:t>groups</w:t>
      </w:r>
      <w:r w:rsidR="005D79A8" w:rsidRPr="009D673F">
        <w:rPr>
          <w:rFonts w:ascii="Garamond" w:hAnsi="Garamond"/>
        </w:rPr>
        <w:t xml:space="preserve"> in blue. </w:t>
      </w:r>
    </w:p>
    <w:p w14:paraId="130E691B" w14:textId="77777777" w:rsidR="00167BFA" w:rsidRDefault="00167BFA" w:rsidP="00977BB9">
      <w:pPr>
        <w:rPr>
          <w:rFonts w:ascii="Garamond" w:hAnsi="Garamond"/>
        </w:rPr>
      </w:pPr>
    </w:p>
    <w:p w14:paraId="5EFA8391" w14:textId="77777777" w:rsidR="00167BFA" w:rsidRDefault="00167BFA" w:rsidP="00977BB9">
      <w:pPr>
        <w:rPr>
          <w:rFonts w:ascii="Garamond" w:hAnsi="Garamond"/>
        </w:rPr>
      </w:pPr>
    </w:p>
    <w:p w14:paraId="5E0CD639" w14:textId="77777777" w:rsidR="00167BFA" w:rsidRDefault="00167BFA" w:rsidP="00977BB9">
      <w:pPr>
        <w:rPr>
          <w:rFonts w:ascii="Garamond" w:hAnsi="Garamond"/>
        </w:rPr>
      </w:pPr>
    </w:p>
    <w:p w14:paraId="1D328B1E" w14:textId="77777777" w:rsidR="00167BFA" w:rsidRDefault="00167BFA" w:rsidP="00977BB9">
      <w:pPr>
        <w:rPr>
          <w:rFonts w:ascii="Garamond" w:hAnsi="Garamond"/>
        </w:rPr>
      </w:pPr>
    </w:p>
    <w:p w14:paraId="7150B351" w14:textId="77777777" w:rsidR="00167BFA" w:rsidRDefault="00167BFA" w:rsidP="00977BB9">
      <w:pPr>
        <w:rPr>
          <w:rFonts w:ascii="Garamond" w:hAnsi="Garamond"/>
        </w:rPr>
      </w:pPr>
    </w:p>
    <w:p w14:paraId="48F928DB" w14:textId="77777777" w:rsidR="00167BFA" w:rsidRDefault="00167BFA" w:rsidP="00977BB9">
      <w:pPr>
        <w:rPr>
          <w:rFonts w:ascii="Garamond" w:hAnsi="Garamond"/>
        </w:rPr>
      </w:pPr>
    </w:p>
    <w:p w14:paraId="569CD47A" w14:textId="77777777" w:rsidR="00167BFA" w:rsidRDefault="00167BFA" w:rsidP="00977BB9">
      <w:pPr>
        <w:rPr>
          <w:rFonts w:ascii="Garamond" w:hAnsi="Garamond"/>
        </w:rPr>
      </w:pPr>
    </w:p>
    <w:p w14:paraId="0D537F32" w14:textId="4CBF8D00" w:rsidR="00167BFA" w:rsidRDefault="00167BFA" w:rsidP="00977BB9">
      <w:pPr>
        <w:rPr>
          <w:rFonts w:ascii="Garamond" w:hAnsi="Garamond"/>
        </w:rPr>
      </w:pPr>
      <w:commentRangeStart w:id="23"/>
      <w:commentRangeStart w:id="24"/>
      <w:r>
        <w:rPr>
          <w:rFonts w:ascii="Garamond" w:hAnsi="Garamond"/>
          <w:noProof/>
        </w:rPr>
        <w:lastRenderedPageBreak/>
        <w:drawing>
          <wp:inline distT="0" distB="0" distL="0" distR="0" wp14:anchorId="6B9116CF" wp14:editId="7BC70442">
            <wp:extent cx="4523015" cy="6030686"/>
            <wp:effectExtent l="0" t="0" r="0" b="1905"/>
            <wp:docPr id="199204561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45615" name="Picture 5" descr="A screenshot of a graph&#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56150" cy="6074866"/>
                    </a:xfrm>
                    <a:prstGeom prst="rect">
                      <a:avLst/>
                    </a:prstGeom>
                  </pic:spPr>
                </pic:pic>
              </a:graphicData>
            </a:graphic>
          </wp:inline>
        </w:drawing>
      </w:r>
      <w:commentRangeEnd w:id="23"/>
      <w:r w:rsidR="00C10326">
        <w:rPr>
          <w:rStyle w:val="CommentReference"/>
        </w:rPr>
        <w:commentReference w:id="23"/>
      </w:r>
      <w:commentRangeEnd w:id="24"/>
      <w:r w:rsidR="00043762">
        <w:rPr>
          <w:rStyle w:val="CommentReference"/>
        </w:rPr>
        <w:commentReference w:id="24"/>
      </w:r>
    </w:p>
    <w:p w14:paraId="5E735079" w14:textId="37D6D144" w:rsidR="00167BFA" w:rsidRDefault="00167BFA" w:rsidP="00977BB9">
      <w:pPr>
        <w:rPr>
          <w:rFonts w:ascii="Garamond" w:hAnsi="Garamond"/>
        </w:rPr>
      </w:pPr>
      <w:r>
        <w:rPr>
          <w:rFonts w:ascii="Garamond" w:hAnsi="Garamond"/>
        </w:rPr>
        <w:t xml:space="preserve">Figure </w:t>
      </w:r>
      <w:r w:rsidR="00122DEF">
        <w:rPr>
          <w:rFonts w:ascii="Garamond" w:hAnsi="Garamond"/>
        </w:rPr>
        <w:t>7 (6?</w:t>
      </w:r>
      <w:proofErr w:type="gramStart"/>
      <w:r w:rsidR="00122DEF">
        <w:rPr>
          <w:rFonts w:ascii="Garamond" w:hAnsi="Garamond"/>
        </w:rPr>
        <w:t>)</w:t>
      </w:r>
      <w:r>
        <w:rPr>
          <w:rFonts w:ascii="Garamond" w:hAnsi="Garamond"/>
        </w:rPr>
        <w:t xml:space="preserve"> :</w:t>
      </w:r>
      <w:proofErr w:type="gramEnd"/>
      <w:r>
        <w:rPr>
          <w:rFonts w:ascii="Garamond" w:hAnsi="Garamond"/>
        </w:rPr>
        <w:t xml:space="preserve"> </w:t>
      </w:r>
      <w:r w:rsidR="00122DEF">
        <w:rPr>
          <w:rFonts w:ascii="Garamond" w:hAnsi="Garamond"/>
        </w:rPr>
        <w:t xml:space="preserve">Proportional returns within the front-end closure with adjusted end dates across our dataset. Each panel represents a different end date for the closure. Each point is a year of data for that </w:t>
      </w:r>
      <w:commentRangeStart w:id="25"/>
      <w:r w:rsidR="00122DEF">
        <w:rPr>
          <w:rFonts w:ascii="Garamond" w:hAnsi="Garamond"/>
        </w:rPr>
        <w:t>group</w:t>
      </w:r>
      <w:commentRangeEnd w:id="25"/>
      <w:r w:rsidR="00122DEF">
        <w:rPr>
          <w:rStyle w:val="CommentReference"/>
        </w:rPr>
        <w:commentReference w:id="25"/>
      </w:r>
      <w:r w:rsidR="00122DEF">
        <w:rPr>
          <w:rFonts w:ascii="Garamond" w:hAnsi="Garamond"/>
        </w:rPr>
        <w:t xml:space="preserve">. Colored bars represent the range, and vertical black lines indicate the median value across all years for that group. </w:t>
      </w:r>
    </w:p>
    <w:p w14:paraId="5B7AEFF4" w14:textId="610F41E5" w:rsidR="00043762" w:rsidRDefault="00043762" w:rsidP="00977BB9">
      <w:pPr>
        <w:rPr>
          <w:ins w:id="26" w:author="Daniel Schindler" w:date="2025-11-11T17:34:00Z" w16du:dateUtc="2025-11-12T01:34:00Z"/>
          <w:rFonts w:ascii="Garamond" w:hAnsi="Garamond"/>
        </w:rPr>
      </w:pPr>
      <w:commentRangeStart w:id="27"/>
      <w:ins w:id="28" w:author="Daniel Schindler" w:date="2025-11-11T17:33:00Z" w16du:dateUtc="2025-11-12T01:33:00Z">
        <w:r>
          <w:rPr>
            <w:rFonts w:ascii="Garamond" w:hAnsi="Garamond"/>
            <w:noProof/>
          </w:rPr>
          <w:lastRenderedPageBreak/>
          <w:drawing>
            <wp:inline distT="0" distB="0" distL="0" distR="0" wp14:anchorId="23F1C564" wp14:editId="79306FF1">
              <wp:extent cx="6216210" cy="1957886"/>
              <wp:effectExtent l="0" t="0" r="0" b="0"/>
              <wp:docPr id="1610437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240888" cy="1965659"/>
                      </a:xfrm>
                      <a:prstGeom prst="rect">
                        <a:avLst/>
                      </a:prstGeom>
                      <a:noFill/>
                    </pic:spPr>
                  </pic:pic>
                </a:graphicData>
              </a:graphic>
            </wp:inline>
          </w:drawing>
        </w:r>
      </w:ins>
      <w:commentRangeEnd w:id="27"/>
      <w:ins w:id="29" w:author="Daniel Schindler" w:date="2025-11-11T19:13:00Z" w16du:dateUtc="2025-11-12T03:13:00Z">
        <w:r w:rsidR="00804026">
          <w:rPr>
            <w:rStyle w:val="CommentReference"/>
          </w:rPr>
          <w:commentReference w:id="27"/>
        </w:r>
      </w:ins>
    </w:p>
    <w:p w14:paraId="215FCC01" w14:textId="77777777" w:rsidR="00043762" w:rsidRDefault="00DB3A05">
      <w:pPr>
        <w:rPr>
          <w:ins w:id="30" w:author="Daniel Schindler" w:date="2025-11-11T17:34:00Z" w16du:dateUtc="2025-11-12T01:34:00Z"/>
          <w:rFonts w:ascii="Garamond" w:hAnsi="Garamond"/>
        </w:rPr>
      </w:pPr>
      <w:commentRangeStart w:id="31"/>
      <w:commentRangeEnd w:id="31"/>
      <w:ins w:id="32" w:author="Daniel Schindler" w:date="2025-11-11T19:19:00Z" w16du:dateUtc="2025-11-12T03:19:00Z">
        <w:r>
          <w:rPr>
            <w:rStyle w:val="CommentReference"/>
          </w:rPr>
          <w:commentReference w:id="31"/>
        </w:r>
      </w:ins>
      <w:ins w:id="33" w:author="Daniel Schindler" w:date="2025-11-11T17:34:00Z" w16du:dateUtc="2025-11-12T01:34:00Z">
        <w:r w:rsidR="00043762">
          <w:rPr>
            <w:rFonts w:ascii="Garamond" w:hAnsi="Garamond"/>
          </w:rPr>
          <w:br w:type="page"/>
        </w:r>
      </w:ins>
    </w:p>
    <w:p w14:paraId="52FA22A0" w14:textId="77777777" w:rsidR="00167BFA" w:rsidRDefault="00167BFA" w:rsidP="00977BB9">
      <w:pPr>
        <w:rPr>
          <w:rFonts w:ascii="Garamond" w:hAnsi="Garamond"/>
        </w:rPr>
      </w:pPr>
    </w:p>
    <w:p w14:paraId="3D36D646" w14:textId="685D1575" w:rsidR="00167BFA" w:rsidRDefault="00167BFA" w:rsidP="00977BB9">
      <w:pPr>
        <w:rPr>
          <w:rFonts w:ascii="Garamond" w:hAnsi="Garamond"/>
        </w:rPr>
      </w:pPr>
    </w:p>
    <w:p w14:paraId="662B6C36" w14:textId="7FF36185" w:rsidR="00167BFA" w:rsidRPr="009D673F" w:rsidRDefault="00167BFA" w:rsidP="00977BB9">
      <w:pPr>
        <w:rPr>
          <w:rFonts w:ascii="Garamond" w:hAnsi="Garamond"/>
        </w:rPr>
      </w:pPr>
    </w:p>
    <w:p w14:paraId="5E46F366" w14:textId="7E5CAA01" w:rsidR="00291E84" w:rsidRDefault="00291E84" w:rsidP="00977BB9"/>
    <w:sectPr w:rsidR="00291E8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aniel Schindler" w:date="2025-11-11T10:05:00Z" w:initials="DS">
    <w:p w14:paraId="3F944BE7" w14:textId="77777777" w:rsidR="00727621" w:rsidRDefault="00727621" w:rsidP="00727621">
      <w:pPr>
        <w:pStyle w:val="CommentText"/>
      </w:pPr>
      <w:r>
        <w:rPr>
          <w:rStyle w:val="CommentReference"/>
        </w:rPr>
        <w:annotationRef/>
      </w:r>
      <w:r>
        <w:t>Can you add insert of Alaska in this? Not clear where it is located. Possible to make coastlines and rivers black lines? Right now this has very little contrast. Fonts too small for when this is reduced in a journal.</w:t>
      </w:r>
    </w:p>
  </w:comment>
  <w:comment w:id="0" w:author="Cline, Timothy" w:date="2025-10-06T13:44:00Z" w:initials="TC">
    <w:p w14:paraId="3494BB34" w14:textId="3398ECCF" w:rsidR="00F00C4E" w:rsidRDefault="00F00C4E" w:rsidP="00F00C4E">
      <w:r>
        <w:rPr>
          <w:rStyle w:val="CommentReference"/>
        </w:rPr>
        <w:annotationRef/>
      </w:r>
      <w:r>
        <w:rPr>
          <w:color w:val="000000"/>
          <w:sz w:val="20"/>
          <w:szCs w:val="20"/>
        </w:rPr>
        <w:t>You use ‘lower’ and ‘enriched’. Would it be better to use ‘lower and higher’ or ‘depleted and enriched’ for consistency?</w:t>
      </w:r>
    </w:p>
  </w:comment>
  <w:comment w:id="5" w:author="Daniel Schindler" w:date="2025-11-11T17:04:00Z" w:initials="DS">
    <w:p w14:paraId="79E97C1D" w14:textId="77777777" w:rsidR="00B1283C" w:rsidRDefault="00B1283C" w:rsidP="00B1283C">
      <w:pPr>
        <w:pStyle w:val="CommentText"/>
      </w:pPr>
      <w:r>
        <w:rPr>
          <w:rStyle w:val="CommentReference"/>
        </w:rPr>
        <w:annotationRef/>
      </w:r>
      <w:r>
        <w:t>Fonts way too small to read. Also contrast is too subtle on the boxplots. Can you have the outlines and medians on these black?</w:t>
      </w:r>
    </w:p>
  </w:comment>
  <w:comment w:id="14" w:author="Daniel Schindler" w:date="2025-11-11T19:15:00Z" w:initials="DS">
    <w:p w14:paraId="14217646" w14:textId="77777777" w:rsidR="00804026" w:rsidRDefault="00804026" w:rsidP="00804026">
      <w:pPr>
        <w:pStyle w:val="CommentText"/>
      </w:pPr>
      <w:r>
        <w:rPr>
          <w:rStyle w:val="CommentReference"/>
        </w:rPr>
        <w:annotationRef/>
      </w:r>
      <w:r>
        <w:t>This illustrates how the front-end closure would protect different stocks but I think we should overlay a ‘yet to arrive curve’ which would show the harvest opportunity. For each panel plot (1-sum(CPUE)) to show how that varies through time.</w:t>
      </w:r>
    </w:p>
    <w:p w14:paraId="62C316FF" w14:textId="77777777" w:rsidR="00804026" w:rsidRDefault="00804026" w:rsidP="00804026">
      <w:pPr>
        <w:pStyle w:val="CommentText"/>
      </w:pPr>
    </w:p>
    <w:p w14:paraId="658B110B" w14:textId="77777777" w:rsidR="00804026" w:rsidRDefault="00804026" w:rsidP="00804026">
      <w:pPr>
        <w:pStyle w:val="CommentText"/>
      </w:pPr>
      <w:r>
        <w:t>For example, it would be good to show the % protection afforded up-river stocks but how much harvest opportunity remains.</w:t>
      </w:r>
    </w:p>
  </w:comment>
  <w:comment w:id="13" w:author="Daniel Schindler" w:date="2025-11-11T17:06:00Z" w:initials="DS">
    <w:p w14:paraId="6BD9DEC1" w14:textId="0FC9353A" w:rsidR="007331D5" w:rsidRDefault="007331D5" w:rsidP="007331D5">
      <w:pPr>
        <w:pStyle w:val="CommentText"/>
      </w:pPr>
      <w:r>
        <w:rPr>
          <w:rStyle w:val="CommentReference"/>
        </w:rPr>
        <w:annotationRef/>
      </w:r>
      <w:r>
        <w:t>Call these ‘stock groups’??</w:t>
      </w:r>
    </w:p>
  </w:comment>
  <w:comment w:id="15" w:author="Daniel Schindler" w:date="2025-11-11T17:08:00Z" w:initials="DS">
    <w:p w14:paraId="24F85AD4" w14:textId="77777777" w:rsidR="007331D5" w:rsidRDefault="007331D5" w:rsidP="007331D5">
      <w:pPr>
        <w:pStyle w:val="CommentText"/>
      </w:pPr>
      <w:r>
        <w:rPr>
          <w:rStyle w:val="CommentReference"/>
        </w:rPr>
        <w:annotationRef/>
      </w:r>
      <w:r>
        <w:t>Rescale the x-axes so that they are the same in all years. That will show that the run timing varies a bit from year to year.</w:t>
      </w:r>
    </w:p>
  </w:comment>
  <w:comment w:id="21" w:author="Cline, Timothy" w:date="2025-10-06T13:52:00Z" w:initials="TC">
    <w:p w14:paraId="0493D03C" w14:textId="3930335C" w:rsidR="00024241" w:rsidRDefault="00024241" w:rsidP="00024241">
      <w:r>
        <w:rPr>
          <w:rStyle w:val="CommentReference"/>
        </w:rPr>
        <w:annotationRef/>
      </w:r>
      <w:r>
        <w:rPr>
          <w:color w:val="000000"/>
          <w:sz w:val="20"/>
          <w:szCs w:val="20"/>
        </w:rPr>
        <w:t>hard to see the distribution ribbons with this much vertical compression. Not sure how important that info is.</w:t>
      </w:r>
    </w:p>
  </w:comment>
  <w:comment w:id="22" w:author="Daniel Schindler" w:date="2025-11-11T17:15:00Z" w:initials="DS">
    <w:p w14:paraId="5864DC60" w14:textId="77777777" w:rsidR="007331D5" w:rsidRDefault="007331D5" w:rsidP="007331D5">
      <w:pPr>
        <w:pStyle w:val="CommentText"/>
      </w:pPr>
      <w:r>
        <w:rPr>
          <w:rStyle w:val="CommentReference"/>
        </w:rPr>
        <w:annotationRef/>
      </w:r>
      <w:r>
        <w:t>I think this figure is redundant with the next figure. See suggestion for how to reformat the next figure….</w:t>
      </w:r>
    </w:p>
  </w:comment>
  <w:comment w:id="23" w:author="Daniel Schindler" w:date="2025-11-11T17:18:00Z" w:initials="DS">
    <w:p w14:paraId="1E381C57" w14:textId="77777777" w:rsidR="00C10326" w:rsidRDefault="00C10326" w:rsidP="00C10326">
      <w:pPr>
        <w:pStyle w:val="CommentText"/>
      </w:pPr>
      <w:r>
        <w:rPr>
          <w:rStyle w:val="CommentReference"/>
        </w:rPr>
        <w:annotationRef/>
      </w:r>
      <w:r>
        <w:t>I think this figure would be more effective if you did the following:</w:t>
      </w:r>
    </w:p>
    <w:p w14:paraId="69A3FB5D" w14:textId="77777777" w:rsidR="00C10326" w:rsidRDefault="00C10326" w:rsidP="00C10326">
      <w:pPr>
        <w:pStyle w:val="CommentText"/>
      </w:pPr>
    </w:p>
    <w:p w14:paraId="52EEFCBF" w14:textId="77777777" w:rsidR="00C10326" w:rsidRDefault="00C10326" w:rsidP="00C10326">
      <w:pPr>
        <w:pStyle w:val="CommentText"/>
        <w:numPr>
          <w:ilvl w:val="0"/>
          <w:numId w:val="4"/>
        </w:numPr>
      </w:pPr>
      <w:r>
        <w:t>Flip the axes so that the protection effectiveness is on the vertical axis.</w:t>
      </w:r>
    </w:p>
    <w:p w14:paraId="3562FCAF" w14:textId="77777777" w:rsidR="00C10326" w:rsidRDefault="00C10326" w:rsidP="00C10326">
      <w:pPr>
        <w:pStyle w:val="CommentText"/>
        <w:numPr>
          <w:ilvl w:val="0"/>
          <w:numId w:val="4"/>
        </w:numPr>
      </w:pPr>
      <w:r>
        <w:t>Plot vertical lines with medians and annual observations for the 6 stock groups (1-6), and then the 4 timing scenarios within each stock group. Label those 4 timing scenarios -3, 0, +3, +6</w:t>
      </w:r>
    </w:p>
    <w:p w14:paraId="3184A27D" w14:textId="77777777" w:rsidR="00C10326" w:rsidRDefault="00C10326" w:rsidP="00C10326">
      <w:pPr>
        <w:pStyle w:val="CommentText"/>
      </w:pPr>
    </w:p>
    <w:p w14:paraId="085FED93" w14:textId="77777777" w:rsidR="00C10326" w:rsidRDefault="00C10326" w:rsidP="00C10326">
      <w:pPr>
        <w:pStyle w:val="CommentText"/>
      </w:pPr>
      <w:r>
        <w:t>So you would have 6 groups of 4. Can make this graph wide and shortish, I don’t think it will be too squashed….</w:t>
      </w:r>
    </w:p>
  </w:comment>
  <w:comment w:id="24" w:author="Daniel Schindler" w:date="2025-11-11T17:32:00Z" w:initials="DS">
    <w:p w14:paraId="5A9F5ABD" w14:textId="77777777" w:rsidR="00043762" w:rsidRDefault="00043762" w:rsidP="00043762">
      <w:pPr>
        <w:pStyle w:val="CommentText"/>
      </w:pPr>
      <w:r>
        <w:rPr>
          <w:rStyle w:val="CommentReference"/>
        </w:rPr>
        <w:annotationRef/>
      </w:r>
      <w:r>
        <w:t>See next page for example</w:t>
      </w:r>
    </w:p>
  </w:comment>
  <w:comment w:id="25" w:author="Benjamin J. Makhlouf" w:date="2025-11-10T13:30:00Z" w:initials="b">
    <w:p w14:paraId="280192B2" w14:textId="58CAC5BC" w:rsidR="00122DEF" w:rsidRDefault="00122DEF" w:rsidP="00122DEF">
      <w:r>
        <w:rPr>
          <w:rStyle w:val="CommentReference"/>
        </w:rPr>
        <w:annotationRef/>
      </w:r>
      <w:r>
        <w:rPr>
          <w:sz w:val="20"/>
          <w:szCs w:val="20"/>
        </w:rPr>
        <w:t xml:space="preserve">I know it says "cluster" right now but will change to group once we verify the figure </w:t>
      </w:r>
    </w:p>
  </w:comment>
  <w:comment w:id="27" w:author="Daniel Schindler" w:date="2025-11-11T19:13:00Z" w:initials="DS">
    <w:p w14:paraId="6C5FF45E" w14:textId="77777777" w:rsidR="00804026" w:rsidRDefault="00804026" w:rsidP="00804026">
      <w:pPr>
        <w:pStyle w:val="CommentText"/>
      </w:pPr>
      <w:r>
        <w:rPr>
          <w:rStyle w:val="CommentReference"/>
        </w:rPr>
        <w:annotationRef/>
      </w:r>
      <w:r>
        <w:t>Not sure if this is the best arrangement, or if 4 Quartile groups split into the 6 stock groups would be better</w:t>
      </w:r>
    </w:p>
  </w:comment>
  <w:comment w:id="31" w:author="Daniel Schindler" w:date="2025-11-11T19:19:00Z" w:initials="DS">
    <w:p w14:paraId="7F8AFC21" w14:textId="77777777" w:rsidR="00DB3A05" w:rsidRDefault="00DB3A05" w:rsidP="00DB3A05">
      <w:pPr>
        <w:pStyle w:val="CommentText"/>
      </w:pPr>
      <w:r>
        <w:rPr>
          <w:rStyle w:val="CommentReference"/>
        </w:rPr>
        <w:annotationRef/>
      </w:r>
      <w:r>
        <w:t>I think this figure needs a companion panel that shows how much harvest remains (1-sumCPUE) with each of these closure dates. For instance if +6days added 10% protection but only reduced harvest opportunity by 2%, then that is a good tradeoff...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944BE7" w15:done="0"/>
  <w15:commentEx w15:paraId="3494BB34" w15:done="1"/>
  <w15:commentEx w15:paraId="79E97C1D" w15:done="0"/>
  <w15:commentEx w15:paraId="658B110B" w15:done="0"/>
  <w15:commentEx w15:paraId="6BD9DEC1" w15:done="0"/>
  <w15:commentEx w15:paraId="24F85AD4" w15:done="0"/>
  <w15:commentEx w15:paraId="0493D03C" w15:done="1"/>
  <w15:commentEx w15:paraId="5864DC60" w15:done="0"/>
  <w15:commentEx w15:paraId="085FED93" w15:done="0"/>
  <w15:commentEx w15:paraId="5A9F5ABD" w15:paraIdParent="085FED93" w15:done="0"/>
  <w15:commentEx w15:paraId="280192B2" w15:done="0"/>
  <w15:commentEx w15:paraId="6C5FF45E" w15:done="0"/>
  <w15:commentEx w15:paraId="7F8AFC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34C209" w16cex:dateUtc="2025-11-11T18:05:00Z"/>
  <w16cex:commentExtensible w16cex:durableId="6B919312" w16cex:dateUtc="2025-10-06T19:44:00Z"/>
  <w16cex:commentExtensible w16cex:durableId="745947DD" w16cex:dateUtc="2025-11-12T01:04:00Z"/>
  <w16cex:commentExtensible w16cex:durableId="78C5DD74" w16cex:dateUtc="2025-11-12T03:15:00Z"/>
  <w16cex:commentExtensible w16cex:durableId="60CAED5D" w16cex:dateUtc="2025-11-12T01:06:00Z"/>
  <w16cex:commentExtensible w16cex:durableId="5DAF5876" w16cex:dateUtc="2025-11-12T01:08:00Z"/>
  <w16cex:commentExtensible w16cex:durableId="240A3890" w16cex:dateUtc="2025-10-06T19:52:00Z"/>
  <w16cex:commentExtensible w16cex:durableId="1F99B7BA" w16cex:dateUtc="2025-11-12T01:15:00Z"/>
  <w16cex:commentExtensible w16cex:durableId="5559DF8B" w16cex:dateUtc="2025-11-12T01:18:00Z"/>
  <w16cex:commentExtensible w16cex:durableId="439AC578" w16cex:dateUtc="2025-11-12T01:32:00Z"/>
  <w16cex:commentExtensible w16cex:durableId="7915844A" w16cex:dateUtc="2025-11-10T21:30:00Z"/>
  <w16cex:commentExtensible w16cex:durableId="1DE902A7" w16cex:dateUtc="2025-11-12T03:13:00Z"/>
  <w16cex:commentExtensible w16cex:durableId="5C106860" w16cex:dateUtc="2025-11-12T03: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944BE7" w16cid:durableId="4734C209"/>
  <w16cid:commentId w16cid:paraId="3494BB34" w16cid:durableId="6B919312"/>
  <w16cid:commentId w16cid:paraId="79E97C1D" w16cid:durableId="745947DD"/>
  <w16cid:commentId w16cid:paraId="658B110B" w16cid:durableId="78C5DD74"/>
  <w16cid:commentId w16cid:paraId="6BD9DEC1" w16cid:durableId="60CAED5D"/>
  <w16cid:commentId w16cid:paraId="24F85AD4" w16cid:durableId="5DAF5876"/>
  <w16cid:commentId w16cid:paraId="0493D03C" w16cid:durableId="240A3890"/>
  <w16cid:commentId w16cid:paraId="5864DC60" w16cid:durableId="1F99B7BA"/>
  <w16cid:commentId w16cid:paraId="085FED93" w16cid:durableId="5559DF8B"/>
  <w16cid:commentId w16cid:paraId="5A9F5ABD" w16cid:durableId="439AC578"/>
  <w16cid:commentId w16cid:paraId="280192B2" w16cid:durableId="7915844A"/>
  <w16cid:commentId w16cid:paraId="6C5FF45E" w16cid:durableId="1DE902A7"/>
  <w16cid:commentId w16cid:paraId="7F8AFC21" w16cid:durableId="5C1068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12461" w14:textId="77777777" w:rsidR="00CB3765" w:rsidRDefault="00CB3765" w:rsidP="00E24311">
      <w:pPr>
        <w:spacing w:after="0" w:line="240" w:lineRule="auto"/>
      </w:pPr>
      <w:r>
        <w:separator/>
      </w:r>
    </w:p>
  </w:endnote>
  <w:endnote w:type="continuationSeparator" w:id="0">
    <w:p w14:paraId="6D1224F4" w14:textId="77777777" w:rsidR="00CB3765" w:rsidRDefault="00CB3765" w:rsidP="00E24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19C08" w14:textId="77777777" w:rsidR="00CB3765" w:rsidRDefault="00CB3765" w:rsidP="00E24311">
      <w:pPr>
        <w:spacing w:after="0" w:line="240" w:lineRule="auto"/>
      </w:pPr>
      <w:r>
        <w:separator/>
      </w:r>
    </w:p>
  </w:footnote>
  <w:footnote w:type="continuationSeparator" w:id="0">
    <w:p w14:paraId="0710100C" w14:textId="77777777" w:rsidR="00CB3765" w:rsidRDefault="00CB3765" w:rsidP="00E243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62CFE"/>
    <w:multiLevelType w:val="hybridMultilevel"/>
    <w:tmpl w:val="A678F44E"/>
    <w:lvl w:ilvl="0" w:tplc="0CF433AC">
      <w:start w:val="1"/>
      <w:numFmt w:val="decimal"/>
      <w:lvlText w:val="%1)"/>
      <w:lvlJc w:val="left"/>
      <w:pPr>
        <w:ind w:left="1020" w:hanging="360"/>
      </w:pPr>
    </w:lvl>
    <w:lvl w:ilvl="1" w:tplc="DA36C73C">
      <w:start w:val="1"/>
      <w:numFmt w:val="decimal"/>
      <w:lvlText w:val="%2)"/>
      <w:lvlJc w:val="left"/>
      <w:pPr>
        <w:ind w:left="1020" w:hanging="360"/>
      </w:pPr>
    </w:lvl>
    <w:lvl w:ilvl="2" w:tplc="E214DEE2">
      <w:start w:val="1"/>
      <w:numFmt w:val="decimal"/>
      <w:lvlText w:val="%3)"/>
      <w:lvlJc w:val="left"/>
      <w:pPr>
        <w:ind w:left="1020" w:hanging="360"/>
      </w:pPr>
    </w:lvl>
    <w:lvl w:ilvl="3" w:tplc="36C6B204">
      <w:start w:val="1"/>
      <w:numFmt w:val="decimal"/>
      <w:lvlText w:val="%4)"/>
      <w:lvlJc w:val="left"/>
      <w:pPr>
        <w:ind w:left="1020" w:hanging="360"/>
      </w:pPr>
    </w:lvl>
    <w:lvl w:ilvl="4" w:tplc="C5C224CE">
      <w:start w:val="1"/>
      <w:numFmt w:val="decimal"/>
      <w:lvlText w:val="%5)"/>
      <w:lvlJc w:val="left"/>
      <w:pPr>
        <w:ind w:left="1020" w:hanging="360"/>
      </w:pPr>
    </w:lvl>
    <w:lvl w:ilvl="5" w:tplc="374E027C">
      <w:start w:val="1"/>
      <w:numFmt w:val="decimal"/>
      <w:lvlText w:val="%6)"/>
      <w:lvlJc w:val="left"/>
      <w:pPr>
        <w:ind w:left="1020" w:hanging="360"/>
      </w:pPr>
    </w:lvl>
    <w:lvl w:ilvl="6" w:tplc="8FD09AAE">
      <w:start w:val="1"/>
      <w:numFmt w:val="decimal"/>
      <w:lvlText w:val="%7)"/>
      <w:lvlJc w:val="left"/>
      <w:pPr>
        <w:ind w:left="1020" w:hanging="360"/>
      </w:pPr>
    </w:lvl>
    <w:lvl w:ilvl="7" w:tplc="95C42998">
      <w:start w:val="1"/>
      <w:numFmt w:val="decimal"/>
      <w:lvlText w:val="%8)"/>
      <w:lvlJc w:val="left"/>
      <w:pPr>
        <w:ind w:left="1020" w:hanging="360"/>
      </w:pPr>
    </w:lvl>
    <w:lvl w:ilvl="8" w:tplc="F1526426">
      <w:start w:val="1"/>
      <w:numFmt w:val="decimal"/>
      <w:lvlText w:val="%9)"/>
      <w:lvlJc w:val="left"/>
      <w:pPr>
        <w:ind w:left="1020" w:hanging="360"/>
      </w:pPr>
    </w:lvl>
  </w:abstractNum>
  <w:abstractNum w:abstractNumId="1" w15:restartNumberingAfterBreak="0">
    <w:nsid w:val="43D515E3"/>
    <w:multiLevelType w:val="hybridMultilevel"/>
    <w:tmpl w:val="DCD216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4A19CD"/>
    <w:multiLevelType w:val="hybridMultilevel"/>
    <w:tmpl w:val="129C4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6534EE"/>
    <w:multiLevelType w:val="hybridMultilevel"/>
    <w:tmpl w:val="FF7A8C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850711">
    <w:abstractNumId w:val="3"/>
  </w:num>
  <w:num w:numId="2" w16cid:durableId="472255454">
    <w:abstractNumId w:val="1"/>
  </w:num>
  <w:num w:numId="3" w16cid:durableId="1345399423">
    <w:abstractNumId w:val="2"/>
  </w:num>
  <w:num w:numId="4" w16cid:durableId="12997987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Schindler">
    <w15:presenceInfo w15:providerId="AD" w15:userId="S::deschind@uw.edu::638f7977-a89c-40df-b85e-dc804ddb30d9"/>
  </w15:person>
  <w15:person w15:author="Cline, Timothy">
    <w15:presenceInfo w15:providerId="AD" w15:userId="S::s84g549@msu.montana.edu::b53db266-c02e-4ef3-8acb-16ecbf807cff"/>
  </w15:person>
  <w15:person w15:author="Benjamin J. Makhlouf">
    <w15:presenceInfo w15:providerId="AD" w15:userId="S::bmak29@uw.edu::e2d819b1-db99-41fc-888c-ad60b4d561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8AC"/>
    <w:rsid w:val="0002376B"/>
    <w:rsid w:val="00024241"/>
    <w:rsid w:val="00033D68"/>
    <w:rsid w:val="00043762"/>
    <w:rsid w:val="00047E03"/>
    <w:rsid w:val="000B7514"/>
    <w:rsid w:val="000D511B"/>
    <w:rsid w:val="00112ED8"/>
    <w:rsid w:val="00122DEF"/>
    <w:rsid w:val="00167BFA"/>
    <w:rsid w:val="00185395"/>
    <w:rsid w:val="00191FB5"/>
    <w:rsid w:val="0019626D"/>
    <w:rsid w:val="001C4DE2"/>
    <w:rsid w:val="0020651A"/>
    <w:rsid w:val="002323C1"/>
    <w:rsid w:val="002507A0"/>
    <w:rsid w:val="00291E84"/>
    <w:rsid w:val="002E39C3"/>
    <w:rsid w:val="002E45E7"/>
    <w:rsid w:val="003315E7"/>
    <w:rsid w:val="0034658C"/>
    <w:rsid w:val="003F5149"/>
    <w:rsid w:val="0042214D"/>
    <w:rsid w:val="00437729"/>
    <w:rsid w:val="004667A2"/>
    <w:rsid w:val="00484D2E"/>
    <w:rsid w:val="004A29E8"/>
    <w:rsid w:val="004B6CBF"/>
    <w:rsid w:val="004B7538"/>
    <w:rsid w:val="004D22B8"/>
    <w:rsid w:val="004D6874"/>
    <w:rsid w:val="00500ACB"/>
    <w:rsid w:val="0051054E"/>
    <w:rsid w:val="00513568"/>
    <w:rsid w:val="005149FF"/>
    <w:rsid w:val="00516649"/>
    <w:rsid w:val="005250AA"/>
    <w:rsid w:val="00525631"/>
    <w:rsid w:val="0059082A"/>
    <w:rsid w:val="00595951"/>
    <w:rsid w:val="005D79A8"/>
    <w:rsid w:val="005E06AA"/>
    <w:rsid w:val="00624A02"/>
    <w:rsid w:val="00627BAB"/>
    <w:rsid w:val="006357BB"/>
    <w:rsid w:val="00670F44"/>
    <w:rsid w:val="00675C9E"/>
    <w:rsid w:val="006C6CB7"/>
    <w:rsid w:val="00727621"/>
    <w:rsid w:val="007331D5"/>
    <w:rsid w:val="0073582E"/>
    <w:rsid w:val="0073779D"/>
    <w:rsid w:val="00754A39"/>
    <w:rsid w:val="0076034D"/>
    <w:rsid w:val="007628CF"/>
    <w:rsid w:val="007B71BB"/>
    <w:rsid w:val="007F3DD4"/>
    <w:rsid w:val="00804026"/>
    <w:rsid w:val="008200BB"/>
    <w:rsid w:val="0085236A"/>
    <w:rsid w:val="0087606A"/>
    <w:rsid w:val="008D0E28"/>
    <w:rsid w:val="008E2D39"/>
    <w:rsid w:val="008E4C13"/>
    <w:rsid w:val="00977BB9"/>
    <w:rsid w:val="009879FD"/>
    <w:rsid w:val="009B6412"/>
    <w:rsid w:val="009D673F"/>
    <w:rsid w:val="009F3E9B"/>
    <w:rsid w:val="00A02D54"/>
    <w:rsid w:val="00A27DB1"/>
    <w:rsid w:val="00A4766E"/>
    <w:rsid w:val="00A55840"/>
    <w:rsid w:val="00A662EC"/>
    <w:rsid w:val="00A7589E"/>
    <w:rsid w:val="00AC5C5B"/>
    <w:rsid w:val="00B1283C"/>
    <w:rsid w:val="00B33C6D"/>
    <w:rsid w:val="00B359D6"/>
    <w:rsid w:val="00B923D2"/>
    <w:rsid w:val="00B97F71"/>
    <w:rsid w:val="00BB0FD1"/>
    <w:rsid w:val="00BB284A"/>
    <w:rsid w:val="00C10326"/>
    <w:rsid w:val="00CB3765"/>
    <w:rsid w:val="00CC08AC"/>
    <w:rsid w:val="00CC3A97"/>
    <w:rsid w:val="00CF202D"/>
    <w:rsid w:val="00CF720A"/>
    <w:rsid w:val="00D06ED8"/>
    <w:rsid w:val="00D3134F"/>
    <w:rsid w:val="00D33DF8"/>
    <w:rsid w:val="00D47CF5"/>
    <w:rsid w:val="00D72754"/>
    <w:rsid w:val="00D816C3"/>
    <w:rsid w:val="00DB2C08"/>
    <w:rsid w:val="00DB3A05"/>
    <w:rsid w:val="00DC00FF"/>
    <w:rsid w:val="00DD0CAE"/>
    <w:rsid w:val="00DD2C4D"/>
    <w:rsid w:val="00DD51A4"/>
    <w:rsid w:val="00DD7012"/>
    <w:rsid w:val="00DF1607"/>
    <w:rsid w:val="00E05486"/>
    <w:rsid w:val="00E20D32"/>
    <w:rsid w:val="00E24311"/>
    <w:rsid w:val="00E8171A"/>
    <w:rsid w:val="00E82540"/>
    <w:rsid w:val="00ED08E5"/>
    <w:rsid w:val="00ED67B9"/>
    <w:rsid w:val="00F00C4E"/>
    <w:rsid w:val="00F66A96"/>
    <w:rsid w:val="00F770FF"/>
    <w:rsid w:val="00F87CE6"/>
    <w:rsid w:val="00F9003C"/>
    <w:rsid w:val="00FA2B35"/>
    <w:rsid w:val="00FA4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57B8D"/>
  <w15:chartTrackingRefBased/>
  <w15:docId w15:val="{96BC585D-B731-CB42-A2E7-C2B5F05DF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8AC"/>
    <w:rPr>
      <w:rFonts w:eastAsiaTheme="majorEastAsia" w:cstheme="majorBidi"/>
      <w:color w:val="272727" w:themeColor="text1" w:themeTint="D8"/>
    </w:rPr>
  </w:style>
  <w:style w:type="paragraph" w:styleId="Title">
    <w:name w:val="Title"/>
    <w:basedOn w:val="Normal"/>
    <w:next w:val="Normal"/>
    <w:link w:val="TitleChar"/>
    <w:uiPriority w:val="10"/>
    <w:qFormat/>
    <w:rsid w:val="00CC0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8AC"/>
    <w:pPr>
      <w:spacing w:before="160"/>
      <w:jc w:val="center"/>
    </w:pPr>
    <w:rPr>
      <w:i/>
      <w:iCs/>
      <w:color w:val="404040" w:themeColor="text1" w:themeTint="BF"/>
    </w:rPr>
  </w:style>
  <w:style w:type="character" w:customStyle="1" w:styleId="QuoteChar">
    <w:name w:val="Quote Char"/>
    <w:basedOn w:val="DefaultParagraphFont"/>
    <w:link w:val="Quote"/>
    <w:uiPriority w:val="29"/>
    <w:rsid w:val="00CC08AC"/>
    <w:rPr>
      <w:i/>
      <w:iCs/>
      <w:color w:val="404040" w:themeColor="text1" w:themeTint="BF"/>
    </w:rPr>
  </w:style>
  <w:style w:type="paragraph" w:styleId="ListParagraph">
    <w:name w:val="List Paragraph"/>
    <w:basedOn w:val="Normal"/>
    <w:uiPriority w:val="34"/>
    <w:qFormat/>
    <w:rsid w:val="00CC08AC"/>
    <w:pPr>
      <w:ind w:left="720"/>
      <w:contextualSpacing/>
    </w:pPr>
  </w:style>
  <w:style w:type="character" w:styleId="IntenseEmphasis">
    <w:name w:val="Intense Emphasis"/>
    <w:basedOn w:val="DefaultParagraphFont"/>
    <w:uiPriority w:val="21"/>
    <w:qFormat/>
    <w:rsid w:val="00CC08AC"/>
    <w:rPr>
      <w:i/>
      <w:iCs/>
      <w:color w:val="0F4761" w:themeColor="accent1" w:themeShade="BF"/>
    </w:rPr>
  </w:style>
  <w:style w:type="paragraph" w:styleId="IntenseQuote">
    <w:name w:val="Intense Quote"/>
    <w:basedOn w:val="Normal"/>
    <w:next w:val="Normal"/>
    <w:link w:val="IntenseQuoteChar"/>
    <w:uiPriority w:val="30"/>
    <w:qFormat/>
    <w:rsid w:val="00CC0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8AC"/>
    <w:rPr>
      <w:i/>
      <w:iCs/>
      <w:color w:val="0F4761" w:themeColor="accent1" w:themeShade="BF"/>
    </w:rPr>
  </w:style>
  <w:style w:type="character" w:styleId="IntenseReference">
    <w:name w:val="Intense Reference"/>
    <w:basedOn w:val="DefaultParagraphFont"/>
    <w:uiPriority w:val="32"/>
    <w:qFormat/>
    <w:rsid w:val="00CC08AC"/>
    <w:rPr>
      <w:b/>
      <w:bCs/>
      <w:smallCaps/>
      <w:color w:val="0F4761" w:themeColor="accent1" w:themeShade="BF"/>
      <w:spacing w:val="5"/>
    </w:rPr>
  </w:style>
  <w:style w:type="character" w:styleId="CommentReference">
    <w:name w:val="annotation reference"/>
    <w:basedOn w:val="DefaultParagraphFont"/>
    <w:uiPriority w:val="99"/>
    <w:semiHidden/>
    <w:unhideWhenUsed/>
    <w:rsid w:val="00FA2B35"/>
    <w:rPr>
      <w:sz w:val="16"/>
      <w:szCs w:val="16"/>
    </w:rPr>
  </w:style>
  <w:style w:type="paragraph" w:styleId="CommentText">
    <w:name w:val="annotation text"/>
    <w:basedOn w:val="Normal"/>
    <w:link w:val="CommentTextChar"/>
    <w:uiPriority w:val="99"/>
    <w:unhideWhenUsed/>
    <w:rsid w:val="00FA2B35"/>
    <w:pPr>
      <w:spacing w:line="240" w:lineRule="auto"/>
    </w:pPr>
    <w:rPr>
      <w:sz w:val="20"/>
      <w:szCs w:val="20"/>
    </w:rPr>
  </w:style>
  <w:style w:type="character" w:customStyle="1" w:styleId="CommentTextChar">
    <w:name w:val="Comment Text Char"/>
    <w:basedOn w:val="DefaultParagraphFont"/>
    <w:link w:val="CommentText"/>
    <w:uiPriority w:val="99"/>
    <w:rsid w:val="00FA2B35"/>
    <w:rPr>
      <w:sz w:val="20"/>
      <w:szCs w:val="20"/>
    </w:rPr>
  </w:style>
  <w:style w:type="paragraph" w:styleId="CommentSubject">
    <w:name w:val="annotation subject"/>
    <w:basedOn w:val="CommentText"/>
    <w:next w:val="CommentText"/>
    <w:link w:val="CommentSubjectChar"/>
    <w:uiPriority w:val="99"/>
    <w:semiHidden/>
    <w:unhideWhenUsed/>
    <w:rsid w:val="00FA2B35"/>
    <w:rPr>
      <w:b/>
      <w:bCs/>
    </w:rPr>
  </w:style>
  <w:style w:type="character" w:customStyle="1" w:styleId="CommentSubjectChar">
    <w:name w:val="Comment Subject Char"/>
    <w:basedOn w:val="CommentTextChar"/>
    <w:link w:val="CommentSubject"/>
    <w:uiPriority w:val="99"/>
    <w:semiHidden/>
    <w:rsid w:val="00FA2B35"/>
    <w:rPr>
      <w:b/>
      <w:bCs/>
      <w:sz w:val="20"/>
      <w:szCs w:val="20"/>
    </w:rPr>
  </w:style>
  <w:style w:type="paragraph" w:styleId="Header">
    <w:name w:val="header"/>
    <w:basedOn w:val="Normal"/>
    <w:link w:val="HeaderChar"/>
    <w:uiPriority w:val="99"/>
    <w:unhideWhenUsed/>
    <w:rsid w:val="00E243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311"/>
  </w:style>
  <w:style w:type="paragraph" w:styleId="Footer">
    <w:name w:val="footer"/>
    <w:basedOn w:val="Normal"/>
    <w:link w:val="FooterChar"/>
    <w:uiPriority w:val="99"/>
    <w:unhideWhenUsed/>
    <w:rsid w:val="00E243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311"/>
  </w:style>
  <w:style w:type="paragraph" w:styleId="Revision">
    <w:name w:val="Revision"/>
    <w:hidden/>
    <w:uiPriority w:val="99"/>
    <w:semiHidden/>
    <w:rsid w:val="007276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customXml" Target="ink/ink4.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customXml" Target="ink/ink2.xml"/><Relationship Id="rId25" Type="http://schemas.openxmlformats.org/officeDocument/2006/relationships/customXml" Target="ink/ink6.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9.png"/><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customXml" Target="ink/ink1.xml"/><Relationship Id="rId23" Type="http://schemas.openxmlformats.org/officeDocument/2006/relationships/customXml" Target="ink/ink5.xml"/><Relationship Id="rId28" Type="http://schemas.openxmlformats.org/officeDocument/2006/relationships/image" Target="media/image12.png"/><Relationship Id="rId10" Type="http://schemas.microsoft.com/office/2016/09/relationships/commentsIds" Target="commentsIds.xml"/><Relationship Id="rId19" Type="http://schemas.openxmlformats.org/officeDocument/2006/relationships/customXml" Target="ink/ink3.xml"/><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2T03:17:57.446"/>
    </inkml:context>
    <inkml:brush xml:id="br0">
      <inkml:brushProperty name="width" value="0.035" units="cm"/>
      <inkml:brushProperty name="height" value="0.035" units="cm"/>
    </inkml:brush>
  </inkml:definitions>
  <inkml:trace contextRef="#ctx0" brushRef="#br0">0 0 24575,'549'0'0,"-513"2"0,64 11 0,-12-1 0,-68-10 0,-1 0 0,0 1 0,0 1 0,0 1 0,-1 1 0,0 0 0,22 12 0,27 15 0,-20-11 0,-1 2 0,61 43 0,-1 9 0,-87-59 0,27 30 0,7 8 0,67 67 0,-82-80 0,83 71 0,-15-33 0,220 185 0,-318-257 0,-1 0 0,0 1 0,-1 0 0,0 0 0,0 0 0,-1 1 0,0 0 0,-1 0 0,0 0 0,0 1 0,2 15 0,2-1 0,1-1 0,1 0 0,1-1 0,2 0 0,0-1 0,1 0 0,1-1 0,1-1 0,1 0 0,36 33 0,-24-29 0,1-1 0,1-2 0,1-1 0,1-1 0,0-2 0,1-2 0,37 12 0,693 205 0,-661-203 0,-62-20 0,0-2 0,0-2 0,55 1 0,-19-2 0,533 61 0,-399-39 0,-150-18-1365,-12 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2T03:17:43.913"/>
    </inkml:context>
    <inkml:brush xml:id="br0">
      <inkml:brushProperty name="width" value="0.035" units="cm"/>
      <inkml:brushProperty name="height" value="0.035" units="cm"/>
    </inkml:brush>
  </inkml:definitions>
  <inkml:trace contextRef="#ctx0" brushRef="#br0">1 4 24575,'88'-1'0,"-37"-1"0,-1 2 0,79 10 0,-114-6 0,0 0 0,0 1 0,0 1 0,19 10 0,32 12 0,161 56 0,-30-9 0,-58-32 0,-50-17 0,120 52 0,-199-72 0,0 1 0,0-1 0,-1 2 0,0-1 0,0 2 0,-1-1 0,0 1 0,-1 0 0,9 13 0,19 22 0,31 25 0,-41-46 0,-1 2 0,-1 1 0,-1 0 0,-2 2 0,0 0 0,15 32 0,-22-32 0,1-1 0,1 0 0,23 29 0,-23-37 0,3 6 0,1-2 0,2 0 0,39 36 0,44 12 0,-39-27 0,25 12 0,-55-35 0,0 1 0,39 34 0,87 71 0,-117-105 0,0-2 0,90 60 0,82 47 0,-94-61 0,157 80 0,-260-139 0,0 0 0,1-2 0,0 0 0,34 4 0,16 4 0,33 7 0,131 9 0,-207-25-1365,-6-1-5461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2T03:16:52.929"/>
    </inkml:context>
    <inkml:brush xml:id="br0">
      <inkml:brushProperty name="width" value="0.035" units="cm"/>
      <inkml:brushProperty name="height" value="0.035" units="cm"/>
    </inkml:brush>
  </inkml:definitions>
  <inkml:trace contextRef="#ctx0" brushRef="#br0">0 1 24575,'183'-1'0,"705"15"0,-675 10 0,-25-1 0,-142-22 0,-32-2 0,1 1 0,-1 1 0,1 0 0,-1 1 0,0 0 0,0 1 0,1 1 0,20 9 0,-28-9 0,-1 1 0,0 0 0,0 0 0,-1 0 0,8 9 0,13 13 0,45 24 0,-51-39 0,0 2 0,-1 0 0,23 24 0,-18-16 0,1 0 0,1-1 0,33 20 0,92 46 0,-75-44 0,-54-31 0,-1 0 0,0 2 0,-1 1 0,-1 0 0,0 1 0,32 37 0,52 96 0,-68-94 0,-23-35 0,16 36 0,-22-40 0,1-1 0,1 0 0,1-1 0,0 0 0,12 16 0,16 6 0,2-1 0,1-2 0,82 51 0,-53-38 0,19 15 0,46 34 0,188 98 0,-282-173 0,179 83 0,-179-87 0,0-2 0,2-2 0,69 12 0,178 35 0,-49-7 0,-186-44 0,1-1 0,83-3 0,-84-5-1365,-32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2T03:16:43.279"/>
    </inkml:context>
    <inkml:brush xml:id="br0">
      <inkml:brushProperty name="width" value="0.035" units="cm"/>
      <inkml:brushProperty name="height" value="0.035" units="cm"/>
    </inkml:brush>
  </inkml:definitions>
  <inkml:trace contextRef="#ctx0" brushRef="#br0">0 1 24575,'192'67'0,"-114"-43"0,-1 5 0,96 49 0,-143-61 0,-1 1 0,0 1 0,45 42 0,-59-46 0,0 0 0,-1 2 0,-1-1 0,0 2 0,-1 0 0,-1 0 0,10 23 0,11 19 0,-25-48 0,1 0 0,-2 1 0,0 0 0,0 0 0,-1 0 0,4 20 0,29 298 0,-37-319 0,1 0 0,0 0 0,1 0 0,1 0 0,0 0 0,0 0 0,8 13 0,51 77 0,-9-15 0,-4 11 0,44 78 0,-76-147 0,1-1 0,2-1 0,46 48 0,15-1 0,3-4 0,176 112 0,-240-172 0,0-1 0,0-1 0,1 0 0,0-2 0,0-1 0,28 4 0,-4 0 0,420 85 0,-347-71 0,1-6 0,143 2 0,309 7 0,-183-7 0,-81-4-1365,-230-12-5461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2T03:16:34.782"/>
    </inkml:context>
    <inkml:brush xml:id="br0">
      <inkml:brushProperty name="width" value="0.035" units="cm"/>
      <inkml:brushProperty name="height" value="0.035" units="cm"/>
    </inkml:brush>
  </inkml:definitions>
  <inkml:trace contextRef="#ctx0" brushRef="#br0">1 1 24425,'4640'1953'0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2T03:16:27.217"/>
    </inkml:context>
    <inkml:brush xml:id="br0">
      <inkml:brushProperty name="width" value="0.035" units="cm"/>
      <inkml:brushProperty name="height" value="0.035" units="cm"/>
    </inkml:brush>
  </inkml:definitions>
  <inkml:trace contextRef="#ctx0" brushRef="#br0">0 35 24575,'55'-11'0,"0"1"0,82-2 0,114 11 0,-158 2 0,-40 3 0,-1 2 0,0 3 0,-1 1 0,53 19 0,-44-12 0,12 1 0,118 38 0,-181-53 0,-1 1 0,0 1 0,0 0 0,8 6 0,23 13 0,57 19 0,-40-18 0,82 47 0,-108-49 0,0 2 0,-1 1 0,-2 1 0,-1 1 0,26 37 0,-30-39 0,-5-1 0,-2 0 0,0 0 0,-1 1 0,-2 1 0,18 55 0,17 39 0,-44-115 0,13 27 0,28 44 0,-36-66 0,0 0 0,1-1 0,0 0 0,1 0 0,0-1 0,0 0 0,16 10 0,239 151 0,-221-138 0,-1 1 0,56 57 0,-87-79 0,545 470 0,-523-455 0,1-1 0,42 21 0,-73-45 0,0 1 0,1-1 0,-1 0 0,0 0 0,1 0 0,-1 0 0,1-1 0,-1 0 0,0 0 0,1 0 0,7-1 0,9-1 0,104 0 0,1 5 0,248 40 0,-244-18 0,177 10 0,-159-24-1365,-124-9-5461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709</TotalTime>
  <Pages>8</Pages>
  <Words>342</Words>
  <Characters>2045</Characters>
  <Application>Microsoft Office Word</Application>
  <DocSecurity>0</DocSecurity>
  <Lines>29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Daniel Schindler</cp:lastModifiedBy>
  <cp:revision>26</cp:revision>
  <dcterms:created xsi:type="dcterms:W3CDTF">2025-10-08T17:13:00Z</dcterms:created>
  <dcterms:modified xsi:type="dcterms:W3CDTF">2025-11-12T03:19:00Z</dcterms:modified>
</cp:coreProperties>
</file>