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1A4C4" w14:textId="77777777" w:rsidR="00207EA1" w:rsidRDefault="00207EA1" w:rsidP="00521EC7">
      <w:pPr>
        <w:suppressLineNumbers/>
        <w:jc w:val="center"/>
        <w:rPr>
          <w:rFonts w:ascii="Times New Roman" w:hAnsi="Times New Roman" w:cs="Times New Roman"/>
          <w:b/>
          <w:bCs/>
          <w:sz w:val="36"/>
          <w:szCs w:val="36"/>
        </w:rPr>
      </w:pPr>
    </w:p>
    <w:p w14:paraId="1BFEF6E1" w14:textId="6A8FACEC" w:rsidR="00207EA1" w:rsidRDefault="00207EA1" w:rsidP="00521EC7">
      <w:pPr>
        <w:suppressLineNumbers/>
        <w:jc w:val="center"/>
        <w:rPr>
          <w:rFonts w:ascii="Times New Roman" w:hAnsi="Times New Roman" w:cs="Times New Roman"/>
          <w:b/>
          <w:bCs/>
          <w:sz w:val="36"/>
          <w:szCs w:val="36"/>
        </w:rPr>
      </w:pPr>
      <w:r>
        <w:rPr>
          <w:rFonts w:ascii="Times New Roman" w:hAnsi="Times New Roman" w:cs="Times New Roman"/>
          <w:b/>
          <w:bCs/>
          <w:sz w:val="36"/>
          <w:szCs w:val="36"/>
        </w:rPr>
        <w:t>Journal of Applied Ecology</w:t>
      </w:r>
    </w:p>
    <w:p w14:paraId="2075CB16" w14:textId="77777777" w:rsidR="00207EA1" w:rsidRDefault="00207EA1" w:rsidP="00521EC7">
      <w:pPr>
        <w:suppressLineNumbers/>
        <w:jc w:val="center"/>
        <w:rPr>
          <w:rFonts w:ascii="Times New Roman" w:hAnsi="Times New Roman" w:cs="Times New Roman"/>
          <w:b/>
          <w:bCs/>
          <w:sz w:val="36"/>
          <w:szCs w:val="36"/>
        </w:rPr>
      </w:pPr>
    </w:p>
    <w:p w14:paraId="6EECF6E7" w14:textId="77777777" w:rsidR="00207EA1" w:rsidRPr="00207EA1" w:rsidRDefault="00207EA1" w:rsidP="00207EA1">
      <w:pPr>
        <w:jc w:val="center"/>
        <w:rPr>
          <w:rFonts w:ascii="Times New Roman" w:hAnsi="Times New Roman" w:cs="Times New Roman"/>
          <w:sz w:val="32"/>
          <w:szCs w:val="32"/>
        </w:rPr>
      </w:pPr>
      <w:r w:rsidRPr="00207EA1">
        <w:rPr>
          <w:rFonts w:ascii="Times New Roman" w:hAnsi="Times New Roman" w:cs="Times New Roman"/>
          <w:sz w:val="32"/>
          <w:szCs w:val="32"/>
        </w:rPr>
        <w:t xml:space="preserve">Research Article </w:t>
      </w:r>
    </w:p>
    <w:p w14:paraId="385D50AE" w14:textId="77777777" w:rsidR="00207EA1" w:rsidRDefault="00207EA1" w:rsidP="00521EC7">
      <w:pPr>
        <w:suppressLineNumbers/>
        <w:jc w:val="center"/>
        <w:rPr>
          <w:rFonts w:ascii="Times New Roman" w:hAnsi="Times New Roman" w:cs="Times New Roman"/>
          <w:b/>
          <w:bCs/>
          <w:sz w:val="36"/>
          <w:szCs w:val="36"/>
        </w:rPr>
      </w:pPr>
    </w:p>
    <w:p w14:paraId="64F7DDAA" w14:textId="61FCBFF7" w:rsidR="00521EC7" w:rsidRPr="00521EC7" w:rsidRDefault="00521EC7" w:rsidP="00521EC7">
      <w:pPr>
        <w:suppressLineNumbers/>
        <w:jc w:val="center"/>
        <w:rPr>
          <w:rFonts w:ascii="Times New Roman" w:hAnsi="Times New Roman" w:cs="Times New Roman"/>
          <w:b/>
          <w:bCs/>
          <w:sz w:val="36"/>
          <w:szCs w:val="36"/>
        </w:rPr>
      </w:pPr>
      <w:r w:rsidRPr="00521EC7">
        <w:rPr>
          <w:rFonts w:ascii="Times New Roman" w:hAnsi="Times New Roman" w:cs="Times New Roman"/>
          <w:b/>
          <w:bCs/>
          <w:sz w:val="36"/>
          <w:szCs w:val="36"/>
        </w:rPr>
        <w:t>Strategic fisheries closure balances harvest opportunity and stock diversity in a large Alaska river-basin.</w:t>
      </w:r>
    </w:p>
    <w:p w14:paraId="4ABEF5B2" w14:textId="77777777" w:rsidR="00521EC7" w:rsidRPr="00207EA1" w:rsidRDefault="00521EC7" w:rsidP="00207EA1">
      <w:pPr>
        <w:rPr>
          <w:rFonts w:ascii="Times New Roman" w:hAnsi="Times New Roman" w:cs="Times New Roman"/>
          <w:sz w:val="28"/>
          <w:szCs w:val="28"/>
        </w:rPr>
      </w:pPr>
    </w:p>
    <w:p w14:paraId="4A63463A" w14:textId="479BADAB" w:rsidR="00521EC7" w:rsidRPr="00207EA1" w:rsidRDefault="00521EC7" w:rsidP="00521EC7">
      <w:pPr>
        <w:jc w:val="center"/>
        <w:rPr>
          <w:rFonts w:ascii="Times New Roman" w:hAnsi="Times New Roman" w:cs="Times New Roman"/>
          <w:sz w:val="28"/>
          <w:szCs w:val="28"/>
        </w:rPr>
      </w:pPr>
      <w:r w:rsidRPr="00207EA1">
        <w:rPr>
          <w:rFonts w:ascii="Times New Roman" w:hAnsi="Times New Roman" w:cs="Times New Roman"/>
          <w:sz w:val="28"/>
          <w:szCs w:val="28"/>
          <w:vertAlign w:val="superscript"/>
        </w:rPr>
        <w:t>1</w:t>
      </w:r>
      <w:r w:rsidRPr="00207EA1">
        <w:rPr>
          <w:rFonts w:ascii="Times New Roman" w:hAnsi="Times New Roman" w:cs="Times New Roman"/>
          <w:sz w:val="28"/>
          <w:szCs w:val="28"/>
        </w:rPr>
        <w:t xml:space="preserve">Ben Makhlouf, </w:t>
      </w:r>
      <w:r w:rsidRPr="00207EA1">
        <w:rPr>
          <w:rFonts w:ascii="Times New Roman" w:hAnsi="Times New Roman" w:cs="Times New Roman"/>
          <w:sz w:val="28"/>
          <w:szCs w:val="28"/>
          <w:vertAlign w:val="superscript"/>
        </w:rPr>
        <w:t>1</w:t>
      </w:r>
      <w:r w:rsidRPr="00207EA1">
        <w:rPr>
          <w:rFonts w:ascii="Times New Roman" w:hAnsi="Times New Roman" w:cs="Times New Roman"/>
          <w:sz w:val="28"/>
          <w:szCs w:val="28"/>
        </w:rPr>
        <w:t xml:space="preserve">Daniel </w:t>
      </w:r>
      <w:r w:rsidR="00207EA1">
        <w:rPr>
          <w:rFonts w:ascii="Times New Roman" w:hAnsi="Times New Roman" w:cs="Times New Roman"/>
          <w:sz w:val="28"/>
          <w:szCs w:val="28"/>
        </w:rPr>
        <w:t xml:space="preserve">E. </w:t>
      </w:r>
      <w:r w:rsidRPr="00207EA1">
        <w:rPr>
          <w:rFonts w:ascii="Times New Roman" w:hAnsi="Times New Roman" w:cs="Times New Roman"/>
          <w:sz w:val="28"/>
          <w:szCs w:val="28"/>
        </w:rPr>
        <w:t xml:space="preserve">Schindler, </w:t>
      </w:r>
      <w:ins w:id="0" w:author="Daniel Schindler" w:date="2025-11-11T17:35:00Z" w16du:dateUtc="2025-11-12T01:35:00Z">
        <w:r w:rsidR="004239EB">
          <w:rPr>
            <w:rFonts w:ascii="Times New Roman" w:hAnsi="Times New Roman" w:cs="Times New Roman"/>
            <w:sz w:val="28"/>
            <w:szCs w:val="28"/>
            <w:vertAlign w:val="superscript"/>
          </w:rPr>
          <w:t>2</w:t>
        </w:r>
      </w:ins>
      <w:del w:id="1" w:author="Daniel Schindler" w:date="2025-11-11T17:35:00Z" w16du:dateUtc="2025-11-12T01:35:00Z">
        <w:r w:rsidRPr="00207EA1" w:rsidDel="004239EB">
          <w:rPr>
            <w:rFonts w:ascii="Times New Roman" w:hAnsi="Times New Roman" w:cs="Times New Roman"/>
            <w:sz w:val="28"/>
            <w:szCs w:val="28"/>
            <w:vertAlign w:val="superscript"/>
          </w:rPr>
          <w:delText>1</w:delText>
        </w:r>
      </w:del>
      <w:r w:rsidRPr="00207EA1">
        <w:rPr>
          <w:rFonts w:ascii="Times New Roman" w:hAnsi="Times New Roman" w:cs="Times New Roman"/>
          <w:sz w:val="28"/>
          <w:szCs w:val="28"/>
        </w:rPr>
        <w:t xml:space="preserve">Timothy J. Cline, </w:t>
      </w:r>
      <w:r w:rsidRPr="00207EA1">
        <w:rPr>
          <w:rFonts w:ascii="Times New Roman" w:hAnsi="Times New Roman" w:cs="Times New Roman"/>
          <w:sz w:val="28"/>
          <w:szCs w:val="28"/>
          <w:vertAlign w:val="superscript"/>
        </w:rPr>
        <w:t>3</w:t>
      </w:r>
      <w:r w:rsidRPr="00207EA1">
        <w:rPr>
          <w:rFonts w:ascii="Times New Roman" w:hAnsi="Times New Roman" w:cs="Times New Roman"/>
          <w:sz w:val="28"/>
          <w:szCs w:val="28"/>
        </w:rPr>
        <w:t xml:space="preserve">Deigo Fernandez, </w:t>
      </w:r>
      <w:r w:rsidRPr="00207EA1">
        <w:rPr>
          <w:rFonts w:ascii="Times New Roman" w:hAnsi="Times New Roman" w:cs="Times New Roman"/>
          <w:sz w:val="28"/>
          <w:szCs w:val="28"/>
          <w:vertAlign w:val="superscript"/>
        </w:rPr>
        <w:t>4</w:t>
      </w:r>
      <w:r w:rsidRPr="00207EA1">
        <w:rPr>
          <w:rFonts w:ascii="Times New Roman" w:hAnsi="Times New Roman" w:cs="Times New Roman"/>
          <w:sz w:val="28"/>
          <w:szCs w:val="28"/>
        </w:rPr>
        <w:t xml:space="preserve">Janessa </w:t>
      </w:r>
      <w:proofErr w:type="spellStart"/>
      <w:r w:rsidRPr="00207EA1">
        <w:rPr>
          <w:rFonts w:ascii="Times New Roman" w:hAnsi="Times New Roman" w:cs="Times New Roman"/>
          <w:sz w:val="28"/>
          <w:szCs w:val="28"/>
        </w:rPr>
        <w:t>Esquible</w:t>
      </w:r>
      <w:proofErr w:type="spellEnd"/>
      <w:r w:rsidRPr="00207EA1">
        <w:rPr>
          <w:rFonts w:ascii="Times New Roman" w:hAnsi="Times New Roman" w:cs="Times New Roman"/>
          <w:sz w:val="28"/>
          <w:szCs w:val="28"/>
        </w:rPr>
        <w:t xml:space="preserve">, </w:t>
      </w:r>
      <w:r w:rsidRPr="00207EA1">
        <w:rPr>
          <w:rFonts w:ascii="Times New Roman" w:hAnsi="Times New Roman" w:cs="Times New Roman"/>
          <w:sz w:val="28"/>
          <w:szCs w:val="28"/>
          <w:vertAlign w:val="superscript"/>
        </w:rPr>
        <w:t>6</w:t>
      </w:r>
      <w:r w:rsidRPr="00207EA1">
        <w:rPr>
          <w:rFonts w:ascii="Times New Roman" w:hAnsi="Times New Roman" w:cs="Times New Roman"/>
          <w:sz w:val="28"/>
          <w:szCs w:val="28"/>
        </w:rPr>
        <w:t xml:space="preserve">Avery Hoffman </w:t>
      </w:r>
    </w:p>
    <w:p w14:paraId="69CA4F45" w14:textId="77777777" w:rsidR="00521EC7" w:rsidRDefault="00521EC7" w:rsidP="00521EC7">
      <w:pPr>
        <w:jc w:val="center"/>
      </w:pPr>
    </w:p>
    <w:p w14:paraId="44CF5FF3" w14:textId="7F02996B" w:rsidR="00521EC7" w:rsidRPr="00207EA1" w:rsidRDefault="00521EC7" w:rsidP="00521EC7">
      <w:pPr>
        <w:jc w:val="center"/>
        <w:rPr>
          <w:rFonts w:ascii="Times New Roman" w:hAnsi="Times New Roman" w:cs="Times New Roman"/>
          <w:i/>
          <w:iCs/>
        </w:rPr>
      </w:pPr>
      <w:r w:rsidRPr="00207EA1">
        <w:rPr>
          <w:rFonts w:ascii="Times New Roman" w:hAnsi="Times New Roman" w:cs="Times New Roman"/>
          <w:i/>
          <w:iCs/>
          <w:vertAlign w:val="superscript"/>
        </w:rPr>
        <w:t>1</w:t>
      </w:r>
      <w:r w:rsidRPr="00207EA1">
        <w:rPr>
          <w:rFonts w:ascii="Times New Roman" w:hAnsi="Times New Roman" w:cs="Times New Roman"/>
          <w:i/>
          <w:iCs/>
        </w:rPr>
        <w:t xml:space="preserve">University of Washington School of Aquatic and Fisheries Sciences, </w:t>
      </w:r>
      <w:r w:rsidRPr="00207EA1">
        <w:rPr>
          <w:rFonts w:ascii="Times New Roman" w:hAnsi="Times New Roman" w:cs="Times New Roman"/>
          <w:i/>
          <w:iCs/>
          <w:vertAlign w:val="superscript"/>
        </w:rPr>
        <w:t>2</w:t>
      </w:r>
      <w:r w:rsidRPr="00207EA1">
        <w:rPr>
          <w:rFonts w:ascii="Times New Roman" w:hAnsi="Times New Roman" w:cs="Times New Roman"/>
          <w:i/>
          <w:iCs/>
        </w:rPr>
        <w:t xml:space="preserve">Montana State University department of Ecology, </w:t>
      </w:r>
      <w:r w:rsidRPr="00207EA1">
        <w:rPr>
          <w:rFonts w:ascii="Times New Roman" w:hAnsi="Times New Roman" w:cs="Times New Roman"/>
          <w:i/>
          <w:iCs/>
          <w:vertAlign w:val="superscript"/>
        </w:rPr>
        <w:t>3</w:t>
      </w:r>
      <w:r w:rsidRPr="00207EA1">
        <w:rPr>
          <w:rFonts w:ascii="Times New Roman" w:hAnsi="Times New Roman" w:cs="Times New Roman"/>
          <w:i/>
          <w:iCs/>
        </w:rPr>
        <w:t xml:space="preserve">University of Utah Department of Geology, </w:t>
      </w:r>
      <w:r w:rsidRPr="00207EA1">
        <w:rPr>
          <w:rFonts w:ascii="Times New Roman" w:hAnsi="Times New Roman" w:cs="Times New Roman"/>
          <w:i/>
          <w:iCs/>
          <w:vertAlign w:val="superscript"/>
        </w:rPr>
        <w:t>4</w:t>
      </w:r>
      <w:r w:rsidRPr="00207EA1">
        <w:rPr>
          <w:rFonts w:ascii="Times New Roman" w:hAnsi="Times New Roman" w:cs="Times New Roman"/>
          <w:i/>
          <w:iCs/>
        </w:rPr>
        <w:t xml:space="preserve">X, </w:t>
      </w:r>
      <w:r w:rsidRPr="00207EA1">
        <w:rPr>
          <w:rFonts w:ascii="Times New Roman" w:hAnsi="Times New Roman" w:cs="Times New Roman"/>
          <w:i/>
          <w:iCs/>
          <w:vertAlign w:val="superscript"/>
        </w:rPr>
        <w:t>5</w:t>
      </w:r>
      <w:r w:rsidRPr="00207EA1">
        <w:rPr>
          <w:rFonts w:ascii="Times New Roman" w:hAnsi="Times New Roman" w:cs="Times New Roman"/>
          <w:i/>
          <w:iCs/>
        </w:rPr>
        <w:t xml:space="preserve">Y, </w:t>
      </w:r>
      <w:r w:rsidR="00250D40" w:rsidRPr="00207EA1">
        <w:rPr>
          <w:rFonts w:ascii="Times New Roman" w:hAnsi="Times New Roman" w:cs="Times New Roman"/>
          <w:i/>
          <w:iCs/>
          <w:vertAlign w:val="superscript"/>
        </w:rPr>
        <w:t>7</w:t>
      </w:r>
      <w:r w:rsidR="00250D40" w:rsidRPr="00207EA1">
        <w:rPr>
          <w:rFonts w:ascii="Times New Roman" w:hAnsi="Times New Roman" w:cs="Times New Roman"/>
          <w:i/>
          <w:iCs/>
        </w:rPr>
        <w:t>Z</w:t>
      </w:r>
    </w:p>
    <w:p w14:paraId="577FAE80" w14:textId="77777777" w:rsidR="00207EA1" w:rsidRDefault="00207EA1" w:rsidP="00521EC7">
      <w:pPr>
        <w:jc w:val="center"/>
        <w:rPr>
          <w:rFonts w:ascii="Times New Roman" w:hAnsi="Times New Roman" w:cs="Times New Roman"/>
        </w:rPr>
      </w:pPr>
    </w:p>
    <w:p w14:paraId="67611445" w14:textId="77777777" w:rsidR="00207EA1" w:rsidRDefault="00207EA1" w:rsidP="00521EC7">
      <w:pPr>
        <w:jc w:val="center"/>
        <w:rPr>
          <w:rFonts w:ascii="Times New Roman" w:hAnsi="Times New Roman" w:cs="Times New Roman"/>
        </w:rPr>
      </w:pPr>
    </w:p>
    <w:p w14:paraId="2BB50089" w14:textId="6ADBA910" w:rsidR="00207EA1" w:rsidRDefault="00207EA1" w:rsidP="00521EC7">
      <w:pPr>
        <w:jc w:val="center"/>
        <w:rPr>
          <w:rFonts w:ascii="Times New Roman" w:hAnsi="Times New Roman" w:cs="Times New Roman"/>
        </w:rPr>
      </w:pPr>
      <w:r w:rsidRPr="004C58EB">
        <w:rPr>
          <w:rFonts w:ascii="Times New Roman" w:hAnsi="Times New Roman" w:cs="Times New Roman"/>
          <w:b/>
          <w:bCs/>
        </w:rPr>
        <w:t>Corresponding Author:</w:t>
      </w:r>
      <w:r>
        <w:rPr>
          <w:rFonts w:ascii="Times New Roman" w:hAnsi="Times New Roman" w:cs="Times New Roman"/>
        </w:rPr>
        <w:t xml:space="preserve"> Ben Makhlouf, University of Washington School of Aquatic and Fisheries Sciences, bmak29@uw.edu</w:t>
      </w:r>
    </w:p>
    <w:p w14:paraId="58B6DE29" w14:textId="77777777" w:rsidR="00207EA1" w:rsidRDefault="00207EA1" w:rsidP="00521EC7">
      <w:pPr>
        <w:jc w:val="center"/>
        <w:rPr>
          <w:rFonts w:ascii="Times New Roman" w:hAnsi="Times New Roman" w:cs="Times New Roman"/>
        </w:rPr>
      </w:pPr>
    </w:p>
    <w:p w14:paraId="000CBC7F" w14:textId="59E2467C" w:rsidR="00207EA1" w:rsidRDefault="00207EA1" w:rsidP="00521EC7">
      <w:pPr>
        <w:jc w:val="center"/>
        <w:rPr>
          <w:rFonts w:ascii="Times New Roman" w:hAnsi="Times New Roman" w:cs="Times New Roman"/>
        </w:rPr>
      </w:pPr>
      <w:r w:rsidRPr="00207EA1">
        <w:rPr>
          <w:rFonts w:ascii="Times New Roman" w:hAnsi="Times New Roman" w:cs="Times New Roman"/>
          <w:b/>
          <w:bCs/>
        </w:rPr>
        <w:t>Data Availability Statement:</w:t>
      </w:r>
      <w:r>
        <w:rPr>
          <w:rFonts w:ascii="Times New Roman" w:hAnsi="Times New Roman" w:cs="Times New Roman"/>
        </w:rPr>
        <w:t xml:space="preserve"> Data will be available in an open </w:t>
      </w:r>
      <w:proofErr w:type="spellStart"/>
      <w:r>
        <w:rPr>
          <w:rFonts w:ascii="Times New Roman" w:hAnsi="Times New Roman" w:cs="Times New Roman"/>
        </w:rPr>
        <w:t>Zenodo</w:t>
      </w:r>
      <w:proofErr w:type="spellEnd"/>
      <w:r>
        <w:rPr>
          <w:rFonts w:ascii="Times New Roman" w:hAnsi="Times New Roman" w:cs="Times New Roman"/>
        </w:rPr>
        <w:t xml:space="preserve"> repository: </w:t>
      </w:r>
      <w:r w:rsidRPr="003F22C2">
        <w:rPr>
          <w:rFonts w:ascii="Times New Roman" w:hAnsi="Times New Roman" w:cs="Times New Roman"/>
          <w:highlight w:val="yellow"/>
        </w:rPr>
        <w:t>DOI HERE</w:t>
      </w:r>
      <w:r>
        <w:rPr>
          <w:rFonts w:ascii="Times New Roman" w:hAnsi="Times New Roman" w:cs="Times New Roman"/>
        </w:rPr>
        <w:t xml:space="preserve"> </w:t>
      </w:r>
    </w:p>
    <w:p w14:paraId="66EC8B63" w14:textId="77777777" w:rsidR="00207EA1" w:rsidRDefault="00207EA1" w:rsidP="00521EC7">
      <w:pPr>
        <w:jc w:val="center"/>
        <w:rPr>
          <w:rFonts w:ascii="Times New Roman" w:hAnsi="Times New Roman" w:cs="Times New Roman"/>
        </w:rPr>
      </w:pPr>
    </w:p>
    <w:p w14:paraId="3A9D2334" w14:textId="15E8D0FA" w:rsidR="00207EA1" w:rsidRDefault="00207EA1" w:rsidP="00521EC7">
      <w:pPr>
        <w:jc w:val="center"/>
        <w:rPr>
          <w:rFonts w:ascii="Times New Roman" w:hAnsi="Times New Roman" w:cs="Times New Roman"/>
        </w:rPr>
      </w:pPr>
      <w:r w:rsidRPr="00207EA1">
        <w:rPr>
          <w:rFonts w:ascii="Times New Roman" w:hAnsi="Times New Roman" w:cs="Times New Roman"/>
          <w:b/>
          <w:bCs/>
        </w:rPr>
        <w:t>Author Contributions:</w:t>
      </w:r>
      <w:r>
        <w:rPr>
          <w:rFonts w:ascii="Times New Roman" w:hAnsi="Times New Roman" w:cs="Times New Roman"/>
        </w:rPr>
        <w:t xml:space="preserve"> Ben Makhlouf p</w:t>
      </w:r>
      <w:del w:id="2" w:author="Daniel Schindler" w:date="2025-11-11T17:35:00Z" w16du:dateUtc="2025-11-12T01:35:00Z">
        <w:r w:rsidDel="004239EB">
          <w:rPr>
            <w:rFonts w:ascii="Times New Roman" w:hAnsi="Times New Roman" w:cs="Times New Roman"/>
          </w:rPr>
          <w:delText>r</w:delText>
        </w:r>
      </w:del>
      <w:r>
        <w:rPr>
          <w:rFonts w:ascii="Times New Roman" w:hAnsi="Times New Roman" w:cs="Times New Roman"/>
        </w:rPr>
        <w:t>e</w:t>
      </w:r>
      <w:ins w:id="3" w:author="Daniel Schindler" w:date="2025-11-11T17:35:00Z" w16du:dateUtc="2025-11-12T01:35:00Z">
        <w:r w:rsidR="004239EB">
          <w:rPr>
            <w:rFonts w:ascii="Times New Roman" w:hAnsi="Times New Roman" w:cs="Times New Roman"/>
          </w:rPr>
          <w:t>r</w:t>
        </w:r>
      </w:ins>
      <w:r>
        <w:rPr>
          <w:rFonts w:ascii="Times New Roman" w:hAnsi="Times New Roman" w:cs="Times New Roman"/>
        </w:rPr>
        <w:t>formed data analysis and wrote the manuscript, Daniel E. Schindler directed the project and analysis, secured funding, and helped to develop the manuscript. Timothy J. Cline contributed to analysis and code development, Diego Fernandez p</w:t>
      </w:r>
      <w:del w:id="4" w:author="Daniel Schindler" w:date="2025-11-11T17:39:00Z" w16du:dateUtc="2025-11-12T01:39:00Z">
        <w:r w:rsidDel="00843E95">
          <w:rPr>
            <w:rFonts w:ascii="Times New Roman" w:hAnsi="Times New Roman" w:cs="Times New Roman"/>
          </w:rPr>
          <w:delText>r</w:delText>
        </w:r>
      </w:del>
      <w:r>
        <w:rPr>
          <w:rFonts w:ascii="Times New Roman" w:hAnsi="Times New Roman" w:cs="Times New Roman"/>
        </w:rPr>
        <w:t>e</w:t>
      </w:r>
      <w:ins w:id="5" w:author="Daniel Schindler" w:date="2025-11-11T17:39:00Z" w16du:dateUtc="2025-11-12T01:39:00Z">
        <w:r w:rsidR="00843E95">
          <w:rPr>
            <w:rFonts w:ascii="Times New Roman" w:hAnsi="Times New Roman" w:cs="Times New Roman"/>
          </w:rPr>
          <w:t>r</w:t>
        </w:r>
      </w:ins>
      <w:r>
        <w:rPr>
          <w:rFonts w:ascii="Times New Roman" w:hAnsi="Times New Roman" w:cs="Times New Roman"/>
        </w:rPr>
        <w:t xml:space="preserve">formed laboratory microchemical analysis, </w:t>
      </w:r>
      <w:r w:rsidRPr="003F22C2">
        <w:rPr>
          <w:rFonts w:ascii="Times New Roman" w:hAnsi="Times New Roman" w:cs="Times New Roman"/>
          <w:highlight w:val="yellow"/>
        </w:rPr>
        <w:t xml:space="preserve">Janessa </w:t>
      </w:r>
      <w:proofErr w:type="spellStart"/>
      <w:r w:rsidRPr="003F22C2">
        <w:rPr>
          <w:rFonts w:ascii="Times New Roman" w:hAnsi="Times New Roman" w:cs="Times New Roman"/>
          <w:highlight w:val="yellow"/>
        </w:rPr>
        <w:t>Esquible</w:t>
      </w:r>
      <w:proofErr w:type="spellEnd"/>
      <w:r w:rsidRPr="003F22C2">
        <w:rPr>
          <w:rFonts w:ascii="Times New Roman" w:hAnsi="Times New Roman" w:cs="Times New Roman"/>
          <w:highlight w:val="yellow"/>
        </w:rPr>
        <w:t xml:space="preserve"> X, Avery Hoffman Z</w:t>
      </w:r>
      <w:ins w:id="6" w:author="Daniel Schindler" w:date="2025-11-11T17:35:00Z" w16du:dateUtc="2025-11-12T01:35:00Z">
        <w:r w:rsidR="004239EB">
          <w:rPr>
            <w:rFonts w:ascii="Times New Roman" w:hAnsi="Times New Roman" w:cs="Times New Roman"/>
            <w:highlight w:val="yellow"/>
          </w:rPr>
          <w:t xml:space="preserve"> </w:t>
        </w:r>
      </w:ins>
      <w:ins w:id="7" w:author="Daniel Schindler" w:date="2025-11-11T17:36:00Z" w16du:dateUtc="2025-11-12T01:36:00Z">
        <w:r w:rsidR="004239EB">
          <w:rPr>
            <w:rFonts w:ascii="Times New Roman" w:hAnsi="Times New Roman" w:cs="Times New Roman"/>
            <w:highlight w:val="yellow"/>
          </w:rPr>
          <w:t>directed the field sampling program as part of the Bethel Test Fishery</w:t>
        </w:r>
      </w:ins>
      <w:r w:rsidRPr="003F22C2">
        <w:rPr>
          <w:rFonts w:ascii="Times New Roman" w:hAnsi="Times New Roman" w:cs="Times New Roman"/>
          <w:highlight w:val="yellow"/>
        </w:rPr>
        <w:t>.</w:t>
      </w:r>
      <w:r>
        <w:rPr>
          <w:rFonts w:ascii="Times New Roman" w:hAnsi="Times New Roman" w:cs="Times New Roman"/>
        </w:rPr>
        <w:t xml:space="preserve"> </w:t>
      </w:r>
    </w:p>
    <w:p w14:paraId="473BD9E5" w14:textId="77777777" w:rsidR="004A3837" w:rsidRDefault="004A3837" w:rsidP="00521EC7">
      <w:pPr>
        <w:jc w:val="center"/>
        <w:rPr>
          <w:rFonts w:ascii="Times New Roman" w:hAnsi="Times New Roman" w:cs="Times New Roman"/>
        </w:rPr>
      </w:pPr>
    </w:p>
    <w:p w14:paraId="01A5FE78" w14:textId="63A69CFF" w:rsidR="004C0BA7" w:rsidRDefault="004A3837" w:rsidP="004C0BA7">
      <w:pPr>
        <w:jc w:val="center"/>
        <w:rPr>
          <w:rFonts w:ascii="Times New Roman" w:hAnsi="Times New Roman" w:cs="Times New Roman"/>
        </w:rPr>
      </w:pPr>
      <w:r w:rsidRPr="00161D44">
        <w:rPr>
          <w:rFonts w:ascii="Times New Roman" w:hAnsi="Times New Roman" w:cs="Times New Roman"/>
          <w:b/>
          <w:bCs/>
        </w:rPr>
        <w:t>Keywords</w:t>
      </w:r>
      <w:r>
        <w:rPr>
          <w:rFonts w:ascii="Times New Roman" w:hAnsi="Times New Roman" w:cs="Times New Roman"/>
        </w:rPr>
        <w:t>: Alaska, Biodiversity, Fisheries, Otolith, Salmon, Strontium</w:t>
      </w:r>
      <w:ins w:id="8" w:author="Daniel Schindler" w:date="2025-11-11T17:36:00Z" w16du:dateUtc="2025-11-12T01:36:00Z">
        <w:r w:rsidR="004239EB">
          <w:rPr>
            <w:rFonts w:ascii="Times New Roman" w:hAnsi="Times New Roman" w:cs="Times New Roman"/>
          </w:rPr>
          <w:t>, Trade-off</w:t>
        </w:r>
      </w:ins>
    </w:p>
    <w:p w14:paraId="250E9B64" w14:textId="77777777" w:rsidR="003F22C2" w:rsidRDefault="003F22C2" w:rsidP="004C0BA7">
      <w:pPr>
        <w:jc w:val="center"/>
        <w:rPr>
          <w:rFonts w:ascii="Times New Roman" w:hAnsi="Times New Roman" w:cs="Times New Roman"/>
          <w:b/>
          <w:bCs/>
        </w:rPr>
      </w:pPr>
    </w:p>
    <w:p w14:paraId="4107CF63" w14:textId="096FE771" w:rsidR="004C0BA7" w:rsidRDefault="004C0BA7" w:rsidP="004C0BA7">
      <w:pPr>
        <w:jc w:val="center"/>
        <w:rPr>
          <w:rFonts w:ascii="Times New Roman" w:hAnsi="Times New Roman" w:cs="Times New Roman"/>
          <w:b/>
          <w:bCs/>
        </w:rPr>
      </w:pPr>
      <w:r w:rsidRPr="00AC0F0D">
        <w:rPr>
          <w:rFonts w:ascii="Times New Roman" w:hAnsi="Times New Roman" w:cs="Times New Roman"/>
          <w:b/>
          <w:bCs/>
        </w:rPr>
        <w:t xml:space="preserve">Acknowledgements: </w:t>
      </w:r>
    </w:p>
    <w:p w14:paraId="1859DCA5" w14:textId="3085A463" w:rsidR="003F22C2" w:rsidRPr="00863C42" w:rsidRDefault="00E4775F" w:rsidP="003F22C2">
      <w:pPr>
        <w:rPr>
          <w:rFonts w:ascii="Times New Roman" w:hAnsi="Times New Roman" w:cs="Times New Roman"/>
          <w:rPrChange w:id="9" w:author="Daniel Schindler" w:date="2025-11-11T17:40:00Z" w16du:dateUtc="2025-11-12T01:40:00Z">
            <w:rPr>
              <w:rFonts w:ascii="Times New Roman" w:hAnsi="Times New Roman" w:cs="Times New Roman"/>
              <w:b/>
              <w:bCs/>
            </w:rPr>
          </w:rPrChange>
        </w:rPr>
      </w:pPr>
      <w:ins w:id="10" w:author="Daniel Schindler" w:date="2025-11-11T17:37:00Z" w16du:dateUtc="2025-11-12T01:37:00Z">
        <w:r w:rsidRPr="00863C42">
          <w:rPr>
            <w:rFonts w:ascii="Times New Roman" w:hAnsi="Times New Roman" w:cs="Times New Roman"/>
            <w:rPrChange w:id="11" w:author="Daniel Schindler" w:date="2025-11-11T17:40:00Z" w16du:dateUtc="2025-11-12T01:40:00Z">
              <w:rPr>
                <w:rFonts w:ascii="Times New Roman" w:hAnsi="Times New Roman" w:cs="Times New Roman"/>
                <w:b/>
                <w:bCs/>
              </w:rPr>
            </w:rPrChange>
          </w:rPr>
          <w:t xml:space="preserve">We thank the Alaska Department of Fish &amp; Game, particularly Sean Larson and Zachary Liller for coordinating otolith sampling at the Bethel Test Fishery and for feedback on the </w:t>
        </w:r>
      </w:ins>
      <w:ins w:id="12" w:author="Daniel Schindler" w:date="2025-11-11T17:38:00Z" w16du:dateUtc="2025-11-12T01:38:00Z">
        <w:r w:rsidRPr="00863C42">
          <w:rPr>
            <w:rFonts w:ascii="Times New Roman" w:hAnsi="Times New Roman" w:cs="Times New Roman"/>
            <w:rPrChange w:id="13" w:author="Daniel Schindler" w:date="2025-11-11T17:40:00Z" w16du:dateUtc="2025-11-12T01:40:00Z">
              <w:rPr>
                <w:rFonts w:ascii="Times New Roman" w:hAnsi="Times New Roman" w:cs="Times New Roman"/>
                <w:b/>
                <w:bCs/>
              </w:rPr>
            </w:rPrChange>
          </w:rPr>
          <w:t>study design and manuscript. Funding for this work was provided by the Arctic-Yukon-Kuskokwim Sustainable Salmon Initiative.</w:t>
        </w:r>
      </w:ins>
      <w:ins w:id="14" w:author="Daniel Schindler" w:date="2025-11-11T17:40:00Z" w16du:dateUtc="2025-11-12T01:40:00Z">
        <w:r w:rsidR="00863C42">
          <w:rPr>
            <w:rFonts w:ascii="Times New Roman" w:hAnsi="Times New Roman" w:cs="Times New Roman"/>
          </w:rPr>
          <w:t xml:space="preserve"> Joseph Spaeder of the AYK-SSI </w:t>
        </w:r>
        <w:r w:rsidR="00AB171F">
          <w:rPr>
            <w:rFonts w:ascii="Times New Roman" w:hAnsi="Times New Roman" w:cs="Times New Roman"/>
          </w:rPr>
          <w:t xml:space="preserve">also </w:t>
        </w:r>
        <w:r w:rsidR="00863C42">
          <w:rPr>
            <w:rFonts w:ascii="Times New Roman" w:hAnsi="Times New Roman" w:cs="Times New Roman"/>
          </w:rPr>
          <w:t>provided feedback on the study design.</w:t>
        </w:r>
      </w:ins>
    </w:p>
    <w:p w14:paraId="63A295D5" w14:textId="77777777" w:rsidR="00207EA1" w:rsidRDefault="00207EA1" w:rsidP="00521EC7">
      <w:pPr>
        <w:jc w:val="center"/>
        <w:rPr>
          <w:rFonts w:ascii="Times New Roman" w:hAnsi="Times New Roman" w:cs="Times New Roman"/>
        </w:rPr>
      </w:pPr>
    </w:p>
    <w:p w14:paraId="565DAC76" w14:textId="77777777" w:rsidR="00207EA1" w:rsidRDefault="00207EA1" w:rsidP="00521EC7">
      <w:pPr>
        <w:jc w:val="center"/>
        <w:rPr>
          <w:rFonts w:ascii="Times New Roman" w:hAnsi="Times New Roman" w:cs="Times New Roman"/>
        </w:rPr>
      </w:pPr>
    </w:p>
    <w:p w14:paraId="4CF6B763" w14:textId="77777777" w:rsidR="00207EA1" w:rsidRPr="00250D40" w:rsidRDefault="00207EA1" w:rsidP="00521EC7">
      <w:pPr>
        <w:jc w:val="center"/>
        <w:rPr>
          <w:rFonts w:ascii="Times New Roman" w:hAnsi="Times New Roman" w:cs="Times New Roman"/>
        </w:rPr>
      </w:pPr>
    </w:p>
    <w:sectPr w:rsidR="00207EA1" w:rsidRPr="00250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E02A2"/>
    <w:multiLevelType w:val="hybridMultilevel"/>
    <w:tmpl w:val="E34215D4"/>
    <w:lvl w:ilvl="0" w:tplc="13B2F66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9060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1A"/>
    <w:rsid w:val="000941AF"/>
    <w:rsid w:val="000D511B"/>
    <w:rsid w:val="00161D44"/>
    <w:rsid w:val="001844EB"/>
    <w:rsid w:val="00207EA1"/>
    <w:rsid w:val="00250D40"/>
    <w:rsid w:val="003642FE"/>
    <w:rsid w:val="003B0A46"/>
    <w:rsid w:val="003F22C2"/>
    <w:rsid w:val="004239EB"/>
    <w:rsid w:val="00464971"/>
    <w:rsid w:val="004A3837"/>
    <w:rsid w:val="004C0BA7"/>
    <w:rsid w:val="004C58EB"/>
    <w:rsid w:val="00521EC7"/>
    <w:rsid w:val="006357BB"/>
    <w:rsid w:val="006C6CB7"/>
    <w:rsid w:val="00780305"/>
    <w:rsid w:val="007D55D2"/>
    <w:rsid w:val="0081021A"/>
    <w:rsid w:val="00843E95"/>
    <w:rsid w:val="00863C42"/>
    <w:rsid w:val="00907410"/>
    <w:rsid w:val="009A6ACE"/>
    <w:rsid w:val="00A4712A"/>
    <w:rsid w:val="00AB171F"/>
    <w:rsid w:val="00AC0F0D"/>
    <w:rsid w:val="00C9741A"/>
    <w:rsid w:val="00E454BB"/>
    <w:rsid w:val="00E4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8046"/>
  <w15:chartTrackingRefBased/>
  <w15:docId w15:val="{F11A175A-B06D-EA4B-994E-991FCC172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EC7"/>
  </w:style>
  <w:style w:type="paragraph" w:styleId="Heading1">
    <w:name w:val="heading 1"/>
    <w:basedOn w:val="Normal"/>
    <w:next w:val="Normal"/>
    <w:link w:val="Heading1Char"/>
    <w:uiPriority w:val="9"/>
    <w:qFormat/>
    <w:rsid w:val="00810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1A"/>
    <w:rPr>
      <w:rFonts w:eastAsiaTheme="majorEastAsia" w:cstheme="majorBidi"/>
      <w:color w:val="272727" w:themeColor="text1" w:themeTint="D8"/>
    </w:rPr>
  </w:style>
  <w:style w:type="paragraph" w:styleId="Title">
    <w:name w:val="Title"/>
    <w:basedOn w:val="Normal"/>
    <w:next w:val="Normal"/>
    <w:link w:val="TitleChar"/>
    <w:uiPriority w:val="10"/>
    <w:qFormat/>
    <w:rsid w:val="0081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1A"/>
    <w:pPr>
      <w:spacing w:before="160"/>
      <w:jc w:val="center"/>
    </w:pPr>
    <w:rPr>
      <w:i/>
      <w:iCs/>
      <w:color w:val="404040" w:themeColor="text1" w:themeTint="BF"/>
    </w:rPr>
  </w:style>
  <w:style w:type="character" w:customStyle="1" w:styleId="QuoteChar">
    <w:name w:val="Quote Char"/>
    <w:basedOn w:val="DefaultParagraphFont"/>
    <w:link w:val="Quote"/>
    <w:uiPriority w:val="29"/>
    <w:rsid w:val="0081021A"/>
    <w:rPr>
      <w:i/>
      <w:iCs/>
      <w:color w:val="404040" w:themeColor="text1" w:themeTint="BF"/>
    </w:rPr>
  </w:style>
  <w:style w:type="paragraph" w:styleId="ListParagraph">
    <w:name w:val="List Paragraph"/>
    <w:basedOn w:val="Normal"/>
    <w:uiPriority w:val="34"/>
    <w:qFormat/>
    <w:rsid w:val="0081021A"/>
    <w:pPr>
      <w:ind w:left="720"/>
      <w:contextualSpacing/>
    </w:pPr>
  </w:style>
  <w:style w:type="character" w:styleId="IntenseEmphasis">
    <w:name w:val="Intense Emphasis"/>
    <w:basedOn w:val="DefaultParagraphFont"/>
    <w:uiPriority w:val="21"/>
    <w:qFormat/>
    <w:rsid w:val="0081021A"/>
    <w:rPr>
      <w:i/>
      <w:iCs/>
      <w:color w:val="0F4761" w:themeColor="accent1" w:themeShade="BF"/>
    </w:rPr>
  </w:style>
  <w:style w:type="paragraph" w:styleId="IntenseQuote">
    <w:name w:val="Intense Quote"/>
    <w:basedOn w:val="Normal"/>
    <w:next w:val="Normal"/>
    <w:link w:val="IntenseQuoteChar"/>
    <w:uiPriority w:val="30"/>
    <w:qFormat/>
    <w:rsid w:val="00810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21A"/>
    <w:rPr>
      <w:i/>
      <w:iCs/>
      <w:color w:val="0F4761" w:themeColor="accent1" w:themeShade="BF"/>
    </w:rPr>
  </w:style>
  <w:style w:type="character" w:styleId="IntenseReference">
    <w:name w:val="Intense Reference"/>
    <w:basedOn w:val="DefaultParagraphFont"/>
    <w:uiPriority w:val="32"/>
    <w:qFormat/>
    <w:rsid w:val="0081021A"/>
    <w:rPr>
      <w:b/>
      <w:bCs/>
      <w:smallCaps/>
      <w:color w:val="0F4761" w:themeColor="accent1" w:themeShade="BF"/>
      <w:spacing w:val="5"/>
    </w:rPr>
  </w:style>
  <w:style w:type="paragraph" w:styleId="Revision">
    <w:name w:val="Revision"/>
    <w:hidden/>
    <w:uiPriority w:val="99"/>
    <w:semiHidden/>
    <w:rsid w:val="004239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204</Words>
  <Characters>1358</Characters>
  <Application>Microsoft Office Word</Application>
  <DocSecurity>0</DocSecurity>
  <Lines>45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Daniel Schindler</cp:lastModifiedBy>
  <cp:revision>16</cp:revision>
  <dcterms:created xsi:type="dcterms:W3CDTF">2025-11-09T21:20:00Z</dcterms:created>
  <dcterms:modified xsi:type="dcterms:W3CDTF">2025-11-12T01:40:00Z</dcterms:modified>
</cp:coreProperties>
</file>