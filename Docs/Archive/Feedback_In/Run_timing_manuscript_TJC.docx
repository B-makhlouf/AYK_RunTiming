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56A875" w14:textId="77777777" w:rsidR="000F3B6C" w:rsidRDefault="000F3B6C" w:rsidP="004712C9">
      <w:pPr>
        <w:suppressLineNumbers/>
        <w:jc w:val="center"/>
        <w:rPr>
          <w:rFonts w:ascii="Garamond" w:hAnsi="Garamond"/>
          <w:b/>
          <w:bCs/>
          <w:sz w:val="32"/>
          <w:szCs w:val="32"/>
        </w:rPr>
      </w:pPr>
    </w:p>
    <w:p w14:paraId="05611783" w14:textId="7028B994" w:rsidR="0066241A" w:rsidRPr="00E84029" w:rsidRDefault="007F66C5" w:rsidP="00E84029">
      <w:pPr>
        <w:suppressLineNumbers/>
        <w:jc w:val="center"/>
        <w:rPr>
          <w:rFonts w:ascii="Garamond" w:hAnsi="Garamond"/>
          <w:b/>
          <w:bCs/>
          <w:sz w:val="32"/>
          <w:szCs w:val="32"/>
        </w:rPr>
      </w:pPr>
      <w:r>
        <w:rPr>
          <w:rFonts w:ascii="Garamond" w:hAnsi="Garamond"/>
          <w:b/>
          <w:bCs/>
          <w:sz w:val="32"/>
          <w:szCs w:val="32"/>
        </w:rPr>
        <w:t xml:space="preserve">Strategic fisheries closure balances harvest opportunity and stock diversity in a </w:t>
      </w:r>
      <w:r w:rsidR="00477415">
        <w:rPr>
          <w:rFonts w:ascii="Garamond" w:hAnsi="Garamond"/>
          <w:b/>
          <w:bCs/>
          <w:sz w:val="32"/>
          <w:szCs w:val="32"/>
        </w:rPr>
        <w:t xml:space="preserve">large </w:t>
      </w:r>
      <w:r w:rsidR="00477415" w:rsidRPr="00477415">
        <w:rPr>
          <w:rFonts w:ascii="Garamond" w:hAnsi="Garamond"/>
          <w:b/>
          <w:bCs/>
          <w:sz w:val="32"/>
          <w:szCs w:val="32"/>
        </w:rPr>
        <w:t>Alaska</w:t>
      </w:r>
      <w:r w:rsidR="00477415">
        <w:rPr>
          <w:rFonts w:ascii="Garamond" w:hAnsi="Garamond"/>
          <w:b/>
          <w:bCs/>
          <w:sz w:val="32"/>
          <w:szCs w:val="32"/>
        </w:rPr>
        <w:t xml:space="preserve"> river-basin.</w:t>
      </w:r>
    </w:p>
    <w:p w14:paraId="1E8600C0" w14:textId="77777777" w:rsidR="00424DB6" w:rsidRDefault="00424DB6" w:rsidP="004712C9">
      <w:pPr>
        <w:suppressLineNumbers/>
        <w:jc w:val="center"/>
        <w:rPr>
          <w:rFonts w:ascii="Garamond" w:hAnsi="Garamond"/>
          <w:sz w:val="20"/>
          <w:szCs w:val="20"/>
        </w:rPr>
      </w:pPr>
    </w:p>
    <w:p w14:paraId="0C7925DE" w14:textId="3381DEBF" w:rsidR="000F3B6C" w:rsidRPr="0066241A" w:rsidRDefault="000F3B6C" w:rsidP="004712C9">
      <w:pPr>
        <w:suppressLineNumbers/>
        <w:jc w:val="center"/>
        <w:rPr>
          <w:rFonts w:ascii="Garamond" w:hAnsi="Garamond"/>
          <w:sz w:val="20"/>
          <w:szCs w:val="20"/>
        </w:rPr>
      </w:pPr>
      <w:r w:rsidRPr="0066241A">
        <w:rPr>
          <w:rFonts w:ascii="Garamond" w:hAnsi="Garamond"/>
          <w:sz w:val="20"/>
          <w:szCs w:val="20"/>
        </w:rPr>
        <w:t>Ben Makhlouf, Daniel Schindler, Tim</w:t>
      </w:r>
      <w:ins w:id="0" w:author="Cline, Timothy" w:date="2025-10-06T13:47:00Z" w16du:dateUtc="2025-10-06T19:47:00Z">
        <w:r w:rsidR="0024031C">
          <w:rPr>
            <w:rFonts w:ascii="Garamond" w:hAnsi="Garamond"/>
            <w:sz w:val="20"/>
            <w:szCs w:val="20"/>
          </w:rPr>
          <w:t>othy J.</w:t>
        </w:r>
      </w:ins>
      <w:r w:rsidRPr="0066241A">
        <w:rPr>
          <w:rFonts w:ascii="Garamond" w:hAnsi="Garamond"/>
          <w:sz w:val="20"/>
          <w:szCs w:val="20"/>
        </w:rPr>
        <w:t xml:space="preserve"> Cline, Zach Liller, Sean Larson</w:t>
      </w:r>
      <w:r w:rsidR="007D7981" w:rsidRPr="0066241A">
        <w:rPr>
          <w:rFonts w:ascii="Garamond" w:hAnsi="Garamond"/>
          <w:sz w:val="20"/>
          <w:szCs w:val="20"/>
        </w:rPr>
        <w:t>, Kevin Whitworth, Spencer Reardon</w:t>
      </w:r>
    </w:p>
    <w:p w14:paraId="398E1809" w14:textId="787A2D25" w:rsidR="009A7B39" w:rsidRPr="0016395C" w:rsidRDefault="009A7B39" w:rsidP="004712C9">
      <w:pPr>
        <w:suppressLineNumbers/>
        <w:jc w:val="center"/>
        <w:rPr>
          <w:rFonts w:ascii="Garamond" w:hAnsi="Garamond"/>
          <w:b/>
          <w:bCs/>
          <w:sz w:val="20"/>
          <w:szCs w:val="20"/>
        </w:rPr>
      </w:pPr>
    </w:p>
    <w:p w14:paraId="75F3761F" w14:textId="092F2BAB" w:rsidR="003717DB" w:rsidRPr="0066241A" w:rsidRDefault="00E61436" w:rsidP="004712C9">
      <w:pPr>
        <w:suppressLineNumbers/>
        <w:rPr>
          <w:rFonts w:ascii="Garamond" w:hAnsi="Garamond"/>
          <w:b/>
          <w:bCs/>
          <w:sz w:val="22"/>
          <w:szCs w:val="22"/>
          <w:u w:val="single"/>
        </w:rPr>
      </w:pPr>
      <w:r>
        <w:rPr>
          <w:rFonts w:ascii="Garamond" w:hAnsi="Garamond"/>
          <w:b/>
          <w:bCs/>
          <w:sz w:val="22"/>
          <w:szCs w:val="22"/>
          <w:u w:val="single"/>
        </w:rPr>
        <w:t>Abstract:</w:t>
      </w:r>
    </w:p>
    <w:p w14:paraId="7006494F" w14:textId="42BF2F2F" w:rsidR="003717DB" w:rsidRDefault="0026256C" w:rsidP="00424DB6">
      <w:pPr>
        <w:suppressLineNumbers/>
        <w:spacing w:line="480" w:lineRule="auto"/>
        <w:ind w:firstLine="720"/>
        <w:rPr>
          <w:rFonts w:ascii="Garamond" w:hAnsi="Garamond"/>
          <w:sz w:val="22"/>
          <w:szCs w:val="22"/>
        </w:rPr>
      </w:pPr>
      <w:r w:rsidRPr="001018D7">
        <w:rPr>
          <w:rFonts w:ascii="Garamond" w:hAnsi="Garamond"/>
          <w:sz w:val="22"/>
          <w:szCs w:val="22"/>
        </w:rPr>
        <w:t xml:space="preserve">Effective fisheries management requires balancing harvest opportunities with the protection of </w:t>
      </w:r>
      <w:commentRangeStart w:id="1"/>
      <w:r w:rsidRPr="001018D7">
        <w:rPr>
          <w:rFonts w:ascii="Garamond" w:hAnsi="Garamond"/>
          <w:sz w:val="22"/>
          <w:szCs w:val="22"/>
        </w:rPr>
        <w:t xml:space="preserve">population </w:t>
      </w:r>
      <w:commentRangeEnd w:id="1"/>
      <w:r w:rsidR="0024031C">
        <w:rPr>
          <w:rStyle w:val="CommentReference"/>
        </w:rPr>
        <w:commentReference w:id="1"/>
      </w:r>
      <w:r w:rsidRPr="001018D7">
        <w:rPr>
          <w:rFonts w:ascii="Garamond" w:hAnsi="Garamond"/>
          <w:sz w:val="22"/>
          <w:szCs w:val="22"/>
        </w:rPr>
        <w:t>biodiversity. Pacific salmon returning to large</w:t>
      </w:r>
      <w:del w:id="2" w:author="Cline, Timothy" w:date="2025-10-06T13:50:00Z" w16du:dateUtc="2025-10-06T19:50:00Z">
        <w:r w:rsidRPr="001018D7" w:rsidDel="0024031C">
          <w:rPr>
            <w:rFonts w:ascii="Garamond" w:hAnsi="Garamond"/>
            <w:sz w:val="22"/>
            <w:szCs w:val="22"/>
          </w:rPr>
          <w:delText xml:space="preserve"> North American</w:delText>
        </w:r>
      </w:del>
      <w:r w:rsidRPr="001018D7">
        <w:rPr>
          <w:rFonts w:ascii="Garamond" w:hAnsi="Garamond"/>
          <w:sz w:val="22"/>
          <w:szCs w:val="22"/>
        </w:rPr>
        <w:t xml:space="preserve"> river systems exhibit significant interpopulation variability in return timing and spatial habitat use patterns, which contribute to population resilience. However, these spatiotemporal dynamics are poorly understood, limiting their integration into management strategies. Here, we reconstruct the spatiotemporal dynamics of return timing for Kuskokwim River Chinook salmon across six years using otolith isotope </w:t>
      </w:r>
      <w:r w:rsidR="0066241A" w:rsidRPr="001018D7">
        <w:rPr>
          <w:rFonts w:ascii="Garamond" w:hAnsi="Garamond"/>
          <w:sz w:val="22"/>
          <w:szCs w:val="22"/>
        </w:rPr>
        <w:t>signatures and</w:t>
      </w:r>
      <w:r w:rsidRPr="001018D7">
        <w:rPr>
          <w:rFonts w:ascii="Garamond" w:hAnsi="Garamond"/>
          <w:sz w:val="22"/>
          <w:szCs w:val="22"/>
        </w:rPr>
        <w:t xml:space="preserve"> examine the </w:t>
      </w:r>
      <w:commentRangeStart w:id="3"/>
      <w:r w:rsidRPr="001018D7">
        <w:rPr>
          <w:rFonts w:ascii="Garamond" w:hAnsi="Garamond"/>
          <w:sz w:val="22"/>
          <w:szCs w:val="22"/>
        </w:rPr>
        <w:t>stock</w:t>
      </w:r>
      <w:commentRangeEnd w:id="3"/>
      <w:r w:rsidR="00F1425A">
        <w:rPr>
          <w:rStyle w:val="CommentReference"/>
        </w:rPr>
        <w:commentReference w:id="3"/>
      </w:r>
      <w:r w:rsidRPr="001018D7">
        <w:rPr>
          <w:rFonts w:ascii="Garamond" w:hAnsi="Garamond"/>
          <w:sz w:val="22"/>
          <w:szCs w:val="22"/>
        </w:rPr>
        <w:t xml:space="preserve">-specific impacts of a front-end fishery closure implemented in the basin. We demonstrate a consistent relationship between run timing and watershed position, with earlier returning populations contributing disproportionately to the uppermost portion of the watershed. This trend was consistent when examining relative population contributions within discrete temporal windows during the return migration, as well as in cumulative distribution analyses that controlled for total return abundance. While this spatial pattern was robust, we </w:t>
      </w:r>
      <w:r w:rsidR="00C92AB0">
        <w:rPr>
          <w:rFonts w:ascii="Garamond" w:hAnsi="Garamond"/>
          <w:sz w:val="22"/>
          <w:szCs w:val="22"/>
        </w:rPr>
        <w:t xml:space="preserve">did </w:t>
      </w:r>
      <w:r w:rsidR="00424DB6" w:rsidRPr="001018D7">
        <w:rPr>
          <w:rFonts w:ascii="Garamond" w:hAnsi="Garamond"/>
          <w:sz w:val="22"/>
          <w:szCs w:val="22"/>
        </w:rPr>
        <w:t>observe</w:t>
      </w:r>
      <w:r w:rsidRPr="001018D7">
        <w:rPr>
          <w:rFonts w:ascii="Garamond" w:hAnsi="Garamond"/>
          <w:sz w:val="22"/>
          <w:szCs w:val="22"/>
        </w:rPr>
        <w:t xml:space="preserve"> </w:t>
      </w:r>
      <w:del w:id="4" w:author="Cline, Timothy" w:date="2025-10-06T13:58:00Z" w16du:dateUtc="2025-10-06T19:58:00Z">
        <w:r w:rsidR="00C92AB0" w:rsidDel="00F1425A">
          <w:rPr>
            <w:rFonts w:ascii="Garamond" w:hAnsi="Garamond"/>
            <w:sz w:val="22"/>
            <w:szCs w:val="22"/>
          </w:rPr>
          <w:delText xml:space="preserve">some level of </w:delText>
        </w:r>
      </w:del>
      <w:r w:rsidRPr="001018D7">
        <w:rPr>
          <w:rFonts w:ascii="Garamond" w:hAnsi="Garamond"/>
          <w:sz w:val="22"/>
          <w:szCs w:val="22"/>
        </w:rPr>
        <w:t xml:space="preserve">interannual variability in the magnitude of population contributions and overall run timing. </w:t>
      </w:r>
      <w:commentRangeStart w:id="5"/>
      <w:r w:rsidRPr="001018D7">
        <w:rPr>
          <w:rFonts w:ascii="Garamond" w:hAnsi="Garamond"/>
          <w:sz w:val="22"/>
          <w:szCs w:val="22"/>
        </w:rPr>
        <w:t>The front-end closure strategy provided disproportionately higher protection to upper watershed stocks, thereby preserving upstream population diversity that is critical for stabilizing basin-wide fishery dynamics.</w:t>
      </w:r>
      <w:r w:rsidR="0066241A" w:rsidRPr="001018D7">
        <w:rPr>
          <w:rFonts w:ascii="Garamond" w:hAnsi="Garamond"/>
          <w:sz w:val="22"/>
          <w:szCs w:val="22"/>
        </w:rPr>
        <w:t xml:space="preserve"> </w:t>
      </w:r>
      <w:commentRangeEnd w:id="5"/>
      <w:r w:rsidR="00F1425A">
        <w:rPr>
          <w:rStyle w:val="CommentReference"/>
        </w:rPr>
        <w:commentReference w:id="5"/>
      </w:r>
    </w:p>
    <w:p w14:paraId="493050FD" w14:textId="77777777" w:rsidR="00C013DD" w:rsidRDefault="00C013DD" w:rsidP="00424DB6">
      <w:pPr>
        <w:suppressLineNumbers/>
        <w:spacing w:line="480" w:lineRule="auto"/>
        <w:ind w:firstLine="720"/>
        <w:rPr>
          <w:rFonts w:ascii="Garamond" w:hAnsi="Garamond"/>
          <w:sz w:val="22"/>
          <w:szCs w:val="22"/>
        </w:rPr>
      </w:pPr>
    </w:p>
    <w:p w14:paraId="31631E8F" w14:textId="77777777" w:rsidR="00C013DD" w:rsidRDefault="00C013DD" w:rsidP="00424DB6">
      <w:pPr>
        <w:suppressLineNumbers/>
        <w:spacing w:line="480" w:lineRule="auto"/>
        <w:ind w:firstLine="720"/>
        <w:rPr>
          <w:rFonts w:ascii="Garamond" w:hAnsi="Garamond"/>
          <w:sz w:val="22"/>
          <w:szCs w:val="22"/>
        </w:rPr>
      </w:pPr>
    </w:p>
    <w:p w14:paraId="0807D546" w14:textId="77777777" w:rsidR="00424DB6" w:rsidRPr="00424DB6" w:rsidRDefault="00424DB6" w:rsidP="00424DB6">
      <w:pPr>
        <w:suppressLineNumbers/>
        <w:spacing w:line="480" w:lineRule="auto"/>
        <w:ind w:firstLine="720"/>
        <w:rPr>
          <w:rFonts w:ascii="Garamond" w:hAnsi="Garamond"/>
          <w:sz w:val="22"/>
          <w:szCs w:val="22"/>
        </w:rPr>
      </w:pPr>
    </w:p>
    <w:p w14:paraId="58C68C67" w14:textId="255604E3" w:rsidR="00F552CD" w:rsidRPr="006D1917" w:rsidRDefault="00F552CD" w:rsidP="00F552CD">
      <w:pPr>
        <w:spacing w:line="480" w:lineRule="auto"/>
        <w:rPr>
          <w:rFonts w:ascii="Garamond" w:hAnsi="Garamond"/>
          <w:b/>
          <w:bCs/>
          <w:sz w:val="22"/>
          <w:szCs w:val="22"/>
          <w:u w:val="single"/>
        </w:rPr>
      </w:pPr>
      <w:r w:rsidRPr="006D1917">
        <w:rPr>
          <w:rFonts w:ascii="Garamond" w:hAnsi="Garamond"/>
          <w:b/>
          <w:bCs/>
          <w:sz w:val="22"/>
          <w:szCs w:val="22"/>
          <w:u w:val="single"/>
        </w:rPr>
        <w:t xml:space="preserve">Introduction: </w:t>
      </w:r>
      <w:r w:rsidRPr="006D1917">
        <w:rPr>
          <w:rFonts w:ascii="Garamond" w:hAnsi="Garamond"/>
          <w:sz w:val="22"/>
          <w:szCs w:val="22"/>
        </w:rPr>
        <w:t xml:space="preserve"> </w:t>
      </w:r>
    </w:p>
    <w:p w14:paraId="6DA4DC8E" w14:textId="2F2ABAC6" w:rsidR="00D86CD4" w:rsidRPr="007F098D" w:rsidRDefault="00AD4BE1" w:rsidP="00946A92">
      <w:pPr>
        <w:spacing w:line="480" w:lineRule="auto"/>
        <w:ind w:firstLine="720"/>
        <w:rPr>
          <w:rFonts w:ascii="Garamond" w:hAnsi="Garamond"/>
        </w:rPr>
      </w:pPr>
      <w:r w:rsidRPr="007F098D">
        <w:rPr>
          <w:rFonts w:ascii="Garamond" w:hAnsi="Garamond"/>
        </w:rPr>
        <w:lastRenderedPageBreak/>
        <w:t xml:space="preserve">A </w:t>
      </w:r>
      <w:r w:rsidR="009423AC" w:rsidRPr="007F098D">
        <w:rPr>
          <w:rFonts w:ascii="Garamond" w:hAnsi="Garamond"/>
        </w:rPr>
        <w:t>key</w:t>
      </w:r>
      <w:r w:rsidRPr="007F098D">
        <w:rPr>
          <w:rFonts w:ascii="Garamond" w:hAnsi="Garamond"/>
        </w:rPr>
        <w:t xml:space="preserve"> challenge in fisheries management is balancing the dual goals of maximizing harvest opportunities </w:t>
      </w:r>
      <w:r w:rsidR="007F66C5" w:rsidRPr="007F098D">
        <w:rPr>
          <w:rFonts w:ascii="Garamond" w:hAnsi="Garamond"/>
        </w:rPr>
        <w:t xml:space="preserve">while preserving </w:t>
      </w:r>
      <w:r w:rsidRPr="007F098D">
        <w:rPr>
          <w:rFonts w:ascii="Garamond" w:hAnsi="Garamond"/>
        </w:rPr>
        <w:t xml:space="preserve">biodiversity. </w:t>
      </w:r>
      <w:r w:rsidR="007F66C5" w:rsidRPr="007F098D">
        <w:rPr>
          <w:rFonts w:ascii="Garamond" w:hAnsi="Garamond"/>
        </w:rPr>
        <w:t>In this context, b</w:t>
      </w:r>
      <w:r w:rsidRPr="007F098D">
        <w:rPr>
          <w:rFonts w:ascii="Garamond" w:hAnsi="Garamond"/>
        </w:rPr>
        <w:t xml:space="preserve">iodiversity can be defined </w:t>
      </w:r>
      <w:r w:rsidR="007F66C5" w:rsidRPr="007F098D">
        <w:rPr>
          <w:rFonts w:ascii="Garamond" w:hAnsi="Garamond"/>
        </w:rPr>
        <w:t>both by</w:t>
      </w:r>
      <w:r w:rsidRPr="007F098D">
        <w:rPr>
          <w:rFonts w:ascii="Garamond" w:hAnsi="Garamond"/>
        </w:rPr>
        <w:t xml:space="preserve"> the number of species within an ecosystem</w:t>
      </w:r>
      <w:r w:rsidR="007F66C5" w:rsidRPr="007F098D">
        <w:rPr>
          <w:rFonts w:ascii="Garamond" w:hAnsi="Garamond"/>
        </w:rPr>
        <w:t xml:space="preserve"> as well as</w:t>
      </w:r>
      <w:r w:rsidRPr="007F098D">
        <w:rPr>
          <w:rFonts w:ascii="Garamond" w:hAnsi="Garamond"/>
        </w:rPr>
        <w:t xml:space="preserve"> </w:t>
      </w:r>
      <w:r w:rsidR="007F66C5" w:rsidRPr="007F098D">
        <w:rPr>
          <w:rFonts w:ascii="Garamond" w:hAnsi="Garamond"/>
        </w:rPr>
        <w:t xml:space="preserve">intrapopulation </w:t>
      </w:r>
      <w:r w:rsidRPr="007F098D">
        <w:rPr>
          <w:rFonts w:ascii="Garamond" w:hAnsi="Garamond"/>
        </w:rPr>
        <w:t xml:space="preserve">diversity among </w:t>
      </w:r>
      <w:r w:rsidR="007F66C5" w:rsidRPr="007F098D">
        <w:rPr>
          <w:rFonts w:ascii="Garamond" w:hAnsi="Garamond"/>
        </w:rPr>
        <w:t xml:space="preserve">metapopulations of a </w:t>
      </w:r>
      <w:r w:rsidRPr="007F098D">
        <w:rPr>
          <w:rFonts w:ascii="Garamond" w:hAnsi="Garamond"/>
        </w:rPr>
        <w:t>single species</w:t>
      </w:r>
      <w:r w:rsidR="00B01FE3" w:rsidRPr="007F098D">
        <w:rPr>
          <w:rFonts w:ascii="Garamond" w:hAnsi="Garamond"/>
        </w:rPr>
        <w:t xml:space="preserve"> </w:t>
      </w:r>
      <w:r w:rsidR="00B01FE3" w:rsidRPr="007F098D">
        <w:rPr>
          <w:rFonts w:ascii="Garamond" w:hAnsi="Garamond"/>
        </w:rPr>
        <w:fldChar w:fldCharType="begin"/>
      </w:r>
      <w:r w:rsidR="00B01FE3" w:rsidRPr="007F098D">
        <w:rPr>
          <w:rFonts w:ascii="Garamond" w:hAnsi="Garamond"/>
        </w:rPr>
        <w:instrText xml:space="preserve"> ADDIN ZOTERO_ITEM CSL_CITATION {"citationID":"O8GNuS7R","properties":{"formattedCitation":"(Bolnick et al., 2011; Luck et al., 2003; Schindler et al., 2010)","plainCitation":"(Bolnick et al., 2011; Luck et al., 2003; Schindler et al., 2010)","noteIndex":0},"citationItems":[{"id":5318,"uris":["http://zotero.org/users/8421274/items/R2ZYTKMR"],"itemData":{"id":5318,"type":"article-journal","container-title":"Trends in Ecology &amp; Evolution","DOI":"10.1016/j.tree.2011.01.009","ISSN":"0169-5347","issue":"4","journalAbbreviation":"Trends in Ecology &amp; Evolution","language":"English","note":"publisher: Elsevier\nPMID: 21367482","page":"183-192","source":"www.cell.com","title":"Why intraspecific trait variation matters in community ecology","volume":"26","author":[{"family":"Bolnick","given":"Daniel I."},{"family":"Amarasekare","given":"Priyanga"},{"family":"Araújo","given":"Márcio S."},{"family":"Bürger","given":"Reinhard"},{"family":"Levine","given":"Jonathan M."},{"family":"Novak","given":"Mark"},{"family":"Rudolf","given":"Volker H. W."},{"family":"Schreiber","given":"Sebastian J."},{"family":"Urban","given":"Mark C."},{"family":"Vasseur","given":"David A."}],"issued":{"date-parts":[["2011",4,1]]}}},{"id":5557,"uris":["http://zotero.org/users/8421274/items/VSKUKCRX"],"itemData":{"id":5557,"type":"article-journal","abstract":"The current rate of biodiversity loss threatens to disrupt greatly the functioning of ecosystems, with potentially significant consequences for humanity. The magnitude of the loss is generally measured with the use of species extinction rates, an approach that understates the severity of the problem and masks some of its most important consequences. Here, we propose a major expansion of this focus to include population diversity: considering changes in the size, number, distribution and genetic composition of populations and the implications of those changes for the functioning of ecosystems and the provision of ecosystem services. We also outline the key components of population diversity and describe a new approach to delineating a population unit that explicitly links it to the services that it provides","container-title":"Trends in Ecology &amp; Evolution","DOI":"10.1016/S0169-5347(03)00100-9","journalAbbreviation":"Trends in Ecology &amp; Evolution","page":"331-336","source":"ResearchGate","title":"Population diversity and ecosystem services","volume":"18","author":[{"family":"Luck","given":"Gary"},{"family":"Daily","given":"Gretchen"},{"family":"Ehrlich","given":"Paul"}],"issued":{"date-parts":[["2003",7,1]]}}},{"id":272,"uris":["http://zotero.org/users/8421274/items/24NDGS7V"],"itemData":{"id":272,"type":"article-journal","abstract":"One of the most pervasive themes in ecology is that biological diversity stabilizes ecosystem processes and the services they provide to society, a concept that has become a common argument for biodiversity conservation. Species-rich communities are thought to produce more temporally stable ecosystem services because of the complementary or independent dynamics among species that perform similar ecosystem functions. Such variance dampening within communities is referred to as a portfolio effect and is analogous to the effects of asset diversity on the stability of financial portfolios. In ecology, these arguments have focused on the effects of species diversity on ecosystem stability but have not considered the importance of biologically relevant diversity within individual species. Current rates of population extirpation are probably at least three orders of magnitude higher than species extinction rates, so there is a pressing need to clarify how population and life history diversity affect the performance of individual species in providing important ecosystem services. Here we use five decades of data from Oncorhynchus nerka (sockeye salmon) in Bristol Bay, Alaska, to provide the first quantification of portfolio effects that derive from population and life history diversity in an important and heavily exploited species. Variability in annual Bristol Bay salmon returns is 2.2 times lower than it would be if the system consisted of a single homogenous population rather than the several hundred discrete populations it currently consists of. Furthermore, if it were a single homogeneous population, such increased variability would lead to ten times more frequent fisheries closures. Portfolio effects are also evident in watershed food webs, where they stabilize and extend predator access to salmon resources. Our results demonstrate the critical importance of maintaining population diversity for stabilizing ecosystem services and securing the economies and livelihoods that depend on them. The reliability of ecosystem services will erode faster than indicated by species loss alone. [PUBLICATION ABSTRACT]","container-title":"Nature","DOI":"https://doi-org.prox.lib.ncsu.edu/10.1038/nature09060","ISSN":"00280836","issue":"7298","language":"English","license":"Copyright Nature Publishing Group Jun 3, 2010","note":"number-of-pages: 5\npublisher-place: London, United States\npublisher: Nature Publishing Group\nsection: LETTERS","source":"ProQuest","title":"Population diversity and the portfolio effect in an exploited species","URL":"http://www.proquest.com/docview/375318240/abstract/317AC81E34EB4163PQ/1","volume":"465","author":[{"family":"Schindler","given":"Daniel E."},{"family":"Hilborn","given":"Ray"},{"family":"Chasco","given":"Brandon"},{"family":"Boatright","given":"Christopher P."},{"family":"Quinn","given":"Thomas P."},{"family":"Rogers","given":"Lauren A."},{"family":"Webster","given":"Michael S."}],"accessed":{"date-parts":[["2022",5,12]]},"issued":{"date-parts":[["2010",6,3]]}}}],"schema":"https://github.com/citation-style-language/schema/raw/master/csl-citation.json"} </w:instrText>
      </w:r>
      <w:r w:rsidR="00B01FE3" w:rsidRPr="007F098D">
        <w:rPr>
          <w:rFonts w:ascii="Garamond" w:hAnsi="Garamond"/>
        </w:rPr>
        <w:fldChar w:fldCharType="separate"/>
      </w:r>
      <w:r w:rsidR="00B01FE3" w:rsidRPr="007F098D">
        <w:rPr>
          <w:rFonts w:ascii="Garamond" w:hAnsi="Garamond"/>
          <w:noProof/>
        </w:rPr>
        <w:t>(Bolnick et al., 2011; Luck et al., 2003; Schindler et al., 2010)</w:t>
      </w:r>
      <w:r w:rsidR="00B01FE3" w:rsidRPr="007F098D">
        <w:rPr>
          <w:rFonts w:ascii="Garamond" w:hAnsi="Garamond"/>
        </w:rPr>
        <w:fldChar w:fldCharType="end"/>
      </w:r>
      <w:r w:rsidR="00B01FE3" w:rsidRPr="007F098D">
        <w:rPr>
          <w:rFonts w:ascii="Garamond" w:hAnsi="Garamond"/>
        </w:rPr>
        <w:t xml:space="preserve">. </w:t>
      </w:r>
      <w:r w:rsidR="007F66C5" w:rsidRPr="007F098D">
        <w:rPr>
          <w:rFonts w:ascii="Garamond" w:hAnsi="Garamond"/>
        </w:rPr>
        <w:t xml:space="preserve">In either case, </w:t>
      </w:r>
      <w:del w:id="6" w:author="Cline, Timothy" w:date="2025-10-06T14:00:00Z" w16du:dateUtc="2025-10-06T20:00:00Z">
        <w:r w:rsidR="009F6624" w:rsidRPr="007F098D" w:rsidDel="00F1425A">
          <w:rPr>
            <w:rFonts w:ascii="Garamond" w:hAnsi="Garamond"/>
          </w:rPr>
          <w:delText xml:space="preserve">population </w:delText>
        </w:r>
      </w:del>
      <w:ins w:id="7" w:author="Cline, Timothy" w:date="2025-10-06T14:00:00Z" w16du:dateUtc="2025-10-06T20:00:00Z">
        <w:r w:rsidR="00F1425A">
          <w:rPr>
            <w:rFonts w:ascii="Garamond" w:hAnsi="Garamond"/>
          </w:rPr>
          <w:t>bio</w:t>
        </w:r>
      </w:ins>
      <w:r w:rsidR="005078D8" w:rsidRPr="007F098D">
        <w:rPr>
          <w:rFonts w:ascii="Garamond" w:hAnsi="Garamond"/>
        </w:rPr>
        <w:t xml:space="preserve">diversity </w:t>
      </w:r>
      <w:r w:rsidR="007F66C5" w:rsidRPr="007F098D">
        <w:rPr>
          <w:rFonts w:ascii="Garamond" w:hAnsi="Garamond"/>
        </w:rPr>
        <w:t>stabiliz</w:t>
      </w:r>
      <w:r w:rsidR="003C2A7E" w:rsidRPr="007F098D">
        <w:rPr>
          <w:rFonts w:ascii="Garamond" w:hAnsi="Garamond"/>
        </w:rPr>
        <w:t>e</w:t>
      </w:r>
      <w:r w:rsidR="009F6624" w:rsidRPr="007F098D">
        <w:rPr>
          <w:rFonts w:ascii="Garamond" w:hAnsi="Garamond"/>
        </w:rPr>
        <w:t>s</w:t>
      </w:r>
      <w:r w:rsidR="007F66C5" w:rsidRPr="007F098D">
        <w:rPr>
          <w:rFonts w:ascii="Garamond" w:hAnsi="Garamond"/>
        </w:rPr>
        <w:t xml:space="preserve"> ecosystem level processes</w:t>
      </w:r>
      <w:r w:rsidR="003C2A7E" w:rsidRPr="007F098D">
        <w:rPr>
          <w:rFonts w:ascii="Garamond" w:hAnsi="Garamond"/>
        </w:rPr>
        <w:t>, bolster</w:t>
      </w:r>
      <w:r w:rsidR="009F6624" w:rsidRPr="007F098D">
        <w:rPr>
          <w:rFonts w:ascii="Garamond" w:hAnsi="Garamond"/>
        </w:rPr>
        <w:t>s</w:t>
      </w:r>
      <w:r w:rsidR="003C2A7E" w:rsidRPr="007F098D">
        <w:rPr>
          <w:rFonts w:ascii="Garamond" w:hAnsi="Garamond"/>
        </w:rPr>
        <w:t xml:space="preserve"> resilience to environmental change,</w:t>
      </w:r>
      <w:r w:rsidR="007F66C5" w:rsidRPr="007F098D">
        <w:rPr>
          <w:rFonts w:ascii="Garamond" w:hAnsi="Garamond"/>
        </w:rPr>
        <w:t xml:space="preserve"> and increase</w:t>
      </w:r>
      <w:r w:rsidR="009F6624" w:rsidRPr="007F098D">
        <w:rPr>
          <w:rFonts w:ascii="Garamond" w:hAnsi="Garamond"/>
        </w:rPr>
        <w:t>s</w:t>
      </w:r>
      <w:r w:rsidR="007F66C5" w:rsidRPr="007F098D">
        <w:rPr>
          <w:rFonts w:ascii="Garamond" w:hAnsi="Garamond"/>
        </w:rPr>
        <w:t xml:space="preserve"> </w:t>
      </w:r>
      <w:r w:rsidR="003C2A7E" w:rsidRPr="007F098D">
        <w:rPr>
          <w:rFonts w:ascii="Garamond" w:hAnsi="Garamond"/>
        </w:rPr>
        <w:t xml:space="preserve">the reliability of ecosystem services </w:t>
      </w:r>
      <w:r w:rsidR="00B01FE3" w:rsidRPr="007F098D">
        <w:rPr>
          <w:rFonts w:ascii="Garamond" w:hAnsi="Garamond"/>
        </w:rPr>
        <w:fldChar w:fldCharType="begin"/>
      </w:r>
      <w:r w:rsidR="007E1736">
        <w:rPr>
          <w:rFonts w:ascii="Garamond" w:hAnsi="Garamond"/>
        </w:rPr>
        <w:instrText xml:space="preserve"> ADDIN ZOTERO_ITEM CSL_CITATION {"citationID":"VDgUGdsR","properties":{"formattedCitation":"(Nesbitt &amp; Moore, 2016; Schindler et al., 2015)","plainCitation":"(Nesbitt &amp; Moore, 2016; Schindler et al., 2015)","dontUpdate":true,"noteIndex":0},"citationItems":[{"id":3361,"uris":["http://zotero.org/users/8421274/items/U6M4JZTI"],"itemData":{"id":3361,"type":"article-journal","abstract":"Indigenous people are considered to be among the most vulnerable to food insecurity and biodiversity loss. Biodiversity is cited as a key component of indigenous food security; however, quantitative examples of this linkage are limited. We examined how species and population diversity influence the food security of indigenous fisheries for Pacific salmon (Oncorhynchus species). We compared two dimensions of food security – catch stability (interannual variability) and access (season length) – across a salmon diversity gradient for 21 fisheries on the Fraser River, Canada, over 30 years, using linear regression models. We used population diversity proxies derived from a range of existing measures because population-specific data were unavailable. While both population and species diversity were generally associated with higher catch stability and temporal access, population diversity had a stronger signal. Fisheries with access to high species diversity had up to 1·4 times more stable catch than predicted by the portfolio effect and up to 1·2 times longer fishing seasons than fisheries with access to fewer species. Fisheries with access to high population diversity had up to 3·8 times more stable catch and three times longer seasons than fisheries with access to fewer populations. Catch stability of Chinook Oncorhynchus tshawytscha and sockeye Oncorhynchus nerka fisheries was best explained by the number of populations and conservation units, respectively, that migrate past a fishery en route to spawning grounds. Similar population diversity metrics were important explanatory variables for season length of sockeye, pink Oncorhynchus gorbuscha, coho Oncorhynchus kisutch and chum Oncorhynchus keta fisheries. Synthesis and applications. We show an empirical example of how multiple scales of biodiversity support food security across a large watershed and suggest that protecting fine-scale salmon diversity will help promote food security for indigenous people. The scales of environmental assessments need to match the scales of the socio-ecological processes that will be affected by development. We illustrate that upstream projects that damage salmon habitat could degrade the food security of downstream indigenous fisheries, with implications to Canadian indigenous people and to watersheds around the world where migratory fishes support local fisheries.","container-title":"Journal of Applied Ecology","DOI":"10.1111/1365-2664.12717","ISSN":"1365-2664","issue":"5","language":"en","note":"_eprint: https://onlinelibrary.wiley.com/doi/pdf/10.1111/1365-2664.12717","page":"1489-1499","source":"Wiley Online Library","title":"Species and population diversity in Pacific salmon fisheries underpin indigenous food security","volume":"53","author":[{"family":"Nesbitt","given":"Holly K."},{"family":"Moore","given":"Jonathan W."}],"issued":{"date-parts":[["2016"]]}}},{"id":68,"uris":["http://zotero.org/users/8421274/items/DIRY8NHC"],"itemData":{"id":68,"type":"article-journal","container-title":"Frontiers in Ecology and the Environment","issue":"5","note":"publisher: Wiley Online Library","page":"257–263","source":"Google Scholar","title":"The portfolio concept in ecology and evolution","volume":"13","author":[{"family":"Schindler","given":"Daniel E."},{"family":"Armstrong","given":"Jonathan B."},{"family":"Reed","given":"Thomas E."}],"issued":{"date-parts":[["2015"]]}}}],"schema":"https://github.com/citation-style-language/schema/raw/master/csl-citation.json"} </w:instrText>
      </w:r>
      <w:r w:rsidR="00B01FE3" w:rsidRPr="007F098D">
        <w:rPr>
          <w:rFonts w:ascii="Garamond" w:hAnsi="Garamond"/>
        </w:rPr>
        <w:fldChar w:fldCharType="separate"/>
      </w:r>
      <w:r w:rsidR="00B01FE3" w:rsidRPr="007F098D">
        <w:rPr>
          <w:rFonts w:ascii="Garamond" w:hAnsi="Garamond"/>
          <w:noProof/>
        </w:rPr>
        <w:t>(</w:t>
      </w:r>
      <w:ins w:id="8" w:author="Cline, Timothy" w:date="2025-10-06T14:07:00Z" w16du:dateUtc="2025-10-06T20:07:00Z">
        <w:r w:rsidR="00B60D7F">
          <w:rPr>
            <w:rFonts w:ascii="Garamond" w:hAnsi="Garamond"/>
            <w:noProof/>
          </w:rPr>
          <w:t>T</w:t>
        </w:r>
      </w:ins>
      <w:ins w:id="9" w:author="Cline, Timothy" w:date="2025-10-06T14:08:00Z" w16du:dateUtc="2025-10-06T20:08:00Z">
        <w:r w:rsidR="00B60D7F">
          <w:rPr>
            <w:rFonts w:ascii="Garamond" w:hAnsi="Garamond"/>
            <w:noProof/>
          </w:rPr>
          <w:t xml:space="preserve">ilman, others, </w:t>
        </w:r>
      </w:ins>
      <w:r w:rsidR="00B01FE3" w:rsidRPr="007F098D">
        <w:rPr>
          <w:rFonts w:ascii="Garamond" w:hAnsi="Garamond"/>
          <w:noProof/>
        </w:rPr>
        <w:t>Schindler et al., 2015)</w:t>
      </w:r>
      <w:r w:rsidR="00B01FE3" w:rsidRPr="007F098D">
        <w:rPr>
          <w:rFonts w:ascii="Garamond" w:hAnsi="Garamond"/>
        </w:rPr>
        <w:fldChar w:fldCharType="end"/>
      </w:r>
      <w:r w:rsidRPr="007F098D">
        <w:rPr>
          <w:rFonts w:ascii="Garamond" w:hAnsi="Garamond"/>
        </w:rPr>
        <w:t xml:space="preserve">. </w:t>
      </w:r>
      <w:r w:rsidR="003C2A7E" w:rsidRPr="007F098D">
        <w:rPr>
          <w:rFonts w:ascii="Garamond" w:hAnsi="Garamond"/>
        </w:rPr>
        <w:t>Designing management strategies that explicitly protect biodiversity</w:t>
      </w:r>
      <w:r w:rsidR="005078D8" w:rsidRPr="007F098D">
        <w:rPr>
          <w:rFonts w:ascii="Garamond" w:hAnsi="Garamond"/>
        </w:rPr>
        <w:t>, however,</w:t>
      </w:r>
      <w:r w:rsidR="003C2A7E" w:rsidRPr="007F098D">
        <w:rPr>
          <w:rFonts w:ascii="Garamond" w:hAnsi="Garamond"/>
        </w:rPr>
        <w:t xml:space="preserve"> require a thorough understanding of the ecological mechanisms that drive it. In many </w:t>
      </w:r>
      <w:r w:rsidR="005078D8" w:rsidRPr="007F098D">
        <w:rPr>
          <w:rFonts w:ascii="Garamond" w:hAnsi="Garamond"/>
        </w:rPr>
        <w:t xml:space="preserve">cases, such as in </w:t>
      </w:r>
      <w:r w:rsidR="003C2A7E" w:rsidRPr="007F098D">
        <w:rPr>
          <w:rFonts w:ascii="Garamond" w:hAnsi="Garamond"/>
        </w:rPr>
        <w:t>large and remote ecosystems,</w:t>
      </w:r>
      <w:r w:rsidR="00066D9D" w:rsidRPr="007F098D">
        <w:rPr>
          <w:rFonts w:ascii="Garamond" w:hAnsi="Garamond"/>
        </w:rPr>
        <w:t xml:space="preserve"> understanding these patterns at sufficient spatial or temporal scales remains a challenge</w:t>
      </w:r>
      <w:r w:rsidR="005078D8" w:rsidRPr="007F098D">
        <w:rPr>
          <w:rFonts w:ascii="Garamond" w:hAnsi="Garamond"/>
        </w:rPr>
        <w:t>.</w:t>
      </w:r>
    </w:p>
    <w:p w14:paraId="66C444C4" w14:textId="5ACB3E0B" w:rsidR="00ED2A48" w:rsidRPr="007F098D" w:rsidRDefault="009F6624" w:rsidP="007E1736">
      <w:pPr>
        <w:spacing w:line="480" w:lineRule="auto"/>
        <w:ind w:firstLine="720"/>
        <w:rPr>
          <w:rFonts w:ascii="Garamond" w:hAnsi="Garamond"/>
        </w:rPr>
      </w:pPr>
      <w:r w:rsidRPr="007F098D">
        <w:rPr>
          <w:rFonts w:ascii="Garamond" w:hAnsi="Garamond"/>
        </w:rPr>
        <w:t>Pacific salmon</w:t>
      </w:r>
      <w:ins w:id="10" w:author="Cline, Timothy" w:date="2025-10-06T14:11:00Z" w16du:dateUtc="2025-10-06T20:11:00Z">
        <w:r w:rsidR="00B60D7F">
          <w:rPr>
            <w:rFonts w:ascii="Garamond" w:hAnsi="Garamond"/>
          </w:rPr>
          <w:t xml:space="preserve"> (Oncorhynchus spp.)</w:t>
        </w:r>
      </w:ins>
      <w:r w:rsidRPr="007F098D">
        <w:rPr>
          <w:rFonts w:ascii="Garamond" w:hAnsi="Garamond"/>
        </w:rPr>
        <w:t xml:space="preserve"> returning to </w:t>
      </w:r>
      <w:commentRangeStart w:id="11"/>
      <w:r w:rsidRPr="007F098D">
        <w:rPr>
          <w:rFonts w:ascii="Garamond" w:hAnsi="Garamond"/>
        </w:rPr>
        <w:t xml:space="preserve">North American </w:t>
      </w:r>
      <w:commentRangeEnd w:id="11"/>
      <w:r w:rsidR="00F1425A">
        <w:rPr>
          <w:rStyle w:val="CommentReference"/>
        </w:rPr>
        <w:commentReference w:id="11"/>
      </w:r>
      <w:r w:rsidRPr="007F098D">
        <w:rPr>
          <w:rFonts w:ascii="Garamond" w:hAnsi="Garamond"/>
        </w:rPr>
        <w:t>watersheds</w:t>
      </w:r>
      <w:r w:rsidR="0047513B" w:rsidRPr="007F098D">
        <w:rPr>
          <w:rFonts w:ascii="Garamond" w:hAnsi="Garamond"/>
        </w:rPr>
        <w:t xml:space="preserve"> exhibit significant diversity in run timing and spatial distribution across large</w:t>
      </w:r>
      <w:r w:rsidRPr="007F098D">
        <w:rPr>
          <w:rFonts w:ascii="Garamond" w:hAnsi="Garamond"/>
        </w:rPr>
        <w:t xml:space="preserve"> and</w:t>
      </w:r>
      <w:r w:rsidR="0047513B" w:rsidRPr="007F098D">
        <w:rPr>
          <w:rFonts w:ascii="Garamond" w:hAnsi="Garamond"/>
        </w:rPr>
        <w:t xml:space="preserve"> complex</w:t>
      </w:r>
      <w:r w:rsidRPr="007F098D">
        <w:rPr>
          <w:rFonts w:ascii="Garamond" w:hAnsi="Garamond"/>
        </w:rPr>
        <w:t xml:space="preserve"> </w:t>
      </w:r>
      <w:r w:rsidR="0047513B" w:rsidRPr="007F098D">
        <w:rPr>
          <w:rFonts w:ascii="Garamond" w:hAnsi="Garamond"/>
        </w:rPr>
        <w:t>river systems</w:t>
      </w:r>
      <w:r w:rsidR="007E1736">
        <w:rPr>
          <w:rFonts w:ascii="Garamond" w:hAnsi="Garamond"/>
        </w:rPr>
        <w:t xml:space="preserve"> </w:t>
      </w:r>
      <w:r w:rsidR="007E1736">
        <w:rPr>
          <w:rFonts w:ascii="Garamond" w:hAnsi="Garamond"/>
        </w:rPr>
        <w:fldChar w:fldCharType="begin"/>
      </w:r>
      <w:r w:rsidR="007E1736">
        <w:rPr>
          <w:rFonts w:ascii="Garamond" w:hAnsi="Garamond"/>
        </w:rPr>
        <w:instrText xml:space="preserve"> ADDIN ZOTERO_ITEM CSL_CITATION {"citationID":"74xWzV2z","properties":{"formattedCitation":"(Griffiths et al., 2014; Nesbitt &amp; Moore, 2016; Schindler et al., 2010)","plainCitation":"(Griffiths et al., 2014; Nesbitt &amp; Moore, 2016; Schindler et al., 2010)","noteIndex":0},"citationItems":[{"id":4217,"uris":["http://zotero.org/users/8421274/items/8XTQF7BZ"],"itemData":{"id":4217,"type":"article-journal","abstract":"&lt;list list-type=\"1\" id=\"jpe12341-list-0001\"&gt; Quantifying the variability in the delivery of ecosystem services across the landscape can be used to set appropriate management targets, evaluate resilience and target conservation efforts. Ecosystem functions and services may exhibit portfolio-type dynamics, whereby diversity within lower levels promotes stability at more aggregated levels. Portfolio theory provides a framework to characterize the relative performance among ecosystems and the processes that drive differences in performance. We assessed Pacific salmon Oncorhynchus spp. portfolio performance across their native latitudinal range focusing on the reliability of salmon returns as a metric with which to assess the function of salmon ecosystems and their services to humans. We used the Sharpe ratio (e.g. the size of the total salmon return to the portfolio relative to its variability (risk)) to evaluate the performance of Chinook and sockeye salmon portfolios across the west coast of North America. We evaluated the effects on portfolio performance from the variance of and covariance among salmon returns within each portfolio, and the association between portfolio performance and watershed attributes. We found a positive latitudinal trend in the risk-adjusted performance of Chinook and sockeye salmon portfolios that also correlated negatively with anthropogenic impact on watersheds (e.g. dams and land-use change). High-latitude Chinook salmon portfolios were on average 25 times more reliable, and their portfolio risk was mainly due to low variance in the individual assets. Sockeye salmon portfolios were also more reliable at higher latitudes, but sources of risk varied among the highest performing portfolios.Synthesis and applications. Portfolio theory provides a straightforward method for characterizing the resilience of salmon ecosystems and their services. Natural variability in portfolio performance among undeveloped watersheds provides a benchmark for restoration efforts. Locally and regionally, assessing the sources of portfolio risk can guide actions to maintain existing resilience (protect habitat and disturbance regimes that maintain response diversity; employ harvest strategies sensitive to different portfolio components) or improve restoration activities. Improving our understanding of portfolio reliability may allow for management of natural resources that is robust to ongoing environmental change. Portfolio theory provides a straightforward method for characterizing the resilience of salmon ecosystems and their services. Natural variability in portfolio performance among undeveloped watersheds provides a benchmark for restoration efforts. Locally and regionally, assessing the sources of portfolio risk can guide actions to maintain existing resilience (protect habitat and disturbance regimes that maintain response diversity; employ harvest strategies sensitive to different portfolio components) or improve restoration activities. Improving our understanding of portfolio reliability may allow for management of natural resources that is robust to ongoing environmental change.","container-title":"JOURNAL OF APPLIED ECOLOGY","DOI":"10.1111/1365-2664.12341","ISSN":"0021-8901, 1365-2664","issue":"6","journalAbbreviation":"J. Appl. Ecol.","language":"English","note":"number-of-pages: 10\npublisher-place: Hoboken\npublisher: Wiley-Blackwell\nWeb of Science ID: WOS:000345706100010","page":"1554-1563","source":"Clarivate Analytics Web of Science","title":"Performance of salmon fishery portfolios across western North America","volume":"51","author":[{"family":"Griffiths","given":"Jennifer R."},{"family":"Schindler","given":"Daniel E."},{"family":"Armstrong","given":"Jonathan B."},{"family":"Scheuerell","given":"Mark D."},{"family":"Whited","given":"Diane C."},{"family":"Clark","given":"Robert A."},{"family":"Hilborn","given":"Ray"},{"family":"Holt","given":"Carrie A."},{"family":"Lindley","given":"Steven T."},{"family":"Stanford","given":"Jack A."},{"family":"Volk","given":"Eric C."}],"issued":{"date-parts":[["2014",12]]}}},{"id":3361,"uris":["http://zotero.org/users/8421274/items/U6M4JZTI"],"itemData":{"id":3361,"type":"article-journal","abstract":"Indigenous people are considered to be among the most vulnerable to food insecurity and biodiversity loss. Biodiversity is cited as a key component of indigenous food security; however, quantitative examples of this linkage are limited. We examined how species and population diversity influence the food security of indigenous fisheries for Pacific salmon (Oncorhynchus species). We compared two dimensions of food security – catch stability (interannual variability) and access (season length) – across a salmon diversity gradient for 21 fisheries on the Fraser River, Canada, over 30 years, using linear regression models. We used population diversity proxies derived from a range of existing measures because population-specific data were unavailable. While both population and species diversity were generally associated with higher catch stability and temporal access, population diversity had a stronger signal. Fisheries with access to high species diversity had up to 1·4 times more stable catch than predicted by the portfolio effect and up to 1·2 times longer fishing seasons than fisheries with access to fewer species. Fisheries with access to high population diversity had up to 3·8 times more stable catch and three times longer seasons than fisheries with access to fewer populations. Catch stability of Chinook Oncorhynchus tshawytscha and sockeye Oncorhynchus nerka fisheries was best explained by the number of populations and conservation units, respectively, that migrate past a fishery en route to spawning grounds. Similar population diversity metrics were important explanatory variables for season length of sockeye, pink Oncorhynchus gorbuscha, coho Oncorhynchus kisutch and chum Oncorhynchus keta fisheries. Synthesis and applications. We show an empirical example of how multiple scales of biodiversity support food security across a large watershed and suggest that protecting fine-scale salmon diversity will help promote food security for indigenous people. The scales of environmental assessments need to match the scales of the socio-ecological processes that will be affected by development. We illustrate that upstream projects that damage salmon habitat could degrade the food security of downstream indigenous fisheries, with implications to Canadian indigenous people and to watersheds around the world where migratory fishes support local fisheries.","container-title":"Journal of Applied Ecology","DOI":"10.1111/1365-2664.12717","ISSN":"1365-2664","issue":"5","language":"en","note":"_eprint: https://onlinelibrary.wiley.com/doi/pdf/10.1111/1365-2664.12717","page":"1489-1499","source":"Wiley Online Library","title":"Species and population diversity in Pacific salmon fisheries underpin indigenous food security","volume":"53","author":[{"family":"Nesbitt","given":"Holly K."},{"family":"Moore","given":"Jonathan W."}],"issued":{"date-parts":[["2016"]]}}},{"id":272,"uris":["http://zotero.org/users/8421274/items/24NDGS7V"],"itemData":{"id":272,"type":"article-journal","abstract":"One of the most pervasive themes in ecology is that biological diversity stabilizes ecosystem processes and the services they provide to society, a concept that has become a common argument for biodiversity conservation. Species-rich communities are thought to produce more temporally stable ecosystem services because of the complementary or independent dynamics among species that perform similar ecosystem functions. Such variance dampening within communities is referred to as a portfolio effect and is analogous to the effects of asset diversity on the stability of financial portfolios. In ecology, these arguments have focused on the effects of species diversity on ecosystem stability but have not considered the importance of biologically relevant diversity within individual species. Current rates of population extirpation are probably at least three orders of magnitude higher than species extinction rates, so there is a pressing need to clarify how population and life history diversity affect the performance of individual species in providing important ecosystem services. Here we use five decades of data from Oncorhynchus nerka (sockeye salmon) in Bristol Bay, Alaska, to provide the first quantification of portfolio effects that derive from population and life history diversity in an important and heavily exploited species. Variability in annual Bristol Bay salmon returns is 2.2 times lower than it would be if the system consisted of a single homogenous population rather than the several hundred discrete populations it currently consists of. Furthermore, if it were a single homogeneous population, such increased variability would lead to ten times more frequent fisheries closures. Portfolio effects are also evident in watershed food webs, where they stabilize and extend predator access to salmon resources. Our results demonstrate the critical importance of maintaining population diversity for stabilizing ecosystem services and securing the economies and livelihoods that depend on them. The reliability of ecosystem services will erode faster than indicated by species loss alone. [PUBLICATION ABSTRACT]","container-title":"Nature","DOI":"https://doi-org.prox.lib.ncsu.edu/10.1038/nature09060","ISSN":"00280836","issue":"7298","language":"English","license":"Copyright Nature Publishing Group Jun 3, 2010","note":"number-of-pages: 5\npublisher-place: London, United States\npublisher: Nature Publishing Group\nsection: LETTERS","source":"ProQuest","title":"Population diversity and the portfolio effect in an exploited species","URL":"http://www.proquest.com/docview/375318240/abstract/317AC81E34EB4163PQ/1","volume":"465","author":[{"family":"Schindler","given":"Daniel E."},{"family":"Hilborn","given":"Ray"},{"family":"Chasco","given":"Brandon"},{"family":"Boatright","given":"Christopher P."},{"family":"Quinn","given":"Thomas P."},{"family":"Rogers","given":"Lauren A."},{"family":"Webster","given":"Michael S."}],"accessed":{"date-parts":[["2022",5,12]]},"issued":{"date-parts":[["2010",6,3]]}}}],"schema":"https://github.com/citation-style-language/schema/raw/master/csl-citation.json"} </w:instrText>
      </w:r>
      <w:r w:rsidR="007E1736">
        <w:rPr>
          <w:rFonts w:ascii="Garamond" w:hAnsi="Garamond"/>
        </w:rPr>
        <w:fldChar w:fldCharType="separate"/>
      </w:r>
      <w:r w:rsidR="007E1736">
        <w:rPr>
          <w:rFonts w:ascii="Garamond" w:hAnsi="Garamond"/>
          <w:noProof/>
        </w:rPr>
        <w:t>(Griffiths et al., 2014; Nesbitt &amp; Moore, 2016; Schindler et al., 2010)</w:t>
      </w:r>
      <w:r w:rsidR="007E1736">
        <w:rPr>
          <w:rFonts w:ascii="Garamond" w:hAnsi="Garamond"/>
        </w:rPr>
        <w:fldChar w:fldCharType="end"/>
      </w:r>
      <w:r w:rsidR="007E1736">
        <w:rPr>
          <w:rFonts w:ascii="Garamond" w:hAnsi="Garamond"/>
        </w:rPr>
        <w:t xml:space="preserve">. </w:t>
      </w:r>
      <w:r w:rsidR="005078D8" w:rsidRPr="007F098D">
        <w:rPr>
          <w:rFonts w:ascii="Garamond" w:hAnsi="Garamond"/>
        </w:rPr>
        <w:t xml:space="preserve">Populations of adult fish migrating upstream are comprised of multiple </w:t>
      </w:r>
      <w:r w:rsidR="0047513B" w:rsidRPr="007F098D">
        <w:rPr>
          <w:rFonts w:ascii="Garamond" w:hAnsi="Garamond"/>
        </w:rPr>
        <w:t>distinct</w:t>
      </w:r>
      <w:r w:rsidR="00D57D37" w:rsidRPr="007F098D">
        <w:rPr>
          <w:rFonts w:ascii="Garamond" w:hAnsi="Garamond"/>
        </w:rPr>
        <w:t xml:space="preserve"> </w:t>
      </w:r>
      <w:del w:id="12" w:author="Cline, Timothy" w:date="2025-10-06T14:03:00Z" w16du:dateUtc="2025-10-06T20:03:00Z">
        <w:r w:rsidR="00D57D37" w:rsidRPr="007F098D" w:rsidDel="00F1425A">
          <w:rPr>
            <w:rFonts w:ascii="Garamond" w:hAnsi="Garamond"/>
          </w:rPr>
          <w:delText xml:space="preserve">spatial </w:delText>
        </w:r>
      </w:del>
      <w:r w:rsidR="00D57D37" w:rsidRPr="007F098D">
        <w:rPr>
          <w:rFonts w:ascii="Garamond" w:hAnsi="Garamond"/>
        </w:rPr>
        <w:t xml:space="preserve">stocks </w:t>
      </w:r>
      <w:r w:rsidR="005078D8" w:rsidRPr="007F098D">
        <w:rPr>
          <w:rFonts w:ascii="Garamond" w:hAnsi="Garamond"/>
        </w:rPr>
        <w:t xml:space="preserve">which vary in their relative </w:t>
      </w:r>
      <w:del w:id="13" w:author="Cline, Timothy" w:date="2025-10-06T14:01:00Z" w16du:dateUtc="2025-10-06T20:01:00Z">
        <w:r w:rsidR="00D86CD4" w:rsidRPr="007F098D" w:rsidDel="00F1425A">
          <w:rPr>
            <w:rFonts w:ascii="Garamond" w:hAnsi="Garamond"/>
          </w:rPr>
          <w:delText>strength</w:delText>
        </w:r>
      </w:del>
      <w:ins w:id="14" w:author="Cline, Timothy" w:date="2025-10-06T14:01:00Z" w16du:dateUtc="2025-10-06T20:01:00Z">
        <w:r w:rsidR="00F1425A">
          <w:rPr>
            <w:rFonts w:ascii="Garamond" w:hAnsi="Garamond"/>
          </w:rPr>
          <w:t>abund</w:t>
        </w:r>
      </w:ins>
      <w:ins w:id="15" w:author="Cline, Timothy" w:date="2025-10-06T14:02:00Z" w16du:dateUtc="2025-10-06T20:02:00Z">
        <w:r w:rsidR="00F1425A">
          <w:rPr>
            <w:rFonts w:ascii="Garamond" w:hAnsi="Garamond"/>
          </w:rPr>
          <w:t>ance</w:t>
        </w:r>
      </w:ins>
      <w:ins w:id="16" w:author="Cline, Timothy" w:date="2025-10-06T14:03:00Z" w16du:dateUtc="2025-10-06T20:03:00Z">
        <w:r w:rsidR="00F1425A">
          <w:rPr>
            <w:rFonts w:ascii="Garamond" w:hAnsi="Garamond"/>
          </w:rPr>
          <w:t xml:space="preserve"> and life-history</w:t>
        </w:r>
      </w:ins>
      <w:r w:rsidR="00D86CD4" w:rsidRPr="007F098D">
        <w:rPr>
          <w:rFonts w:ascii="Garamond" w:hAnsi="Garamond"/>
        </w:rPr>
        <w:t>,</w:t>
      </w:r>
      <w:r w:rsidR="00E95A9F" w:rsidRPr="007F098D">
        <w:rPr>
          <w:rFonts w:ascii="Garamond" w:hAnsi="Garamond"/>
        </w:rPr>
        <w:t xml:space="preserve"> </w:t>
      </w:r>
      <w:r w:rsidR="005078D8" w:rsidRPr="007F098D">
        <w:rPr>
          <w:rFonts w:ascii="Garamond" w:hAnsi="Garamond"/>
        </w:rPr>
        <w:t xml:space="preserve">but which </w:t>
      </w:r>
      <w:r w:rsidR="00D57D37" w:rsidRPr="007F098D">
        <w:rPr>
          <w:rFonts w:ascii="Garamond" w:hAnsi="Garamond"/>
        </w:rPr>
        <w:t xml:space="preserve">co-migrate within overlapping temporal windows. </w:t>
      </w:r>
      <w:r w:rsidR="005078D8" w:rsidRPr="007F098D">
        <w:rPr>
          <w:rFonts w:ascii="Garamond" w:hAnsi="Garamond"/>
        </w:rPr>
        <w:t xml:space="preserve">As a result, downstream fisheries </w:t>
      </w:r>
      <w:r w:rsidR="0047513B" w:rsidRPr="007F098D">
        <w:rPr>
          <w:rFonts w:ascii="Garamond" w:hAnsi="Garamond"/>
        </w:rPr>
        <w:t>that</w:t>
      </w:r>
      <w:r w:rsidR="005078D8" w:rsidRPr="007F098D">
        <w:rPr>
          <w:rFonts w:ascii="Garamond" w:hAnsi="Garamond"/>
        </w:rPr>
        <w:t xml:space="preserve"> harvest migrating fish risk overexploitation of vulnerable stocks which co-migrate </w:t>
      </w:r>
      <w:commentRangeStart w:id="17"/>
      <w:r w:rsidR="005078D8" w:rsidRPr="007F098D">
        <w:rPr>
          <w:rFonts w:ascii="Garamond" w:hAnsi="Garamond"/>
        </w:rPr>
        <w:t xml:space="preserve">with more robust </w:t>
      </w:r>
      <w:r w:rsidR="00E95A9F" w:rsidRPr="007F098D">
        <w:rPr>
          <w:rFonts w:ascii="Garamond" w:hAnsi="Garamond"/>
        </w:rPr>
        <w:t>ones</w:t>
      </w:r>
      <w:commentRangeEnd w:id="17"/>
      <w:r w:rsidR="00F1425A">
        <w:rPr>
          <w:rStyle w:val="CommentReference"/>
        </w:rPr>
        <w:commentReference w:id="17"/>
      </w:r>
      <w:r w:rsidR="005078D8" w:rsidRPr="007F098D">
        <w:rPr>
          <w:rFonts w:ascii="Garamond" w:hAnsi="Garamond"/>
        </w:rPr>
        <w:t xml:space="preserve"> </w:t>
      </w:r>
      <w:r w:rsidR="005078D8" w:rsidRPr="007F098D">
        <w:rPr>
          <w:rFonts w:ascii="Garamond" w:hAnsi="Garamond"/>
        </w:rPr>
        <w:fldChar w:fldCharType="begin"/>
      </w:r>
      <w:r w:rsidR="005078D8" w:rsidRPr="007F098D">
        <w:rPr>
          <w:rFonts w:ascii="Garamond" w:hAnsi="Garamond"/>
        </w:rPr>
        <w:instrText xml:space="preserve"> ADDIN ZOTERO_ITEM CSL_CITATION {"citationID":"Xy2B32bc","properties":{"formattedCitation":"(Connors et al., 2020; Moore et al., 2021)","plainCitation":"(Connors et al., 2020; Moore et al., 2021)","noteIndex":0},"citationItems":[{"id":4416,"uris":["http://zotero.org/users/8421274/items/STEMPPV7"],"itemData":{"id":4416,"type":"article-journal","abstract":"Accounting for population diversity can be critical to the sustainable management of mixed-stock fisheries because harvest rates that can be sustained by productive populations may come at the cost of overfishing less productive ones. While these harvest–diversity trade-offs are well-recognized, their consequences for harvest policy performance are not often explicitly evaluated in contemporary fisheries management. We use closed-loop simulations to evaluate the ability of alternative harvest policies to meet population diversity and fishery objectives for one of the largest subsistence Chinook salmon (Oncorhynchus tshawytscha) fisheries in the world (Kuskokwim River Basin in western Alaska). We found clear evidence of population diversity that resulted in asymmetric trade-offs among fishery and conservation objectives whereby policies that forgo relatively small amounts of harvest result in relatively large increases in equitable access to Chinook and elimination of risk of weak stock extirpation. The performance of alternative harvest policies, and the magnitude of trade-offs, were sensitive to regime shifts and uncertainty in the drivers of recruitment variation. However, we found that harvest policies that prioritized meeting minimum subsistence needs were unlikely to jeopardize long-term sustainability.","container-title":"Canadian Journal of Fisheries and Aquatic Sciences","DOI":"10.1139/cjfas-2019-0282","ISSN":"0706-652X","issue":"6","journalAbbreviation":"Can. J. Fish. Aquat. Sci.","note":"publisher: NRC Research Press","page":"1076-1089","source":"cdnsciencepub-com.offcampus.lib.washington.edu (Atypon)","title":"Incorporating harvest–population diversity trade-offs into harvest policy analyses of salmon management in large river basins","volume":"77","author":[{"family":"Connors","given":"Brendan M."},{"family":"Staton","given":"Benjamin"},{"family":"Coggins","given":"Lewis"},{"family":"Walters","given":"Carl"},{"family":"Jones","given":"Mike"},{"family":"Gwinn","given":"Daniel"},{"family":"Catalano","given":"Matt"},{"family":"Fleischman","given":"Steve"}],"issued":{"date-parts":[["2020",6]]}}},{"id":2083,"uris":["http://zotero.org/users/8421274/items/4M6WQVDS"],"itemData":{"id":2083,"type":"article-journal","abstract":"Fish biodiversity sustains the resilience and productivity of fisheries, yet this biodiversity can be threatened by overharvest and depletion in mixed-stock fisheries. Thus, the biodiversity that provides benefits may also make sustainable resource extraction more difficult, a key challenge in fisheries management. We simulated a mixed-stock fishery to explore relationships between different dimensions of biodiversity and fishery performance relative to conservation and fishery objectives. Different dimensions of biodiversity (number of stocks, evenness, asynchrony among stocks, heterogeneity in stock productivity) exacerbated trade-offs between fishery and conservation objectives. For example, fisheries targeting stock-complexes with greater asynchrony, and to a lesser extent richness, had greater stability in harvest through time but also greater risks of overfishing weak stocks and reduced yield compared to less biodiverse stock-complexes. These trade-offs were ameliorated by increasing management control—the capacity of fishery managers to harvest specific stocks. To explore these trade-offs in real-world fisheries, we contrasted the fishing and population status of individual stocks within three major mixed-stock sockeye salmon (Oncorhynchus nerka, Salmonidae) fisheries—Bristol Bay, Fraser River, and Skeena River. In general, the fisheries with lower management control had individual stocks that were more often being over- or under-fished, compared with those with higher management control, though variation among regions in biodiversity, scale of management, and magnitude of habitat alteration likely also contribute to these relationships. Collectively, our findings emphasize that there is a need to extract less or regulate better in order to conserve and benefit from biodiversity in fisheries and other natural resource management systems.","container-title":"Fish and Fisheries","DOI":"10.1111/faf.12567","ISSN":"1467-2979","issue":"5","language":"en","note":"_eprint: https://onlinelibrary.wiley.com/doi/pdf/10.1111/faf.12567","page":"1024-1040","source":"Wiley Online Library","title":"Conservation risks and portfolio effects in mixed-stock fisheries","volume":"22","author":[{"family":"Moore","given":"Jonathan W."},{"family":"Connors","given":"Brendan M."},{"family":"Hodgson","given":"Emma E."}],"issued":{"date-parts":[["2021"]]}}}],"schema":"https://github.com/citation-style-language/schema/raw/master/csl-citation.json"} </w:instrText>
      </w:r>
      <w:r w:rsidR="005078D8" w:rsidRPr="007F098D">
        <w:rPr>
          <w:rFonts w:ascii="Garamond" w:hAnsi="Garamond"/>
        </w:rPr>
        <w:fldChar w:fldCharType="separate"/>
      </w:r>
      <w:r w:rsidR="005078D8" w:rsidRPr="007F098D">
        <w:rPr>
          <w:rFonts w:ascii="Garamond" w:hAnsi="Garamond"/>
          <w:noProof/>
        </w:rPr>
        <w:t>(Connors et al., 2020; Moore et al., 2021)</w:t>
      </w:r>
      <w:r w:rsidR="005078D8" w:rsidRPr="007F098D">
        <w:rPr>
          <w:rFonts w:ascii="Garamond" w:hAnsi="Garamond"/>
        </w:rPr>
        <w:fldChar w:fldCharType="end"/>
      </w:r>
      <w:r w:rsidR="005078D8" w:rsidRPr="007F098D">
        <w:rPr>
          <w:rFonts w:ascii="Garamond" w:hAnsi="Garamond"/>
        </w:rPr>
        <w:t xml:space="preserve">. </w:t>
      </w:r>
      <w:r w:rsidR="00ED2A48" w:rsidRPr="007F098D">
        <w:rPr>
          <w:rFonts w:ascii="Garamond" w:hAnsi="Garamond"/>
        </w:rPr>
        <w:t xml:space="preserve">The timing, </w:t>
      </w:r>
      <w:commentRangeStart w:id="18"/>
      <w:r w:rsidR="00ED2A48" w:rsidRPr="007F098D">
        <w:rPr>
          <w:rFonts w:ascii="Garamond" w:hAnsi="Garamond"/>
        </w:rPr>
        <w:t>strength</w:t>
      </w:r>
      <w:commentRangeEnd w:id="18"/>
      <w:r w:rsidR="00F1425A">
        <w:rPr>
          <w:rStyle w:val="CommentReference"/>
        </w:rPr>
        <w:commentReference w:id="18"/>
      </w:r>
      <w:r w:rsidR="00ED2A48" w:rsidRPr="007F098D">
        <w:rPr>
          <w:rFonts w:ascii="Garamond" w:hAnsi="Garamond"/>
        </w:rPr>
        <w:t>, and duration of</w:t>
      </w:r>
      <w:r w:rsidR="00946A92" w:rsidRPr="007F098D">
        <w:rPr>
          <w:rFonts w:ascii="Garamond" w:hAnsi="Garamond"/>
        </w:rPr>
        <w:t xml:space="preserve"> these fisheries </w:t>
      </w:r>
      <w:r w:rsidR="00ED2A48" w:rsidRPr="007F098D">
        <w:rPr>
          <w:rFonts w:ascii="Garamond" w:hAnsi="Garamond"/>
        </w:rPr>
        <w:t xml:space="preserve">are the </w:t>
      </w:r>
      <w:r w:rsidR="00946A92" w:rsidRPr="007F098D">
        <w:rPr>
          <w:rFonts w:ascii="Garamond" w:hAnsi="Garamond"/>
        </w:rPr>
        <w:t>result of the aggregate dynamics of upstream stock components</w:t>
      </w:r>
      <w:r w:rsidR="007E1736">
        <w:rPr>
          <w:rFonts w:ascii="Garamond" w:hAnsi="Garamond"/>
        </w:rPr>
        <w:fldChar w:fldCharType="begin"/>
      </w:r>
      <w:r w:rsidR="007E1736">
        <w:rPr>
          <w:rFonts w:ascii="Garamond" w:hAnsi="Garamond"/>
        </w:rPr>
        <w:instrText xml:space="preserve"> ADDIN ZOTERO_ITEM CSL_CITATION {"citationID":"cRw1bfjv","properties":{"formattedCitation":"(Nesbitt &amp; Moore, 2016)","plainCitation":"(Nesbitt &amp; Moore, 2016)","noteIndex":0},"citationItems":[{"id":3361,"uris":["http://zotero.org/users/8421274/items/U6M4JZTI"],"itemData":{"id":3361,"type":"article-journal","abstract":"Indigenous people are considered to be among the most vulnerable to food insecurity and biodiversity loss. Biodiversity is cited as a key component of indigenous food security; however, quantitative examples of this linkage are limited. We examined how species and population diversity influence the food security of indigenous fisheries for Pacific salmon (Oncorhynchus species). We compared two dimensions of food security – catch stability (interannual variability) and access (season length) – across a salmon diversity gradient for 21 fisheries on the Fraser River, Canada, over 30 years, using linear regression models. We used population diversity proxies derived from a range of existing measures because population-specific data were unavailable. While both population and species diversity were generally associated with higher catch stability and temporal access, population diversity had a stronger signal. Fisheries with access to high species diversity had up to 1·4 times more stable catch than predicted by the portfolio effect and up to 1·2 times longer fishing seasons than fisheries with access to fewer species. Fisheries with access to high population diversity had up to 3·8 times more stable catch and three times longer seasons than fisheries with access to fewer populations. Catch stability of Chinook Oncorhynchus tshawytscha and sockeye Oncorhynchus nerka fisheries was best explained by the number of populations and conservation units, respectively, that migrate past a fishery en route to spawning grounds. Similar population diversity metrics were important explanatory variables for season length of sockeye, pink Oncorhynchus gorbuscha, coho Oncorhynchus kisutch and chum Oncorhynchus keta fisheries. Synthesis and applications. We show an empirical example of how multiple scales of biodiversity support food security across a large watershed and suggest that protecting fine-scale salmon diversity will help promote food security for indigenous people. The scales of environmental assessments need to match the scales of the socio-ecological processes that will be affected by development. We illustrate that upstream projects that damage salmon habitat could degrade the food security of downstream indigenous fisheries, with implications to Canadian indigenous people and to watersheds around the world where migratory fishes support local fisheries.","container-title":"Journal of Applied Ecology","DOI":"10.1111/1365-2664.12717","ISSN":"1365-2664","issue":"5","language":"en","note":"_eprint: https://onlinelibrary.wiley.com/doi/pdf/10.1111/1365-2664.12717","page":"1489-1499","source":"Wiley Online Library","title":"Species and population diversity in Pacific salmon fisheries underpin indigenous food security","volume":"53","author":[{"family":"Nesbitt","given":"Holly K."},{"family":"Moore","given":"Jonathan W."}],"issued":{"date-parts":[["2016"]]}}}],"schema":"https://github.com/citation-style-language/schema/raw/master/csl-citation.json"} </w:instrText>
      </w:r>
      <w:r w:rsidR="007E1736">
        <w:rPr>
          <w:rFonts w:ascii="Garamond" w:hAnsi="Garamond"/>
        </w:rPr>
        <w:fldChar w:fldCharType="separate"/>
      </w:r>
      <w:r w:rsidR="007E1736">
        <w:rPr>
          <w:rFonts w:ascii="Garamond" w:hAnsi="Garamond"/>
          <w:noProof/>
        </w:rPr>
        <w:t>(Nesbitt &amp; Moore, 2016)</w:t>
      </w:r>
      <w:r w:rsidR="007E1736">
        <w:rPr>
          <w:rFonts w:ascii="Garamond" w:hAnsi="Garamond"/>
        </w:rPr>
        <w:fldChar w:fldCharType="end"/>
      </w:r>
      <w:r w:rsidR="007E1736">
        <w:rPr>
          <w:rFonts w:ascii="Garamond" w:hAnsi="Garamond"/>
        </w:rPr>
        <w:t xml:space="preserve">. </w:t>
      </w:r>
      <w:r w:rsidR="00D36A10" w:rsidRPr="007F098D">
        <w:rPr>
          <w:rFonts w:ascii="Garamond" w:hAnsi="Garamond"/>
        </w:rPr>
        <w:t>Maintaining life history diversity across the full stock complex stabilizes downstream resources by distributing risk across several loosely or negatively correlated populations</w:t>
      </w:r>
      <w:ins w:id="19" w:author="Cline, Timothy" w:date="2025-10-06T14:05:00Z" w16du:dateUtc="2025-10-06T20:05:00Z">
        <w:r w:rsidR="00F1425A">
          <w:rPr>
            <w:rFonts w:ascii="Garamond" w:hAnsi="Garamond"/>
          </w:rPr>
          <w:t xml:space="preserve"> (Schindler 2010)</w:t>
        </w:r>
      </w:ins>
      <w:r w:rsidR="00D36A10" w:rsidRPr="007F098D">
        <w:rPr>
          <w:rFonts w:ascii="Garamond" w:hAnsi="Garamond"/>
        </w:rPr>
        <w:t xml:space="preserve">. </w:t>
      </w:r>
      <w:commentRangeStart w:id="20"/>
      <w:r w:rsidR="00C1704A" w:rsidRPr="007F098D">
        <w:rPr>
          <w:rFonts w:ascii="Garamond" w:hAnsi="Garamond"/>
        </w:rPr>
        <w:t>Moreover, maximizing diversity in run timing may extend fishing opportunities by allowing harvest of multiple stock components migrating at different times.</w:t>
      </w:r>
      <w:commentRangeEnd w:id="20"/>
      <w:r w:rsidR="00B60D7F">
        <w:rPr>
          <w:rStyle w:val="CommentReference"/>
        </w:rPr>
        <w:commentReference w:id="20"/>
      </w:r>
    </w:p>
    <w:p w14:paraId="05748622" w14:textId="699E6193" w:rsidR="0070135F" w:rsidRPr="007F098D" w:rsidRDefault="002574F7" w:rsidP="002574F7">
      <w:pPr>
        <w:spacing w:line="480" w:lineRule="auto"/>
        <w:ind w:firstLine="720"/>
        <w:rPr>
          <w:rFonts w:ascii="Garamond" w:hAnsi="Garamond"/>
        </w:rPr>
      </w:pPr>
      <w:r w:rsidRPr="007F098D">
        <w:rPr>
          <w:rFonts w:ascii="Garamond" w:hAnsi="Garamond"/>
        </w:rPr>
        <w:t xml:space="preserve">Western Alaska watersheds contain some of the last remaining pristine salmon habitat and have historically supported large returns of Pacific salmon. </w:t>
      </w:r>
      <w:r w:rsidR="002811E4" w:rsidRPr="007F098D">
        <w:rPr>
          <w:rFonts w:ascii="Garamond" w:hAnsi="Garamond"/>
        </w:rPr>
        <w:t>In the Kuskokwim River basin, a large</w:t>
      </w:r>
      <w:r w:rsidR="007F35F9" w:rsidRPr="007F098D">
        <w:rPr>
          <w:rFonts w:ascii="Garamond" w:hAnsi="Garamond"/>
        </w:rPr>
        <w:t xml:space="preserve"> </w:t>
      </w:r>
      <w:r w:rsidR="007F35F9" w:rsidRPr="007F098D">
        <w:rPr>
          <w:rFonts w:ascii="Garamond" w:hAnsi="Garamond"/>
        </w:rPr>
        <w:lastRenderedPageBreak/>
        <w:t>(127,000 km</w:t>
      </w:r>
      <w:r w:rsidR="00066D9D" w:rsidRPr="007F098D">
        <w:rPr>
          <w:rFonts w:ascii="Garamond" w:hAnsi="Garamond"/>
          <w:vertAlign w:val="superscript"/>
        </w:rPr>
        <w:t>2</w:t>
      </w:r>
      <w:r w:rsidR="007F35F9" w:rsidRPr="007F098D">
        <w:rPr>
          <w:rFonts w:ascii="Garamond" w:hAnsi="Garamond"/>
        </w:rPr>
        <w:t>)</w:t>
      </w:r>
      <w:r w:rsidR="002811E4" w:rsidRPr="007F098D">
        <w:rPr>
          <w:rFonts w:ascii="Garamond" w:hAnsi="Garamond"/>
        </w:rPr>
        <w:t xml:space="preserve"> free flowing watershed in Western Alaska, Chinook salmon</w:t>
      </w:r>
      <w:r w:rsidR="00F73FEE" w:rsidRPr="007F098D">
        <w:rPr>
          <w:rFonts w:ascii="Garamond" w:hAnsi="Garamond"/>
        </w:rPr>
        <w:t xml:space="preserve"> (</w:t>
      </w:r>
      <w:r w:rsidR="00F73FEE" w:rsidRPr="007F098D">
        <w:rPr>
          <w:rFonts w:ascii="Garamond" w:hAnsi="Garamond"/>
          <w:i/>
          <w:iCs/>
          <w:color w:val="000000" w:themeColor="text1"/>
        </w:rPr>
        <w:t>Oncorhynchus tshawytscha</w:t>
      </w:r>
      <w:r w:rsidR="00F73FEE" w:rsidRPr="007F098D">
        <w:rPr>
          <w:rFonts w:ascii="Garamond" w:hAnsi="Garamond"/>
          <w:color w:val="000000" w:themeColor="text1"/>
        </w:rPr>
        <w:t>)</w:t>
      </w:r>
      <w:r w:rsidR="002811E4" w:rsidRPr="007F098D">
        <w:rPr>
          <w:rFonts w:ascii="Garamond" w:hAnsi="Garamond"/>
          <w:color w:val="000000" w:themeColor="text1"/>
        </w:rPr>
        <w:t xml:space="preserve"> </w:t>
      </w:r>
      <w:r w:rsidR="002811E4" w:rsidRPr="007F098D">
        <w:rPr>
          <w:rFonts w:ascii="Garamond" w:hAnsi="Garamond"/>
        </w:rPr>
        <w:t xml:space="preserve">populations </w:t>
      </w:r>
      <w:r w:rsidR="0070135F" w:rsidRPr="007F098D">
        <w:rPr>
          <w:rFonts w:ascii="Garamond" w:hAnsi="Garamond"/>
        </w:rPr>
        <w:t xml:space="preserve">support subsistence fishing opportunities for dozens of communities, almost all of which are rural and indigenous </w:t>
      </w:r>
      <w:r w:rsidR="002811E4" w:rsidRPr="007E1736">
        <w:rPr>
          <w:rFonts w:ascii="Garamond" w:hAnsi="Garamond"/>
        </w:rPr>
        <w:t xml:space="preserve">(Clark et al., 2018; </w:t>
      </w:r>
      <w:proofErr w:type="spellStart"/>
      <w:r w:rsidR="002811E4" w:rsidRPr="007E1736">
        <w:rPr>
          <w:rFonts w:ascii="Garamond" w:hAnsi="Garamond"/>
        </w:rPr>
        <w:t>Esquible</w:t>
      </w:r>
      <w:proofErr w:type="spellEnd"/>
      <w:r w:rsidR="002811E4" w:rsidRPr="007E1736">
        <w:rPr>
          <w:rFonts w:ascii="Garamond" w:hAnsi="Garamond"/>
        </w:rPr>
        <w:t xml:space="preserve"> et al., 2024).</w:t>
      </w:r>
      <w:r w:rsidR="002811E4" w:rsidRPr="007F098D">
        <w:rPr>
          <w:rFonts w:ascii="Garamond" w:hAnsi="Garamond"/>
        </w:rPr>
        <w:t xml:space="preserve"> </w:t>
      </w:r>
      <w:r w:rsidR="007F35F9" w:rsidRPr="007F098D">
        <w:rPr>
          <w:rFonts w:ascii="Garamond" w:hAnsi="Garamond"/>
        </w:rPr>
        <w:t xml:space="preserve">Subsistence fisheries </w:t>
      </w:r>
      <w:r w:rsidR="00066D9D" w:rsidRPr="007F098D">
        <w:rPr>
          <w:rFonts w:ascii="Garamond" w:hAnsi="Garamond"/>
        </w:rPr>
        <w:t>are the primary form of harvest in the watershed</w:t>
      </w:r>
      <w:r w:rsidR="007F35F9" w:rsidRPr="007F098D">
        <w:rPr>
          <w:rFonts w:ascii="Garamond" w:hAnsi="Garamond"/>
        </w:rPr>
        <w:t xml:space="preserve">, and nearly every household participates in the fishery in some way </w:t>
      </w:r>
      <w:r w:rsidR="007F35F9" w:rsidRPr="007E1736">
        <w:rPr>
          <w:rFonts w:ascii="Garamond" w:hAnsi="Garamond"/>
        </w:rPr>
        <w:t>(</w:t>
      </w:r>
      <w:proofErr w:type="spellStart"/>
      <w:r w:rsidR="007F35F9" w:rsidRPr="007E1736">
        <w:rPr>
          <w:rFonts w:ascii="Garamond" w:hAnsi="Garamond"/>
        </w:rPr>
        <w:t>Esquible</w:t>
      </w:r>
      <w:proofErr w:type="spellEnd"/>
      <w:r w:rsidR="007F35F9" w:rsidRPr="007E1736">
        <w:rPr>
          <w:rFonts w:ascii="Garamond" w:hAnsi="Garamond"/>
        </w:rPr>
        <w:t xml:space="preserve"> et al., 2024).</w:t>
      </w:r>
      <w:r w:rsidR="007F35F9" w:rsidRPr="007F098D">
        <w:rPr>
          <w:rFonts w:ascii="Garamond" w:hAnsi="Garamond"/>
        </w:rPr>
        <w:t xml:space="preserve"> However, Chinook salmon populations in the Kuskokwim have declined precipitously in recent years, </w:t>
      </w:r>
      <w:r w:rsidR="000D6E8E" w:rsidRPr="007F098D">
        <w:rPr>
          <w:rFonts w:ascii="Garamond" w:hAnsi="Garamond"/>
        </w:rPr>
        <w:t>leading to subsistence fishing</w:t>
      </w:r>
      <w:r w:rsidR="007F35F9" w:rsidRPr="007F098D">
        <w:rPr>
          <w:rFonts w:ascii="Garamond" w:hAnsi="Garamond"/>
        </w:rPr>
        <w:t xml:space="preserve"> restrictions</w:t>
      </w:r>
      <w:r w:rsidR="000D6E8E" w:rsidRPr="007F098D">
        <w:rPr>
          <w:rFonts w:ascii="Garamond" w:hAnsi="Garamond"/>
        </w:rPr>
        <w:t xml:space="preserve"> and triggering a crisis of food insecurity</w:t>
      </w:r>
      <w:r w:rsidR="007F35F9" w:rsidRPr="007F098D">
        <w:rPr>
          <w:rFonts w:ascii="Garamond" w:hAnsi="Garamond"/>
        </w:rPr>
        <w:t xml:space="preserve"> and </w:t>
      </w:r>
      <w:r w:rsidR="000D6E8E" w:rsidRPr="007F098D">
        <w:rPr>
          <w:rFonts w:ascii="Garamond" w:hAnsi="Garamond"/>
        </w:rPr>
        <w:t>cultural loss</w:t>
      </w:r>
      <w:r w:rsidR="007F35F9" w:rsidRPr="007F098D">
        <w:rPr>
          <w:rFonts w:ascii="Garamond" w:hAnsi="Garamond"/>
        </w:rPr>
        <w:t xml:space="preserve"> </w:t>
      </w:r>
      <w:r w:rsidR="000D6E8E" w:rsidRPr="007F098D">
        <w:rPr>
          <w:rFonts w:ascii="Garamond" w:hAnsi="Garamond"/>
        </w:rPr>
        <w:fldChar w:fldCharType="begin"/>
      </w:r>
      <w:r w:rsidR="005104A5" w:rsidRPr="007F098D">
        <w:rPr>
          <w:rFonts w:ascii="Garamond" w:hAnsi="Garamond"/>
        </w:rPr>
        <w:instrText xml:space="preserve"> ADDIN ZOTERO_ITEM CSL_CITATION {"citationID":"C4EZBjwd","properties":{"formattedCitation":"(Brown &amp; Godduhn, 2015; Lamborn et al., 2025; Ohlberger et al., 2018)","plainCitation":"(Brown &amp; Godduhn, 2015; Lamborn et al., 2025; Ohlberger et al., 2018)","noteIndex":0},"citationItems":[{"id":4428,"uris":["http://zotero.org/users/8421274/items/2WA8NCRM"],"itemData":{"id":4428,"type":"article-journal","language":"en","source":"Zotero","title":"Socioeconomic effects of declining salmon runs on the Yukon River","author":[{"family":"Brown","given":"Caroline L"},{"family":"Godduhn","given":"Anna"}],"issued":{"date-parts":[["2015"]]}}},{"id":5379,"uris":["http://zotero.org/users/8421274/items/6TRPLVW4"],"itemData":{"id":5379,"type":"article-journal","abstract":"Across Alaska, there have been synchronous declines in the abundance, mean age, and size of Chinook salmon (Oncorhynchus tshawytscha, Salmonidae), a species with immense social and ecological importance. The decline of Chinook salmon, and regulations addressing declines, have drastically impacted people who rely on Alaska's fisheries. Despite their importance, the drivers causing Chinook salmon declines are still not well understood. Therefore, to improve our understanding of the likely drivers of these large-scale synchronous declines, we synthesised the peer-reviewed Chinook salmon literature published between 2010 and 2024 using a weight-of-evidence approach. We identified 94 variables used to explain the trends in abundance and demographics of Chinook salmon. Each variable's association with trends in Chinook salmon was individually assessed and integrated using a standardised method. Results of this synthesis suggest the drivers for large-scale synchronous declines have occurred in the North Pacific Ocean. Specifically, we found marine predation, size selective harvest, and pink salmon (Oncorhynchus gorbuscha) abundance are the factors most strongly associated with reduced size and age. Results also suggest ocean productivity–specifically winter sea surface temperature and the North Pacific Gyre Oscillation–are the most frequently identified predictors of regional Chinook salmon abundance. In addition to addressing freshwater factors like adult heat stress and juvenile predation, we suggest research, policy, and management focus on how to better understand and address the interactions between ocean productivity, marine predation, size selective harvest, and pink salmon abundance to improve the condition of Chinook salmon, and the people and ecosystems benefiting from them.","container-title":"Fish and Fisheries","DOI":"10.1111/faf.12895","ISSN":"1467-2979","issue":"n/a","language":"en","license":"© 2025 The Author(s). Fish and Fisheries published by John Wiley &amp; Sons Ltd.","note":"_eprint: https://onlinelibrary.wiley.com/doi/pdf/10.1111/faf.12895","source":"Wiley Online Library","title":"A Synthesis of Factors Related to Trends in Abundance and Demography of Alaska Chinook Salmon (Oncorhynchus tshawytscha, Salmonidae): Implications for Research, Management, and Policy","title-short":"A Synthesis of Factors Related to Trends in Abundance and Demography of Alaska Chinook Salmon (Oncorhynchus tshawytscha, Salmonidae)","URL":"https://onlinelibrary.wiley.com/doi/abs/10.1111/faf.12895","volume":"n/a","author":[{"family":"Lamborn","given":"Chase C."},{"family":"Ohlberger","given":"Jan"},{"family":"Walsworth","given":"Timothy E."},{"family":"Westley","given":"Peter A. H."},{"family":"Cunningham","given":"Curry J."},{"family":"Wynsma","given":"Sam"},{"family":"Smith","given":"Jordan W."}],"accessed":{"date-parts":[["2025",6,4]]},"issued":{"date-parts":[["2025"]]}}},{"id":4421,"uris":["http://zotero.org/users/8421274/items/PUA9GF7A"],"itemData":{"id":4421,"type":"article-journal","abstract":"The demographic structure of populations is affected by life history strategies and how these interact with natural and anthropogenic factors such as exploitation, climate change, and biotic interactions. Previous work suggests that the mean size and age of some North American populations of Chinook salmon (Oncorhynchus tshawytscha, Salmonidae) are declining. These trends are of concern because Chinook salmon are highly valued commercially for their exceptional size and because the loss of the largest and oldest individuals may lead to reduced population productivity. Using long-term data from wild and hatchery populations, we quantified changes in the demographic structure of Chinook salmon populations over the past four decades across the Northeast Pacific Ocean, from California through western Alaska. Our results show that wild and hatchery fish are becoming smaller and younger throughout most of the Pacific coast. Proportions of older age classes have decreased over time in most regions. Simultaneously, the length-at-age of older fish has declined while the length-at-age of younger fish has typically increased. However, negative size trends of older ages were weak or non-existent at the southern end of the range. While it remains to be explored whether these trends are caused by changes in climate, fishing practices or species interactions such as predation, our qualitative review of the potential causes of demographic change suggests that selective removal of large fish has likely contributed to the apparent widespread declines in average body sizes.","container-title":"Fish and Fisheries","DOI":"10.1111/faf.12272","ISSN":"1467-2979","issue":"3","language":"en","license":"© 2018 The Authors. Fish and Fisheries published by John Wiley &amp; Sons Ltd.","note":"_eprint: https://onlinelibrary.wiley.com/doi/pdf/10.1111/faf.12272","page":"533-546","source":"Wiley Online Library","title":"Demographic changes in Chinook salmon across the Northeast Pacific Ocean","volume":"19","author":[{"family":"Ohlberger","given":"Jan"},{"family":"Ward","given":"Eric J"},{"family":"Schindler","given":"Daniel E"},{"family":"Lewis","given":"Bert"}],"issued":{"date-parts":[["2018"]]}}}],"schema":"https://github.com/citation-style-language/schema/raw/master/csl-citation.json"} </w:instrText>
      </w:r>
      <w:r w:rsidR="000D6E8E" w:rsidRPr="007F098D">
        <w:rPr>
          <w:rFonts w:ascii="Garamond" w:hAnsi="Garamond"/>
        </w:rPr>
        <w:fldChar w:fldCharType="separate"/>
      </w:r>
      <w:r w:rsidR="005104A5" w:rsidRPr="007F098D">
        <w:rPr>
          <w:rFonts w:ascii="Garamond" w:hAnsi="Garamond"/>
          <w:noProof/>
        </w:rPr>
        <w:t>(Brown &amp; Godduhn, 2015; Lamborn et al., 2025; Ohlberger et al., 2018)</w:t>
      </w:r>
      <w:r w:rsidR="000D6E8E" w:rsidRPr="007F098D">
        <w:rPr>
          <w:rFonts w:ascii="Garamond" w:hAnsi="Garamond"/>
        </w:rPr>
        <w:fldChar w:fldCharType="end"/>
      </w:r>
      <w:r w:rsidR="000D6E8E" w:rsidRPr="007F098D">
        <w:rPr>
          <w:rFonts w:ascii="Garamond" w:hAnsi="Garamond"/>
        </w:rPr>
        <w:t>.</w:t>
      </w:r>
      <w:r w:rsidR="002811E4" w:rsidRPr="007F098D">
        <w:rPr>
          <w:rFonts w:ascii="Garamond" w:hAnsi="Garamond"/>
        </w:rPr>
        <w:t xml:space="preserve"> </w:t>
      </w:r>
      <w:r w:rsidR="00CB2EEB" w:rsidRPr="007F098D">
        <w:rPr>
          <w:rFonts w:ascii="Garamond" w:hAnsi="Garamond"/>
        </w:rPr>
        <w:t xml:space="preserve">As a result, resource managers are </w:t>
      </w:r>
      <w:r w:rsidR="00066D9D" w:rsidRPr="007F098D">
        <w:rPr>
          <w:rFonts w:ascii="Garamond" w:hAnsi="Garamond"/>
        </w:rPr>
        <w:t xml:space="preserve">tasked with </w:t>
      </w:r>
      <w:r w:rsidR="00CB2EEB" w:rsidRPr="007F098D">
        <w:rPr>
          <w:rFonts w:ascii="Garamond" w:hAnsi="Garamond"/>
        </w:rPr>
        <w:t xml:space="preserve">designing management strategies that </w:t>
      </w:r>
      <w:r w:rsidR="0070135F" w:rsidRPr="007F098D">
        <w:rPr>
          <w:rFonts w:ascii="Garamond" w:hAnsi="Garamond" w:cs="Times New Roman"/>
        </w:rPr>
        <w:t xml:space="preserve">allow for harvest opportunities while simultaneously rebuilding </w:t>
      </w:r>
      <w:r w:rsidR="00343C0B" w:rsidRPr="007F098D">
        <w:rPr>
          <w:rFonts w:ascii="Garamond" w:hAnsi="Garamond" w:cs="Times New Roman"/>
        </w:rPr>
        <w:t>the diversity of stocks throughout the basin to enhance</w:t>
      </w:r>
      <w:r w:rsidR="0070135F" w:rsidRPr="007F098D">
        <w:rPr>
          <w:rFonts w:ascii="Garamond" w:hAnsi="Garamond" w:cs="Times New Roman"/>
        </w:rPr>
        <w:t xml:space="preserve"> ecosystem resilience</w:t>
      </w:r>
      <w:r w:rsidR="00CB2EEB" w:rsidRPr="007F098D">
        <w:rPr>
          <w:rFonts w:ascii="Garamond" w:hAnsi="Garamond"/>
        </w:rPr>
        <w:t>.</w:t>
      </w:r>
      <w:r w:rsidR="0070135F" w:rsidRPr="007F098D">
        <w:rPr>
          <w:rFonts w:ascii="Garamond" w:hAnsi="Garamond"/>
        </w:rPr>
        <w:t xml:space="preserve"> </w:t>
      </w:r>
    </w:p>
    <w:p w14:paraId="50946457" w14:textId="180C73BC" w:rsidR="00044401" w:rsidRPr="007F098D" w:rsidRDefault="00D86CD4" w:rsidP="00D86CD4">
      <w:pPr>
        <w:spacing w:line="480" w:lineRule="auto"/>
        <w:ind w:firstLine="720"/>
        <w:rPr>
          <w:rFonts w:ascii="Garamond" w:hAnsi="Garamond"/>
        </w:rPr>
      </w:pPr>
      <w:r w:rsidRPr="007F098D">
        <w:rPr>
          <w:rStyle w:val="Strong"/>
          <w:rFonts w:ascii="Garamond" w:hAnsi="Garamond"/>
          <w:b w:val="0"/>
          <w:bCs w:val="0"/>
        </w:rPr>
        <w:t>A management approach implemented in the Kuskokwim River-basin has been a front-end closure which prohibits fishing during a fixed temporal window from June 1</w:t>
      </w:r>
      <w:r w:rsidRPr="007F098D">
        <w:rPr>
          <w:rStyle w:val="Strong"/>
          <w:rFonts w:ascii="Garamond" w:hAnsi="Garamond"/>
          <w:b w:val="0"/>
          <w:bCs w:val="0"/>
          <w:vertAlign w:val="superscript"/>
        </w:rPr>
        <w:t>st</w:t>
      </w:r>
      <w:r w:rsidRPr="007F098D">
        <w:rPr>
          <w:rStyle w:val="Strong"/>
          <w:rFonts w:ascii="Garamond" w:hAnsi="Garamond"/>
          <w:b w:val="0"/>
          <w:bCs w:val="0"/>
        </w:rPr>
        <w:t xml:space="preserve"> to June 11</w:t>
      </w:r>
      <w:r w:rsidRPr="007F098D">
        <w:rPr>
          <w:rStyle w:val="Strong"/>
          <w:rFonts w:ascii="Garamond" w:hAnsi="Garamond"/>
          <w:b w:val="0"/>
          <w:bCs w:val="0"/>
          <w:vertAlign w:val="superscript"/>
        </w:rPr>
        <w:t>th</w:t>
      </w:r>
      <w:r w:rsidRPr="007F098D">
        <w:rPr>
          <w:rStyle w:val="Strong"/>
          <w:rFonts w:ascii="Garamond" w:hAnsi="Garamond"/>
          <w:b w:val="0"/>
          <w:bCs w:val="0"/>
        </w:rPr>
        <w:t xml:space="preserve">. </w:t>
      </w:r>
      <w:r w:rsidR="00044401" w:rsidRPr="007F098D">
        <w:rPr>
          <w:rFonts w:ascii="Garamond" w:hAnsi="Garamond"/>
        </w:rPr>
        <w:t xml:space="preserve">This strategy is designed to protect early </w:t>
      </w:r>
      <w:commentRangeStart w:id="21"/>
      <w:r w:rsidR="00044401" w:rsidRPr="007F098D">
        <w:rPr>
          <w:rFonts w:ascii="Garamond" w:hAnsi="Garamond"/>
        </w:rPr>
        <w:t xml:space="preserve">river </w:t>
      </w:r>
      <w:commentRangeEnd w:id="21"/>
      <w:r w:rsidR="004F4EF3">
        <w:rPr>
          <w:rStyle w:val="CommentReference"/>
        </w:rPr>
        <w:commentReference w:id="21"/>
      </w:r>
      <w:r w:rsidR="00044401" w:rsidRPr="007F098D">
        <w:rPr>
          <w:rFonts w:ascii="Garamond" w:hAnsi="Garamond"/>
        </w:rPr>
        <w:t xml:space="preserve">fish </w:t>
      </w:r>
      <w:r w:rsidR="001255D3" w:rsidRPr="007F098D">
        <w:rPr>
          <w:rFonts w:ascii="Garamond" w:hAnsi="Garamond"/>
        </w:rPr>
        <w:t xml:space="preserve">which are </w:t>
      </w:r>
      <w:r w:rsidR="00044401" w:rsidRPr="007F098D">
        <w:rPr>
          <w:rFonts w:ascii="Garamond" w:hAnsi="Garamond"/>
        </w:rPr>
        <w:t>assum</w:t>
      </w:r>
      <w:r w:rsidR="001255D3" w:rsidRPr="007F098D">
        <w:rPr>
          <w:rFonts w:ascii="Garamond" w:hAnsi="Garamond"/>
        </w:rPr>
        <w:t xml:space="preserve">ed to </w:t>
      </w:r>
      <w:r w:rsidR="00044401" w:rsidRPr="007F098D">
        <w:rPr>
          <w:rFonts w:ascii="Garamond" w:hAnsi="Garamond"/>
        </w:rPr>
        <w:t>return to the furthest upstream stocks</w:t>
      </w:r>
      <w:r w:rsidR="00343C0B" w:rsidRPr="007F098D">
        <w:rPr>
          <w:rFonts w:ascii="Garamond" w:hAnsi="Garamond"/>
        </w:rPr>
        <w:t xml:space="preserve"> and are, therefore, subjected to harvest over more of the river than lower watershed stocks</w:t>
      </w:r>
      <w:r w:rsidR="001255D3" w:rsidRPr="007F098D">
        <w:rPr>
          <w:rFonts w:ascii="Garamond" w:hAnsi="Garamond"/>
        </w:rPr>
        <w:t xml:space="preserve">. </w:t>
      </w:r>
      <w:r w:rsidR="007D2894" w:rsidRPr="007F098D">
        <w:rPr>
          <w:rFonts w:ascii="Garamond" w:hAnsi="Garamond"/>
        </w:rPr>
        <w:t xml:space="preserve">This assumption is based on patterns established in other systems </w:t>
      </w:r>
      <w:r w:rsidR="007E1736">
        <w:rPr>
          <w:rFonts w:ascii="Garamond" w:hAnsi="Garamond"/>
        </w:rPr>
        <w:fldChar w:fldCharType="begin"/>
      </w:r>
      <w:r w:rsidR="007E1736">
        <w:rPr>
          <w:rFonts w:ascii="Garamond" w:hAnsi="Garamond"/>
        </w:rPr>
        <w:instrText xml:space="preserve"> ADDIN ZOTERO_ITEM CSL_CITATION {"citationID":"DfGnnmMb","properties":{"formattedCitation":"(Clark et al., 2015)","plainCitation":"(Clark et al., 2015)","noteIndex":0},"citationItems":[{"id":5370,"uris":["http://zotero.org/users/8421274/items/CSEI4Y28"],"itemData":{"id":5370,"type":"article-journal","abstract":"Variation in the timing of migration to freshwaters to spawn is one important dimension of the life history variation within individual salmon stocks. That variable has important implications for developing sustainable fisheries that simultaneously exploit multiple populations within the same geographic area. We examined the variation in migration timing of adult Chinook Salmon Oncorhynchus tshawytscha within the Togiak River system of southwest Alaska to determine whether fish that spawned in different habitats migrated into freshwater from the ocean at different times. In particular, we evaluated whether there were watershed</w:instrText>
      </w:r>
      <w:r w:rsidR="007E1736">
        <w:rPr>
          <w:rFonts w:ascii="Cambria Math" w:hAnsi="Cambria Math" w:cs="Cambria Math"/>
        </w:rPr>
        <w:instrText>‐</w:instrText>
      </w:r>
      <w:r w:rsidR="007E1736">
        <w:rPr>
          <w:rFonts w:ascii="Garamond" w:hAnsi="Garamond"/>
        </w:rPr>
        <w:instrText>wide effects of body size, sex, spawning location, and year on the timing of spawning</w:instrText>
      </w:r>
      <w:r w:rsidR="007E1736">
        <w:rPr>
          <w:rFonts w:ascii="Cambria Math" w:hAnsi="Cambria Math" w:cs="Cambria Math"/>
        </w:rPr>
        <w:instrText>‐</w:instrText>
      </w:r>
      <w:r w:rsidR="007E1736">
        <w:rPr>
          <w:rFonts w:ascii="Garamond" w:hAnsi="Garamond"/>
        </w:rPr>
        <w:instrText>run migration into the Togiak River. Migration data and spawning fate were collected using radiotelemetry and analyzed with mixed effects models to account for among</w:instrText>
      </w:r>
      <w:r w:rsidR="007E1736">
        <w:rPr>
          <w:rFonts w:ascii="Cambria Math" w:hAnsi="Cambria Math" w:cs="Cambria Math"/>
        </w:rPr>
        <w:instrText>‐</w:instrText>
      </w:r>
      <w:r w:rsidR="007E1736">
        <w:rPr>
          <w:rFonts w:ascii="Garamond" w:hAnsi="Garamond"/>
        </w:rPr>
        <w:instrText xml:space="preserve">year variation in migration timing across the 4 years of the study. We found that migration timing of Chinook Salmon in the Togiak watershed is segregated by spawning location and sex and is consistent across body sizes and years. Fish that spawned higher in the watershed had a tendency to enter freshwater earlier than fish that spawned lower in the watershed and in the main stem of the river. Our results indicate clear stock structure in the migration of spawning Chinook Salmon to the Togiak River watershed, suggesting that it is important to distribute harvest over the entire distribution of Chinook Salmon run timing to minimize the risk of overexploiting certain components of the stock complex.","container-title":"Transactions of the American Fisheries Society","DOI":"10.1080/00028487.2015.1031281","ISSN":"0002-8487","issue":"4","journalAbbreviation":"Transactions of the American Fisheries Society","page":"829-836","source":"Silverchair","title":"Migration Timing of Adult Chinook Salmon into the Togiak River, Alaska, Watershed: Is There Evidence for Stock Structure?","title-short":"Migration Timing of Adult Chinook Salmon into the Togiak River, Alaska, Watershed","volume":"144","author":[{"family":"Clark","given":"Sydney C."},{"family":"Tanner","given":"Theresa L."},{"family":"Sethi","given":"Suresh A."},{"family":"Bentley","given":"Kale T."},{"family":"Schindler","given":"Daniel E."}],"issued":{"date-parts":[["2015",7,1]]}}}],"schema":"https://github.com/citation-style-language/schema/raw/master/csl-citation.json"} </w:instrText>
      </w:r>
      <w:r w:rsidR="007E1736">
        <w:rPr>
          <w:rFonts w:ascii="Garamond" w:hAnsi="Garamond"/>
        </w:rPr>
        <w:fldChar w:fldCharType="separate"/>
      </w:r>
      <w:r w:rsidR="007E1736">
        <w:rPr>
          <w:rFonts w:ascii="Garamond" w:hAnsi="Garamond"/>
          <w:noProof/>
        </w:rPr>
        <w:t>(Clark et al., 2015)</w:t>
      </w:r>
      <w:r w:rsidR="007E1736">
        <w:rPr>
          <w:rFonts w:ascii="Garamond" w:hAnsi="Garamond"/>
        </w:rPr>
        <w:fldChar w:fldCharType="end"/>
      </w:r>
      <w:r w:rsidR="007E1736">
        <w:rPr>
          <w:rFonts w:ascii="Garamond" w:hAnsi="Garamond"/>
        </w:rPr>
        <w:t xml:space="preserve">, </w:t>
      </w:r>
      <w:r w:rsidR="002574F7" w:rsidRPr="007F098D">
        <w:rPr>
          <w:rFonts w:ascii="Garamond" w:hAnsi="Garamond"/>
        </w:rPr>
        <w:t xml:space="preserve"> supported</w:t>
      </w:r>
      <w:r w:rsidR="007D2894" w:rsidRPr="007F098D">
        <w:rPr>
          <w:rFonts w:ascii="Garamond" w:hAnsi="Garamond"/>
        </w:rPr>
        <w:t xml:space="preserve"> by limited telemetry data in the Kuskokwim </w:t>
      </w:r>
      <w:r w:rsidR="007D2894" w:rsidRPr="007F098D">
        <w:rPr>
          <w:rFonts w:ascii="Garamond" w:hAnsi="Garamond"/>
          <w:highlight w:val="yellow"/>
        </w:rPr>
        <w:t>(</w:t>
      </w:r>
      <w:r w:rsidR="007E1736">
        <w:rPr>
          <w:rFonts w:ascii="Garamond" w:hAnsi="Garamond"/>
          <w:highlight w:val="yellow"/>
        </w:rPr>
        <w:t>Cite</w:t>
      </w:r>
      <w:r w:rsidR="007D2894" w:rsidRPr="007F098D">
        <w:rPr>
          <w:rFonts w:ascii="Garamond" w:hAnsi="Garamond"/>
          <w:highlight w:val="yellow"/>
        </w:rPr>
        <w:t>)</w:t>
      </w:r>
      <w:r w:rsidR="007E1736">
        <w:rPr>
          <w:rFonts w:ascii="Garamond" w:hAnsi="Garamond"/>
        </w:rPr>
        <w:t>,</w:t>
      </w:r>
      <w:r w:rsidR="00C27BF0" w:rsidRPr="007F098D">
        <w:rPr>
          <w:rFonts w:ascii="Garamond" w:hAnsi="Garamond"/>
        </w:rPr>
        <w:t xml:space="preserve"> and </w:t>
      </w:r>
      <w:r w:rsidR="002574F7" w:rsidRPr="007F098D">
        <w:rPr>
          <w:rFonts w:ascii="Garamond" w:hAnsi="Garamond"/>
        </w:rPr>
        <w:t xml:space="preserve">further corroborated </w:t>
      </w:r>
      <w:r w:rsidR="00C27BF0" w:rsidRPr="007F098D">
        <w:rPr>
          <w:rFonts w:ascii="Garamond" w:hAnsi="Garamond"/>
        </w:rPr>
        <w:t>by traditional knowledge among stakeholders</w:t>
      </w:r>
      <w:r w:rsidR="007D2894" w:rsidRPr="007F098D">
        <w:rPr>
          <w:rFonts w:ascii="Garamond" w:hAnsi="Garamond"/>
        </w:rPr>
        <w:t xml:space="preserve">. </w:t>
      </w:r>
      <w:r w:rsidR="00066D9D" w:rsidRPr="007F098D">
        <w:rPr>
          <w:rFonts w:ascii="Garamond" w:hAnsi="Garamond"/>
        </w:rPr>
        <w:t xml:space="preserve">By protecting upriver stocks, managers aim to </w:t>
      </w:r>
      <w:r w:rsidR="007D2894" w:rsidRPr="007F098D">
        <w:rPr>
          <w:rFonts w:ascii="Garamond" w:hAnsi="Garamond"/>
        </w:rPr>
        <w:t xml:space="preserve">support basin-wide escapement goals, provide harvest opportunities to upstream communities, and protect upper river stocks which are at heightened risk of overharvest but contribute disproportionately to downstream fishery dynamics. </w:t>
      </w:r>
      <w:r w:rsidR="00F20CE9" w:rsidRPr="007F098D">
        <w:rPr>
          <w:rFonts w:ascii="Garamond" w:hAnsi="Garamond"/>
        </w:rPr>
        <w:t>However,</w:t>
      </w:r>
      <w:r w:rsidR="00044401" w:rsidRPr="007F098D">
        <w:rPr>
          <w:rFonts w:ascii="Garamond" w:hAnsi="Garamond"/>
        </w:rPr>
        <w:t xml:space="preserve"> </w:t>
      </w:r>
      <w:r w:rsidR="00FD5572" w:rsidRPr="007F098D">
        <w:rPr>
          <w:rFonts w:ascii="Garamond" w:hAnsi="Garamond"/>
        </w:rPr>
        <w:t xml:space="preserve">the spatial ecology of Chinook salmon in the Kuskokwim River basin remains poorly understood. </w:t>
      </w:r>
      <w:r w:rsidR="00F315A1" w:rsidRPr="007F098D">
        <w:rPr>
          <w:rFonts w:ascii="Garamond" w:hAnsi="Garamond"/>
        </w:rPr>
        <w:t xml:space="preserve">In addition, it is not well understood whether </w:t>
      </w:r>
      <w:r w:rsidR="00F20CE9" w:rsidRPr="007F098D">
        <w:rPr>
          <w:rFonts w:ascii="Garamond" w:hAnsi="Garamond"/>
        </w:rPr>
        <w:t>pattern</w:t>
      </w:r>
      <w:r w:rsidR="00FD5572" w:rsidRPr="007F098D">
        <w:rPr>
          <w:rFonts w:ascii="Garamond" w:hAnsi="Garamond"/>
        </w:rPr>
        <w:t>s observed in telemetry studies are</w:t>
      </w:r>
      <w:r w:rsidR="00F20CE9" w:rsidRPr="007F098D">
        <w:rPr>
          <w:rFonts w:ascii="Garamond" w:hAnsi="Garamond"/>
        </w:rPr>
        <w:t xml:space="preserve"> </w:t>
      </w:r>
      <w:r w:rsidR="00F20CE9" w:rsidRPr="007F098D">
        <w:rPr>
          <w:rStyle w:val="Strong"/>
          <w:rFonts w:ascii="Garamond" w:hAnsi="Garamond"/>
          <w:b w:val="0"/>
          <w:bCs w:val="0"/>
        </w:rPr>
        <w:t>consistent</w:t>
      </w:r>
      <w:r w:rsidR="00F20CE9" w:rsidRPr="007F098D">
        <w:rPr>
          <w:rFonts w:ascii="Garamond" w:hAnsi="Garamond"/>
        </w:rPr>
        <w:t xml:space="preserve"> over several years, whether there is a geographic organization to run timing, </w:t>
      </w:r>
      <w:r w:rsidR="00F20CE9" w:rsidRPr="007F098D">
        <w:rPr>
          <w:rStyle w:val="Strong"/>
          <w:rFonts w:ascii="Garamond" w:hAnsi="Garamond"/>
          <w:b w:val="0"/>
          <w:bCs w:val="0"/>
        </w:rPr>
        <w:t>and whether</w:t>
      </w:r>
      <w:r w:rsidR="00F20CE9" w:rsidRPr="007F098D">
        <w:rPr>
          <w:rFonts w:ascii="Garamond" w:hAnsi="Garamond"/>
        </w:rPr>
        <w:t xml:space="preserve"> the interaction </w:t>
      </w:r>
      <w:r w:rsidR="00F20CE9" w:rsidRPr="007F098D">
        <w:rPr>
          <w:rStyle w:val="Strong"/>
          <w:rFonts w:ascii="Garamond" w:hAnsi="Garamond"/>
          <w:b w:val="0"/>
          <w:bCs w:val="0"/>
        </w:rPr>
        <w:t>between</w:t>
      </w:r>
      <w:r w:rsidR="00F20CE9" w:rsidRPr="007F098D">
        <w:rPr>
          <w:rFonts w:ascii="Garamond" w:hAnsi="Garamond"/>
        </w:rPr>
        <w:t xml:space="preserve"> these patterns and the front-end closure protects upstream stocks as </w:t>
      </w:r>
      <w:r w:rsidR="00F20CE9" w:rsidRPr="007F098D">
        <w:rPr>
          <w:rStyle w:val="Strong"/>
          <w:rFonts w:ascii="Garamond" w:hAnsi="Garamond"/>
          <w:b w:val="0"/>
          <w:bCs w:val="0"/>
        </w:rPr>
        <w:t>intended</w:t>
      </w:r>
      <w:r w:rsidR="00F20CE9" w:rsidRPr="007F098D">
        <w:rPr>
          <w:rFonts w:ascii="Garamond" w:hAnsi="Garamond"/>
          <w:b/>
          <w:bCs/>
        </w:rPr>
        <w:t>.</w:t>
      </w:r>
      <w:r w:rsidR="00F20CE9" w:rsidRPr="007F098D">
        <w:rPr>
          <w:rFonts w:ascii="Garamond" w:hAnsi="Garamond"/>
        </w:rPr>
        <w:t xml:space="preserve"> </w:t>
      </w:r>
    </w:p>
    <w:p w14:paraId="4B48F71D" w14:textId="76531A8D" w:rsidR="00A72EBD" w:rsidRPr="007F098D" w:rsidRDefault="00A72EBD" w:rsidP="00A72EBD">
      <w:pPr>
        <w:spacing w:line="480" w:lineRule="auto"/>
        <w:ind w:firstLine="720"/>
        <w:rPr>
          <w:rFonts w:ascii="Garamond" w:hAnsi="Garamond"/>
          <w:b/>
          <w:bCs/>
        </w:rPr>
      </w:pPr>
      <w:r w:rsidRPr="007F098D">
        <w:rPr>
          <w:rFonts w:ascii="Garamond" w:hAnsi="Garamond"/>
        </w:rPr>
        <w:lastRenderedPageBreak/>
        <w:t>Here, we use otolith chemistry from fish caught during test fisheries throughout the seasonal migration period over six years in the Kuskokwim River basin to reconstruct spatiotemporal patterns of Chinook salmon returns. The limited genetic structure of this stock complex precludes using genetic approaches to quantify migration timing of different stocks throughout the watershed. Otolith-based methods for estimating provenance therefore offer a novel approach to: (1) identify the spatiotemporal structure of returning populations in the Kuskokwim River basin, and (2) evaluate potential impacts of front-end closures on conserving population diversity within salmon stock complexes returning to large, remote watersheds.</w:t>
      </w:r>
    </w:p>
    <w:p w14:paraId="2A0F64D4" w14:textId="3741D829" w:rsidR="009833DB" w:rsidRPr="006D1917" w:rsidRDefault="009833DB" w:rsidP="009833DB">
      <w:pPr>
        <w:spacing w:line="480" w:lineRule="auto"/>
        <w:rPr>
          <w:rFonts w:ascii="Garamond" w:hAnsi="Garamond"/>
          <w:b/>
          <w:bCs/>
          <w:sz w:val="32"/>
          <w:szCs w:val="32"/>
        </w:rPr>
      </w:pPr>
      <w:r w:rsidRPr="006D1917">
        <w:rPr>
          <w:rFonts w:ascii="Garamond" w:hAnsi="Garamond"/>
          <w:b/>
          <w:bCs/>
          <w:sz w:val="32"/>
          <w:szCs w:val="32"/>
        </w:rPr>
        <w:t xml:space="preserve">Methods: </w:t>
      </w:r>
    </w:p>
    <w:p w14:paraId="2B9BE153" w14:textId="1563F8E5" w:rsidR="009833DB" w:rsidRPr="00E26D9D" w:rsidRDefault="009833DB" w:rsidP="009833DB">
      <w:pPr>
        <w:spacing w:line="480" w:lineRule="auto"/>
        <w:rPr>
          <w:rFonts w:ascii="Garamond" w:hAnsi="Garamond"/>
          <w:b/>
          <w:bCs/>
          <w:sz w:val="28"/>
          <w:szCs w:val="28"/>
        </w:rPr>
      </w:pPr>
      <w:r w:rsidRPr="00E26D9D">
        <w:rPr>
          <w:rFonts w:ascii="Garamond" w:hAnsi="Garamond"/>
          <w:b/>
          <w:bCs/>
          <w:sz w:val="28"/>
          <w:szCs w:val="28"/>
        </w:rPr>
        <w:t xml:space="preserve">Otolith </w:t>
      </w:r>
      <w:r w:rsidR="00F21C45" w:rsidRPr="00E26D9D">
        <w:rPr>
          <w:rFonts w:ascii="Garamond" w:hAnsi="Garamond"/>
          <w:b/>
          <w:bCs/>
          <w:sz w:val="28"/>
          <w:szCs w:val="28"/>
        </w:rPr>
        <w:t>samples</w:t>
      </w:r>
    </w:p>
    <w:p w14:paraId="2C50ADFF" w14:textId="394E6F06" w:rsidR="009C079F" w:rsidRPr="00EE2480" w:rsidRDefault="003A1EB0" w:rsidP="009C079F">
      <w:pPr>
        <w:spacing w:line="480" w:lineRule="auto"/>
        <w:ind w:firstLine="720"/>
        <w:rPr>
          <w:rFonts w:ascii="Garamond" w:eastAsia="Times New Roman" w:hAnsi="Garamond" w:cs="Times New Roman"/>
          <w:kern w:val="0"/>
          <w14:ligatures w14:val="none"/>
        </w:rPr>
      </w:pPr>
      <w:r w:rsidRPr="00EE2480">
        <w:rPr>
          <w:rFonts w:ascii="Garamond" w:eastAsia="Times New Roman" w:hAnsi="Garamond" w:cs="Times New Roman"/>
          <w:kern w:val="0"/>
          <w14:ligatures w14:val="none"/>
        </w:rPr>
        <w:t>Chinook salmon o</w:t>
      </w:r>
      <w:r w:rsidR="009833DB" w:rsidRPr="00EE2480">
        <w:rPr>
          <w:rFonts w:ascii="Garamond" w:eastAsia="Times New Roman" w:hAnsi="Garamond" w:cs="Times New Roman"/>
          <w:kern w:val="0"/>
          <w14:ligatures w14:val="none"/>
        </w:rPr>
        <w:t xml:space="preserve">toliths were </w:t>
      </w:r>
      <w:r w:rsidRPr="00EE2480">
        <w:rPr>
          <w:rFonts w:ascii="Garamond" w:eastAsia="Times New Roman" w:hAnsi="Garamond" w:cs="Times New Roman"/>
          <w:kern w:val="0"/>
          <w14:ligatures w14:val="none"/>
        </w:rPr>
        <w:t xml:space="preserve">collected </w:t>
      </w:r>
      <w:r w:rsidR="00313CB8" w:rsidRPr="00EE2480">
        <w:rPr>
          <w:rFonts w:ascii="Garamond" w:eastAsia="Times New Roman" w:hAnsi="Garamond" w:cs="Times New Roman"/>
          <w:kern w:val="0"/>
          <w14:ligatures w14:val="none"/>
        </w:rPr>
        <w:t>from 2017 to 2022</w:t>
      </w:r>
      <w:r w:rsidR="00E212FE" w:rsidRPr="00EE2480">
        <w:rPr>
          <w:rFonts w:ascii="Garamond" w:eastAsia="Times New Roman" w:hAnsi="Garamond" w:cs="Times New Roman"/>
          <w:kern w:val="0"/>
          <w14:ligatures w14:val="none"/>
        </w:rPr>
        <w:t xml:space="preserve"> </w:t>
      </w:r>
      <w:r w:rsidR="00313CB8" w:rsidRPr="00EE2480">
        <w:rPr>
          <w:rFonts w:ascii="Garamond" w:eastAsia="Times New Roman" w:hAnsi="Garamond" w:cs="Times New Roman"/>
          <w:kern w:val="0"/>
          <w14:ligatures w14:val="none"/>
        </w:rPr>
        <w:t xml:space="preserve">in </w:t>
      </w:r>
      <w:r w:rsidR="00E212FE" w:rsidRPr="00EE2480">
        <w:rPr>
          <w:rFonts w:ascii="Garamond" w:eastAsia="Times New Roman" w:hAnsi="Garamond" w:cs="Times New Roman"/>
          <w:kern w:val="0"/>
          <w14:ligatures w14:val="none"/>
        </w:rPr>
        <w:t xml:space="preserve">the Bethel Test Fishery (BTF) near Bethel, Alaska </w:t>
      </w:r>
      <w:r w:rsidR="00313CB8" w:rsidRPr="00EE2480">
        <w:rPr>
          <w:rFonts w:ascii="Garamond" w:eastAsia="Times New Roman" w:hAnsi="Garamond" w:cs="Times New Roman"/>
          <w:kern w:val="0"/>
          <w14:ligatures w14:val="none"/>
        </w:rPr>
        <w:t>in collaboration with</w:t>
      </w:r>
      <w:r w:rsidR="00367B6D" w:rsidRPr="00EE2480">
        <w:rPr>
          <w:rFonts w:ascii="Garamond" w:eastAsia="Times New Roman" w:hAnsi="Garamond" w:cs="Times New Roman"/>
          <w:kern w:val="0"/>
          <w14:ligatures w14:val="none"/>
        </w:rPr>
        <w:t xml:space="preserve"> the intern program of the </w:t>
      </w:r>
      <w:proofErr w:type="spellStart"/>
      <w:r w:rsidR="00367B6D" w:rsidRPr="00EE2480">
        <w:rPr>
          <w:rFonts w:ascii="Garamond" w:eastAsia="Times New Roman" w:hAnsi="Garamond" w:cs="Times New Roman"/>
          <w:kern w:val="0"/>
          <w14:ligatures w14:val="none"/>
        </w:rPr>
        <w:t>Orutsaramiut</w:t>
      </w:r>
      <w:proofErr w:type="spellEnd"/>
      <w:r w:rsidR="00367B6D" w:rsidRPr="00EE2480">
        <w:rPr>
          <w:rFonts w:ascii="Garamond" w:eastAsia="Times New Roman" w:hAnsi="Garamond" w:cs="Times New Roman"/>
          <w:kern w:val="0"/>
          <w14:ligatures w14:val="none"/>
        </w:rPr>
        <w:t xml:space="preserve"> Native Council </w:t>
      </w:r>
      <w:r w:rsidR="00313CB8" w:rsidRPr="00EE2480">
        <w:rPr>
          <w:rFonts w:ascii="Garamond" w:eastAsia="Times New Roman" w:hAnsi="Garamond" w:cs="Times New Roman"/>
          <w:kern w:val="0"/>
          <w14:ligatures w14:val="none"/>
        </w:rPr>
        <w:t>and</w:t>
      </w:r>
      <w:r w:rsidR="00367B6D" w:rsidRPr="00EE2480">
        <w:rPr>
          <w:rFonts w:ascii="Garamond" w:eastAsia="Times New Roman" w:hAnsi="Garamond" w:cs="Times New Roman"/>
          <w:kern w:val="0"/>
          <w14:ligatures w14:val="none"/>
        </w:rPr>
        <w:t xml:space="preserve"> the Alaska Department of Fish &amp; Game. </w:t>
      </w:r>
      <w:r w:rsidR="0082206F" w:rsidRPr="00EE2480">
        <w:rPr>
          <w:rFonts w:ascii="Garamond" w:hAnsi="Garamond"/>
        </w:rPr>
        <w:t xml:space="preserve">The BTF was designed to enable in-season assessment of run strength based on catch-per-unit-effort, informing management decisions for subsistence fisheries throughout the river. Fish caught in this fishery </w:t>
      </w:r>
      <w:r w:rsidR="002574F7" w:rsidRPr="00EE2480">
        <w:rPr>
          <w:rFonts w:ascii="Garamond" w:hAnsi="Garamond"/>
        </w:rPr>
        <w:t xml:space="preserve">are </w:t>
      </w:r>
      <w:r w:rsidR="0082206F" w:rsidRPr="00EE2480">
        <w:rPr>
          <w:rFonts w:ascii="Garamond" w:hAnsi="Garamond"/>
        </w:rPr>
        <w:t xml:space="preserve">a representative sample of returning stocks </w:t>
      </w:r>
      <w:r w:rsidR="002574F7" w:rsidRPr="00EE2480">
        <w:rPr>
          <w:rFonts w:ascii="Garamond" w:hAnsi="Garamond"/>
        </w:rPr>
        <w:t>throughout the basin above the test fishery location near Bethel, Alaska</w:t>
      </w:r>
      <w:r w:rsidR="0082206F" w:rsidRPr="00EE2480">
        <w:rPr>
          <w:rFonts w:ascii="Garamond" w:hAnsi="Garamond"/>
        </w:rPr>
        <w:t xml:space="preserve"> </w:t>
      </w:r>
      <w:r w:rsidR="0082206F" w:rsidRPr="00EE2480">
        <w:rPr>
          <w:rFonts w:ascii="Garamond" w:eastAsia="Times New Roman" w:hAnsi="Garamond" w:cs="Times New Roman"/>
          <w:kern w:val="0"/>
          <w14:ligatures w14:val="none"/>
        </w:rPr>
        <w:fldChar w:fldCharType="begin"/>
      </w:r>
      <w:r w:rsidR="0082206F" w:rsidRPr="00EE2480">
        <w:rPr>
          <w:rFonts w:ascii="Garamond" w:eastAsia="Times New Roman" w:hAnsi="Garamond" w:cs="Times New Roman"/>
          <w:kern w:val="0"/>
          <w14:ligatures w14:val="none"/>
        </w:rPr>
        <w:instrText xml:space="preserve"> ADDIN ZOTERO_ITEM CSL_CITATION {"citationID":"oT8qdcVg","properties":{"formattedCitation":"(Lipka &amp; Elison, 2015)","plainCitation":"(Lipka &amp; Elison, 2015)","noteIndex":0},"citationItems":[{"id":5567,"uris":["http://zotero.org/users/8421274/items/PMPCYQ6E"],"itemData":{"id":5567,"type":"report","abstract":"OBJECTIVES................................................................................................................................................................ 3 Tasks .............................................................................................................................................................................. 4\nMETHODS .................................................................................................................................................................... 4 Field Operations ............................................................................................................................................................ 4 Test Fishing Index .........................................................................................................................................................5 Age, Sex and Length Composition ................................................................................................................................6 Climatological and Stream Observations ......................................................................................................................7\nRESULTS ...................................................................................................................................................................... 7 Operations...................................................................................................................................................................... 7 Abundance Indices and Run Timing .............................................................................................................................8 Chinook Salmon .......................................................................................................................................................8 Sockeye Salmon........................................................................................................................................................8 Chum Salmon ...........................................................................................................................................................9 Coho Salmon ............................................................................................................................................................9 Climatological and Stream Observations .................................................................................................................... 10 DISCUSSION.............................................................................................................................................................. 10 Abundance Index ......................................................................................................................................................... 10 Chinook Salmon ..................................................................................................................................................... 10 Sockeye Salmon...................................................................................................................................................... 11 Chum Salmon ......................................................................................................................................................... 11 Coho Salmon .......................................................................................................................................................... 11\nCONCLUSION ........................................................................................................................................................... 11 ACKNOWLEDGEMENTS......................................................................................................................................... 12 REFERENCES CITED ............................................................................................................................................... 13 TABLES AND FIGURES ........................................................................................................................................... 15 APPENDIX A: BETHEL TEST FISHERY DRIFT SCHEDUALE ........................................................................... 37 APPENDIX B: HISTORICAL CHINOOK SALMON DATA ................................................................................... 39 APPENDIX C: HISTORICAL SOCKEYE SALMON DATA ................................................................................... 43 APPENDIX D: HISTORICAL CHUM SALMON DATA ......................................................................................... 51 APPENDIX E: HISTORICAL COHO SALMON DATA .......................................................................................... 57 APPENDIX F: HISTORICAL CLIMATOLOGICAL DATA .................................................................................... 63","collection-title":"Fishery Data Series No. 16-06 Anchorage","language":"en","publisher":"Alaska Department of Fish and Game","source":"Zotero","title":"Characterization of the 2012 and 2013 salmon runs in the Kuskokwim River based on the test fishery at Bethel.","author":[{"family":"Lipka","given":"C"},{"family":"Elison","given":"T"}],"issued":{"date-parts":[["2015"]]}}}],"schema":"https://github.com/citation-style-language/schema/raw/master/csl-citation.json"} </w:instrText>
      </w:r>
      <w:r w:rsidR="0082206F" w:rsidRPr="00EE2480">
        <w:rPr>
          <w:rFonts w:ascii="Garamond" w:eastAsia="Times New Roman" w:hAnsi="Garamond" w:cs="Times New Roman"/>
          <w:kern w:val="0"/>
          <w14:ligatures w14:val="none"/>
        </w:rPr>
        <w:fldChar w:fldCharType="separate"/>
      </w:r>
      <w:r w:rsidR="0082206F" w:rsidRPr="00EE2480">
        <w:rPr>
          <w:rFonts w:ascii="Garamond" w:eastAsia="Times New Roman" w:hAnsi="Garamond" w:cs="Times New Roman"/>
          <w:noProof/>
          <w:kern w:val="0"/>
          <w14:ligatures w14:val="none"/>
        </w:rPr>
        <w:t>(Lipka &amp; Elison, 2015)</w:t>
      </w:r>
      <w:r w:rsidR="0082206F" w:rsidRPr="00EE2480">
        <w:rPr>
          <w:rFonts w:ascii="Garamond" w:eastAsia="Times New Roman" w:hAnsi="Garamond" w:cs="Times New Roman"/>
          <w:kern w:val="0"/>
          <w14:ligatures w14:val="none"/>
        </w:rPr>
        <w:fldChar w:fldCharType="end"/>
      </w:r>
      <w:r w:rsidR="0082206F" w:rsidRPr="00EE2480">
        <w:rPr>
          <w:rFonts w:ascii="Garamond" w:eastAsia="Times New Roman" w:hAnsi="Garamond" w:cs="Times New Roman"/>
          <w:kern w:val="0"/>
          <w14:ligatures w14:val="none"/>
        </w:rPr>
        <w:t>.</w:t>
      </w:r>
      <w:r w:rsidR="00313CB8" w:rsidRPr="00EE2480">
        <w:rPr>
          <w:rFonts w:ascii="Garamond" w:eastAsia="Times New Roman" w:hAnsi="Garamond" w:cs="Times New Roman"/>
          <w:kern w:val="0"/>
          <w14:ligatures w14:val="none"/>
        </w:rPr>
        <w:t xml:space="preserve"> </w:t>
      </w:r>
      <w:r w:rsidR="00DD0E6E" w:rsidRPr="00EE2480">
        <w:rPr>
          <w:rFonts w:ascii="Garamond" w:eastAsia="Times New Roman" w:hAnsi="Garamond" w:cs="Times New Roman"/>
          <w:kern w:val="0"/>
          <w14:ligatures w14:val="none"/>
        </w:rPr>
        <w:t xml:space="preserve">We collected approximately 500 otoliths from each year from 2017-2022, ensuring sampling efforts over the full course of the run. From these, approximately 250 otoliths were selected for chemical analysis in proportion to the relative catch per unit effort (CPUE) </w:t>
      </w:r>
      <w:r w:rsidR="009C079F" w:rsidRPr="00EE2480">
        <w:rPr>
          <w:rFonts w:ascii="Garamond" w:eastAsia="Times New Roman" w:hAnsi="Garamond" w:cs="Times New Roman"/>
          <w:kern w:val="0"/>
          <w14:ligatures w14:val="none"/>
        </w:rPr>
        <w:t xml:space="preserve">throughout the season. </w:t>
      </w:r>
    </w:p>
    <w:p w14:paraId="23BCDAEA" w14:textId="346853E5" w:rsidR="00B857E3" w:rsidRDefault="00313CB8" w:rsidP="0082206F">
      <w:pPr>
        <w:spacing w:line="480" w:lineRule="auto"/>
        <w:ind w:firstLine="720"/>
        <w:rPr>
          <w:rFonts w:ascii="Garamond" w:eastAsia="Times New Roman" w:hAnsi="Garamond" w:cs="Times New Roman"/>
          <w:kern w:val="0"/>
          <w:sz w:val="22"/>
          <w:szCs w:val="22"/>
          <w14:ligatures w14:val="none"/>
        </w:rPr>
      </w:pPr>
      <w:r w:rsidRPr="00EE2480">
        <w:rPr>
          <w:rFonts w:ascii="Garamond" w:hAnsi="Garamond"/>
        </w:rPr>
        <w:t xml:space="preserve">Otoliths </w:t>
      </w:r>
      <w:r w:rsidR="009833DB" w:rsidRPr="00EE2480">
        <w:rPr>
          <w:rFonts w:ascii="Garamond" w:hAnsi="Garamond"/>
        </w:rPr>
        <w:t xml:space="preserve">were </w:t>
      </w:r>
      <w:r w:rsidR="009833DB" w:rsidRPr="00EE2480">
        <w:rPr>
          <w:rFonts w:ascii="Garamond" w:eastAsia="Times New Roman" w:hAnsi="Garamond" w:cs="Times New Roman"/>
          <w:kern w:val="0"/>
          <w14:ligatures w14:val="none"/>
        </w:rPr>
        <w:t xml:space="preserve">sectioned </w:t>
      </w:r>
      <w:r w:rsidR="00EF1756" w:rsidRPr="00EE2480">
        <w:rPr>
          <w:rFonts w:ascii="Garamond" w:eastAsia="Times New Roman" w:hAnsi="Garamond" w:cs="Times New Roman"/>
          <w:kern w:val="0"/>
          <w14:ligatures w14:val="none"/>
        </w:rPr>
        <w:t xml:space="preserve">with </w:t>
      </w:r>
      <w:r w:rsidR="0025573D" w:rsidRPr="00EE2480">
        <w:rPr>
          <w:rFonts w:ascii="Garamond" w:eastAsia="Times New Roman" w:hAnsi="Garamond" w:cs="Times New Roman"/>
          <w:kern w:val="0"/>
          <w14:ligatures w14:val="none"/>
        </w:rPr>
        <w:t xml:space="preserve">low speed diamond blade </w:t>
      </w:r>
      <w:proofErr w:type="spellStart"/>
      <w:r w:rsidR="0025573D" w:rsidRPr="00EE2480">
        <w:rPr>
          <w:rFonts w:ascii="Garamond" w:eastAsia="Times New Roman" w:hAnsi="Garamond" w:cs="Times New Roman"/>
          <w:kern w:val="0"/>
          <w14:ligatures w14:val="none"/>
        </w:rPr>
        <w:t>isomet</w:t>
      </w:r>
      <w:proofErr w:type="spellEnd"/>
      <w:r w:rsidR="0025573D" w:rsidRPr="00EE2480">
        <w:rPr>
          <w:rFonts w:ascii="Garamond" w:eastAsia="Times New Roman" w:hAnsi="Garamond" w:cs="Times New Roman"/>
          <w:kern w:val="0"/>
          <w14:ligatures w14:val="none"/>
        </w:rPr>
        <w:t xml:space="preserve"> </w:t>
      </w:r>
      <w:r w:rsidR="00EF1756" w:rsidRPr="00EE2480">
        <w:rPr>
          <w:rFonts w:ascii="Garamond" w:eastAsia="Times New Roman" w:hAnsi="Garamond" w:cs="Times New Roman"/>
          <w:kern w:val="0"/>
          <w14:ligatures w14:val="none"/>
        </w:rPr>
        <w:t xml:space="preserve">saw </w:t>
      </w:r>
      <w:r w:rsidR="009833DB" w:rsidRPr="00EE2480">
        <w:rPr>
          <w:rFonts w:ascii="Garamond" w:eastAsia="Times New Roman" w:hAnsi="Garamond" w:cs="Times New Roman"/>
          <w:kern w:val="0"/>
          <w14:ligatures w14:val="none"/>
        </w:rPr>
        <w:t xml:space="preserve">along the transverse plane, mounted on microscope slides, and polished to expose internal growth structures </w:t>
      </w:r>
      <w:r w:rsidR="009833DB" w:rsidRPr="00EE2480">
        <w:rPr>
          <w:rFonts w:ascii="Garamond" w:eastAsia="Times New Roman" w:hAnsi="Garamond" w:cs="Times New Roman"/>
          <w:kern w:val="0"/>
          <w14:ligatures w14:val="none"/>
        </w:rPr>
        <w:fldChar w:fldCharType="begin"/>
      </w:r>
      <w:r w:rsidR="009833DB" w:rsidRPr="00EE2480">
        <w:rPr>
          <w:rFonts w:ascii="Garamond" w:eastAsia="Times New Roman" w:hAnsi="Garamond" w:cs="Times New Roman"/>
          <w:kern w:val="0"/>
          <w14:ligatures w14:val="none"/>
        </w:rPr>
        <w:instrText xml:space="preserve"> ADDIN ZOTERO_ITEM CSL_CITATION {"citationID":"4icvZ6KO","properties":{"formattedCitation":"(Donohoe &amp; Zimmerman, 2010; Zimmerman &amp; Reeves, 2002)","plainCitation":"(Donohoe &amp; Zimmerman, 2010; Zimmerman &amp; Reeves, 2002)","noteIndex":0},"citationItems":[{"id":4778,"uris":["http://zotero.org/users/8421274/items/QJZIBTQC"],"itemData":{"id":4778,"type":"article-journal","abstract":"Beam-based analytical methods are widely used to measure the concentrations of elements and isotopes in otoliths. These methods usually require that otoliths be individually mounted and prepared to properly expose the desired growth region to the analytical beam. Most analytical instruments, such as LA-ICPMS and ion and electron microprobes, have sample holders that will accept only one to six slides or mounts at a time. We describe a method of mounting otoliths that allows for easy transfer of many otoliths to a single mount after they have been prepared. Such an approach increases the number of otoliths that can be analyzed in a single session by reducing the need open the sample chamber to exchange slides—a particularly time consuming step on instruments that operate under vacuum. For ion and electron microprobes, the method also greatly reduces the number of slides that must be coated with an electrical conductor prior to analysis. In this method, a narrow strip of cover glass is first glued at one end to a standard microscope slide. The otolith is then mounted in thermoplastic resin on the opposite, free end of the strip. The otolith can then be ground and flipped, if needed, by reheating the mounting medium. After otolith preparation is complete, the cover glass is cut with a scribe to free the otolith and up to 20 small otoliths can be arranged on a single petrographic slide.","container-title":"Environmental Biology of Fishes","DOI":"10.1007/s10641-010-9680-3","ISSN":"1573-5133","issue":"3","journalAbbreviation":"Environ Biol Fish","language":"en","page":"473-477","source":"Springer Link","title":"A method of mounting multiple otoliths for beam-based microchemical analyses","volume":"89","author":[{"family":"Donohoe","given":"Christopher J."},{"family":"Zimmerman","given":"Christian E."}],"issued":{"date-parts":[["2010",11,1]]}}},{"id":4132,"uris":["http://zotero.org/users/8421274/items/5YINANGC"],"itemData":{"id":4132,"type":"article-journal","abstract":"Comparisons of strontium:calcium (Sr: Ca) ratios in otolith primordia and freshwater growth regions were used to identify the progeny of steelhead Oncorhynchus mykiss (anadromous rainbow trout) and resident rainbow trout in the Deschutes River, Oregon. We cultured progeny of known adult steelhead and resident rainbow trout to confirm the relationship between Sr:Ca ratios in otolith primordia and the life history of the maternal parent. The mean (±SD) Sr:Ca ratio was significantly higher in the otolith primordia of the progeny of steelhead (0.001461 ± 0.00029; n = 100) than in those of the progeny of resident rainbow trout (0.000829 ± 0.000012; n = 100). We used comparisons of Sr:Ca ratios in the primordia and first-summer growth regions of otoliths to determine the maternal origin of unknown O. mykiss juveniles (n = 272) collected from rearing habitats within the main-stem Deschutes River and tributary rearing habitats and thus to ascertain the relative proportion of each life history morph in each rearing habitat. Resident rainbow trout fry dominated the bimonthly samples collected from main-stem rearing habitats between May and November 1995. Steelhead fry dominated samples collected from below waterfalls on two tributaries in 1996 and 1998.","container-title":"Transactions of the American Fisheries Society","DOI":"10.1577/1548-8659(2002)131&lt;0986:IOSARR&gt;2.0.CO;2","ISSN":"0002-8487","issue":"5","note":"publisher: Taylor &amp; Francis\n_eprint: https://doi.org/10.1577/1548-8659(2002)131&lt;0986:IOSARR&gt;2.0.CO;2","page":"986-993","source":"Taylor and Francis+NEJM","title":"Identification of Steelhead and Resident Rainbow Trout Progeny in the Deschutes River, Oregon, Revealed with Otolith Microchemistry","volume":"131","author":[{"family":"Zimmerman","given":"Christian E."},{"family":"Reeves","given":"Gordon H."}],"issued":{"date-parts":[["2002",9,1]]}}}],"schema":"https://github.com/citation-style-language/schema/raw/master/csl-citation.json"} </w:instrText>
      </w:r>
      <w:r w:rsidR="009833DB" w:rsidRPr="00EE2480">
        <w:rPr>
          <w:rFonts w:ascii="Garamond" w:eastAsia="Times New Roman" w:hAnsi="Garamond" w:cs="Times New Roman"/>
          <w:kern w:val="0"/>
          <w14:ligatures w14:val="none"/>
        </w:rPr>
        <w:fldChar w:fldCharType="separate"/>
      </w:r>
      <w:r w:rsidR="009833DB" w:rsidRPr="00EE2480">
        <w:rPr>
          <w:rFonts w:ascii="Garamond" w:eastAsia="Times New Roman" w:hAnsi="Garamond" w:cs="Times New Roman"/>
          <w:noProof/>
          <w:kern w:val="0"/>
          <w14:ligatures w14:val="none"/>
        </w:rPr>
        <w:t>(Donohoe &amp; Zimmerman, 2010; Zimmerman &amp; Reeves, 2002)</w:t>
      </w:r>
      <w:r w:rsidR="009833DB" w:rsidRPr="00EE2480">
        <w:rPr>
          <w:rFonts w:ascii="Garamond" w:eastAsia="Times New Roman" w:hAnsi="Garamond" w:cs="Times New Roman"/>
          <w:kern w:val="0"/>
          <w14:ligatures w14:val="none"/>
        </w:rPr>
        <w:fldChar w:fldCharType="end"/>
      </w:r>
      <w:r w:rsidR="009833DB" w:rsidRPr="00EE2480">
        <w:rPr>
          <w:rFonts w:ascii="Garamond" w:eastAsia="Times New Roman" w:hAnsi="Garamond" w:cs="Times New Roman"/>
          <w:kern w:val="0"/>
          <w14:ligatures w14:val="none"/>
        </w:rPr>
        <w:t xml:space="preserve">. Prepared samples were analyzed at the </w:t>
      </w:r>
      <w:r w:rsidR="009833DB" w:rsidRPr="00EE2480">
        <w:rPr>
          <w:rFonts w:ascii="Garamond" w:eastAsia="Times New Roman" w:hAnsi="Garamond" w:cs="Times New Roman"/>
          <w:kern w:val="0"/>
          <w14:ligatures w14:val="none"/>
        </w:rPr>
        <w:lastRenderedPageBreak/>
        <w:t xml:space="preserve">University of Utah Strontium Isotope Laboratory using laser ablation inductively coupled plasma mass spectrometry (LA-ICP-MS). Laser ablation was conducted along a transect from the otolith core to just beyond the onset of marine growth </w:t>
      </w:r>
      <w:r w:rsidR="0082206F" w:rsidRPr="00EE2480">
        <w:rPr>
          <w:rFonts w:ascii="Garamond" w:eastAsia="Times New Roman" w:hAnsi="Garamond" w:cs="Times New Roman"/>
          <w:kern w:val="0"/>
          <w14:ligatures w14:val="none"/>
        </w:rPr>
        <w:t xml:space="preserve">(identified by the dark annuli check indicative of marine entry) </w:t>
      </w:r>
      <w:r w:rsidR="009833DB" w:rsidRPr="00EE2480">
        <w:rPr>
          <w:rFonts w:ascii="Garamond" w:hAnsi="Garamond" w:cstheme="majorHAnsi"/>
        </w:rPr>
        <w:t xml:space="preserve">using a 53 </w:t>
      </w:r>
      <w:r w:rsidR="009833DB" w:rsidRPr="00EE2480">
        <w:rPr>
          <w:rFonts w:ascii="Garamond" w:hAnsi="Garamond" w:cstheme="majorHAnsi"/>
        </w:rPr>
        <w:sym w:font="Symbol" w:char="F06D"/>
      </w:r>
      <w:r w:rsidR="009833DB" w:rsidRPr="00EE2480">
        <w:rPr>
          <w:rFonts w:ascii="Garamond" w:hAnsi="Garamond" w:cstheme="majorHAnsi"/>
        </w:rPr>
        <w:t>m diameter beam and scanning at 2</w:t>
      </w:r>
      <w:r w:rsidR="009833DB" w:rsidRPr="00EE2480">
        <w:rPr>
          <w:rFonts w:ascii="Garamond" w:hAnsi="Garamond" w:cstheme="majorHAnsi"/>
        </w:rPr>
        <w:sym w:font="Symbol" w:char="F06D"/>
      </w:r>
      <w:r w:rsidR="009833DB" w:rsidRPr="00EE2480">
        <w:rPr>
          <w:rFonts w:ascii="Garamond" w:hAnsi="Garamond" w:cstheme="majorHAnsi"/>
        </w:rPr>
        <w:t xml:space="preserve">m/second </w:t>
      </w:r>
      <w:r w:rsidR="009833DB" w:rsidRPr="00EE2480">
        <w:rPr>
          <w:rFonts w:ascii="Garamond" w:hAnsi="Garamond" w:cstheme="majorHAnsi"/>
        </w:rPr>
        <w:fldChar w:fldCharType="begin"/>
      </w:r>
      <w:r w:rsidR="007E1736">
        <w:rPr>
          <w:rFonts w:ascii="Garamond" w:hAnsi="Garamond" w:cstheme="majorHAnsi"/>
        </w:rPr>
        <w:instrText xml:space="preserve"> ADDIN ZOTERO_ITEM CSL_CITATION {"citationID":"nvLrB1dQ","properties":{"formattedCitation":"(Brennan et al., 2015; Zimmerman &amp; Reeves, 2002)","plainCitation":"(Brennan et al., 2015; Zimmerman &amp; Reeves, 2002)","dontUpdate":true,"noteIndex":0},"citationItems":[{"id":"qdfHghSJ/KSW9LWYv","uris":["http://zotero.org/users/8421274/items/IY3FLHLM"],"itemData":{"id":915,"type":"article-journal","abstract":"Strontium isotopes simultaneously delineate fine-scale natal habitats and migrations of Pacific salmon harvested during a coastal commercial fishery., Highly migratory organisms present major challenges to conservation efforts. This is especially true for exploited anadromous fish species, which exhibit long-range dispersals from natal sites, complex population structures, and extensive mixing of distinct populations during exploitation. By tracing the migratory histories of individual Chinook salmon caught in fisheries using strontium isotopes, we determined the relative production of natal habitats at fine spatial scales and different life histories. Although strontium isotopes have been widely used in provenance research, we present a new robust framework to simultaneously assess natal sources and migrations of individuals within fishery harvests through time. Our results pave the way for investigating how fine-scale habitat production and life histories of salmon respond to perturbations—providing crucial insights for conservation.","container-title":"Science Advances","DOI":"10.1126/sciadv.1400124","ISSN":"2375-2548","issue":"4","journalAbbreviation":"Sci Adv","note":"PMID: 26601173\nPMCID: PMC4640640","page":"e1400124","source":"PubMed Central","title":"Strontium isotopes delineate fine-scale natal origins and migration histories of Pacific salmon","volume":"1","author":[{"family":"Brennan","given":"Sean R."},{"family":"Zimmerman","given":"Christian E."},{"family":"Fernandez","given":"Diego P."},{"family":"Cerling","given":"Thure E."},{"family":"McPhee","given":"Megan V."},{"family":"Wooller","given":"Matthew J."}],"issued":{"date-parts":[["2015",5,15]]}}},{"id":4132,"uris":["http://zotero.org/users/8421274/items/5YINANGC"],"itemData":{"id":4132,"type":"article-journal","abstract":"Comparisons of strontium:calcium (Sr: Ca) ratios in otolith primordia and freshwater growth regions were used to identify the progeny of steelhead Oncorhynchus mykiss (anadromous rainbow trout) and resident rainbow trout in the Deschutes River, Oregon. We cultured progeny of known adult steelhead and resident rainbow trout to confirm the relationship between Sr:Ca ratios in otolith primordia and the life history of the maternal parent. The mean (±SD) Sr:Ca ratio was significantly higher in the otolith primordia of the progeny of steelhead (0.001461 ± 0.00029; n = 100) than in those of the progeny of resident rainbow trout (0.000829 ± 0.000012; n = 100). We used comparisons of Sr:Ca ratios in the primordia and first-summer growth regions of otoliths to determine the maternal origin of unknown O. mykiss juveniles (n = 272) collected from rearing habitats within the main-stem Deschutes River and tributary rearing habitats and thus to ascertain the relative proportion of each life history morph in each rearing habitat. Resident rainbow trout fry dominated the bimonthly samples collected from main-stem rearing habitats between May and November 1995. Steelhead fry dominated samples collected from below waterfalls on two tributaries in 1996 and 1998.","container-title":"Transactions of the American Fisheries Society","DOI":"10.1577/1548-8659(2002)131&lt;0986:IOSARR&gt;2.0.CO;2","ISSN":"0002-8487","issue":"5","note":"publisher: Taylor &amp; Francis\n_eprint: https://doi.org/10.1577/1548-8659(2002)131&lt;0986:IOSARR&gt;2.0.CO;2","page":"986-993","source":"Taylor and Francis+NEJM","title":"Identification of Steelhead and Resident Rainbow Trout Progeny in the Deschutes River, Oregon, Revealed with Otolith Microchemistry","volume":"131","author":[{"family":"Zimmerman","given":"Christian E."},{"family":"Reeves","given":"Gordon H."}],"issued":{"date-parts":[["2002",9,1]]}}}],"schema":"https://github.com/citation-style-language/schema/raw/master/csl-citation.json"} </w:instrText>
      </w:r>
      <w:r w:rsidR="009833DB" w:rsidRPr="00EE2480">
        <w:rPr>
          <w:rFonts w:ascii="Garamond" w:hAnsi="Garamond" w:cstheme="majorHAnsi"/>
        </w:rPr>
        <w:fldChar w:fldCharType="separate"/>
      </w:r>
      <w:r w:rsidR="009833DB" w:rsidRPr="00EE2480">
        <w:rPr>
          <w:rFonts w:ascii="Garamond" w:hAnsi="Garamond" w:cstheme="majorHAnsi"/>
          <w:noProof/>
        </w:rPr>
        <w:t>(Brennan et al., 2015)</w:t>
      </w:r>
      <w:r w:rsidR="009833DB" w:rsidRPr="00EE2480">
        <w:rPr>
          <w:rFonts w:ascii="Garamond" w:hAnsi="Garamond" w:cstheme="majorHAnsi"/>
        </w:rPr>
        <w:fldChar w:fldCharType="end"/>
      </w:r>
      <w:r w:rsidR="009833DB" w:rsidRPr="00EE2480">
        <w:rPr>
          <w:rFonts w:ascii="Garamond" w:eastAsia="Times New Roman" w:hAnsi="Garamond" w:cs="Times New Roman"/>
          <w:kern w:val="0"/>
          <w14:ligatures w14:val="none"/>
        </w:rPr>
        <w:t>.</w:t>
      </w:r>
      <w:r w:rsidR="009833DB">
        <w:rPr>
          <w:rFonts w:ascii="Garamond" w:eastAsia="Times New Roman" w:hAnsi="Garamond" w:cs="Times New Roman"/>
          <w:kern w:val="0"/>
          <w:sz w:val="22"/>
          <w:szCs w:val="22"/>
          <w14:ligatures w14:val="none"/>
        </w:rPr>
        <w:t xml:space="preserve"> </w:t>
      </w:r>
      <w:r w:rsidR="009833DB" w:rsidRPr="00EE2480">
        <w:rPr>
          <w:rFonts w:ascii="Garamond" w:eastAsia="Times New Roman" w:hAnsi="Garamond" w:cs="Times New Roman"/>
          <w:kern w:val="0"/>
          <w14:ligatures w14:val="none"/>
        </w:rPr>
        <w:t>The result</w:t>
      </w:r>
      <w:r w:rsidR="00E212FE" w:rsidRPr="00EE2480">
        <w:rPr>
          <w:rFonts w:ascii="Garamond" w:eastAsia="Times New Roman" w:hAnsi="Garamond" w:cs="Times New Roman"/>
          <w:kern w:val="0"/>
          <w14:ligatures w14:val="none"/>
        </w:rPr>
        <w:t>ing</w:t>
      </w:r>
      <w:r w:rsidR="009833DB" w:rsidRPr="00EE2480">
        <w:rPr>
          <w:rFonts w:ascii="Garamond" w:eastAsia="Times New Roman" w:hAnsi="Garamond" w:cs="Times New Roman"/>
          <w:kern w:val="0"/>
          <w14:ligatures w14:val="none"/>
        </w:rPr>
        <w:t xml:space="preserve"> data represent a continuously integrated measurement of Sr</w:t>
      </w:r>
      <w:r w:rsidR="009833DB" w:rsidRPr="00EE2480">
        <w:rPr>
          <w:rFonts w:ascii="Garamond" w:eastAsia="Times New Roman" w:hAnsi="Garamond" w:cs="Times New Roman"/>
          <w:kern w:val="0"/>
          <w:vertAlign w:val="superscript"/>
          <w14:ligatures w14:val="none"/>
        </w:rPr>
        <w:t>87</w:t>
      </w:r>
      <w:r w:rsidR="009833DB" w:rsidRPr="00EE2480">
        <w:rPr>
          <w:rFonts w:ascii="Garamond" w:eastAsia="Times New Roman" w:hAnsi="Garamond" w:cs="Times New Roman"/>
          <w:kern w:val="0"/>
          <w14:ligatures w14:val="none"/>
        </w:rPr>
        <w:t>/Sr</w:t>
      </w:r>
      <w:r w:rsidR="009833DB" w:rsidRPr="00EE2480">
        <w:rPr>
          <w:rFonts w:ascii="Garamond" w:eastAsia="Times New Roman" w:hAnsi="Garamond" w:cs="Times New Roman"/>
          <w:kern w:val="0"/>
          <w:vertAlign w:val="superscript"/>
          <w14:ligatures w14:val="none"/>
        </w:rPr>
        <w:t>86</w:t>
      </w:r>
      <w:r w:rsidR="009833DB" w:rsidRPr="00EE2480">
        <w:rPr>
          <w:rFonts w:ascii="Garamond" w:eastAsia="Times New Roman" w:hAnsi="Garamond" w:cs="Times New Roman"/>
          <w:kern w:val="0"/>
          <w14:ligatures w14:val="none"/>
        </w:rPr>
        <w:t xml:space="preserve"> from early development until marine entry </w:t>
      </w:r>
      <w:r w:rsidR="009833DB" w:rsidRPr="00EE2480">
        <w:rPr>
          <w:rFonts w:ascii="Garamond" w:eastAsia="Times New Roman" w:hAnsi="Garamond" w:cs="Times New Roman"/>
          <w:kern w:val="0"/>
          <w14:ligatures w14:val="none"/>
        </w:rPr>
        <w:fldChar w:fldCharType="begin"/>
      </w:r>
      <w:r w:rsidR="007E1736">
        <w:rPr>
          <w:rFonts w:ascii="Garamond" w:eastAsia="Times New Roman" w:hAnsi="Garamond" w:cs="Times New Roman"/>
          <w:kern w:val="0"/>
          <w14:ligatures w14:val="none"/>
        </w:rPr>
        <w:instrText xml:space="preserve"> ADDIN ZOTERO_ITEM CSL_CITATION {"citationID":"drNJXJRw","properties":{"formattedCitation":"(Brennan et al., 2015; Campana, 1999; Capo et al., 1998)","plainCitation":"(Brennan et al., 2015; Campana, 1999; Capo et al., 1998)","noteIndex":0},"citationItems":[{"id":"qdfHghSJ/KSW9LWYv","uris":["http://zotero.org/users/8421274/items/IY3FLHLM"],"itemData":{"id":"dI01jIsp/qEdWN4pU","type":"article-journal","abstract":"Strontium isotopes simultaneously delineate fine-scale natal habitats and migrations of Pacific salmon harvested during a coastal commercial fishery., Highly migratory organisms present major challenges to conservation efforts. This is especially true for exploited anadromous fish species, which exhibit long-range dispersals from natal sites, complex population structures, and extensive mixing of distinct populations during exploitation. By tracing the migratory histories of individual Chinook salmon caught in fisheries using strontium isotopes, we determined the relative production of natal habitats at fine spatial scales and different life histories. Although strontium isotopes have been widely used in provenance research, we present a new robust framework to simultaneously assess natal sources and migrations of individuals within fishery harvests through time. Our results pave the way for investigating how fine-scale habitat production and life histories of salmon respond to perturbations—providing crucial insights for conservation.","container-title":"Science Advances","DOI":"10.1126/sciadv.1400124","ISSN":"2375-2548","issue":"4","journalAbbreviation":"Sci Adv","note":"PMID: 26601173\nPMCID: PMC4640640","page":"e1400124","source":"PubMed Central","title":"Strontium isotopes delineate fine-scale natal origins and migration histories of Pacific salmon","volume":"1","author":[{"family":"Brennan","given":"Sean R."},{"family":"Zimmerman","given":"Christian E."},{"family":"Fernandez","given":"Diego P."},{"family":"Cerling","given":"Thure E."},{"family":"McPhee","given":"Megan V."},{"family":"Wooller","given":"Matthew J."}],"issued":{"date-parts":[["2015",5,15]]}}},{"id":1441,"uris":["http://zotero.org/users/8421274/items/PHNAKZ8D"],"itemData":{"id":1441,"type":"article-journal","abstract":"The fish otolith (earstone) has long been known as a timekeeper, but interest in its use as a metabolically inert environmental recorder has accelerated in recent years. In part due to technological advances, applications such as stock identification, determination of rnigralon pathways, reconstruction of temperature and salinity history, age validation, detection of anadromy, use as a natural tag and chemical mass marking have been developed, some of which are difficult or impossible to implement using alternative techniques. Microsamphg and the latest advances in beam-based probes allow many elemental assays to be coupled with daily or annual growth increments, thus providing a detailed chronologcal record of the environment. However, few workers have critically assessed the assumptions upon which the environmental reconstructions are based, or considered the possibility that elemental incorporation into the otolith may proceed differently than that into other calcified structures. This paper reviews current applications and their assumptions and suggests future directions. Particular attention is given to the premises that the elemental and isotopic composition of the otolith reflects that of the environment, and the effect of physiological filters on the resulting composition. The roles of temperature, elemental uptake into the fish and the process of otolith crystahzation are also assessed. Drawing upon recent advances in geochemistry and paleoclirnate research as points of contrast, it appears that not all applications of otolith chemistry are firmly based, although others are destined to become powerful and perhaps routine tools for the mainstream fish biologst.","container-title":"Marine Ecology Progress Series","DOI":"10.3354/meps188263","ISSN":"0171-8630, 1616-1599","journalAbbreviation":"Mar. Ecol. Prog. Ser.","language":"en","page":"263-297","source":"DOI.org (Crossref)","title":"Chemistry and composition of fish otoliths:pathways, mechanisms and applications","title-short":"Chemistry and composition of fish otoliths","volume":"188","author":[{"family":"Campana","given":"Se"}],"issued":{"date-parts":[["1999"]]}}},{"id":1457,"uris":["http://zotero.org/users/8421274/items/TDIQBP7K"],"itemData":{"id":1457,"type":"article-journal","abstract":"The strontium (Sr) isotope method can be a powerful tool in studies of chemical weathering and soil genesis, cation provenance and mobility, and the chronostratigraphic correlation of marine sediments. It is a sensitive geochemical tracer, applicable to large-scale ecosystem studies as well as to centimeter-scaled examination of cation mobility within a soil profile. The 87Sr/86Sr ratios of natural materials reflect the sources of strontium available during their formation. Isotopically distinct inputs from precipitation, dryfall, soil parent material, and surface or groundwater allow determination of the relative proportions of those materials entering or leaving an ecosystem. The isotopic compositions of labile (soil exchange complex and soil solution) strontium and Sr in vegetation reflect the sources of cations available to plants. Strontium isotopes can be used to track the biogeochemical cycling of nutrient cations such as calcium. The extent of cation contributions from in situ weathering and external additions to soil from dust and rain can also be resolved with this method. In this paper, we review the geochemistry and isotopic systematics of strontium, and discuss the use of this method as a tracer of earth surface processes.","container-title":"Geoderma","DOI":"10.1016/S0016-7061(97)00102-X","ISSN":"0016-7061","issue":"1","journalAbbreviation":"Geoderma","language":"en","page":"197-225","source":"ScienceDirect","title":"Strontium isotopes as tracers of ecosystem processes: theory and methods","title-short":"Strontium isotopes as tracers of ecosystem processes","volume":"82","author":[{"family":"Capo","given":"Rosemary C."},{"family":"Stewart","given":"Brian W."},{"family":"Chadwick","given":"Oliver A."}],"issued":{"date-parts":[["1998",2,1]]}}}],"schema":"https://github.com/citation-style-language/schema/raw/master/csl-citation.json"} </w:instrText>
      </w:r>
      <w:r w:rsidR="009833DB" w:rsidRPr="00EE2480">
        <w:rPr>
          <w:rFonts w:ascii="Garamond" w:eastAsia="Times New Roman" w:hAnsi="Garamond" w:cs="Times New Roman"/>
          <w:kern w:val="0"/>
          <w14:ligatures w14:val="none"/>
        </w:rPr>
        <w:fldChar w:fldCharType="separate"/>
      </w:r>
      <w:r w:rsidR="009833DB" w:rsidRPr="00EE2480">
        <w:rPr>
          <w:rFonts w:ascii="Garamond" w:eastAsia="Times New Roman" w:hAnsi="Garamond" w:cs="Times New Roman"/>
          <w:noProof/>
          <w:kern w:val="0"/>
          <w14:ligatures w14:val="none"/>
        </w:rPr>
        <w:t>(Brennan et al., 2015; Campana, 1999; Capo et al., 1998)</w:t>
      </w:r>
      <w:r w:rsidR="009833DB" w:rsidRPr="00EE2480">
        <w:rPr>
          <w:rFonts w:ascii="Garamond" w:eastAsia="Times New Roman" w:hAnsi="Garamond" w:cs="Times New Roman"/>
          <w:kern w:val="0"/>
          <w14:ligatures w14:val="none"/>
        </w:rPr>
        <w:fldChar w:fldCharType="end"/>
      </w:r>
      <w:r w:rsidR="009833DB" w:rsidRPr="00EE2480">
        <w:rPr>
          <w:rFonts w:ascii="Garamond" w:eastAsia="Times New Roman" w:hAnsi="Garamond" w:cs="Times New Roman"/>
          <w:kern w:val="0"/>
          <w14:ligatures w14:val="none"/>
        </w:rPr>
        <w:t xml:space="preserve">. From these data, the </w:t>
      </w:r>
      <w:r w:rsidR="00C50332" w:rsidRPr="00EE2480">
        <w:rPr>
          <w:rFonts w:ascii="Garamond" w:eastAsia="Times New Roman" w:hAnsi="Garamond" w:cs="Times New Roman"/>
          <w:kern w:val="0"/>
          <w14:ligatures w14:val="none"/>
        </w:rPr>
        <w:t>Sr</w:t>
      </w:r>
      <w:r w:rsidR="00C50332" w:rsidRPr="00EE2480">
        <w:rPr>
          <w:rFonts w:ascii="Garamond" w:eastAsia="Times New Roman" w:hAnsi="Garamond" w:cs="Times New Roman"/>
          <w:kern w:val="0"/>
          <w:vertAlign w:val="superscript"/>
          <w14:ligatures w14:val="none"/>
        </w:rPr>
        <w:t>87</w:t>
      </w:r>
      <w:r w:rsidR="00C50332" w:rsidRPr="00EE2480">
        <w:rPr>
          <w:rFonts w:ascii="Garamond" w:eastAsia="Times New Roman" w:hAnsi="Garamond" w:cs="Times New Roman"/>
          <w:kern w:val="0"/>
          <w14:ligatures w14:val="none"/>
        </w:rPr>
        <w:t>/Sr</w:t>
      </w:r>
      <w:r w:rsidR="00C50332" w:rsidRPr="00EE2480">
        <w:rPr>
          <w:rFonts w:ascii="Garamond" w:eastAsia="Times New Roman" w:hAnsi="Garamond" w:cs="Times New Roman"/>
          <w:kern w:val="0"/>
          <w:vertAlign w:val="superscript"/>
          <w14:ligatures w14:val="none"/>
        </w:rPr>
        <w:t>86</w:t>
      </w:r>
      <w:r w:rsidR="00C50332" w:rsidRPr="00EE2480">
        <w:rPr>
          <w:rFonts w:ascii="Garamond" w:eastAsia="Times New Roman" w:hAnsi="Garamond" w:cs="Times New Roman"/>
          <w:kern w:val="0"/>
          <w14:ligatures w14:val="none"/>
        </w:rPr>
        <w:t xml:space="preserve"> </w:t>
      </w:r>
      <w:r w:rsidR="00E212FE" w:rsidRPr="00EE2480">
        <w:rPr>
          <w:rFonts w:ascii="Garamond" w:eastAsia="Times New Roman" w:hAnsi="Garamond" w:cs="Times New Roman"/>
          <w:kern w:val="0"/>
          <w14:ligatures w14:val="none"/>
        </w:rPr>
        <w:t xml:space="preserve">value associated with the </w:t>
      </w:r>
      <w:r w:rsidR="009833DB" w:rsidRPr="00EE2480">
        <w:rPr>
          <w:rFonts w:ascii="Garamond" w:eastAsia="Times New Roman" w:hAnsi="Garamond" w:cs="Times New Roman"/>
          <w:kern w:val="0"/>
          <w14:ligatures w14:val="none"/>
        </w:rPr>
        <w:t>natal freshwater rearing period was extracted by examining patterns of change in Sr</w:t>
      </w:r>
      <w:r w:rsidR="009833DB" w:rsidRPr="00EE2480">
        <w:rPr>
          <w:rFonts w:ascii="Garamond" w:eastAsia="Times New Roman" w:hAnsi="Garamond" w:cs="Times New Roman"/>
          <w:kern w:val="0"/>
          <w:vertAlign w:val="superscript"/>
          <w14:ligatures w14:val="none"/>
        </w:rPr>
        <w:t>87</w:t>
      </w:r>
      <w:r w:rsidR="009833DB" w:rsidRPr="00EE2480">
        <w:rPr>
          <w:rFonts w:ascii="Garamond" w:eastAsia="Times New Roman" w:hAnsi="Garamond" w:cs="Times New Roman"/>
          <w:kern w:val="0"/>
          <w14:ligatures w14:val="none"/>
        </w:rPr>
        <w:t>/Sr</w:t>
      </w:r>
      <w:r w:rsidR="009833DB" w:rsidRPr="00EE2480">
        <w:rPr>
          <w:rFonts w:ascii="Garamond" w:eastAsia="Times New Roman" w:hAnsi="Garamond" w:cs="Times New Roman"/>
          <w:kern w:val="0"/>
          <w:vertAlign w:val="superscript"/>
          <w14:ligatures w14:val="none"/>
        </w:rPr>
        <w:t>86</w:t>
      </w:r>
      <w:r w:rsidR="009833DB" w:rsidRPr="00EE2480">
        <w:rPr>
          <w:rFonts w:ascii="Garamond" w:eastAsia="Times New Roman" w:hAnsi="Garamond" w:cs="Times New Roman"/>
          <w:kern w:val="0"/>
          <w14:ligatures w14:val="none"/>
        </w:rPr>
        <w:t xml:space="preserve"> and Sr</w:t>
      </w:r>
      <w:r w:rsidR="009833DB" w:rsidRPr="00EE2480">
        <w:rPr>
          <w:rFonts w:ascii="Garamond" w:eastAsia="Times New Roman" w:hAnsi="Garamond" w:cs="Times New Roman"/>
          <w:kern w:val="0"/>
          <w:vertAlign w:val="superscript"/>
          <w14:ligatures w14:val="none"/>
        </w:rPr>
        <w:t>88</w:t>
      </w:r>
      <w:r w:rsidR="009833DB" w:rsidRPr="00EE2480">
        <w:rPr>
          <w:rFonts w:ascii="Garamond" w:eastAsia="Times New Roman" w:hAnsi="Garamond" w:cs="Times New Roman"/>
          <w:kern w:val="0"/>
          <w14:ligatures w14:val="none"/>
        </w:rPr>
        <w:t xml:space="preserve"> between the core and freshwater region</w:t>
      </w:r>
      <w:r w:rsidR="00E212FE" w:rsidRPr="00EE2480">
        <w:rPr>
          <w:rFonts w:ascii="Garamond" w:eastAsia="Times New Roman" w:hAnsi="Garamond" w:cs="Times New Roman"/>
          <w:kern w:val="0"/>
          <w14:ligatures w14:val="none"/>
        </w:rPr>
        <w:t xml:space="preserve">, </w:t>
      </w:r>
      <w:r w:rsidR="009833DB" w:rsidRPr="00EE2480">
        <w:rPr>
          <w:rFonts w:ascii="Garamond" w:eastAsia="Times New Roman" w:hAnsi="Garamond" w:cs="Times New Roman"/>
          <w:kern w:val="0"/>
          <w14:ligatures w14:val="none"/>
        </w:rPr>
        <w:t>morphological features of the otolith visible a</w:t>
      </w:r>
      <w:r w:rsidR="00B02A4D" w:rsidRPr="00EE2480">
        <w:rPr>
          <w:rFonts w:ascii="Garamond" w:eastAsia="Times New Roman" w:hAnsi="Garamond" w:cs="Times New Roman"/>
          <w:kern w:val="0"/>
          <w14:ligatures w14:val="none"/>
        </w:rPr>
        <w:t>long</w:t>
      </w:r>
      <w:r w:rsidR="009833DB" w:rsidRPr="00EE2480">
        <w:rPr>
          <w:rFonts w:ascii="Garamond" w:eastAsia="Times New Roman" w:hAnsi="Garamond" w:cs="Times New Roman"/>
          <w:kern w:val="0"/>
          <w14:ligatures w14:val="none"/>
        </w:rPr>
        <w:t xml:space="preserve"> the ablation path</w:t>
      </w:r>
      <w:r w:rsidR="00E212FE" w:rsidRPr="00EE2480">
        <w:rPr>
          <w:rFonts w:ascii="Garamond" w:eastAsia="Times New Roman" w:hAnsi="Garamond" w:cs="Times New Roman"/>
          <w:kern w:val="0"/>
          <w14:ligatures w14:val="none"/>
        </w:rPr>
        <w:t xml:space="preserve">, and known distances from the core to onset of the freshwater signal </w:t>
      </w:r>
      <w:r w:rsidR="00C95028" w:rsidRPr="00EE2480">
        <w:rPr>
          <w:rFonts w:ascii="Garamond" w:eastAsia="Times New Roman" w:hAnsi="Garamond" w:cs="Times New Roman"/>
          <w:kern w:val="0"/>
          <w14:ligatures w14:val="none"/>
        </w:rPr>
        <w:fldChar w:fldCharType="begin"/>
      </w:r>
      <w:r w:rsidR="00C95028" w:rsidRPr="00EE2480">
        <w:rPr>
          <w:rFonts w:ascii="Garamond" w:eastAsia="Times New Roman" w:hAnsi="Garamond" w:cs="Times New Roman"/>
          <w:kern w:val="0"/>
          <w14:ligatures w14:val="none"/>
        </w:rPr>
        <w:instrText xml:space="preserve"> ADDIN ZOTERO_ITEM CSL_CITATION {"citationID":"9Eo1mxW7","properties":{"formattedCitation":"(Brennan, Schindler, et al., 2019; Chittaro et al., 2023)","plainCitation":"(Brennan, Schindler, et al., 2019; Chittaro et al., 2023)","noteIndex":0},"citationItems":[{"id":3844,"uris":["http://zotero.org/users/8421274/items/RXD5IA9D"],"itemData":{"id":3844,"type":"article-journal","abstract":"Watersheds are complex mosaics of habitats whose conditions vary across space and time as landscape features filter overriding climate forcing, yet the extent to which the reliability of ecosystem services depends on these dynamics remains unknown. We quantified how shifting habitat mosaics are expressed across a range of spatial scales within a large, free-flowing river, and how they stabilize the production of Pacific salmon that support valuable fisheries. The strontium isotope records of ear stones (otoliths) show that the relative productivity of locations across the river network, as both natal- and juvenile-rearing habitat, varies widely among years and that this variability is expressed across a broad range of spatial scales, ultimately stabilizing the interannual production of fish at the scale of the entire basin.","container-title":"Science","DOI":"10.1126/science.aav4313","issue":"6442","note":"publisher: American Association for the Advancement of Science","page":"783-786","source":"science.org (Atypon)","title":"Shifting habitat mosaics and fish production across river basins","volume":"364","author":[{"family":"Brennan","given":"Sean R."},{"family":"Schindler","given":"Daniel E."},{"family":"Cline","given":"Timothy J."},{"family":"Walsworth","given":"Timothy E."},{"family":"Buck","given":"Greg"},{"family":"Fernandez","given":"Diego P."}],"issued":{"date-parts":[["2019"]]}}},{"id":4257,"uris":["http://zotero.org/users/8421274/items/TAJ7RSQZ"],"itemData":{"id":4257,"type":"article-journal","abstract":"Effective species management often requires understanding patterns of movement and habitat use. A common approach in identifying where individuals reside relies upon chemical tracers from the environment that are incorporated into an individual's tissues. For fish, isotopes in their otoliths, specifically the portion of their otolith formed during their larval stage, have been used to identify the natal origin. Complicating this work, however, is the fact that during this life stage, there is a shift in the source of isotopes deposited onto the growing otolith from maternally to environmentally derived. The objective of this study was to identify the portion of the otolith representing this transition to environmentally derived isotopes so as to accurately investigate questions of natal origin for a threatened population of fall Chinook salmon (Oncorhynchus tshawytscha). We exposed developing larvae to four treatments that differed in terms of their water strontium isotope ratio (87Sr/86Sr) and used change-point analysis of otolith 87Sr/86Sr and strontium to calcium ratio (Sr/Ca) to identify the otolith radius corresponding to the transition to environmentally derived isotopes. Our results indicated this transition occurred, on average, at 132 μm (87Sr/86Sr; ±50 μm standard deviation) and 127 μm (Sr/Ca; ±29 μm) from the otolith core, which corresponded to the developmental time between hatching and exogenous feeding. A substantial proportion of our otoliths (i.e., 61%) did not show convergence between otolith and water 87Sr/86Sr by the end of the 113-day experiment, which was likely due to the dietary contribution of marine-based feed. Therefore, we were unable to recommend an otolith radius to target for the purposes of reconstructing natal origin apart from being beyond approximately 130 μm.","container-title":"Ecology of Freshwater Fish","DOI":"10.1111/eff.12673","ISSN":"1600-0633","issue":"1","language":"en","license":"© 2022 John Wiley &amp; Sons Ltd. This article has been contributed to by U.S. Government employees and their work is in the public domain in the USA.","note":"_eprint: https://onlinelibrary.wiley.com/doi/pdf/10.1111/eff.12673","page":"107-119","source":"Wiley Online Library","title":"The incorporation of environmentally derived 87Sr/86Sr and Sr/Ca in early otolith formation of Chinook salmon","volume":"32","author":[{"family":"Chittaro","given":"Paul"},{"family":"Hegg","given":"Jens"},{"family":"Fuhrman","given":"Abby"},{"family":"Robichaux","given":"Devin"},{"family":"Doung","given":"Rothboury"},{"family":"Beckman","given":"Brian"},{"family":"Fisher","given":"Chris"},{"family":"Vervoort","given":"Jeff"},{"family":"Kennedy","given":"Brian"}],"issued":{"date-parts":[["2023"]]}}}],"schema":"https://github.com/citation-style-language/schema/raw/master/csl-citation.json"} </w:instrText>
      </w:r>
      <w:r w:rsidR="00C95028" w:rsidRPr="00EE2480">
        <w:rPr>
          <w:rFonts w:ascii="Garamond" w:eastAsia="Times New Roman" w:hAnsi="Garamond" w:cs="Times New Roman"/>
          <w:kern w:val="0"/>
          <w14:ligatures w14:val="none"/>
        </w:rPr>
        <w:fldChar w:fldCharType="separate"/>
      </w:r>
      <w:r w:rsidR="00C95028" w:rsidRPr="00EE2480">
        <w:rPr>
          <w:rFonts w:ascii="Garamond" w:eastAsia="Times New Roman" w:hAnsi="Garamond" w:cs="Times New Roman"/>
          <w:noProof/>
          <w:kern w:val="0"/>
          <w14:ligatures w14:val="none"/>
        </w:rPr>
        <w:t>(Brennan, Schindler, et al., 2019; Chittaro et al., 2023)</w:t>
      </w:r>
      <w:r w:rsidR="00C95028" w:rsidRPr="00EE2480">
        <w:rPr>
          <w:rFonts w:ascii="Garamond" w:eastAsia="Times New Roman" w:hAnsi="Garamond" w:cs="Times New Roman"/>
          <w:kern w:val="0"/>
          <w14:ligatures w14:val="none"/>
        </w:rPr>
        <w:fldChar w:fldCharType="end"/>
      </w:r>
      <w:r w:rsidR="00C95028" w:rsidRPr="00EE2480">
        <w:rPr>
          <w:rFonts w:ascii="Garamond" w:eastAsia="Times New Roman" w:hAnsi="Garamond" w:cs="Times New Roman"/>
          <w:kern w:val="0"/>
          <w14:ligatures w14:val="none"/>
        </w:rPr>
        <w:t xml:space="preserve">. </w:t>
      </w:r>
    </w:p>
    <w:p w14:paraId="696145BD" w14:textId="7023AD50" w:rsidR="00B857E3" w:rsidRPr="00E26D9D" w:rsidRDefault="00B857E3" w:rsidP="00B857E3">
      <w:pPr>
        <w:spacing w:line="480" w:lineRule="auto"/>
        <w:rPr>
          <w:rFonts w:ascii="Garamond" w:eastAsia="Times New Roman" w:hAnsi="Garamond" w:cs="Times New Roman"/>
          <w:b/>
          <w:bCs/>
          <w:kern w:val="0"/>
          <w:sz w:val="28"/>
          <w:szCs w:val="28"/>
          <w14:ligatures w14:val="none"/>
        </w:rPr>
      </w:pPr>
      <w:r w:rsidRPr="00E26D9D">
        <w:rPr>
          <w:rFonts w:ascii="Garamond" w:eastAsia="Times New Roman" w:hAnsi="Garamond" w:cs="Times New Roman"/>
          <w:b/>
          <w:bCs/>
          <w:kern w:val="0"/>
          <w:sz w:val="28"/>
          <w:szCs w:val="28"/>
          <w14:ligatures w14:val="none"/>
        </w:rPr>
        <w:t xml:space="preserve">Natal Origin Estimation </w:t>
      </w:r>
    </w:p>
    <w:p w14:paraId="0305AF90" w14:textId="18B3B9A0" w:rsidR="00B857E3" w:rsidRPr="00EE2480" w:rsidRDefault="00B857E3" w:rsidP="00B857E3">
      <w:pPr>
        <w:spacing w:before="100" w:beforeAutospacing="1" w:after="100" w:afterAutospacing="1" w:line="480" w:lineRule="auto"/>
        <w:ind w:firstLine="720"/>
        <w:rPr>
          <w:rFonts w:ascii="Garamond" w:hAnsi="Garamond" w:cs="Times New Roman"/>
        </w:rPr>
      </w:pPr>
      <w:r w:rsidRPr="00EE2480">
        <w:rPr>
          <w:rFonts w:ascii="Garamond" w:eastAsia="Times New Roman" w:hAnsi="Garamond" w:cs="Times New Roman"/>
          <w:kern w:val="0"/>
          <w14:ligatures w14:val="none"/>
        </w:rPr>
        <w:t xml:space="preserve">A </w:t>
      </w:r>
      <w:r w:rsidR="00006A7A" w:rsidRPr="00EE2480">
        <w:rPr>
          <w:rFonts w:ascii="Garamond" w:eastAsia="Times New Roman" w:hAnsi="Garamond" w:cs="Times New Roman"/>
          <w:kern w:val="0"/>
          <w14:ligatures w14:val="none"/>
        </w:rPr>
        <w:t>s</w:t>
      </w:r>
      <w:r w:rsidRPr="00EE2480">
        <w:rPr>
          <w:rFonts w:ascii="Garamond" w:eastAsia="Times New Roman" w:hAnsi="Garamond" w:cs="Times New Roman"/>
          <w:kern w:val="0"/>
          <w14:ligatures w14:val="none"/>
        </w:rPr>
        <w:t xml:space="preserve">trontium </w:t>
      </w:r>
      <w:proofErr w:type="spellStart"/>
      <w:r w:rsidRPr="00EE2480">
        <w:rPr>
          <w:rFonts w:ascii="Garamond" w:eastAsia="Times New Roman" w:hAnsi="Garamond" w:cs="Times New Roman"/>
          <w:kern w:val="0"/>
          <w14:ligatures w14:val="none"/>
        </w:rPr>
        <w:t>isoscape</w:t>
      </w:r>
      <w:proofErr w:type="spellEnd"/>
      <w:r w:rsidRPr="00EE2480">
        <w:rPr>
          <w:rFonts w:ascii="Garamond" w:eastAsia="Times New Roman" w:hAnsi="Garamond" w:cs="Times New Roman"/>
          <w:kern w:val="0"/>
          <w14:ligatures w14:val="none"/>
        </w:rPr>
        <w:t xml:space="preserve"> </w:t>
      </w:r>
      <w:r w:rsidR="00E212FE" w:rsidRPr="00EE2480">
        <w:rPr>
          <w:rFonts w:ascii="Garamond" w:eastAsia="Times New Roman" w:hAnsi="Garamond" w:cs="Times New Roman"/>
          <w:kern w:val="0"/>
          <w14:ligatures w14:val="none"/>
        </w:rPr>
        <w:t xml:space="preserve">of the Kuskokwim river </w:t>
      </w:r>
      <w:r w:rsidR="00AB074C" w:rsidRPr="00EE2480">
        <w:rPr>
          <w:rFonts w:ascii="Garamond" w:eastAsia="Times New Roman" w:hAnsi="Garamond" w:cs="Times New Roman"/>
          <w:kern w:val="0"/>
          <w14:ligatures w14:val="none"/>
        </w:rPr>
        <w:t>basin</w:t>
      </w:r>
      <w:r w:rsidR="0082206F" w:rsidRPr="00EE2480">
        <w:rPr>
          <w:rFonts w:ascii="Garamond" w:eastAsia="Times New Roman" w:hAnsi="Garamond" w:cs="Times New Roman"/>
          <w:kern w:val="0"/>
          <w14:ligatures w14:val="none"/>
        </w:rPr>
        <w:t xml:space="preserve"> (Figure 1)</w:t>
      </w:r>
      <w:r w:rsidR="00AB074C" w:rsidRPr="00EE2480">
        <w:rPr>
          <w:rFonts w:ascii="Garamond" w:eastAsia="Times New Roman" w:hAnsi="Garamond" w:cs="Times New Roman"/>
          <w:kern w:val="0"/>
          <w14:ligatures w14:val="none"/>
        </w:rPr>
        <w:t xml:space="preserve"> </w:t>
      </w:r>
      <w:r w:rsidRPr="00EE2480">
        <w:rPr>
          <w:rFonts w:ascii="Garamond" w:eastAsia="Times New Roman" w:hAnsi="Garamond" w:cs="Times New Roman"/>
          <w:kern w:val="0"/>
          <w14:ligatures w14:val="none"/>
        </w:rPr>
        <w:t>was constructed by French et al., 2020</w:t>
      </w:r>
      <w:r w:rsidR="00AB074C" w:rsidRPr="00EE2480">
        <w:rPr>
          <w:rFonts w:ascii="Garamond" w:eastAsia="Times New Roman" w:hAnsi="Garamond" w:cs="Times New Roman"/>
          <w:kern w:val="0"/>
          <w14:ligatures w14:val="none"/>
        </w:rPr>
        <w:t xml:space="preserve">, in which </w:t>
      </w:r>
      <w:r w:rsidR="009833DB" w:rsidRPr="00EE2480">
        <w:rPr>
          <w:rFonts w:ascii="Garamond" w:eastAsia="Times New Roman" w:hAnsi="Garamond" w:cs="Times New Roman"/>
          <w:kern w:val="0"/>
          <w14:ligatures w14:val="none"/>
        </w:rPr>
        <w:t>spatial variation in Sr</w:t>
      </w:r>
      <w:r w:rsidR="009833DB" w:rsidRPr="00EE2480">
        <w:rPr>
          <w:rFonts w:ascii="Garamond" w:eastAsia="Times New Roman" w:hAnsi="Garamond" w:cs="Times New Roman"/>
          <w:kern w:val="0"/>
          <w:vertAlign w:val="superscript"/>
          <w14:ligatures w14:val="none"/>
        </w:rPr>
        <w:t>87</w:t>
      </w:r>
      <w:r w:rsidR="009833DB" w:rsidRPr="00EE2480">
        <w:rPr>
          <w:rFonts w:ascii="Garamond" w:eastAsia="Times New Roman" w:hAnsi="Garamond" w:cs="Times New Roman"/>
          <w:kern w:val="0"/>
          <w14:ligatures w14:val="none"/>
        </w:rPr>
        <w:t>/Sr</w:t>
      </w:r>
      <w:r w:rsidR="009833DB" w:rsidRPr="00EE2480">
        <w:rPr>
          <w:rFonts w:ascii="Garamond" w:eastAsia="Times New Roman" w:hAnsi="Garamond" w:cs="Times New Roman"/>
          <w:kern w:val="0"/>
          <w:vertAlign w:val="superscript"/>
          <w14:ligatures w14:val="none"/>
        </w:rPr>
        <w:t>86</w:t>
      </w:r>
      <w:r w:rsidR="009833DB" w:rsidRPr="00EE2480">
        <w:rPr>
          <w:rFonts w:ascii="Garamond" w:eastAsia="Times New Roman" w:hAnsi="Garamond" w:cs="Times New Roman"/>
          <w:kern w:val="0"/>
          <w14:ligatures w14:val="none"/>
        </w:rPr>
        <w:t xml:space="preserve"> ratios across the river basin</w:t>
      </w:r>
      <w:r w:rsidR="00AB074C" w:rsidRPr="00EE2480">
        <w:rPr>
          <w:rFonts w:ascii="Garamond" w:eastAsia="Times New Roman" w:hAnsi="Garamond" w:cs="Times New Roman"/>
          <w:kern w:val="0"/>
          <w14:ligatures w14:val="none"/>
        </w:rPr>
        <w:t xml:space="preserve"> </w:t>
      </w:r>
      <w:r w:rsidR="009C079F" w:rsidRPr="00EE2480">
        <w:rPr>
          <w:rFonts w:ascii="Garamond" w:eastAsia="Times New Roman" w:hAnsi="Garamond" w:cs="Times New Roman"/>
          <w:kern w:val="0"/>
          <w14:ligatures w14:val="none"/>
        </w:rPr>
        <w:t xml:space="preserve">were </w:t>
      </w:r>
      <w:r w:rsidR="00AB074C" w:rsidRPr="00EE2480">
        <w:rPr>
          <w:rFonts w:ascii="Garamond" w:eastAsia="Times New Roman" w:hAnsi="Garamond" w:cs="Times New Roman"/>
          <w:kern w:val="0"/>
          <w14:ligatures w14:val="none"/>
        </w:rPr>
        <w:t>modeled using spatial stream network modeling (SSNM)</w:t>
      </w:r>
      <w:r w:rsidR="0082206F" w:rsidRPr="00EE2480">
        <w:rPr>
          <w:rFonts w:ascii="Garamond" w:eastAsia="Times New Roman" w:hAnsi="Garamond" w:cs="Times New Roman"/>
          <w:kern w:val="0"/>
          <w14:ligatures w14:val="none"/>
        </w:rPr>
        <w:t xml:space="preserve"> </w:t>
      </w:r>
      <w:r w:rsidR="009C079F" w:rsidRPr="00EE2480">
        <w:rPr>
          <w:rFonts w:ascii="Garamond" w:eastAsia="Times New Roman" w:hAnsi="Garamond" w:cs="Times New Roman"/>
          <w:kern w:val="0"/>
          <w14:ligatures w14:val="none"/>
        </w:rPr>
        <w:t xml:space="preserve">derived from water samples collected throughout the river basin </w:t>
      </w:r>
      <w:r w:rsidR="00693A39" w:rsidRPr="00EE2480">
        <w:rPr>
          <w:rFonts w:ascii="Garamond" w:eastAsia="Times New Roman" w:hAnsi="Garamond" w:cs="Times New Roman"/>
          <w:kern w:val="0"/>
          <w14:ligatures w14:val="none"/>
        </w:rPr>
        <w:fldChar w:fldCharType="begin"/>
      </w:r>
      <w:r w:rsidR="007E1736">
        <w:rPr>
          <w:rFonts w:ascii="Garamond" w:eastAsia="Times New Roman" w:hAnsi="Garamond" w:cs="Times New Roman"/>
          <w:kern w:val="0"/>
          <w14:ligatures w14:val="none"/>
        </w:rPr>
        <w:instrText xml:space="preserve"> ADDIN ZOTERO_ITEM CSL_CITATION {"citationID":"5Pp7WuA9","properties":{"formattedCitation":"(French et al., 2020)","plainCitation":"(French et al., 2020)","dontUpdate":true,"noteIndex":0},"citationItems":[{"id":1684,"uris":["http://zotero.org/users/8421274/items/M654PKRJ"],"itemData":{"id":1684,"type":"article-journal","abstract":"Riverine chemistry reflects both watershed conditions and instream processing, both of which vary across river networks, yet little is known about the scales at which watershed attributes regulate biogeochemical constituents. We used spatial stream network (SSN) models to quantify both watershed and instream effects on streamwater constituents in the Kuskokwim River (western Alaska), the largest free-flowing river in the United States. We assessed chemical constituents spanning from labile nutrients (nitrate [NO3−] and orthophosphate [PO43−]) to biologically and chemically conservative tracers (calcium [Ca2+], strontium [Sr2+], and Sr isotopes [87Sr/86Sr]). We also examined the behavior of dissolved organic carbon (DOC) relative to these constituents to understand whether bulk DOC behaved conservatively in a large boreal river network, where future changes in DOC and nutrient loading are expected under a shifting climate. We derived watershed spatial covariates comprising land cover, geology, and geomorphic characteristics at 14 different spatial extents based on stream order and relative to position in the river network to understand the effect of distant and proximal watershed attributes on streamwater constituents. For all constituents but 87Sr/86Sr, watershed attributes in low-order headwater catchments yielded the best predictive ability for streamwater constituent concentrations across the entire network. Spatial patterning for conservative tracers and bulk DOC showed strong spatial autocorrelation, whereas PO43− and NO3− exhibited spatial patchiness indicative of instream processing. Our work shows that headwater streams are disproportionately important contributors to network-wide biogeochemical constituents supporting aquatic food webs and that conservation and management of aquatic systems should include these small and often remote watershed areas.","container-title":"Journal of Geophysical Research: Biogeosciences","DOI":"10.1029/2020JG005851","ISSN":"2169-8961","issue":"12","language":"en","note":"_eprint: https://agupubs.onlinelibrary.wiley.com/doi/pdf/10.1029/2020JG005851","page":"e2020JG005851","source":"Wiley Online Library","title":"Headwater Catchments Govern Biogeochemistry in America's Largest Free-Flowing River Network","volume":"125","author":[{"family":"French","given":"David W."},{"family":"Schindler","given":"Daniel E."},{"family":"Brennan","given":"Sean R."},{"family":"Whited","given":"Diane"}],"issued":{"date-parts":[["2020"]]}}}],"schema":"https://github.com/citation-style-language/schema/raw/master/csl-citation.json"} </w:instrText>
      </w:r>
      <w:r w:rsidR="00693A39" w:rsidRPr="00EE2480">
        <w:rPr>
          <w:rFonts w:ascii="Garamond" w:eastAsia="Times New Roman" w:hAnsi="Garamond" w:cs="Times New Roman"/>
          <w:kern w:val="0"/>
          <w14:ligatures w14:val="none"/>
        </w:rPr>
        <w:fldChar w:fldCharType="separate"/>
      </w:r>
      <w:r w:rsidR="00DA289A" w:rsidRPr="00EE2480">
        <w:rPr>
          <w:rFonts w:ascii="Garamond" w:eastAsia="Times New Roman" w:hAnsi="Garamond" w:cs="Times New Roman"/>
          <w:noProof/>
          <w:kern w:val="0"/>
          <w14:ligatures w14:val="none"/>
        </w:rPr>
        <w:t>(French et al., 2020</w:t>
      </w:r>
      <w:r w:rsidRPr="00EE2480">
        <w:rPr>
          <w:rFonts w:ascii="Garamond" w:eastAsia="Times New Roman" w:hAnsi="Garamond" w:cs="Times New Roman"/>
          <w:noProof/>
          <w:kern w:val="0"/>
          <w14:ligatures w14:val="none"/>
        </w:rPr>
        <w:t>, N = 120</w:t>
      </w:r>
      <w:r w:rsidR="00DA289A" w:rsidRPr="00EE2480">
        <w:rPr>
          <w:rFonts w:ascii="Garamond" w:eastAsia="Times New Roman" w:hAnsi="Garamond" w:cs="Times New Roman"/>
          <w:noProof/>
          <w:kern w:val="0"/>
          <w14:ligatures w14:val="none"/>
        </w:rPr>
        <w:t>)</w:t>
      </w:r>
      <w:r w:rsidR="00693A39" w:rsidRPr="00EE2480">
        <w:rPr>
          <w:rFonts w:ascii="Garamond" w:eastAsia="Times New Roman" w:hAnsi="Garamond" w:cs="Times New Roman"/>
          <w:kern w:val="0"/>
          <w14:ligatures w14:val="none"/>
        </w:rPr>
        <w:fldChar w:fldCharType="end"/>
      </w:r>
      <w:r w:rsidR="009C079F" w:rsidRPr="00EE2480">
        <w:rPr>
          <w:rFonts w:ascii="Garamond" w:eastAsia="Times New Roman" w:hAnsi="Garamond" w:cs="Times New Roman"/>
          <w:kern w:val="0"/>
          <w14:ligatures w14:val="none"/>
        </w:rPr>
        <w:t xml:space="preserve">. </w:t>
      </w:r>
      <w:r w:rsidRPr="00EE2480">
        <w:rPr>
          <w:rFonts w:ascii="Garamond" w:eastAsia="Times New Roman" w:hAnsi="Garamond" w:cs="Times New Roman"/>
          <w:kern w:val="0"/>
          <w14:ligatures w14:val="none"/>
        </w:rPr>
        <w:t xml:space="preserve">The resulting </w:t>
      </w:r>
      <w:proofErr w:type="spellStart"/>
      <w:r w:rsidRPr="00EE2480">
        <w:rPr>
          <w:rFonts w:ascii="Garamond" w:eastAsia="Times New Roman" w:hAnsi="Garamond" w:cs="Times New Roman"/>
          <w:kern w:val="0"/>
          <w14:ligatures w14:val="none"/>
        </w:rPr>
        <w:t>isoscape</w:t>
      </w:r>
      <w:proofErr w:type="spellEnd"/>
      <w:r w:rsidRPr="00EE2480">
        <w:rPr>
          <w:rFonts w:ascii="Garamond" w:eastAsia="Times New Roman" w:hAnsi="Garamond" w:cs="Times New Roman"/>
          <w:kern w:val="0"/>
          <w14:ligatures w14:val="none"/>
        </w:rPr>
        <w:t xml:space="preserve"> includes estimates of </w:t>
      </w:r>
      <w:r w:rsidR="009C079F" w:rsidRPr="00EE2480">
        <w:rPr>
          <w:rFonts w:ascii="Garamond" w:eastAsia="Times New Roman" w:hAnsi="Garamond" w:cs="Times New Roman"/>
          <w:kern w:val="0"/>
          <w14:ligatures w14:val="none"/>
        </w:rPr>
        <w:t>Sr</w:t>
      </w:r>
      <w:r w:rsidR="009C079F" w:rsidRPr="00EE2480">
        <w:rPr>
          <w:rFonts w:ascii="Garamond" w:eastAsia="Times New Roman" w:hAnsi="Garamond" w:cs="Times New Roman"/>
          <w:kern w:val="0"/>
          <w:vertAlign w:val="superscript"/>
          <w14:ligatures w14:val="none"/>
        </w:rPr>
        <w:t>87</w:t>
      </w:r>
      <w:r w:rsidR="009C079F" w:rsidRPr="00EE2480">
        <w:rPr>
          <w:rFonts w:ascii="Garamond" w:eastAsia="Times New Roman" w:hAnsi="Garamond" w:cs="Times New Roman"/>
          <w:kern w:val="0"/>
          <w14:ligatures w14:val="none"/>
        </w:rPr>
        <w:t>/Sr</w:t>
      </w:r>
      <w:r w:rsidR="009C079F" w:rsidRPr="00EE2480">
        <w:rPr>
          <w:rFonts w:ascii="Garamond" w:eastAsia="Times New Roman" w:hAnsi="Garamond" w:cs="Times New Roman"/>
          <w:kern w:val="0"/>
          <w:vertAlign w:val="superscript"/>
          <w14:ligatures w14:val="none"/>
        </w:rPr>
        <w:t>86</w:t>
      </w:r>
      <w:r w:rsidR="009C079F" w:rsidRPr="00EE2480">
        <w:rPr>
          <w:rFonts w:ascii="Garamond" w:hAnsi="Garamond" w:cs="Times New Roman"/>
        </w:rPr>
        <w:t xml:space="preserve"> </w:t>
      </w:r>
      <w:r w:rsidR="00C50332" w:rsidRPr="00EE2480">
        <w:rPr>
          <w:rFonts w:ascii="Garamond" w:hAnsi="Garamond" w:cs="Times New Roman"/>
        </w:rPr>
        <w:t>ratios</w:t>
      </w:r>
      <w:r w:rsidR="009C079F" w:rsidRPr="00EE2480">
        <w:rPr>
          <w:rFonts w:ascii="Garamond" w:hAnsi="Garamond" w:cs="Times New Roman"/>
        </w:rPr>
        <w:t xml:space="preserve"> and associated uncertaint</w:t>
      </w:r>
      <w:r w:rsidRPr="00EE2480">
        <w:rPr>
          <w:rFonts w:ascii="Garamond" w:hAnsi="Garamond" w:cs="Times New Roman"/>
        </w:rPr>
        <w:t>y</w:t>
      </w:r>
      <w:r w:rsidR="009C079F" w:rsidRPr="00EE2480">
        <w:rPr>
          <w:rFonts w:ascii="Garamond" w:hAnsi="Garamond" w:cs="Times New Roman"/>
        </w:rPr>
        <w:t xml:space="preserve"> for roughly every ~1km of </w:t>
      </w:r>
      <w:r w:rsidRPr="00EE2480">
        <w:rPr>
          <w:rFonts w:ascii="Garamond" w:hAnsi="Garamond" w:cs="Times New Roman"/>
        </w:rPr>
        <w:t>river length</w:t>
      </w:r>
      <w:r w:rsidR="009C079F" w:rsidRPr="00EE2480">
        <w:rPr>
          <w:rFonts w:ascii="Garamond" w:hAnsi="Garamond" w:cs="Times New Roman"/>
        </w:rPr>
        <w:t xml:space="preserve"> across the basin (Figure 1)</w:t>
      </w:r>
      <w:r w:rsidR="009C079F" w:rsidRPr="00EE2480">
        <w:rPr>
          <w:rFonts w:ascii="Garamond" w:eastAsia="Times New Roman" w:hAnsi="Garamond" w:cs="Times New Roman"/>
          <w:kern w:val="0"/>
          <w14:ligatures w14:val="none"/>
        </w:rPr>
        <w:t xml:space="preserve"> </w:t>
      </w:r>
      <w:r w:rsidR="009833DB" w:rsidRPr="00EE2480">
        <w:rPr>
          <w:rFonts w:ascii="Garamond" w:eastAsia="Times New Roman" w:hAnsi="Garamond" w:cs="Times New Roman"/>
          <w:kern w:val="0"/>
          <w14:ligatures w14:val="none"/>
        </w:rPr>
        <w:fldChar w:fldCharType="begin"/>
      </w:r>
      <w:r w:rsidR="00C50332" w:rsidRPr="00EE2480">
        <w:rPr>
          <w:rFonts w:ascii="Garamond" w:eastAsia="Times New Roman" w:hAnsi="Garamond" w:cs="Times New Roman"/>
          <w:kern w:val="0"/>
          <w14:ligatures w14:val="none"/>
        </w:rPr>
        <w:instrText xml:space="preserve"> ADDIN ZOTERO_ITEM CSL_CITATION {"citationID":"M10Aqb9z","properties":{"formattedCitation":"(Brennan et al., 2016; Ver Hoef &amp; Peterson, 2010)","plainCitation":"(Brennan et al., 2016; Ver Hoef &amp; Peterson, 2010)","noteIndex":0},"citationItems":[{"id":2315,"uris":["http://zotero.org/users/8421274/items/Q4IUGSIX"],"itemData":{"id":2315,"type":"article-journal","abstract":"A critical challenge for the Earth sciences is to trace the transport and flux of matter within and among aquatic, terrestrial, and atmospheric systems. Robust descriptions of isotopic patterns across space and time, called “isoscapes,” form the basis of a rapidly growing and wide-ranging body of research aimed at quantifying connectivity within and among Earth's systems. However, isoscapes of rivers have been limited by conventional Euclidean approaches in geostatistics and the lack of a quantitative framework to apportion the influence of processes driven by landscape features versus in-stream phenomena. Here we demonstrate how dendritic network models substantially improve the accuracy of isoscapes of strontium isotopes and partition the influence of hydrologic transport versus local geologic features on strontium isotope ratios in a large Alaska river. This work illustrates the analytical power of dendritic network models for the field of isotope biogeochemistry, particularly for provenance studies of modern and ancient animals.","container-title":"Geophysical Research Letters","DOI":"10.1002/2016GL068904","ISSN":"1944-8007","issue":"10","language":"en","note":"_eprint: https://onlinelibrary.wiley.com/doi/pdf/10.1002/2016GL068904","page":"5043-5051","source":"Wiley Online Library","title":"Dendritic network models: Improving isoscapes and quantifying influence of landscape and in-stream processes on strontium isotopes in rivers","title-short":"Dendritic network models","volume":"43","author":[{"family":"Brennan","given":"Sean R."},{"family":"Torgersen","given":"Christian E."},{"family":"Hollenbeck","given":"Jeff P."},{"family":"Fernandez","given":"Diego P."},{"family":"Jensen","given":"Carrie K."},{"family":"Schindler","given":"Daniel E."}],"issued":{"date-parts":[["2016"]]}}},{"id":4769,"uris":["http://zotero.org/users/8421274/items/XBJELDI4"],"itemData":{"id":4769,"type":"article-journal","container-title":"Journal of the American Statistical Association","DOI":"10.1198/jasa.2009.ap08248","ISSN":"0162-1459, 1537-274X","issue":"489","journalAbbreviation":"Journal of the American Statistical Association","language":"en","page":"6-18","source":"DOI.org (Crossref)","title":"A Moving Average Approach for Spatial Statistical Models of Stream Networks","volume":"105","author":[{"family":"Ver Hoef","given":"Jay M."},{"family":"Peterson","given":"Erin E."}],"issued":{"date-parts":[["2010",3,1]]}}}],"schema":"https://github.com/citation-style-language/schema/raw/master/csl-citation.json"} </w:instrText>
      </w:r>
      <w:r w:rsidR="009833DB" w:rsidRPr="00EE2480">
        <w:rPr>
          <w:rFonts w:ascii="Garamond" w:eastAsia="Times New Roman" w:hAnsi="Garamond" w:cs="Times New Roman"/>
          <w:kern w:val="0"/>
          <w14:ligatures w14:val="none"/>
        </w:rPr>
        <w:fldChar w:fldCharType="separate"/>
      </w:r>
      <w:r w:rsidR="00C50332" w:rsidRPr="00EE2480">
        <w:rPr>
          <w:rFonts w:ascii="Garamond" w:eastAsia="Times New Roman" w:hAnsi="Garamond" w:cs="Times New Roman"/>
          <w:noProof/>
          <w:kern w:val="0"/>
          <w14:ligatures w14:val="none"/>
        </w:rPr>
        <w:t>(Brennan et al., 2016; Ver Hoef &amp; Peterson, 2010)</w:t>
      </w:r>
      <w:r w:rsidR="009833DB" w:rsidRPr="00EE2480">
        <w:rPr>
          <w:rFonts w:ascii="Garamond" w:eastAsia="Times New Roman" w:hAnsi="Garamond" w:cs="Times New Roman"/>
          <w:kern w:val="0"/>
          <w14:ligatures w14:val="none"/>
        </w:rPr>
        <w:fldChar w:fldCharType="end"/>
      </w:r>
      <w:r w:rsidR="009833DB" w:rsidRPr="00EE2480">
        <w:rPr>
          <w:rFonts w:ascii="Garamond" w:eastAsia="Times New Roman" w:hAnsi="Garamond" w:cs="Times New Roman"/>
          <w:kern w:val="0"/>
          <w14:ligatures w14:val="none"/>
        </w:rPr>
        <w:t xml:space="preserve">. </w:t>
      </w:r>
      <w:r w:rsidR="009F3E36" w:rsidRPr="00EE2480">
        <w:rPr>
          <w:rFonts w:ascii="Garamond" w:hAnsi="Garamond" w:cs="Times New Roman"/>
        </w:rPr>
        <w:t>To prevent over-assignment to tributaries with exceptionally low prediction error</w:t>
      </w:r>
      <w:r w:rsidR="0082206F" w:rsidRPr="00EE2480">
        <w:rPr>
          <w:rFonts w:ascii="Garamond" w:hAnsi="Garamond" w:cs="Times New Roman"/>
        </w:rPr>
        <w:t xml:space="preserve">, uncertainty </w:t>
      </w:r>
      <w:r w:rsidR="009F3E36" w:rsidRPr="00EE2480">
        <w:rPr>
          <w:rFonts w:ascii="Garamond" w:hAnsi="Garamond" w:cs="Times New Roman"/>
        </w:rPr>
        <w:t>values were constrained to 0.0006</w:t>
      </w:r>
      <w:r w:rsidR="009C079F" w:rsidRPr="00EE2480">
        <w:rPr>
          <w:rFonts w:ascii="Garamond" w:hAnsi="Garamond" w:cs="Times New Roman"/>
        </w:rPr>
        <w:t xml:space="preserve"> and above.</w:t>
      </w:r>
      <w:r w:rsidR="009F3E36" w:rsidRPr="00EE2480">
        <w:rPr>
          <w:rFonts w:ascii="Garamond" w:hAnsi="Garamond" w:cs="Times New Roman"/>
        </w:rPr>
        <w:t xml:space="preserve"> This threshold was selected </w:t>
      </w:r>
      <w:r w:rsidR="00AF7B74" w:rsidRPr="00EE2480">
        <w:rPr>
          <w:rFonts w:ascii="Garamond" w:hAnsi="Garamond" w:cs="Times New Roman"/>
        </w:rPr>
        <w:t xml:space="preserve">by visually examining the histogram for a cutoff which adjusted the values for a small number of exceedingly low </w:t>
      </w:r>
      <w:r w:rsidR="0082206F" w:rsidRPr="00EE2480">
        <w:rPr>
          <w:rFonts w:ascii="Garamond" w:hAnsi="Garamond" w:cs="Times New Roman"/>
        </w:rPr>
        <w:t>uncertainty</w:t>
      </w:r>
      <w:r w:rsidR="00AF7B74" w:rsidRPr="00EE2480">
        <w:rPr>
          <w:rFonts w:ascii="Garamond" w:hAnsi="Garamond" w:cs="Times New Roman"/>
        </w:rPr>
        <w:t xml:space="preserve"> tributaries</w:t>
      </w:r>
      <w:r w:rsidR="0082206F" w:rsidRPr="00EE2480">
        <w:rPr>
          <w:rFonts w:ascii="Garamond" w:hAnsi="Garamond" w:cs="Times New Roman"/>
        </w:rPr>
        <w:t xml:space="preserve"> (those near extensive sampling) </w:t>
      </w:r>
      <w:r w:rsidR="00AF7B74" w:rsidRPr="00EE2480">
        <w:rPr>
          <w:rFonts w:ascii="Garamond" w:hAnsi="Garamond" w:cs="Times New Roman"/>
        </w:rPr>
        <w:t xml:space="preserve">while maintaining the general </w:t>
      </w:r>
      <w:r w:rsidR="0082206F" w:rsidRPr="00EE2480">
        <w:rPr>
          <w:rFonts w:ascii="Garamond" w:hAnsi="Garamond" w:cs="Times New Roman"/>
        </w:rPr>
        <w:t xml:space="preserve">error distribution </w:t>
      </w:r>
      <w:r w:rsidRPr="00EE2480">
        <w:rPr>
          <w:rFonts w:ascii="Garamond" w:hAnsi="Garamond" w:cs="Times New Roman"/>
        </w:rPr>
        <w:t xml:space="preserve">from the original SSN model. </w:t>
      </w:r>
    </w:p>
    <w:p w14:paraId="417575B8" w14:textId="5FA2C8FE" w:rsidR="009833DB" w:rsidRPr="00EE2480" w:rsidRDefault="002A3FE3" w:rsidP="00B857E3">
      <w:pPr>
        <w:spacing w:before="100" w:beforeAutospacing="1" w:after="100" w:afterAutospacing="1" w:line="480" w:lineRule="auto"/>
        <w:ind w:firstLine="720"/>
        <w:rPr>
          <w:rFonts w:ascii="Garamond" w:hAnsi="Garamond" w:cs="Times New Roman"/>
        </w:rPr>
      </w:pPr>
      <w:r w:rsidRPr="00EE2480">
        <w:rPr>
          <w:rFonts w:ascii="Garamond" w:eastAsia="Times New Roman" w:hAnsi="Garamond" w:cs="Times New Roman"/>
          <w:kern w:val="0"/>
          <w14:ligatures w14:val="none"/>
        </w:rPr>
        <w:lastRenderedPageBreak/>
        <w:t>P</w:t>
      </w:r>
      <w:r w:rsidR="009833DB" w:rsidRPr="00EE2480">
        <w:rPr>
          <w:rFonts w:ascii="Garamond" w:eastAsia="Times New Roman" w:hAnsi="Garamond" w:cs="Times New Roman"/>
          <w:kern w:val="0"/>
          <w14:ligatures w14:val="none"/>
        </w:rPr>
        <w:t>osterior probability</w:t>
      </w:r>
      <w:r w:rsidRPr="00EE2480">
        <w:rPr>
          <w:rFonts w:ascii="Garamond" w:eastAsia="Times New Roman" w:hAnsi="Garamond" w:cs="Times New Roman"/>
          <w:kern w:val="0"/>
          <w14:ligatures w14:val="none"/>
        </w:rPr>
        <w:t xml:space="preserve"> values were calculated for all fish and for all tributary segments across the river-basin using a </w:t>
      </w:r>
      <w:r w:rsidR="009833DB" w:rsidRPr="00EE2480">
        <w:rPr>
          <w:rFonts w:ascii="Garamond" w:eastAsia="Times New Roman" w:hAnsi="Garamond" w:cs="Times New Roman"/>
          <w:kern w:val="0"/>
          <w14:ligatures w14:val="none"/>
        </w:rPr>
        <w:t xml:space="preserve">geographically continuous Bayesian framework </w:t>
      </w:r>
      <w:r w:rsidR="009833DB" w:rsidRPr="00EE2480">
        <w:rPr>
          <w:rFonts w:ascii="Garamond" w:eastAsia="Times New Roman" w:hAnsi="Garamond" w:cs="Times New Roman"/>
          <w:kern w:val="0"/>
          <w14:ligatures w14:val="none"/>
        </w:rPr>
        <w:fldChar w:fldCharType="begin"/>
      </w:r>
      <w:r w:rsidR="009833DB" w:rsidRPr="00EE2480">
        <w:rPr>
          <w:rFonts w:ascii="Garamond" w:eastAsia="Times New Roman" w:hAnsi="Garamond" w:cs="Times New Roman"/>
          <w:kern w:val="0"/>
          <w14:ligatures w14:val="none"/>
        </w:rPr>
        <w:instrText xml:space="preserve"> ADDIN ZOTERO_ITEM CSL_CITATION {"citationID":"x50ado7V","properties":{"formattedCitation":"(Brennan, Cline, et al., 2019)","plainCitation":"(Brennan, Cline, et al., 2019)","noteIndex":0},"citationItems":[{"id":1691,"uris":["http://zotero.org/users/8421274/items/IDMUTED4"],"itemData":{"id":1691,"type":"article-journal","abstract":"Migratory animals pose difficult challenges to conservation and management because identifying critical habitats used throughout their lives is rarely possible. Endogenous tracers (e.g. isotope ratios) recorded in sequentially growing biogenic tissues, however, represent a potential source of unique insights at the more elusive temporal and spatial scales central to understanding the ecology of mobile species. To this end, a general probabilistic framework has emerged that quantitatively compares predictive models of isotopic variation across landscapes (called isoscapes) to the isotopic composition recorded in a biological tissue to determine the provenance and movements of animals throughout their lives. Although this spatially continuous approach to isotope-based geographic assignment is becoming more common across taxa and ecosystems, adopting this framework to take advantage of serial isotope records stored within sequentially growing biogenic tissues (e.g. teeth or otoliths) is less common. Here, we construct a novel space-time isotope model of provenance (STIMP) that determines the habitat use through time of migratory fish across river basins. To do so, this model integrates: strontium isotope (87Sr/86Sr) ratios across a riverscape, the serial records of 87Sr/86Sr within otoliths, habitat geomorphology and the directional movement patterns of fish through river networks. To illustrate an application of the model, we applied it to a published dataset from Chinook salmon (Oncorhynchus tshawytscha) harvested in 2011 during a coastal fishery in Bristol Bay, Alaska, U.S.A. Using this model, we show how individuals exploit an array of habitat types to achieve their juvenile growth prior to ocean migration, and that the intensity of habitat use among habitat types across the basin shifts spatially over the course of freshwater residence (e.g. from headwaters to migration corridors). The STIMP presented here integrates diverse information sources to reveal the cryptic juvenile movement patterns of a highly migratory species, providing new insights critical to their conservation. This general framework is applicable to any migratory taxa that use isotopically heterogeneous landscapes during their lives and record such variation in sequentially growing biogenic tissues.","container-title":"Methods in Ecology and Evolution","DOI":"10.1111/2041-210X.13191","ISSN":"2041-210X","issue":"7","language":"en","note":"_eprint: https://besjournals.onlinelibrary.wiley.com/doi/pdf/10.1111/2041-210X.13191","page":"1036-1047","source":"Wiley Online Library","title":"Quantifying habitat use of migratory fish across riverscapes using space-time isotope models","volume":"10","author":[{"family":"Brennan","given":"Sean R."},{"family":"Cline","given":"Timothy J."},{"family":"Schindler","given":"Daniel E."}],"issued":{"date-parts":[["2019"]]}}}],"schema":"https://github.com/citation-style-language/schema/raw/master/csl-citation.json"} </w:instrText>
      </w:r>
      <w:r w:rsidR="009833DB" w:rsidRPr="00EE2480">
        <w:rPr>
          <w:rFonts w:ascii="Garamond" w:eastAsia="Times New Roman" w:hAnsi="Garamond" w:cs="Times New Roman"/>
          <w:kern w:val="0"/>
          <w14:ligatures w14:val="none"/>
        </w:rPr>
        <w:fldChar w:fldCharType="separate"/>
      </w:r>
      <w:r w:rsidR="009833DB" w:rsidRPr="00EE2480">
        <w:rPr>
          <w:rFonts w:ascii="Garamond" w:eastAsia="Times New Roman" w:hAnsi="Garamond" w:cs="Times New Roman"/>
          <w:noProof/>
          <w:kern w:val="0"/>
          <w14:ligatures w14:val="none"/>
        </w:rPr>
        <w:t>(Brennan, Cline, et al., 2019)</w:t>
      </w:r>
      <w:r w:rsidR="009833DB" w:rsidRPr="00EE2480">
        <w:rPr>
          <w:rFonts w:ascii="Garamond" w:eastAsia="Times New Roman" w:hAnsi="Garamond" w:cs="Times New Roman"/>
          <w:kern w:val="0"/>
          <w14:ligatures w14:val="none"/>
        </w:rPr>
        <w:fldChar w:fldCharType="end"/>
      </w:r>
      <w:r w:rsidR="009833DB" w:rsidRPr="00EE2480">
        <w:rPr>
          <w:rFonts w:ascii="Garamond" w:eastAsia="Times New Roman" w:hAnsi="Garamond" w:cs="Times New Roman"/>
          <w:kern w:val="0"/>
          <w14:ligatures w14:val="none"/>
        </w:rPr>
        <w:t>. This approach considers the relationship between extracted natal origin otolith Sr</w:t>
      </w:r>
      <w:r w:rsidR="009833DB" w:rsidRPr="00EE2480">
        <w:rPr>
          <w:rFonts w:ascii="Garamond" w:eastAsia="Times New Roman" w:hAnsi="Garamond" w:cs="Times New Roman"/>
          <w:kern w:val="0"/>
          <w:vertAlign w:val="superscript"/>
          <w14:ligatures w14:val="none"/>
        </w:rPr>
        <w:t>87</w:t>
      </w:r>
      <w:r w:rsidR="009833DB" w:rsidRPr="00EE2480">
        <w:rPr>
          <w:rFonts w:ascii="Garamond" w:eastAsia="Times New Roman" w:hAnsi="Garamond" w:cs="Times New Roman"/>
          <w:kern w:val="0"/>
          <w14:ligatures w14:val="none"/>
        </w:rPr>
        <w:t>/Sr</w:t>
      </w:r>
      <w:r w:rsidR="009833DB" w:rsidRPr="00EE2480">
        <w:rPr>
          <w:rFonts w:ascii="Garamond" w:eastAsia="Times New Roman" w:hAnsi="Garamond" w:cs="Times New Roman"/>
          <w:kern w:val="0"/>
          <w:vertAlign w:val="superscript"/>
          <w14:ligatures w14:val="none"/>
        </w:rPr>
        <w:t>86</w:t>
      </w:r>
      <w:r w:rsidR="009833DB" w:rsidRPr="00EE2480">
        <w:rPr>
          <w:rFonts w:ascii="Garamond" w:eastAsia="Times New Roman" w:hAnsi="Garamond" w:cs="Times New Roman"/>
          <w:kern w:val="0"/>
          <w14:ligatures w14:val="none"/>
        </w:rPr>
        <w:t xml:space="preserve"> values as well as several variance generating processes including </w:t>
      </w:r>
      <w:r w:rsidR="009833DB" w:rsidRPr="00EE2480">
        <w:rPr>
          <w:rFonts w:ascii="Garamond" w:hAnsi="Garamond" w:cstheme="majorHAnsi"/>
        </w:rPr>
        <w:t xml:space="preserve">analytical, within-population, and </w:t>
      </w:r>
      <w:proofErr w:type="spellStart"/>
      <w:r w:rsidR="009833DB" w:rsidRPr="00EE2480">
        <w:rPr>
          <w:rFonts w:ascii="Garamond" w:hAnsi="Garamond" w:cstheme="majorHAnsi"/>
        </w:rPr>
        <w:t>isoscape</w:t>
      </w:r>
      <w:proofErr w:type="spellEnd"/>
      <w:r w:rsidR="009833DB" w:rsidRPr="00EE2480">
        <w:rPr>
          <w:rFonts w:ascii="Garamond" w:hAnsi="Garamond" w:cstheme="majorHAnsi"/>
        </w:rPr>
        <w:t xml:space="preserve"> prediction error</w:t>
      </w:r>
      <w:r w:rsidR="00B07AE4" w:rsidRPr="00EE2480">
        <w:rPr>
          <w:rFonts w:ascii="Garamond" w:hAnsi="Garamond" w:cstheme="majorHAnsi"/>
        </w:rPr>
        <w:t>s</w:t>
      </w:r>
      <w:r w:rsidR="009833DB" w:rsidRPr="00EE2480">
        <w:rPr>
          <w:rFonts w:ascii="Garamond" w:hAnsi="Garamond" w:cstheme="majorHAnsi"/>
        </w:rPr>
        <w:t xml:space="preserve">. </w:t>
      </w:r>
      <w:r w:rsidR="009833DB" w:rsidRPr="00EE2480">
        <w:rPr>
          <w:rFonts w:ascii="Garamond" w:eastAsia="Times New Roman" w:hAnsi="Garamond" w:cstheme="majorHAnsi"/>
          <w:color w:val="000000"/>
        </w:rPr>
        <w:t xml:space="preserve">We assumed all errors were normally distributed, and combined them through the equation: </w:t>
      </w:r>
    </w:p>
    <w:p w14:paraId="5231EB5C" w14:textId="77777777" w:rsidR="009833DB" w:rsidRPr="005E64F6" w:rsidRDefault="00000000" w:rsidP="009833DB">
      <w:pPr>
        <w:spacing w:before="100" w:beforeAutospacing="1" w:after="100" w:afterAutospacing="1" w:line="480" w:lineRule="auto"/>
        <w:ind w:firstLine="720"/>
        <w:rPr>
          <w:rFonts w:ascii="Garamond" w:eastAsia="Times New Roman" w:hAnsi="Garamond" w:cs="Times New Roman"/>
          <w:kern w:val="0"/>
          <w:sz w:val="22"/>
          <w:szCs w:val="22"/>
          <w14:ligatures w14:val="none"/>
        </w:rPr>
      </w:pPr>
      <m:oMathPara>
        <m:oMath>
          <m:sSub>
            <m:sSubPr>
              <m:ctrlPr>
                <w:rPr>
                  <w:rFonts w:ascii="Cambria Math" w:eastAsia="Times New Roman" w:hAnsi="Cambria Math" w:cstheme="majorHAnsi"/>
                  <w:i/>
                  <w:color w:val="000000"/>
                </w:rPr>
              </m:ctrlPr>
            </m:sSubPr>
            <m:e>
              <m:r>
                <w:rPr>
                  <w:rFonts w:ascii="Cambria Math" w:eastAsia="Times New Roman" w:hAnsi="Cambria Math" w:cstheme="majorHAnsi"/>
                  <w:color w:val="000000"/>
                </w:rPr>
                <m:t>σ</m:t>
              </m:r>
            </m:e>
            <m:sub>
              <m:r>
                <w:rPr>
                  <w:rFonts w:ascii="Cambria Math" w:eastAsia="Times New Roman" w:hAnsi="Cambria Math" w:cstheme="majorHAnsi"/>
                  <w:color w:val="000000"/>
                </w:rPr>
                <m:t xml:space="preserve">combined= </m:t>
              </m:r>
              <m:rad>
                <m:radPr>
                  <m:degHide m:val="1"/>
                  <m:ctrlPr>
                    <w:rPr>
                      <w:rFonts w:ascii="Cambria Math" w:eastAsia="Times New Roman" w:hAnsi="Cambria Math" w:cstheme="majorHAnsi"/>
                      <w:i/>
                      <w:color w:val="000000"/>
                    </w:rPr>
                  </m:ctrlPr>
                </m:radPr>
                <m:deg/>
                <m:e>
                  <m:sSubSup>
                    <m:sSubSupPr>
                      <m:ctrlPr>
                        <w:rPr>
                          <w:rFonts w:ascii="Cambria Math" w:eastAsia="Times New Roman" w:hAnsi="Cambria Math" w:cstheme="majorHAnsi"/>
                          <w:i/>
                          <w:color w:val="000000"/>
                        </w:rPr>
                      </m:ctrlPr>
                    </m:sSubSupPr>
                    <m:e>
                      <m:r>
                        <w:rPr>
                          <w:rFonts w:ascii="Cambria Math" w:eastAsia="Times New Roman" w:hAnsi="Cambria Math" w:cstheme="majorHAnsi"/>
                          <w:color w:val="000000"/>
                        </w:rPr>
                        <m:t>σ</m:t>
                      </m:r>
                    </m:e>
                    <m:sub>
                      <m:r>
                        <w:rPr>
                          <w:rFonts w:ascii="Cambria Math" w:eastAsia="Times New Roman" w:hAnsi="Cambria Math" w:cstheme="majorHAnsi"/>
                          <w:color w:val="000000"/>
                        </w:rPr>
                        <m:t>Analytical</m:t>
                      </m:r>
                    </m:sub>
                    <m:sup>
                      <m:r>
                        <w:rPr>
                          <w:rFonts w:ascii="Cambria Math" w:eastAsia="Times New Roman" w:hAnsi="Cambria Math" w:cstheme="majorHAnsi"/>
                          <w:color w:val="000000"/>
                        </w:rPr>
                        <m:t>2</m:t>
                      </m:r>
                    </m:sup>
                  </m:sSubSup>
                  <m:r>
                    <w:rPr>
                      <w:rFonts w:ascii="Cambria Math" w:eastAsia="Times New Roman" w:hAnsi="Cambria Math" w:cstheme="majorHAnsi"/>
                      <w:color w:val="000000"/>
                    </w:rPr>
                    <m:t xml:space="preserve">+ </m:t>
                  </m:r>
                  <m:sSubSup>
                    <m:sSubSupPr>
                      <m:ctrlPr>
                        <w:rPr>
                          <w:rFonts w:ascii="Cambria Math" w:eastAsia="Times New Roman" w:hAnsi="Cambria Math" w:cstheme="majorHAnsi"/>
                          <w:i/>
                          <w:color w:val="000000"/>
                        </w:rPr>
                      </m:ctrlPr>
                    </m:sSubSupPr>
                    <m:e>
                      <m:r>
                        <w:rPr>
                          <w:rFonts w:ascii="Cambria Math" w:eastAsia="Times New Roman" w:hAnsi="Cambria Math" w:cstheme="majorHAnsi"/>
                          <w:color w:val="000000"/>
                        </w:rPr>
                        <m:t>σ</m:t>
                      </m:r>
                    </m:e>
                    <m:sub>
                      <m:r>
                        <w:rPr>
                          <w:rFonts w:ascii="Cambria Math" w:eastAsia="Times New Roman" w:hAnsi="Cambria Math" w:cstheme="majorHAnsi"/>
                          <w:color w:val="000000"/>
                        </w:rPr>
                        <m:t>Within-population</m:t>
                      </m:r>
                    </m:sub>
                    <m:sup>
                      <m:r>
                        <w:rPr>
                          <w:rFonts w:ascii="Cambria Math" w:eastAsia="Times New Roman" w:hAnsi="Cambria Math" w:cstheme="majorHAnsi"/>
                          <w:color w:val="000000"/>
                        </w:rPr>
                        <m:t>2</m:t>
                      </m:r>
                    </m:sup>
                  </m:sSubSup>
                  <m:r>
                    <w:rPr>
                      <w:rFonts w:ascii="Cambria Math" w:eastAsia="Times New Roman" w:hAnsi="Cambria Math" w:cstheme="majorHAnsi"/>
                      <w:color w:val="000000"/>
                    </w:rPr>
                    <m:t xml:space="preserve">+ </m:t>
                  </m:r>
                  <m:sSubSup>
                    <m:sSubSupPr>
                      <m:ctrlPr>
                        <w:rPr>
                          <w:rFonts w:ascii="Cambria Math" w:eastAsia="Times New Roman" w:hAnsi="Cambria Math" w:cstheme="majorHAnsi"/>
                          <w:i/>
                          <w:color w:val="000000"/>
                        </w:rPr>
                      </m:ctrlPr>
                    </m:sSubSupPr>
                    <m:e>
                      <m:r>
                        <w:rPr>
                          <w:rFonts w:ascii="Cambria Math" w:eastAsia="Times New Roman" w:hAnsi="Cambria Math" w:cstheme="majorHAnsi"/>
                          <w:color w:val="000000"/>
                        </w:rPr>
                        <m:t>σ</m:t>
                      </m:r>
                    </m:e>
                    <m:sub>
                      <m:r>
                        <w:rPr>
                          <w:rFonts w:ascii="Cambria Math" w:eastAsia="Times New Roman" w:hAnsi="Cambria Math" w:cstheme="majorHAnsi"/>
                          <w:color w:val="000000"/>
                        </w:rPr>
                        <m:t>isoscape</m:t>
                      </m:r>
                    </m:sub>
                    <m:sup>
                      <m:r>
                        <w:rPr>
                          <w:rFonts w:ascii="Cambria Math" w:eastAsia="Times New Roman" w:hAnsi="Cambria Math" w:cstheme="majorHAnsi"/>
                          <w:color w:val="000000"/>
                        </w:rPr>
                        <m:t>2</m:t>
                      </m:r>
                    </m:sup>
                  </m:sSubSup>
                </m:e>
              </m:rad>
            </m:sub>
          </m:sSub>
        </m:oMath>
      </m:oMathPara>
    </w:p>
    <w:p w14:paraId="601F0841" w14:textId="31DB0A95" w:rsidR="009833DB" w:rsidRPr="00EE2480" w:rsidRDefault="009833DB" w:rsidP="009833DB">
      <w:pPr>
        <w:spacing w:line="480" w:lineRule="auto"/>
        <w:ind w:firstLine="720"/>
        <w:rPr>
          <w:rFonts w:ascii="Garamond" w:hAnsi="Garamond" w:cstheme="majorHAnsi"/>
        </w:rPr>
      </w:pPr>
      <w:r w:rsidRPr="00EE2480">
        <w:rPr>
          <w:rFonts w:ascii="Garamond" w:hAnsi="Garamond" w:cstheme="majorHAnsi"/>
        </w:rPr>
        <w:t xml:space="preserve">Posterior probability values for each tributary (j) were then calculated using Bayes theorem </w:t>
      </w:r>
      <w:r w:rsidRPr="00EE2480">
        <w:rPr>
          <w:rFonts w:ascii="Garamond" w:hAnsi="Garamond" w:cstheme="majorHAnsi"/>
        </w:rPr>
        <w:fldChar w:fldCharType="begin"/>
      </w:r>
      <w:r w:rsidRPr="00EE2480">
        <w:rPr>
          <w:rFonts w:ascii="Garamond" w:hAnsi="Garamond" w:cstheme="majorHAnsi"/>
        </w:rPr>
        <w:instrText xml:space="preserve"> ADDIN ZOTERO_ITEM CSL_CITATION {"citationID":"s99EKqrE","properties":{"formattedCitation":"(Brennan &amp; Schindler, 2017; Wunder, 2010)","plainCitation":"(Brennan &amp; Schindler, 2017; Wunder, 2010)","noteIndex":0},"citationItems":[{"id":1694,"uris":["http://zotero.org/users/8421274/items/NSWL6YPN"],"itemData":{"id":1694,"type":"article-journal","abstract":"Production patterns of highly mobile species, such as anadromous fish, often exhibit high spatial and temporal heterogeneity across landscapes. Such variability is often asynchronous in time among habitats, which stabilizes production at aggregate scales of complexity. Reconstructing production patterns explicitly in space and time across multiple scales, however, remains difficult but is important for prioritizing habitat conservation. This is especially true for fishes inhabiting river basins due to long-range dispersal, high mortality at early life stages, complex population structure and elusive life history variation. We develop a new approach for mapping production patterns of Pacific salmon across a large river basin by integrating otolith microchemistry and dendritic isoscape models. The geographically continuous Bayesian assignment framework presented here yielded high accuracies (&gt;90%) and relatively high precisions (precisions &lt;4%; i.e., assignment areas of &lt;530 river km of the 13 100 km total river length) when used to determine the natal source of known-origin juvenile Chinook salmon captured throughout the study region. Integrating these methods enabled us to base estimates of provenance and habitat use of individuals on a per location basis using strontium isotopic data throughout the continuous spatial domain of a river network. Such a framework provides substantial advantages over the more common nominal approach to employing otolith microchemistry to reconstruct movement patterns of fish. In doing so, we reconstructed the spatial production patterns of adult Chinook salmon returning to a large watershed in Bristol Bay, Alaska and illustrate the power of such an approach to conservation efforts.","container-title":"Ecological Applications","DOI":"10.1002/eap.1474","ISSN":"1939-5582","issue":"2","language":"en","note":"_eprint: https://esajournals.onlinelibrary.wiley.com/doi/pdf/10.1002/eap.1474","page":"363-377","source":"Wiley Online Library","title":"Linking otolith microchemistry and dendritic isoscapes to map heterogeneous production of fish across river basins","volume":"27","author":[{"family":"Brennan","given":"Sean R."},{"family":"Schindler","given":"Daniel E."}],"issued":{"date-parts":[["2017"]]}}},{"id":1071,"uris":["http://zotero.org/users/8421274/items/7AQTJQK8"],"itemData":{"id":1071,"type":"chapter","container-title":"Isoscapes","event-place":"Dordrecht","ISBN":"978-90-481-3353-6","language":"en","note":"DOI: 10.1007/978-90-481-3354-3_12","page":"251-270","publisher":"Springer Netherlands","publisher-place":"Dordrecht","source":"DOI.org (Crossref)","title":"Using Isoscapes to Model Probability Surfaces for Determining Geographic Origins","URL":"http://link.springer.com/10.1007/978-90-481-3354-3_12","editor":[{"family":"West","given":"Jason B."},{"family":"Bowen","given":"Gabriel J."},{"family":"Dawson","given":"Todd E."},{"family":"Tu","given":"Kevin P."}],"author":[{"family":"Wunder","given":"Michael B."}],"accessed":{"date-parts":[["2022",9,22]]},"issued":{"date-parts":[["2010"]]}}}],"schema":"https://github.com/citation-style-language/schema/raw/master/csl-citation.json"} </w:instrText>
      </w:r>
      <w:r w:rsidRPr="00EE2480">
        <w:rPr>
          <w:rFonts w:ascii="Garamond" w:hAnsi="Garamond" w:cstheme="majorHAnsi"/>
        </w:rPr>
        <w:fldChar w:fldCharType="separate"/>
      </w:r>
      <w:r w:rsidRPr="00EE2480">
        <w:rPr>
          <w:rFonts w:ascii="Garamond" w:hAnsi="Garamond" w:cstheme="majorHAnsi"/>
          <w:noProof/>
        </w:rPr>
        <w:t>(Brennan &amp; Schindler, 2017; Wunder, 2010)</w:t>
      </w:r>
      <w:r w:rsidRPr="00EE2480">
        <w:rPr>
          <w:rFonts w:ascii="Garamond" w:hAnsi="Garamond" w:cstheme="majorHAnsi"/>
        </w:rPr>
        <w:fldChar w:fldCharType="end"/>
      </w:r>
      <w:r w:rsidRPr="00EE2480">
        <w:rPr>
          <w:rFonts w:ascii="Garamond" w:hAnsi="Garamond" w:cstheme="majorHAnsi"/>
        </w:rPr>
        <w:t xml:space="preserve"> ; </w:t>
      </w:r>
    </w:p>
    <w:p w14:paraId="69565D7E" w14:textId="40C97ED7" w:rsidR="00B857E3" w:rsidRPr="00EE2480" w:rsidRDefault="009833DB" w:rsidP="00EE2480">
      <w:pPr>
        <w:spacing w:before="100" w:beforeAutospacing="1" w:after="100" w:afterAutospacing="1" w:line="480" w:lineRule="auto"/>
        <w:rPr>
          <w:rFonts w:ascii="Garamond" w:eastAsia="Times New Roman" w:hAnsi="Garamond" w:cs="Times New Roman"/>
          <w:b/>
          <w:bCs/>
          <w:kern w:val="0"/>
          <w:sz w:val="22"/>
          <w:szCs w:val="22"/>
          <w14:ligatures w14:val="none"/>
        </w:rPr>
      </w:pPr>
      <m:oMathPara>
        <m:oMath>
          <m:r>
            <w:rPr>
              <w:rFonts w:ascii="Cambria Math" w:hAnsi="Cambria Math" w:cstheme="majorHAnsi"/>
              <w:sz w:val="18"/>
              <w:szCs w:val="18"/>
            </w:rPr>
            <m:t>P</m:t>
          </m:r>
          <m:d>
            <m:dPr>
              <m:endChr m:val="|"/>
              <m:ctrlPr>
                <w:rPr>
                  <w:rFonts w:ascii="Cambria Math" w:hAnsi="Cambria Math" w:cstheme="majorHAnsi"/>
                  <w:i/>
                  <w:sz w:val="18"/>
                  <w:szCs w:val="18"/>
                </w:rPr>
              </m:ctrlPr>
            </m:dPr>
            <m:e>
              <m:r>
                <w:rPr>
                  <w:rFonts w:ascii="Cambria Math" w:hAnsi="Cambria Math" w:cstheme="majorHAnsi"/>
                  <w:sz w:val="18"/>
                  <w:szCs w:val="18"/>
                </w:rPr>
                <m:t xml:space="preserve">J=j </m:t>
              </m:r>
            </m:e>
          </m:d>
          <m:r>
            <w:rPr>
              <w:rFonts w:ascii="Cambria Math" w:hAnsi="Cambria Math" w:cstheme="majorHAnsi"/>
              <w:sz w:val="18"/>
              <w:szCs w:val="18"/>
            </w:rPr>
            <m:t xml:space="preserve"> O=o, R=rj) ∝  </m:t>
          </m:r>
          <m:d>
            <m:dPr>
              <m:ctrlPr>
                <w:rPr>
                  <w:rFonts w:ascii="Cambria Math" w:hAnsi="Cambria Math" w:cstheme="majorHAnsi"/>
                  <w:i/>
                  <w:sz w:val="18"/>
                  <w:szCs w:val="18"/>
                </w:rPr>
              </m:ctrlPr>
            </m:dPr>
            <m:e>
              <m:sSup>
                <m:sSupPr>
                  <m:ctrlPr>
                    <w:rPr>
                      <w:rFonts w:ascii="Cambria Math" w:hAnsi="Cambria Math" w:cstheme="majorHAnsi"/>
                      <w:i/>
                      <w:sz w:val="18"/>
                      <w:szCs w:val="18"/>
                    </w:rPr>
                  </m:ctrlPr>
                </m:sSupPr>
                <m:e>
                  <m:r>
                    <w:rPr>
                      <w:rFonts w:ascii="Cambria Math" w:hAnsi="Cambria Math" w:cstheme="majorHAnsi"/>
                      <w:sz w:val="18"/>
                      <w:szCs w:val="18"/>
                    </w:rPr>
                    <m:t>1-</m:t>
                  </m:r>
                  <m:f>
                    <m:fPr>
                      <m:ctrlPr>
                        <w:rPr>
                          <w:rFonts w:ascii="Cambria Math" w:hAnsi="Cambria Math" w:cstheme="majorHAnsi"/>
                          <w:i/>
                          <w:sz w:val="18"/>
                          <w:szCs w:val="18"/>
                        </w:rPr>
                      </m:ctrlPr>
                    </m:fPr>
                    <m:num>
                      <m:r>
                        <w:rPr>
                          <w:rFonts w:ascii="Cambria Math" w:hAnsi="Cambria Math" w:cstheme="majorHAnsi"/>
                          <w:sz w:val="18"/>
                          <w:szCs w:val="18"/>
                        </w:rPr>
                        <m:t>1</m:t>
                      </m:r>
                    </m:num>
                    <m:den>
                      <m:r>
                        <w:rPr>
                          <w:rFonts w:ascii="Cambria Math" w:hAnsi="Cambria Math" w:cstheme="majorHAnsi"/>
                          <w:sz w:val="18"/>
                          <w:szCs w:val="18"/>
                        </w:rPr>
                        <m:t>2π</m:t>
                      </m:r>
                      <m:sSub>
                        <m:sSubPr>
                          <m:ctrlPr>
                            <w:rPr>
                              <w:rFonts w:ascii="Cambria Math" w:hAnsi="Cambria Math" w:cstheme="majorHAnsi"/>
                              <w:i/>
                              <w:sz w:val="18"/>
                              <w:szCs w:val="18"/>
                            </w:rPr>
                          </m:ctrlPr>
                        </m:sSubPr>
                        <m:e>
                          <m:r>
                            <w:rPr>
                              <w:rFonts w:ascii="Cambria Math" w:hAnsi="Cambria Math" w:cstheme="majorHAnsi"/>
                              <w:sz w:val="18"/>
                              <w:szCs w:val="18"/>
                            </w:rPr>
                            <m:t>σ</m:t>
                          </m:r>
                        </m:e>
                        <m:sub>
                          <m:r>
                            <w:rPr>
                              <w:rFonts w:ascii="Cambria Math" w:hAnsi="Cambria Math" w:cstheme="majorHAnsi"/>
                              <w:sz w:val="18"/>
                              <w:szCs w:val="18"/>
                            </w:rPr>
                            <m:t>combined</m:t>
                          </m:r>
                        </m:sub>
                      </m:sSub>
                    </m:den>
                  </m:f>
                </m:e>
                <m:sup>
                  <m:sSup>
                    <m:sSupPr>
                      <m:ctrlPr>
                        <w:rPr>
                          <w:rFonts w:ascii="Cambria Math" w:hAnsi="Cambria Math" w:cstheme="majorHAnsi"/>
                          <w:i/>
                          <w:sz w:val="18"/>
                          <w:szCs w:val="18"/>
                        </w:rPr>
                      </m:ctrlPr>
                    </m:sSupPr>
                    <m:e>
                      <m:r>
                        <w:rPr>
                          <w:rFonts w:ascii="Cambria Math" w:hAnsi="Cambria Math" w:cstheme="majorHAnsi"/>
                          <w:sz w:val="18"/>
                          <w:szCs w:val="18"/>
                        </w:rPr>
                        <m:t>(-(o-</m:t>
                      </m:r>
                      <m:sSub>
                        <m:sSubPr>
                          <m:ctrlPr>
                            <w:rPr>
                              <w:rFonts w:ascii="Cambria Math" w:hAnsi="Cambria Math" w:cstheme="majorHAnsi"/>
                              <w:i/>
                              <w:sz w:val="18"/>
                              <w:szCs w:val="18"/>
                            </w:rPr>
                          </m:ctrlPr>
                        </m:sSubPr>
                        <m:e>
                          <m:r>
                            <w:rPr>
                              <w:rFonts w:ascii="Cambria Math" w:hAnsi="Cambria Math" w:cstheme="majorHAnsi"/>
                              <w:sz w:val="18"/>
                              <w:szCs w:val="18"/>
                            </w:rPr>
                            <m:t>r</m:t>
                          </m:r>
                        </m:e>
                        <m:sub>
                          <m:r>
                            <w:rPr>
                              <w:rFonts w:ascii="Cambria Math" w:hAnsi="Cambria Math" w:cstheme="majorHAnsi"/>
                              <w:sz w:val="18"/>
                              <w:szCs w:val="18"/>
                            </w:rPr>
                            <m:t>j</m:t>
                          </m:r>
                        </m:sub>
                      </m:sSub>
                      <m:r>
                        <w:rPr>
                          <w:rFonts w:ascii="Cambria Math" w:hAnsi="Cambria Math" w:cstheme="majorHAnsi"/>
                          <w:sz w:val="18"/>
                          <w:szCs w:val="18"/>
                        </w:rPr>
                        <m:t>)</m:t>
                      </m:r>
                    </m:e>
                    <m:sup>
                      <m:r>
                        <w:rPr>
                          <w:rFonts w:ascii="Cambria Math" w:hAnsi="Cambria Math" w:cstheme="majorHAnsi"/>
                          <w:sz w:val="18"/>
                          <w:szCs w:val="18"/>
                        </w:rPr>
                        <m:t>2</m:t>
                      </m:r>
                    </m:sup>
                  </m:sSup>
                  <m:r>
                    <w:rPr>
                      <w:rFonts w:ascii="Cambria Math" w:hAnsi="Cambria Math" w:cstheme="majorHAnsi"/>
                      <w:sz w:val="18"/>
                      <w:szCs w:val="18"/>
                    </w:rPr>
                    <m:t>/2</m:t>
                  </m:r>
                  <m:sSub>
                    <m:sSubPr>
                      <m:ctrlPr>
                        <w:rPr>
                          <w:rFonts w:ascii="Cambria Math" w:hAnsi="Cambria Math" w:cstheme="majorHAnsi"/>
                          <w:i/>
                          <w:sz w:val="18"/>
                          <w:szCs w:val="18"/>
                        </w:rPr>
                      </m:ctrlPr>
                    </m:sSubPr>
                    <m:e>
                      <m:r>
                        <w:rPr>
                          <w:rFonts w:ascii="Cambria Math" w:hAnsi="Cambria Math" w:cstheme="majorHAnsi"/>
                          <w:sz w:val="18"/>
                          <w:szCs w:val="18"/>
                        </w:rPr>
                        <m:t>σ</m:t>
                      </m:r>
                    </m:e>
                    <m:sub>
                      <m:r>
                        <w:rPr>
                          <w:rFonts w:ascii="Cambria Math" w:hAnsi="Cambria Math" w:cstheme="majorHAnsi"/>
                          <w:sz w:val="18"/>
                          <w:szCs w:val="18"/>
                        </w:rPr>
                        <m:t>combined</m:t>
                      </m:r>
                    </m:sub>
                  </m:sSub>
                  <m:r>
                    <w:rPr>
                      <w:rFonts w:ascii="Cambria Math" w:hAnsi="Cambria Math" w:cstheme="majorHAnsi"/>
                      <w:sz w:val="18"/>
                      <w:szCs w:val="18"/>
                    </w:rPr>
                    <m:t>)</m:t>
                  </m:r>
                </m:sup>
              </m:sSup>
              <m:r>
                <w:rPr>
                  <w:rFonts w:ascii="Cambria Math" w:hAnsi="Cambria Math" w:cstheme="majorHAnsi"/>
                  <w:sz w:val="18"/>
                  <w:szCs w:val="18"/>
                </w:rPr>
                <m:t xml:space="preserve"> </m:t>
              </m:r>
            </m:e>
          </m:d>
          <m:r>
            <w:rPr>
              <w:rFonts w:ascii="Cambria Math" w:hAnsi="Cambria Math" w:cstheme="majorHAnsi"/>
              <w:sz w:val="18"/>
              <w:szCs w:val="18"/>
            </w:rPr>
            <m:t>* Phabitat</m:t>
          </m:r>
          <m:d>
            <m:dPr>
              <m:ctrlPr>
                <w:rPr>
                  <w:rFonts w:ascii="Cambria Math" w:hAnsi="Cambria Math" w:cstheme="majorHAnsi"/>
                  <w:i/>
                  <w:sz w:val="18"/>
                  <w:szCs w:val="18"/>
                </w:rPr>
              </m:ctrlPr>
            </m:dPr>
            <m:e>
              <m:r>
                <w:rPr>
                  <w:rFonts w:ascii="Cambria Math" w:hAnsi="Cambria Math" w:cstheme="majorHAnsi"/>
                  <w:sz w:val="18"/>
                  <w:szCs w:val="18"/>
                </w:rPr>
                <m:t>j</m:t>
              </m:r>
            </m:e>
          </m:d>
          <m:r>
            <w:rPr>
              <w:rFonts w:ascii="Cambria Math" w:hAnsi="Cambria Math" w:cstheme="majorHAnsi"/>
              <w:sz w:val="18"/>
              <w:szCs w:val="18"/>
            </w:rPr>
            <m:t>* PStreamOrder</m:t>
          </m:r>
          <m:d>
            <m:dPr>
              <m:ctrlPr>
                <w:rPr>
                  <w:rFonts w:ascii="Cambria Math" w:hAnsi="Cambria Math" w:cstheme="majorHAnsi"/>
                  <w:i/>
                  <w:sz w:val="18"/>
                  <w:szCs w:val="18"/>
                </w:rPr>
              </m:ctrlPr>
            </m:dPr>
            <m:e>
              <m:r>
                <w:rPr>
                  <w:rFonts w:ascii="Cambria Math" w:hAnsi="Cambria Math" w:cstheme="majorHAnsi"/>
                  <w:sz w:val="18"/>
                  <w:szCs w:val="18"/>
                </w:rPr>
                <m:t>j</m:t>
              </m:r>
            </m:e>
          </m:d>
          <m:r>
            <w:rPr>
              <w:rFonts w:ascii="Cambria Math" w:hAnsi="Cambria Math" w:cstheme="majorHAnsi"/>
              <w:sz w:val="18"/>
              <w:szCs w:val="18"/>
            </w:rPr>
            <m:t>* PPresence(j)</m:t>
          </m:r>
        </m:oMath>
      </m:oMathPara>
    </w:p>
    <w:p w14:paraId="65282A2B" w14:textId="77777777" w:rsidR="0082206F" w:rsidRPr="00EE2480" w:rsidRDefault="009833DB" w:rsidP="00B857E3">
      <w:pPr>
        <w:spacing w:line="480" w:lineRule="auto"/>
        <w:ind w:firstLine="720"/>
        <w:rPr>
          <w:rFonts w:ascii="Garamond" w:hAnsi="Garamond" w:cstheme="majorHAnsi"/>
        </w:rPr>
      </w:pPr>
      <w:r w:rsidRPr="00EE2480">
        <w:rPr>
          <w:rFonts w:ascii="Garamond" w:hAnsi="Garamond" w:cstheme="majorHAnsi"/>
        </w:rPr>
        <w:t>The probability of an individual assigning to tributary j is defined as the product of the probability of the isotope ratio in the otolith of an individual (o) given the isotope ratio in tributary j (</w:t>
      </w:r>
      <w:proofErr w:type="spellStart"/>
      <w:r w:rsidRPr="00EE2480">
        <w:rPr>
          <w:rFonts w:ascii="Garamond" w:hAnsi="Garamond" w:cstheme="majorHAnsi"/>
        </w:rPr>
        <w:t>r_j</w:t>
      </w:r>
      <w:proofErr w:type="spellEnd"/>
      <w:r w:rsidRPr="00EE2480">
        <w:rPr>
          <w:rFonts w:ascii="Garamond" w:hAnsi="Garamond" w:cstheme="majorHAnsi"/>
        </w:rPr>
        <w:t>). The probability of the isotope ratio (</w:t>
      </w:r>
      <w:proofErr w:type="spellStart"/>
      <w:r w:rsidRPr="00EE2480">
        <w:rPr>
          <w:rFonts w:ascii="Garamond" w:hAnsi="Garamond" w:cstheme="majorHAnsi"/>
        </w:rPr>
        <w:t>rj</w:t>
      </w:r>
      <w:proofErr w:type="spellEnd"/>
      <w:r w:rsidRPr="00EE2480">
        <w:rPr>
          <w:rFonts w:ascii="Garamond" w:hAnsi="Garamond" w:cstheme="majorHAnsi"/>
        </w:rPr>
        <w:t xml:space="preserve">) was assumed to be normally distributed with a mean represented by the otolith isotope ratio (o) and an error of </w:t>
      </w:r>
      <m:oMath>
        <m:sSub>
          <m:sSubPr>
            <m:ctrlPr>
              <w:rPr>
                <w:rFonts w:ascii="Cambria Math" w:hAnsi="Cambria Math" w:cstheme="majorHAnsi"/>
                <w:i/>
              </w:rPr>
            </m:ctrlPr>
          </m:sSubPr>
          <m:e>
            <m:r>
              <w:rPr>
                <w:rFonts w:ascii="Cambria Math" w:hAnsi="Cambria Math" w:cstheme="majorHAnsi"/>
              </w:rPr>
              <m:t>σ</m:t>
            </m:r>
          </m:e>
          <m:sub>
            <m:r>
              <w:rPr>
                <w:rFonts w:ascii="Cambria Math" w:hAnsi="Cambria Math" w:cstheme="majorHAnsi"/>
              </w:rPr>
              <m:t>combined</m:t>
            </m:r>
          </m:sub>
        </m:sSub>
      </m:oMath>
      <w:r w:rsidRPr="00EE2480">
        <w:rPr>
          <w:rFonts w:ascii="Garamond" w:hAnsi="Garamond" w:cstheme="majorHAnsi"/>
        </w:rPr>
        <w:t xml:space="preserve">. </w:t>
      </w:r>
    </w:p>
    <w:p w14:paraId="27D6E1BC" w14:textId="1C1D8B47" w:rsidR="009833DB" w:rsidRPr="002A3FE3" w:rsidRDefault="009833DB" w:rsidP="00B857E3">
      <w:pPr>
        <w:spacing w:line="480" w:lineRule="auto"/>
        <w:ind w:firstLine="720"/>
        <w:rPr>
          <w:rFonts w:ascii="Garamond" w:eastAsia="Times New Roman" w:hAnsi="Garamond" w:cs="Times New Roman"/>
          <w:kern w:val="0"/>
          <w:sz w:val="22"/>
          <w:szCs w:val="22"/>
          <w14:ligatures w14:val="none"/>
        </w:rPr>
      </w:pPr>
      <w:r w:rsidRPr="00EE2480">
        <w:rPr>
          <w:rFonts w:ascii="Garamond" w:eastAsia="Times New Roman" w:hAnsi="Garamond" w:cs="Times New Roman"/>
          <w:kern w:val="0"/>
          <w14:ligatures w14:val="none"/>
        </w:rPr>
        <w:t xml:space="preserve">Several priors were included to limit assignments to areas within the river basin suitable for spawning Chinook salmon. </w:t>
      </w:r>
      <w:r w:rsidRPr="00EE2480">
        <w:rPr>
          <w:rFonts w:ascii="Garamond" w:hAnsi="Garamond"/>
        </w:rPr>
        <w:t xml:space="preserve">First, a </w:t>
      </w:r>
      <w:r w:rsidRPr="00EE2480">
        <w:rPr>
          <w:rFonts w:ascii="Garamond" w:eastAsia="Times New Roman" w:hAnsi="Garamond"/>
        </w:rPr>
        <w:t>stream order prior (</w:t>
      </w:r>
      <w:proofErr w:type="spellStart"/>
      <w:r w:rsidRPr="00EE2480">
        <w:rPr>
          <w:rFonts w:ascii="Garamond" w:eastAsia="Times New Roman" w:hAnsi="Garamond"/>
        </w:rPr>
        <w:t>PStreamOrder</w:t>
      </w:r>
      <w:proofErr w:type="spellEnd"/>
      <w:r w:rsidRPr="00EE2480">
        <w:rPr>
          <w:rFonts w:ascii="Garamond" w:eastAsia="Times New Roman" w:hAnsi="Garamond"/>
        </w:rPr>
        <w:t>)</w:t>
      </w:r>
      <w:r w:rsidRPr="00EE2480">
        <w:rPr>
          <w:rFonts w:ascii="Garamond" w:hAnsi="Garamond"/>
        </w:rPr>
        <w:t xml:space="preserve"> was applied to limit assignments to </w:t>
      </w:r>
      <w:r w:rsidR="002A3FE3" w:rsidRPr="00EE2480">
        <w:rPr>
          <w:rFonts w:ascii="Garamond" w:hAnsi="Garamond"/>
        </w:rPr>
        <w:t xml:space="preserve">tributaries with a stream order of 3 or greater, </w:t>
      </w:r>
      <w:r w:rsidRPr="00EE2480">
        <w:rPr>
          <w:rFonts w:ascii="Garamond" w:hAnsi="Garamond"/>
        </w:rPr>
        <w:t xml:space="preserve">reflecting Chinook </w:t>
      </w:r>
      <w:r w:rsidR="0039711B" w:rsidRPr="00EE2480">
        <w:rPr>
          <w:rFonts w:ascii="Garamond" w:hAnsi="Garamond"/>
        </w:rPr>
        <w:t>s</w:t>
      </w:r>
      <w:r w:rsidRPr="00EE2480">
        <w:rPr>
          <w:rFonts w:ascii="Garamond" w:hAnsi="Garamond"/>
        </w:rPr>
        <w:t>almon’s known preference for spawning in larger streams</w:t>
      </w:r>
      <w:r w:rsidR="00143768" w:rsidRPr="00EE2480">
        <w:rPr>
          <w:rFonts w:ascii="Garamond" w:hAnsi="Garamond"/>
        </w:rPr>
        <w:t xml:space="preserve"> </w:t>
      </w:r>
      <w:r w:rsidR="00143768" w:rsidRPr="00EE2480">
        <w:rPr>
          <w:rFonts w:ascii="Garamond" w:hAnsi="Garamond"/>
        </w:rPr>
        <w:fldChar w:fldCharType="begin"/>
      </w:r>
      <w:r w:rsidR="00143768" w:rsidRPr="00EE2480">
        <w:rPr>
          <w:rFonts w:ascii="Garamond" w:hAnsi="Garamond"/>
        </w:rPr>
        <w:instrText xml:space="preserve"> ADDIN ZOTERO_ITEM CSL_CITATION {"citationID":"hf3x3enX","properties":{"formattedCitation":"(Quinn, 2018)","plainCitation":"(Quinn, 2018)","noteIndex":0},"citationItems":[{"id":5568,"uris":["http://zotero.org/users/8421274/items/TBWE7PX7"],"itemData":{"id":5568,"type":"book","publisher":"American Fisheries Society, University of Washington Press","title":"The Behavior and Ecology of Pacific Salmon and Trout","author":[{"family":"Quinn","given":"Thomas P"}],"issued":{"date-parts":[["2018",10]]}}}],"schema":"https://github.com/citation-style-language/schema/raw/master/csl-citation.json"} </w:instrText>
      </w:r>
      <w:r w:rsidR="00143768" w:rsidRPr="00EE2480">
        <w:rPr>
          <w:rFonts w:ascii="Garamond" w:hAnsi="Garamond"/>
        </w:rPr>
        <w:fldChar w:fldCharType="separate"/>
      </w:r>
      <w:r w:rsidR="00143768" w:rsidRPr="00EE2480">
        <w:rPr>
          <w:rFonts w:ascii="Garamond" w:hAnsi="Garamond"/>
          <w:noProof/>
        </w:rPr>
        <w:t>(Quinn, 2018)</w:t>
      </w:r>
      <w:r w:rsidR="00143768" w:rsidRPr="00EE2480">
        <w:rPr>
          <w:rFonts w:ascii="Garamond" w:hAnsi="Garamond"/>
        </w:rPr>
        <w:fldChar w:fldCharType="end"/>
      </w:r>
      <w:r w:rsidR="00143768" w:rsidRPr="00EE2480">
        <w:rPr>
          <w:rFonts w:ascii="Garamond" w:hAnsi="Garamond"/>
        </w:rPr>
        <w:t>.</w:t>
      </w:r>
      <w:r w:rsidRPr="00EE2480">
        <w:rPr>
          <w:rFonts w:ascii="Garamond" w:hAnsi="Garamond"/>
        </w:rPr>
        <w:t xml:space="preserve"> </w:t>
      </w:r>
      <w:r w:rsidR="002A3FE3" w:rsidRPr="00EE2480">
        <w:rPr>
          <w:rFonts w:ascii="Garamond" w:hAnsi="Garamond"/>
        </w:rPr>
        <w:t>R</w:t>
      </w:r>
      <w:r w:rsidRPr="00EE2480">
        <w:rPr>
          <w:rFonts w:ascii="Garamond" w:hAnsi="Garamond"/>
        </w:rPr>
        <w:t xml:space="preserve">eaches with a stream order of </w:t>
      </w:r>
      <w:r w:rsidR="002A3FE3" w:rsidRPr="00EE2480">
        <w:rPr>
          <w:rFonts w:ascii="Garamond" w:hAnsi="Garamond"/>
        </w:rPr>
        <w:t>3</w:t>
      </w:r>
      <w:r w:rsidRPr="00EE2480">
        <w:rPr>
          <w:rFonts w:ascii="Garamond" w:hAnsi="Garamond"/>
        </w:rPr>
        <w:t xml:space="preserve"> or greater were included in assignments (assigned a prior value of 1), while smaller tributaries were excluded (assigned a value of 0). </w:t>
      </w:r>
      <w:r w:rsidRPr="00EE2480">
        <w:rPr>
          <w:rFonts w:ascii="Garamond" w:eastAsia="Times New Roman" w:hAnsi="Garamond" w:cs="Times New Roman"/>
          <w:kern w:val="0"/>
          <w14:ligatures w14:val="none"/>
        </w:rPr>
        <w:t xml:space="preserve">Second, a habitat suitability prior (PHabitat) was used to exclude exceedingly slow or flat reaches determined to be unsuitable </w:t>
      </w:r>
      <w:r w:rsidR="0088327B" w:rsidRPr="00EE2480">
        <w:rPr>
          <w:rFonts w:ascii="Garamond" w:eastAsia="Times New Roman" w:hAnsi="Garamond" w:cs="Times New Roman"/>
          <w:kern w:val="0"/>
          <w14:ligatures w14:val="none"/>
        </w:rPr>
        <w:t xml:space="preserve">for </w:t>
      </w:r>
      <w:r w:rsidRPr="00EE2480">
        <w:rPr>
          <w:rFonts w:ascii="Garamond" w:eastAsia="Times New Roman" w:hAnsi="Garamond" w:cs="Times New Roman"/>
          <w:kern w:val="0"/>
          <w14:ligatures w14:val="none"/>
        </w:rPr>
        <w:t>spawning Chinook</w:t>
      </w:r>
      <w:r w:rsidR="0088327B" w:rsidRPr="00EE2480">
        <w:rPr>
          <w:rFonts w:ascii="Garamond" w:eastAsia="Times New Roman" w:hAnsi="Garamond" w:cs="Times New Roman"/>
          <w:kern w:val="0"/>
          <w14:ligatures w14:val="none"/>
        </w:rPr>
        <w:t xml:space="preserve"> salmon</w:t>
      </w:r>
      <w:r w:rsidR="00EF730C" w:rsidRPr="00EE2480">
        <w:rPr>
          <w:rFonts w:ascii="Garamond" w:eastAsia="Times New Roman" w:hAnsi="Garamond" w:cs="Times New Roman"/>
          <w:kern w:val="0"/>
          <w14:ligatures w14:val="none"/>
        </w:rPr>
        <w:t xml:space="preserve"> </w:t>
      </w:r>
      <w:r w:rsidR="00EF730C" w:rsidRPr="00EE2480">
        <w:rPr>
          <w:rFonts w:ascii="Garamond" w:eastAsia="Times New Roman" w:hAnsi="Garamond" w:cs="Times New Roman"/>
          <w:kern w:val="0"/>
          <w14:ligatures w14:val="none"/>
        </w:rPr>
        <w:fldChar w:fldCharType="begin"/>
      </w:r>
      <w:r w:rsidR="00EF730C" w:rsidRPr="00EE2480">
        <w:rPr>
          <w:rFonts w:ascii="Garamond" w:eastAsia="Times New Roman" w:hAnsi="Garamond" w:cs="Times New Roman"/>
          <w:kern w:val="0"/>
          <w14:ligatures w14:val="none"/>
        </w:rPr>
        <w:instrText xml:space="preserve"> ADDIN ZOTERO_ITEM CSL_CITATION {"citationID":"H4pJnquA","properties":{"formattedCitation":"(Makhlouf et al., 2025)","plainCitation":"(Makhlouf et al., 2025)","noteIndex":0},"citationItems":[{"id":5397,"uris":["http://zotero.org/users/8421274/items/WRVF2L9N"],"itemData":{"id":5397,"type":"article-journal","abstract":"Understanding the spatial ecology of migratory species is uniquely challenging using conventional approaches. In fisheries such as for Pacific salmon, genetic stock identification (GSI) and isotope-based methods have emerged as strategies for reconstructing spatial ecology but are limited by the spatial resolution of genetic differentiation and isotopic heterogeneity. We show that integrating these complementary datasets improve the spatial resolution of provenance assignments. To do so, we reconstructed basin-wide estimates of natal origin locations for Chinook salmon in the Yukon River using samples (n = 247) from an experimental fishery designed to assess in-season run timing. A combined framework improved precision of likely provenance assignments (stream km &gt; 0.7 posterior probability) by 92% over genetic assignments and 52% over strontium isotope methods. In doing so, we illustrate watershed scale estimates of natal origin distributions with a greater resolution available from GSI or isotope data alone.","container-title":"Limnology and Oceanography Letters","DOI":"10.1002/lol2.70025","ISSN":"2378-2242","issue":"n/a","language":"en","license":"© 2025 The Author(s). Limnology and Oceanography Letters published by Wiley Periodicals LLC on behalf of Association for the Sciences of Limnology and Oceanography.","note":"_eprint: https://onlinelibrary.wiley.com/doi/pdf/10.1002/lol2.70025","source":"Wiley Online Library","title":"Combining genetic and isotope frameworks improves reconstruction of fish provenance across riverscapes","URL":"https://onlinelibrary.wiley.com/doi/abs/10.1002/lol2.70025","volume":"n/a","author":[{"family":"Makhlouf","given":"Ben"},{"family":"Cline","given":"Timothy J."},{"family":"Fernandez","given":"Diego"},{"family":"Seeb","given":"Lisa"},{"family":"Lee","given":"Elizabeth"},{"family":"Gilk-Baumer","given":"Sara"},{"family":"Whited","given":"Diane"},{"family":"Zimmerman","given":"Christian E."},{"family":"Schindler","given":"Daniel E."}],"accessed":{"date-parts":[["2025",6,4]]},"issued":{"date-parts":[["2025"]]}}}],"schema":"https://github.com/citation-style-language/schema/raw/master/csl-citation.json"} </w:instrText>
      </w:r>
      <w:r w:rsidR="00EF730C" w:rsidRPr="00EE2480">
        <w:rPr>
          <w:rFonts w:ascii="Garamond" w:eastAsia="Times New Roman" w:hAnsi="Garamond" w:cs="Times New Roman"/>
          <w:kern w:val="0"/>
          <w14:ligatures w14:val="none"/>
        </w:rPr>
        <w:fldChar w:fldCharType="separate"/>
      </w:r>
      <w:r w:rsidR="00EF730C" w:rsidRPr="00EE2480">
        <w:rPr>
          <w:rFonts w:ascii="Garamond" w:eastAsia="Times New Roman" w:hAnsi="Garamond" w:cs="Times New Roman"/>
          <w:noProof/>
          <w:kern w:val="0"/>
          <w14:ligatures w14:val="none"/>
        </w:rPr>
        <w:t xml:space="preserve">(Makhlouf et al., </w:t>
      </w:r>
      <w:r w:rsidR="00EF730C" w:rsidRPr="00EE2480">
        <w:rPr>
          <w:rFonts w:ascii="Garamond" w:eastAsia="Times New Roman" w:hAnsi="Garamond" w:cs="Times New Roman"/>
          <w:noProof/>
          <w:kern w:val="0"/>
          <w14:ligatures w14:val="none"/>
        </w:rPr>
        <w:lastRenderedPageBreak/>
        <w:t>2025)</w:t>
      </w:r>
      <w:r w:rsidR="00EF730C" w:rsidRPr="00EE2480">
        <w:rPr>
          <w:rFonts w:ascii="Garamond" w:eastAsia="Times New Roman" w:hAnsi="Garamond" w:cs="Times New Roman"/>
          <w:kern w:val="0"/>
          <w14:ligatures w14:val="none"/>
        </w:rPr>
        <w:fldChar w:fldCharType="end"/>
      </w:r>
      <w:r w:rsidRPr="00EE2480">
        <w:rPr>
          <w:rFonts w:ascii="Garamond" w:eastAsia="Times New Roman" w:hAnsi="Garamond" w:cs="Times New Roman"/>
          <w:kern w:val="0"/>
          <w14:ligatures w14:val="none"/>
        </w:rPr>
        <w:t>.</w:t>
      </w:r>
      <w:r w:rsidRPr="00F75AB6">
        <w:rPr>
          <w:rFonts w:ascii="Garamond" w:eastAsia="Times New Roman" w:hAnsi="Garamond" w:cs="Times New Roman"/>
          <w:kern w:val="0"/>
          <w:sz w:val="22"/>
          <w:szCs w:val="22"/>
          <w14:ligatures w14:val="none"/>
        </w:rPr>
        <w:t xml:space="preserve"> </w:t>
      </w:r>
      <w:r w:rsidRPr="00EE2480">
        <w:rPr>
          <w:rFonts w:ascii="Garamond" w:eastAsia="Times New Roman" w:hAnsi="Garamond" w:cs="Times New Roman"/>
          <w:kern w:val="0"/>
          <w14:ligatures w14:val="none"/>
        </w:rPr>
        <w:t xml:space="preserve">Finally, data was included on observed locations of </w:t>
      </w:r>
      <w:r w:rsidR="00B857E3" w:rsidRPr="00EE2480">
        <w:rPr>
          <w:rFonts w:ascii="Garamond" w:eastAsia="Times New Roman" w:hAnsi="Garamond" w:cs="Times New Roman"/>
          <w:kern w:val="0"/>
          <w14:ligatures w14:val="none"/>
        </w:rPr>
        <w:t xml:space="preserve">Chinook spawners </w:t>
      </w:r>
      <w:r w:rsidRPr="00EE2480">
        <w:rPr>
          <w:rFonts w:ascii="Garamond" w:eastAsia="Times New Roman" w:hAnsi="Garamond" w:cs="Times New Roman"/>
          <w:kern w:val="0"/>
          <w14:ligatures w14:val="none"/>
        </w:rPr>
        <w:t>derived from USGS Arctic-Yukon-Kuskokwim (AYK) Chinook Salmon Intrinsic potential mapping</w:t>
      </w:r>
      <w:r w:rsidR="00983880" w:rsidRPr="00EE2480">
        <w:rPr>
          <w:rFonts w:ascii="Garamond" w:eastAsia="Times New Roman" w:hAnsi="Garamond" w:cs="Times New Roman"/>
          <w:kern w:val="0"/>
          <w14:ligatures w14:val="none"/>
        </w:rPr>
        <w:t xml:space="preserve">, which </w:t>
      </w:r>
      <w:r w:rsidRPr="00EE2480">
        <w:rPr>
          <w:rFonts w:ascii="Garamond" w:eastAsia="Times New Roman" w:hAnsi="Garamond" w:cs="Times New Roman"/>
          <w:kern w:val="0"/>
          <w14:ligatures w14:val="none"/>
        </w:rPr>
        <w:t>synthesize</w:t>
      </w:r>
      <w:r w:rsidR="00983880" w:rsidRPr="00EE2480">
        <w:rPr>
          <w:rFonts w:ascii="Garamond" w:eastAsia="Times New Roman" w:hAnsi="Garamond" w:cs="Times New Roman"/>
          <w:kern w:val="0"/>
          <w14:ligatures w14:val="none"/>
        </w:rPr>
        <w:t>d</w:t>
      </w:r>
      <w:r w:rsidRPr="00EE2480">
        <w:rPr>
          <w:rFonts w:ascii="Garamond" w:eastAsia="Times New Roman" w:hAnsi="Garamond" w:cs="Times New Roman"/>
          <w:kern w:val="0"/>
          <w14:ligatures w14:val="none"/>
        </w:rPr>
        <w:t xml:space="preserve"> several sources of data on observed Chinook salmon spawners </w:t>
      </w:r>
      <w:r w:rsidR="00B857E3" w:rsidRPr="00EE2480">
        <w:rPr>
          <w:rFonts w:ascii="Garamond" w:eastAsia="Times New Roman" w:hAnsi="Garamond" w:cs="Times New Roman"/>
          <w:kern w:val="0"/>
          <w14:ligatures w14:val="none"/>
        </w:rPr>
        <w:t xml:space="preserve">into spatially referenced tributary data on the presence or absence of observations </w:t>
      </w:r>
      <w:r w:rsidR="0088327B" w:rsidRPr="00EE2480">
        <w:rPr>
          <w:rFonts w:ascii="Garamond" w:eastAsia="Times New Roman" w:hAnsi="Garamond" w:cs="Times New Roman"/>
          <w:kern w:val="0"/>
          <w14:ligatures w14:val="none"/>
        </w:rPr>
        <w:fldChar w:fldCharType="begin"/>
      </w:r>
      <w:r w:rsidR="0088327B" w:rsidRPr="00EE2480">
        <w:rPr>
          <w:rFonts w:ascii="Garamond" w:eastAsia="Times New Roman" w:hAnsi="Garamond" w:cs="Times New Roman"/>
          <w:kern w:val="0"/>
          <w14:ligatures w14:val="none"/>
        </w:rPr>
        <w:instrText xml:space="preserve"> ADDIN ZOTERO_ITEM CSL_CITATION {"citationID":"GgqWHCm6","properties":{"formattedCitation":"(Falke &amp; Paul, 2025)","plainCitation":"(Falke &amp; Paul, 2025)","noteIndex":0},"citationItems":[{"id":5400,"uris":["http://zotero.org/users/8421274/items/GG56Y5HB"],"itemData":{"id":5400,"type":"dataset","abstract":"Chinook Salmon (Oncorhynchus tshawytscha) are an important commercial, subsistence, and recreational fishery resource in Alaska, and recent population declines have resulted in closures of some Chinook Salmon fisheries. Research into environmental factors involved in the decline of salmon stocks has exposed information gaps regarding fine-scale freshwater habitat quality known to influence Chinook Salmon productivity. We developed spatially-explicit intrinsic habitat potential models for Chinook Salmon freshwater spawning and rearing life-stages based on geomorphic stream network attributes (e.g., gradient, mean annual flow, valley bottom width). Model predictions were applied to individual stream reaches and summarized across synthetic stream networks derived from high-resolution (5-meter) digital elevation models covering the Yukon River drainage west of the US-Canada border and the entire Kuskokwim River drainage (total stream length ~667,000 km across 1.3 million km2 area). Vector spatial datasets include unique reach contributing area (uRCA) and unique reach contributing area valley bottom (uRCA VB) polygons, and confluence to confluence streamline edges derived from the NetMap synthetic streamlines product. Tabular data includes a collection of stream attributes summarized by uRCA or uRCA VB polygons, and habitat model results derived from these stream attributes. See metadata records for individual data elements for a description of input sources, software\nenvironments, data quality, processing steps, and attribute information. Approximately 87,500 and 39,500 stream km were predicted to represent moderate to high (index scores 0.6-1.0) Chinook Salmon rearing and spawning habitat suitability, respectively. Our high-resolution, spatially explicit dataset provides many options for summarizing and visualizing habitat suitability across areal units (e.g., river basins, land management boundaries) and assessing the potential for high suitability habitats outside the known distribution of Chinook Salmon at scales useful for managers and the research community.","DOI":"10.5066/P95AV4JO","license":"Creative Commons Zero v1.0 Universal","medium":"csv,xml,shp","publisher":"U.S. Geological Survey","source":"DOI.org (Datacite)","title":"Stream Attributes and Habitat Intrinsic Potential Model Results to examine Freshwater Habitat Potential for Chinook Salmon in the Yukon and Kuskokwim River Basins, Alaska","URL":"https://www.sciencebase.gov/catalog/item/64df8deed34e5f6cd553baec","author":[{"family":"Falke","given":""},{"family":"Paul","given":""}],"accessed":{"date-parts":[["2025",6,4]]},"issued":{"date-parts":[["2025"]]}}}],"schema":"https://github.com/citation-style-language/schema/raw/master/csl-citation.json"} </w:instrText>
      </w:r>
      <w:r w:rsidR="0088327B" w:rsidRPr="00EE2480">
        <w:rPr>
          <w:rFonts w:ascii="Garamond" w:eastAsia="Times New Roman" w:hAnsi="Garamond" w:cs="Times New Roman"/>
          <w:kern w:val="0"/>
          <w14:ligatures w14:val="none"/>
        </w:rPr>
        <w:fldChar w:fldCharType="separate"/>
      </w:r>
      <w:r w:rsidR="0088327B" w:rsidRPr="00EE2480">
        <w:rPr>
          <w:rFonts w:ascii="Garamond" w:eastAsia="Times New Roman" w:hAnsi="Garamond" w:cs="Times New Roman"/>
          <w:noProof/>
          <w:kern w:val="0"/>
          <w14:ligatures w14:val="none"/>
        </w:rPr>
        <w:t>(Falke &amp; Paul, 2025)</w:t>
      </w:r>
      <w:r w:rsidR="0088327B" w:rsidRPr="00EE2480">
        <w:rPr>
          <w:rFonts w:ascii="Garamond" w:eastAsia="Times New Roman" w:hAnsi="Garamond" w:cs="Times New Roman"/>
          <w:kern w:val="0"/>
          <w14:ligatures w14:val="none"/>
        </w:rPr>
        <w:fldChar w:fldCharType="end"/>
      </w:r>
      <w:r w:rsidR="0088327B" w:rsidRPr="00EE2480">
        <w:rPr>
          <w:rFonts w:ascii="Garamond" w:eastAsia="Times New Roman" w:hAnsi="Garamond" w:cs="Times New Roman"/>
          <w:kern w:val="0"/>
          <w14:ligatures w14:val="none"/>
        </w:rPr>
        <w:t xml:space="preserve">. </w:t>
      </w:r>
      <w:r w:rsidRPr="00EE2480">
        <w:rPr>
          <w:rFonts w:ascii="Garamond" w:eastAsia="Times New Roman" w:hAnsi="Garamond" w:cs="Times New Roman"/>
          <w:kern w:val="0"/>
          <w14:ligatures w14:val="none"/>
        </w:rPr>
        <w:t>To avoid biasing regions without observations but with low sampling effort</w:t>
      </w:r>
      <w:r w:rsidR="0082206F" w:rsidRPr="00EE2480">
        <w:rPr>
          <w:rFonts w:ascii="Garamond" w:eastAsia="Times New Roman" w:hAnsi="Garamond" w:cs="Times New Roman"/>
          <w:kern w:val="0"/>
          <w14:ligatures w14:val="none"/>
        </w:rPr>
        <w:t xml:space="preserve"> </w:t>
      </w:r>
      <w:r w:rsidRPr="00EE2480">
        <w:rPr>
          <w:rFonts w:ascii="Garamond" w:eastAsia="Times New Roman" w:hAnsi="Garamond" w:cs="Times New Roman"/>
          <w:kern w:val="0"/>
          <w14:ligatures w14:val="none"/>
        </w:rPr>
        <w:t xml:space="preserve">this prior was applied </w:t>
      </w:r>
      <w:r w:rsidR="00B857E3" w:rsidRPr="00EE2480">
        <w:rPr>
          <w:rFonts w:ascii="Garamond" w:eastAsia="Times New Roman" w:hAnsi="Garamond" w:cs="Times New Roman"/>
          <w:kern w:val="0"/>
          <w14:ligatures w14:val="none"/>
        </w:rPr>
        <w:t xml:space="preserve">only </w:t>
      </w:r>
      <w:r w:rsidRPr="00EE2480">
        <w:rPr>
          <w:rFonts w:ascii="Garamond" w:eastAsia="Times New Roman" w:hAnsi="Garamond" w:cs="Times New Roman"/>
          <w:kern w:val="0"/>
          <w14:ligatures w14:val="none"/>
        </w:rPr>
        <w:t xml:space="preserve">to </w:t>
      </w:r>
      <w:r w:rsidR="002A3FE3" w:rsidRPr="00EE2480">
        <w:rPr>
          <w:rFonts w:ascii="Garamond" w:eastAsia="Times New Roman" w:hAnsi="Garamond" w:cs="Times New Roman"/>
          <w:kern w:val="0"/>
          <w14:ligatures w14:val="none"/>
        </w:rPr>
        <w:t xml:space="preserve">the two highest stream orders in the dataset (Stream order &gt;= 6). </w:t>
      </w:r>
      <w:r w:rsidRPr="00EE2480">
        <w:rPr>
          <w:rFonts w:ascii="Garamond" w:eastAsia="Times New Roman" w:hAnsi="Garamond" w:cs="Times New Roman"/>
          <w:kern w:val="0"/>
          <w14:ligatures w14:val="none"/>
        </w:rPr>
        <w:t xml:space="preserve">From these tributaries, reaches identified as </w:t>
      </w:r>
      <w:r w:rsidR="00983880" w:rsidRPr="00EE2480">
        <w:rPr>
          <w:rFonts w:ascii="Garamond" w:eastAsia="Times New Roman" w:hAnsi="Garamond" w:cs="Times New Roman"/>
          <w:kern w:val="0"/>
          <w14:ligatures w14:val="none"/>
        </w:rPr>
        <w:t xml:space="preserve">consistently </w:t>
      </w:r>
      <w:r w:rsidRPr="00EE2480">
        <w:rPr>
          <w:rFonts w:ascii="Garamond" w:eastAsia="Times New Roman" w:hAnsi="Garamond" w:cs="Times New Roman"/>
          <w:kern w:val="0"/>
          <w14:ligatures w14:val="none"/>
        </w:rPr>
        <w:t>lacking observed Chinook spawning were assigned as a value of 0.</w:t>
      </w:r>
      <w:r w:rsidRPr="00F75AB6">
        <w:rPr>
          <w:rFonts w:ascii="Garamond" w:eastAsia="Times New Roman" w:hAnsi="Garamond" w:cs="Times New Roman"/>
          <w:kern w:val="0"/>
          <w:sz w:val="22"/>
          <w:szCs w:val="22"/>
          <w14:ligatures w14:val="none"/>
        </w:rPr>
        <w:t xml:space="preserve"> </w:t>
      </w:r>
    </w:p>
    <w:p w14:paraId="3FE47FE6" w14:textId="261E646D" w:rsidR="0097261B" w:rsidRPr="00EE2480" w:rsidRDefault="009110AF" w:rsidP="009E68C7">
      <w:pPr>
        <w:spacing w:line="480" w:lineRule="auto"/>
        <w:ind w:firstLine="720"/>
        <w:rPr>
          <w:rFonts w:ascii="Garamond" w:hAnsi="Garamond"/>
        </w:rPr>
      </w:pPr>
      <w:r w:rsidRPr="00EE2480">
        <w:rPr>
          <w:rFonts w:ascii="Garamond" w:hAnsi="Garamond"/>
        </w:rPr>
        <w:t xml:space="preserve">To estimate the spatial distribution of </w:t>
      </w:r>
      <w:r w:rsidR="00EE2480" w:rsidRPr="00EE2480">
        <w:rPr>
          <w:rFonts w:ascii="Garamond" w:hAnsi="Garamond"/>
        </w:rPr>
        <w:t xml:space="preserve">returns </w:t>
      </w:r>
      <w:r w:rsidR="00EF730C" w:rsidRPr="00EE2480">
        <w:rPr>
          <w:rFonts w:ascii="Garamond" w:hAnsi="Garamond"/>
        </w:rPr>
        <w:t>across</w:t>
      </w:r>
      <w:r w:rsidRPr="00EE2480">
        <w:rPr>
          <w:rFonts w:ascii="Garamond" w:hAnsi="Garamond"/>
        </w:rPr>
        <w:t xml:space="preserve"> a subset of the population, </w:t>
      </w:r>
      <w:r w:rsidR="009F3E36" w:rsidRPr="00EE2480">
        <w:rPr>
          <w:rFonts w:ascii="Garamond" w:hAnsi="Garamond"/>
        </w:rPr>
        <w:t xml:space="preserve">posterior probability values </w:t>
      </w:r>
      <w:r w:rsidR="00EF730C" w:rsidRPr="00EE2480">
        <w:rPr>
          <w:rFonts w:ascii="Garamond" w:hAnsi="Garamond"/>
        </w:rPr>
        <w:t>for all individuals in th</w:t>
      </w:r>
      <w:r w:rsidR="009E68C7" w:rsidRPr="00EE2480">
        <w:rPr>
          <w:rFonts w:ascii="Garamond" w:hAnsi="Garamond"/>
        </w:rPr>
        <w:t>at</w:t>
      </w:r>
      <w:r w:rsidR="00EF730C" w:rsidRPr="00EE2480">
        <w:rPr>
          <w:rFonts w:ascii="Garamond" w:hAnsi="Garamond"/>
        </w:rPr>
        <w:t xml:space="preserve"> subset </w:t>
      </w:r>
      <w:r w:rsidRPr="00EE2480">
        <w:rPr>
          <w:rFonts w:ascii="Garamond" w:hAnsi="Garamond"/>
        </w:rPr>
        <w:t xml:space="preserve">were summed </w:t>
      </w:r>
      <w:r w:rsidR="00983880" w:rsidRPr="00EE2480">
        <w:rPr>
          <w:rFonts w:ascii="Garamond" w:hAnsi="Garamond"/>
        </w:rPr>
        <w:t xml:space="preserve">at </w:t>
      </w:r>
      <w:r w:rsidR="00EF730C" w:rsidRPr="00EE2480">
        <w:rPr>
          <w:rFonts w:ascii="Garamond" w:hAnsi="Garamond"/>
        </w:rPr>
        <w:t>each location</w:t>
      </w:r>
      <w:r w:rsidR="00983880" w:rsidRPr="00EE2480">
        <w:rPr>
          <w:rFonts w:ascii="Garamond" w:hAnsi="Garamond"/>
        </w:rPr>
        <w:t>.</w:t>
      </w:r>
      <w:r w:rsidRPr="00EE2480">
        <w:rPr>
          <w:rFonts w:ascii="Garamond" w:hAnsi="Garamond"/>
        </w:rPr>
        <w:t xml:space="preserve"> </w:t>
      </w:r>
      <w:r w:rsidR="00EF730C" w:rsidRPr="00EE2480">
        <w:rPr>
          <w:rFonts w:ascii="Garamond" w:hAnsi="Garamond"/>
        </w:rPr>
        <w:t>Before summing, o</w:t>
      </w:r>
      <w:r w:rsidRPr="00EE2480">
        <w:rPr>
          <w:rFonts w:ascii="Garamond" w:hAnsi="Garamond"/>
        </w:rPr>
        <w:t>nly highly likely locations</w:t>
      </w:r>
      <w:r w:rsidR="0097261B" w:rsidRPr="00EE2480">
        <w:rPr>
          <w:rFonts w:ascii="Garamond" w:hAnsi="Garamond"/>
        </w:rPr>
        <w:t xml:space="preserve"> (</w:t>
      </w:r>
      <w:r w:rsidR="00EF730C" w:rsidRPr="00EE2480">
        <w:rPr>
          <w:rFonts w:ascii="Garamond" w:hAnsi="Garamond"/>
        </w:rPr>
        <w:t xml:space="preserve">the top </w:t>
      </w:r>
      <w:r w:rsidRPr="00EE2480">
        <w:rPr>
          <w:rFonts w:ascii="Garamond" w:hAnsi="Garamond"/>
        </w:rPr>
        <w:t>30% of posterior values</w:t>
      </w:r>
      <w:r w:rsidR="0097261B" w:rsidRPr="00EE2480">
        <w:rPr>
          <w:rFonts w:ascii="Garamond" w:hAnsi="Garamond"/>
        </w:rPr>
        <w:t>)</w:t>
      </w:r>
      <w:r w:rsidRPr="00EE2480">
        <w:rPr>
          <w:rFonts w:ascii="Garamond" w:hAnsi="Garamond"/>
        </w:rPr>
        <w:t xml:space="preserve"> were retained whereas all other values were assigned a value of 0</w:t>
      </w:r>
      <w:r w:rsidR="0097261B" w:rsidRPr="00EE2480">
        <w:rPr>
          <w:rFonts w:ascii="Garamond" w:hAnsi="Garamond"/>
        </w:rPr>
        <w:t xml:space="preserve"> </w:t>
      </w:r>
      <w:r w:rsidR="0097261B" w:rsidRPr="00EE2480">
        <w:rPr>
          <w:rFonts w:ascii="Garamond" w:hAnsi="Garamond"/>
        </w:rPr>
        <w:fldChar w:fldCharType="begin"/>
      </w:r>
      <w:r w:rsidR="0097261B" w:rsidRPr="00EE2480">
        <w:rPr>
          <w:rFonts w:ascii="Garamond" w:hAnsi="Garamond"/>
        </w:rPr>
        <w:instrText xml:space="preserve"> ADDIN ZOTERO_ITEM CSL_CITATION {"citationID":"NBaxQoVY","properties":{"formattedCitation":"(Brennan &amp; Schindler, 2017; Vander Zanden et al., 2015)","plainCitation":"(Brennan &amp; Schindler, 2017; Vander Zanden et al., 2015)","noteIndex":0},"citationItems":[{"id":1694,"uris":["http://zotero.org/users/8421274/items/NSWL6YPN"],"itemData":{"id":1694,"type":"article-journal","abstract":"Production patterns of highly mobile species, such as anadromous fish, often exhibit high spatial and temporal heterogeneity across landscapes. Such variability is often asynchronous in time among habitats, which stabilizes production at aggregate scales of complexity. Reconstructing production patterns explicitly in space and time across multiple scales, however, remains difficult but is important for prioritizing habitat conservation. This is especially true for fishes inhabiting river basins due to long-range dispersal, high mortality at early life stages, complex population structure and elusive life history variation. We develop a new approach for mapping production patterns of Pacific salmon across a large river basin by integrating otolith microchemistry and dendritic isoscape models. The geographically continuous Bayesian assignment framework presented here yielded high accuracies (&gt;90%) and relatively high precisions (precisions &lt;4%; i.e., assignment areas of &lt;530 river km of the 13 100 km total river length) when used to determine the natal source of known-origin juvenile Chinook salmon captured throughout the study region. Integrating these methods enabled us to base estimates of provenance and habitat use of individuals on a per location basis using strontium isotopic data throughout the continuous spatial domain of a river network. Such a framework provides substantial advantages over the more common nominal approach to employing otolith microchemistry to reconstruct movement patterns of fish. In doing so, we reconstructed the spatial production patterns of adult Chinook salmon returning to a large watershed in Bristol Bay, Alaska and illustrate the power of such an approach to conservation efforts.","container-title":"Ecological Applications","DOI":"10.1002/eap.1474","ISSN":"1939-5582","issue":"2","language":"en","note":"_eprint: https://esajournals.onlinelibrary.wiley.com/doi/pdf/10.1002/eap.1474","page":"363-377","source":"Wiley Online Library","title":"Linking otolith microchemistry and dendritic isoscapes to map heterogeneous production of fish across river basins","volume":"27","author":[{"family":"Brennan","given":"Sean R."},{"family":"Schindler","given":"Daniel E."}],"issued":{"date-parts":[["2017"]]}}},{"id":5569,"uris":["http://zotero.org/users/8421274/items/MSKF925L"],"itemData":{"id":5569,"type":"article-journal","abstract":"Stable isotope analysis is a useful tool to track animal movements in both terrestrial and marine environments. These intrinsic markers are assimilated through the diet and may exhibit spatial gradients as a result of biogeochemical processes at the base of the food web. In the marine environment, maps to predict the spatial distribution of stable isotopes are limited, and thus determining geographic origin has been reliant upon integrating satellite telemetry and stable isotope data. Migratory sea turtles regularly move between foraging and reproductive areas. Whereas most nesting populations can be easily accessed and regularly monitored, little is known about the demographic trends in foraging populations. The purpose of the present study was to examine migration patterns of loggerhead nesting aggregations in the Gulf of Mexico (GoM), where sea turtles have been historically understudied. Two methods of geographic assignment using stable isotope values in known-origin samples from satellite telemetry were compared: (1) a nominal approach through discriminant analysis and (2) a novel continuous-surface approach using bivariate carbon and nitrogen isoscapes (isotopic landscapes) developed for this study. Tissue samples for stable isotope analysis were obtained from 60 satellite-tracked individuals at five nesting beaches within the GoM. Both methodological approaches for assignment resulted in high accuracy of foraging area determination, though each has advantages and disadvantages. The nominal approach is more appropriate when defined boundaries are necessary, but up to 42% of the individuals could not be considered in this approach. All individuals can be included in the continuous-surface approach, and individual results can be aggregated to identify geographic hotspots of foraging area use, though the accuracy rate was lower than nominal assignment. The methodological validation provides a foundation for future sea turtle studies in the region to inexpensively determine geographic origin for large numbers of untracked individuals. Regular monitoring of sea turtle nesting aggregations with stable isotope sampling can be used to fill critical data gaps regarding habitat use and migration patterns. Probabilistic assignment to origin with isoscapes has not been previously used in the marine environment, but the methods presented here could also be applied to other migratory marine species.","container-title":"Ecological Applications","DOI":"10.1890/14-0581.1","ISSN":"1939-5582","issue":"2","language":"en","license":"© 2015 by the Ecological Society of America","note":"_eprint: https://esajournals.onlinelibrary.wiley.com/doi/pdf/10.1890/14-0581.1","page":"320-335","source":"Wiley Online Library","title":"Determining origin in a migratory marine vertebrate: a novel method to integrate stable isotopes and satellite tracking","title-short":"Determining origin in a migratory marine vertebrate","volume":"25","author":[{"family":"Vander Zanden","given":"Hannah B."},{"family":"Tucker","given":"Anton D."},{"family":"Hart","given":"Kristen M."},{"family":"Lamont","given":"Margaret M."},{"family":"Fujisaki","given":"Ikuko"},{"family":"Addison","given":"David S."},{"family":"Mansfield","given":"Katherine L."},{"family":"Phillips","given":"Katrina F."},{"family":"Wunder","given":"Michael B."},{"family":"Bowen","given":"Gabriel J."},{"family":"Pajuelo","given":"Mariela"},{"family":"Bolten","given":"Alan B."},{"family":"Bjorndal","given":"Karen A."}],"issued":{"date-parts":[["2015"]]}}}],"schema":"https://github.com/citation-style-language/schema/raw/master/csl-citation.json"} </w:instrText>
      </w:r>
      <w:r w:rsidR="0097261B" w:rsidRPr="00EE2480">
        <w:rPr>
          <w:rFonts w:ascii="Garamond" w:hAnsi="Garamond"/>
        </w:rPr>
        <w:fldChar w:fldCharType="separate"/>
      </w:r>
      <w:r w:rsidR="0097261B" w:rsidRPr="00EE2480">
        <w:rPr>
          <w:rFonts w:ascii="Garamond" w:hAnsi="Garamond"/>
          <w:noProof/>
        </w:rPr>
        <w:t>(Brennan &amp; Schindler, 2017; Vander Zanden et al., 2015)</w:t>
      </w:r>
      <w:r w:rsidR="0097261B" w:rsidRPr="00EE2480">
        <w:rPr>
          <w:rFonts w:ascii="Garamond" w:hAnsi="Garamond"/>
        </w:rPr>
        <w:fldChar w:fldCharType="end"/>
      </w:r>
      <w:r w:rsidR="0097261B" w:rsidRPr="00EE2480">
        <w:rPr>
          <w:rFonts w:ascii="Garamond" w:hAnsi="Garamond"/>
        </w:rPr>
        <w:t xml:space="preserve">. </w:t>
      </w:r>
      <w:r w:rsidR="009E68C7" w:rsidRPr="00EE2480">
        <w:rPr>
          <w:rFonts w:ascii="Garamond" w:hAnsi="Garamond"/>
        </w:rPr>
        <w:t xml:space="preserve">We produced these estimates for four predefined temporal quartiles </w:t>
      </w:r>
      <w:r w:rsidR="0039711B" w:rsidRPr="00EE2480">
        <w:rPr>
          <w:rFonts w:ascii="Garamond" w:hAnsi="Garamond"/>
        </w:rPr>
        <w:t xml:space="preserve">of the salmon migration season </w:t>
      </w:r>
      <w:r w:rsidR="009F3E36" w:rsidRPr="00EE2480">
        <w:rPr>
          <w:rFonts w:ascii="Garamond" w:hAnsi="Garamond"/>
        </w:rPr>
        <w:t>based on capture date: Q1 (run start through June 11), Q2 (June 12-21), Q3 (June 22-July 1), and Q4 (July 2 onward).</w:t>
      </w:r>
      <w:r w:rsidR="0015783A" w:rsidRPr="00EE2480">
        <w:rPr>
          <w:rFonts w:ascii="Garamond" w:hAnsi="Garamond"/>
        </w:rPr>
        <w:t xml:space="preserve"> </w:t>
      </w:r>
      <w:r w:rsidR="00863C27" w:rsidRPr="00EE2480">
        <w:rPr>
          <w:rFonts w:ascii="Garamond" w:hAnsi="Garamond"/>
        </w:rPr>
        <w:t xml:space="preserve">These dates were chosen to roughly split the full run into </w:t>
      </w:r>
      <w:r w:rsidR="0088327B" w:rsidRPr="00EE2480">
        <w:rPr>
          <w:rFonts w:ascii="Garamond" w:hAnsi="Garamond"/>
        </w:rPr>
        <w:t>four</w:t>
      </w:r>
      <w:r w:rsidR="00863C27" w:rsidRPr="00EE2480">
        <w:rPr>
          <w:rFonts w:ascii="Garamond" w:hAnsi="Garamond"/>
        </w:rPr>
        <w:t xml:space="preserve"> </w:t>
      </w:r>
      <w:r w:rsidR="0088327B" w:rsidRPr="00EE2480">
        <w:rPr>
          <w:rFonts w:ascii="Garamond" w:hAnsi="Garamond"/>
        </w:rPr>
        <w:t xml:space="preserve">equal </w:t>
      </w:r>
      <w:r w:rsidR="00863C27" w:rsidRPr="00EE2480">
        <w:rPr>
          <w:rFonts w:ascii="Garamond" w:hAnsi="Garamond"/>
        </w:rPr>
        <w:t>quartiles</w:t>
      </w:r>
      <w:r w:rsidR="0088327B" w:rsidRPr="00EE2480">
        <w:rPr>
          <w:rFonts w:ascii="Garamond" w:hAnsi="Garamond"/>
        </w:rPr>
        <w:t xml:space="preserve"> while allowing for direct comparison among years</w:t>
      </w:r>
      <w:r w:rsidR="00863C27" w:rsidRPr="00EE2480">
        <w:rPr>
          <w:rFonts w:ascii="Garamond" w:hAnsi="Garamond"/>
        </w:rPr>
        <w:t xml:space="preserve">. </w:t>
      </w:r>
      <w:r w:rsidR="0039711B" w:rsidRPr="00EE2480">
        <w:rPr>
          <w:rFonts w:ascii="Garamond" w:hAnsi="Garamond"/>
        </w:rPr>
        <w:t>The June 11 date was chosen specifically to match the end of the ‘front end closure’ of the subsistence fishery</w:t>
      </w:r>
      <w:r w:rsidR="0097261B" w:rsidRPr="00EE2480">
        <w:rPr>
          <w:rFonts w:ascii="Garamond" w:hAnsi="Garamond"/>
        </w:rPr>
        <w:t xml:space="preserve">. </w:t>
      </w:r>
      <w:r w:rsidR="00D149EB" w:rsidRPr="00EE2480">
        <w:rPr>
          <w:rFonts w:ascii="Garamond" w:hAnsi="Garamond"/>
        </w:rPr>
        <w:t xml:space="preserve">Estimates were also produced for the full run </w:t>
      </w:r>
      <w:r w:rsidR="000C429D" w:rsidRPr="00EE2480">
        <w:rPr>
          <w:rFonts w:ascii="Garamond" w:hAnsi="Garamond"/>
        </w:rPr>
        <w:t>in</w:t>
      </w:r>
      <w:r w:rsidR="00D149EB" w:rsidRPr="00EE2480">
        <w:rPr>
          <w:rFonts w:ascii="Garamond" w:hAnsi="Garamond"/>
        </w:rPr>
        <w:t xml:space="preserve"> each year.</w:t>
      </w:r>
      <w:r w:rsidR="000C429D" w:rsidRPr="00EE2480">
        <w:rPr>
          <w:rFonts w:ascii="Garamond" w:hAnsi="Garamond"/>
        </w:rPr>
        <w:t xml:space="preserve"> </w:t>
      </w:r>
    </w:p>
    <w:p w14:paraId="3C4D1067" w14:textId="6E76BE97" w:rsidR="00E352BB" w:rsidRPr="00EE2480" w:rsidRDefault="000C429D" w:rsidP="00EE2480">
      <w:pPr>
        <w:spacing w:line="480" w:lineRule="auto"/>
        <w:ind w:firstLine="720"/>
        <w:rPr>
          <w:rFonts w:ascii="Garamond" w:hAnsi="Garamond"/>
        </w:rPr>
      </w:pPr>
      <w:r w:rsidRPr="00EE2480">
        <w:rPr>
          <w:rFonts w:ascii="Garamond" w:hAnsi="Garamond"/>
        </w:rPr>
        <w:t>Twenty</w:t>
      </w:r>
      <w:r w:rsidR="009F3E36" w:rsidRPr="00EE2480">
        <w:rPr>
          <w:rFonts w:ascii="Garamond" w:hAnsi="Garamond"/>
        </w:rPr>
        <w:t>-one management units</w:t>
      </w:r>
      <w:r w:rsidR="007F747D" w:rsidRPr="00EE2480">
        <w:rPr>
          <w:rFonts w:ascii="Garamond" w:hAnsi="Garamond"/>
        </w:rPr>
        <w:t xml:space="preserve"> or “stocks”</w:t>
      </w:r>
      <w:r w:rsidR="009F3E36" w:rsidRPr="00EE2480">
        <w:rPr>
          <w:rFonts w:ascii="Garamond" w:hAnsi="Garamond"/>
        </w:rPr>
        <w:t xml:space="preserve"> were defined to aggregate tributary-level estimates into units relevant to current management practices (Figure 2). </w:t>
      </w:r>
      <w:r w:rsidR="0097261B" w:rsidRPr="00EE2480">
        <w:rPr>
          <w:rFonts w:ascii="Garamond" w:hAnsi="Garamond"/>
        </w:rPr>
        <w:t xml:space="preserve">Rivers </w:t>
      </w:r>
      <w:r w:rsidR="009F3E36" w:rsidRPr="00EE2480">
        <w:rPr>
          <w:rFonts w:ascii="Garamond" w:hAnsi="Garamond"/>
        </w:rPr>
        <w:t xml:space="preserve">of </w:t>
      </w:r>
      <w:r w:rsidR="0097261B" w:rsidRPr="00EE2480">
        <w:rPr>
          <w:rFonts w:ascii="Garamond" w:hAnsi="Garamond"/>
        </w:rPr>
        <w:t xml:space="preserve">management </w:t>
      </w:r>
      <w:r w:rsidR="009F3E36" w:rsidRPr="00EE2480">
        <w:rPr>
          <w:rFonts w:ascii="Garamond" w:hAnsi="Garamond"/>
        </w:rPr>
        <w:t xml:space="preserve">interest to the Alaska Department of Fish </w:t>
      </w:r>
      <w:r w:rsidR="00401EE2" w:rsidRPr="00EE2480">
        <w:rPr>
          <w:rFonts w:ascii="Garamond" w:hAnsi="Garamond"/>
        </w:rPr>
        <w:t xml:space="preserve">&amp; </w:t>
      </w:r>
      <w:r w:rsidR="009F3E36" w:rsidRPr="00EE2480">
        <w:rPr>
          <w:rFonts w:ascii="Garamond" w:hAnsi="Garamond"/>
        </w:rPr>
        <w:t>Game were identified by</w:t>
      </w:r>
      <w:r w:rsidR="003442B4" w:rsidRPr="00EE2480">
        <w:rPr>
          <w:rFonts w:ascii="Garamond" w:hAnsi="Garamond"/>
        </w:rPr>
        <w:t xml:space="preserve"> </w:t>
      </w:r>
      <w:r w:rsidR="00401EE2" w:rsidRPr="00EE2480">
        <w:rPr>
          <w:rFonts w:ascii="Garamond" w:hAnsi="Garamond"/>
        </w:rPr>
        <w:t>(Liller reference?)</w:t>
      </w:r>
      <w:r w:rsidR="007F747D" w:rsidRPr="00EE2480">
        <w:rPr>
          <w:rStyle w:val="CommentReference"/>
          <w:rFonts w:ascii="Garamond" w:hAnsi="Garamond"/>
          <w:sz w:val="24"/>
          <w:szCs w:val="24"/>
        </w:rPr>
        <w:t>. From the furthest downstream connection of each of these tributaries to the mainstem</w:t>
      </w:r>
      <w:r w:rsidR="009E68C7" w:rsidRPr="00EE2480">
        <w:rPr>
          <w:rStyle w:val="CommentReference"/>
          <w:rFonts w:ascii="Garamond" w:hAnsi="Garamond"/>
          <w:sz w:val="24"/>
          <w:szCs w:val="24"/>
        </w:rPr>
        <w:t xml:space="preserve"> Kuskokwim River,</w:t>
      </w:r>
      <w:r w:rsidR="007F747D" w:rsidRPr="00EE2480">
        <w:rPr>
          <w:rStyle w:val="CommentReference"/>
          <w:rFonts w:ascii="Garamond" w:hAnsi="Garamond"/>
          <w:sz w:val="24"/>
          <w:szCs w:val="24"/>
        </w:rPr>
        <w:t xml:space="preserve"> all upstream segments were </w:t>
      </w:r>
      <w:r w:rsidR="009E68C7" w:rsidRPr="00EE2480">
        <w:rPr>
          <w:rStyle w:val="CommentReference"/>
          <w:rFonts w:ascii="Garamond" w:hAnsi="Garamond"/>
          <w:sz w:val="24"/>
          <w:szCs w:val="24"/>
        </w:rPr>
        <w:t xml:space="preserve">identified and </w:t>
      </w:r>
      <w:r w:rsidR="007F747D" w:rsidRPr="00EE2480">
        <w:rPr>
          <w:rStyle w:val="CommentReference"/>
          <w:rFonts w:ascii="Garamond" w:hAnsi="Garamond"/>
          <w:sz w:val="24"/>
          <w:szCs w:val="24"/>
        </w:rPr>
        <w:t>assigned to a common</w:t>
      </w:r>
      <w:r w:rsidR="009E68C7" w:rsidRPr="00EE2480">
        <w:rPr>
          <w:rStyle w:val="CommentReference"/>
          <w:rFonts w:ascii="Garamond" w:hAnsi="Garamond"/>
          <w:sz w:val="24"/>
          <w:szCs w:val="24"/>
        </w:rPr>
        <w:t xml:space="preserve"> identifier based on the name of the major tributary</w:t>
      </w:r>
      <w:r w:rsidR="007F747D" w:rsidRPr="00EE2480">
        <w:rPr>
          <w:rStyle w:val="CommentReference"/>
          <w:rFonts w:ascii="Garamond" w:hAnsi="Garamond"/>
          <w:sz w:val="24"/>
          <w:szCs w:val="24"/>
        </w:rPr>
        <w:t xml:space="preserve">. For some smaller </w:t>
      </w:r>
      <w:r w:rsidR="009E68C7" w:rsidRPr="00EE2480">
        <w:rPr>
          <w:rStyle w:val="CommentReference"/>
          <w:rFonts w:ascii="Garamond" w:hAnsi="Garamond"/>
          <w:sz w:val="24"/>
          <w:szCs w:val="24"/>
        </w:rPr>
        <w:t xml:space="preserve">regions </w:t>
      </w:r>
      <w:r w:rsidR="007F747D" w:rsidRPr="00EE2480">
        <w:rPr>
          <w:rStyle w:val="CommentReference"/>
          <w:rFonts w:ascii="Garamond" w:hAnsi="Garamond"/>
          <w:sz w:val="24"/>
          <w:szCs w:val="24"/>
        </w:rPr>
        <w:t xml:space="preserve">(i.e. the </w:t>
      </w:r>
      <w:proofErr w:type="spellStart"/>
      <w:r w:rsidR="007F747D" w:rsidRPr="00EE2480">
        <w:rPr>
          <w:rStyle w:val="CommentReference"/>
          <w:rFonts w:ascii="Garamond" w:hAnsi="Garamond"/>
          <w:sz w:val="24"/>
          <w:szCs w:val="24"/>
        </w:rPr>
        <w:t>Takotna</w:t>
      </w:r>
      <w:proofErr w:type="spellEnd"/>
      <w:r w:rsidR="007F747D" w:rsidRPr="00EE2480">
        <w:rPr>
          <w:rStyle w:val="CommentReference"/>
          <w:rFonts w:ascii="Garamond" w:hAnsi="Garamond"/>
          <w:sz w:val="24"/>
          <w:szCs w:val="24"/>
        </w:rPr>
        <w:t xml:space="preserve"> and Nixon fork),</w:t>
      </w:r>
      <w:r w:rsidR="009E68C7" w:rsidRPr="00EE2480">
        <w:rPr>
          <w:rStyle w:val="CommentReference"/>
          <w:rFonts w:ascii="Garamond" w:hAnsi="Garamond"/>
          <w:sz w:val="24"/>
          <w:szCs w:val="24"/>
        </w:rPr>
        <w:t xml:space="preserve"> multiple units were </w:t>
      </w:r>
      <w:r w:rsidR="009E68C7" w:rsidRPr="00EE2480">
        <w:rPr>
          <w:rStyle w:val="CommentReference"/>
          <w:rFonts w:ascii="Garamond" w:hAnsi="Garamond"/>
          <w:sz w:val="24"/>
          <w:szCs w:val="24"/>
        </w:rPr>
        <w:lastRenderedPageBreak/>
        <w:t xml:space="preserve">combined to keep a relatively comparable size between all stocks. Regions of the basin which were not </w:t>
      </w:r>
      <w:r w:rsidR="00E352BB" w:rsidRPr="00EE2480">
        <w:rPr>
          <w:rStyle w:val="CommentReference"/>
          <w:rFonts w:ascii="Garamond" w:hAnsi="Garamond"/>
          <w:sz w:val="24"/>
          <w:szCs w:val="24"/>
        </w:rPr>
        <w:t xml:space="preserve">assigned a unit identifier </w:t>
      </w:r>
      <w:r w:rsidR="009E68C7" w:rsidRPr="00EE2480">
        <w:rPr>
          <w:rStyle w:val="CommentReference"/>
          <w:rFonts w:ascii="Garamond" w:hAnsi="Garamond"/>
          <w:sz w:val="24"/>
          <w:szCs w:val="24"/>
        </w:rPr>
        <w:t xml:space="preserve">after this selection were manually grouped into </w:t>
      </w:r>
      <w:r w:rsidR="00E352BB" w:rsidRPr="00EE2480">
        <w:rPr>
          <w:rStyle w:val="CommentReference"/>
          <w:rFonts w:ascii="Garamond" w:hAnsi="Garamond"/>
          <w:sz w:val="24"/>
          <w:szCs w:val="24"/>
        </w:rPr>
        <w:t xml:space="preserve">groups </w:t>
      </w:r>
      <w:r w:rsidR="009E68C7" w:rsidRPr="00EE2480">
        <w:rPr>
          <w:rStyle w:val="CommentReference"/>
          <w:rFonts w:ascii="Garamond" w:hAnsi="Garamond"/>
          <w:sz w:val="24"/>
          <w:szCs w:val="24"/>
        </w:rPr>
        <w:t xml:space="preserve">of comparable size and spatial relevance to ensure complete basin coverage. </w:t>
      </w:r>
    </w:p>
    <w:p w14:paraId="168A5EB6" w14:textId="7409F01A" w:rsidR="007F747D" w:rsidRPr="00E26D9D" w:rsidRDefault="009E68C7" w:rsidP="007F747D">
      <w:pPr>
        <w:spacing w:line="480" w:lineRule="auto"/>
        <w:rPr>
          <w:rFonts w:ascii="Garamond" w:hAnsi="Garamond"/>
          <w:b/>
          <w:bCs/>
          <w:sz w:val="28"/>
          <w:szCs w:val="28"/>
        </w:rPr>
      </w:pPr>
      <w:r w:rsidRPr="00E26D9D">
        <w:rPr>
          <w:rFonts w:ascii="Garamond" w:hAnsi="Garamond"/>
          <w:b/>
          <w:bCs/>
          <w:sz w:val="28"/>
          <w:szCs w:val="28"/>
        </w:rPr>
        <w:t xml:space="preserve">Spatiotemporal </w:t>
      </w:r>
      <w:r w:rsidR="007F747D" w:rsidRPr="00E26D9D">
        <w:rPr>
          <w:rFonts w:ascii="Garamond" w:hAnsi="Garamond"/>
          <w:b/>
          <w:bCs/>
          <w:sz w:val="28"/>
          <w:szCs w:val="28"/>
        </w:rPr>
        <w:t xml:space="preserve">Stock Contribution Analysis </w:t>
      </w:r>
    </w:p>
    <w:p w14:paraId="712B4F88" w14:textId="7B889A86" w:rsidR="00460AE8" w:rsidRPr="00E26D9D" w:rsidRDefault="00E352BB" w:rsidP="00E26D9D">
      <w:pPr>
        <w:spacing w:line="480" w:lineRule="auto"/>
        <w:ind w:firstLine="720"/>
        <w:rPr>
          <w:rFonts w:ascii="Garamond" w:hAnsi="Garamond" w:cs="Times New Roman"/>
        </w:rPr>
      </w:pPr>
      <w:r w:rsidRPr="00E26D9D">
        <w:rPr>
          <w:rFonts w:ascii="Garamond" w:hAnsi="Garamond" w:cs="Times New Roman"/>
        </w:rPr>
        <w:t>For each year and seasonal quartile, tributary-level return estimates were aggregated into management units and normalized to sum to one across the basin, representing each unit's proportional contribution to that quartile. Summary statistics were then calculated across all years for each management unit</w:t>
      </w:r>
      <w:r w:rsidR="002574F7" w:rsidRPr="00E26D9D">
        <w:rPr>
          <w:rFonts w:ascii="Garamond" w:hAnsi="Garamond" w:cs="Times New Roman"/>
        </w:rPr>
        <w:t xml:space="preserve"> and </w:t>
      </w:r>
      <w:r w:rsidR="005F27E4" w:rsidRPr="00E26D9D">
        <w:rPr>
          <w:rFonts w:ascii="Garamond" w:hAnsi="Garamond" w:cs="Times New Roman"/>
        </w:rPr>
        <w:t xml:space="preserve">displayed visually </w:t>
      </w:r>
      <w:r w:rsidRPr="00E26D9D">
        <w:rPr>
          <w:rFonts w:ascii="Garamond" w:hAnsi="Garamond" w:cs="Times New Roman"/>
        </w:rPr>
        <w:t>(Figure 3a)</w:t>
      </w:r>
      <w:r w:rsidR="00C67BC1" w:rsidRPr="00E26D9D">
        <w:rPr>
          <w:rFonts w:ascii="Garamond" w:hAnsi="Garamond" w:cs="Times New Roman"/>
        </w:rPr>
        <w:t xml:space="preserve">. </w:t>
      </w:r>
      <w:r w:rsidR="00460AE8" w:rsidRPr="00E26D9D">
        <w:rPr>
          <w:rFonts w:ascii="Garamond" w:hAnsi="Garamond" w:cs="Times New Roman"/>
        </w:rPr>
        <w:t>Cumulative distribution functions were</w:t>
      </w:r>
      <w:r w:rsidR="005F27E4" w:rsidRPr="00E26D9D">
        <w:rPr>
          <w:rFonts w:ascii="Garamond" w:hAnsi="Garamond" w:cs="Times New Roman"/>
        </w:rPr>
        <w:t xml:space="preserve"> also</w:t>
      </w:r>
      <w:r w:rsidR="00460AE8" w:rsidRPr="00E26D9D">
        <w:rPr>
          <w:rFonts w:ascii="Garamond" w:hAnsi="Garamond" w:cs="Times New Roman"/>
        </w:rPr>
        <w:t xml:space="preserve"> constructed to examine trends in relative run timing among stocks</w:t>
      </w:r>
      <w:r w:rsidR="005F27E4" w:rsidRPr="00E26D9D">
        <w:rPr>
          <w:rFonts w:ascii="Garamond" w:hAnsi="Garamond" w:cs="Times New Roman"/>
        </w:rPr>
        <w:t xml:space="preserve"> </w:t>
      </w:r>
      <w:r w:rsidR="00460AE8" w:rsidRPr="00E26D9D">
        <w:rPr>
          <w:rFonts w:ascii="Garamond" w:hAnsi="Garamond" w:cs="Times New Roman"/>
        </w:rPr>
        <w:t>independent of stock abundance and quartile cut-off dates. For each year, the full run was split into 3-day intervals and the cumulative distribution of returners for each stock was compared to the full season totals for that stock. Resulting data (Figure 4) illustrate the proportion (0-1) of each stock's total cumulative contribution at each 3-day interval.</w:t>
      </w:r>
      <w:r w:rsidR="00C67BC1" w:rsidRPr="00E26D9D">
        <w:rPr>
          <w:rFonts w:ascii="Garamond" w:hAnsi="Garamond" w:cs="Times New Roman"/>
        </w:rPr>
        <w:t xml:space="preserve"> </w:t>
      </w:r>
      <w:r w:rsidR="005F27E4" w:rsidRPr="00E26D9D">
        <w:rPr>
          <w:rFonts w:ascii="Garamond" w:hAnsi="Garamond" w:cs="Times New Roman"/>
        </w:rPr>
        <w:t>From these data, t</w:t>
      </w:r>
      <w:r w:rsidR="00C67BC1" w:rsidRPr="00E26D9D">
        <w:rPr>
          <w:rFonts w:ascii="Garamond" w:hAnsi="Garamond" w:cs="Times New Roman"/>
        </w:rPr>
        <w:t>he number of days from the beginning of the run to 50% of the overall stock return were calculated for each year by identifying the</w:t>
      </w:r>
      <w:r w:rsidR="005F27E4" w:rsidRPr="00E26D9D">
        <w:rPr>
          <w:rFonts w:ascii="Garamond" w:hAnsi="Garamond" w:cs="Times New Roman"/>
        </w:rPr>
        <w:t xml:space="preserve"> </w:t>
      </w:r>
      <w:proofErr w:type="gramStart"/>
      <w:r w:rsidR="005F27E4" w:rsidRPr="00E26D9D">
        <w:rPr>
          <w:rFonts w:ascii="Garamond" w:hAnsi="Garamond" w:cs="Times New Roman"/>
        </w:rPr>
        <w:t>3 day</w:t>
      </w:r>
      <w:proofErr w:type="gramEnd"/>
      <w:r w:rsidR="00C67BC1" w:rsidRPr="00E26D9D">
        <w:rPr>
          <w:rFonts w:ascii="Garamond" w:hAnsi="Garamond" w:cs="Times New Roman"/>
        </w:rPr>
        <w:t xml:space="preserve"> interval which each stock reached &gt;50%</w:t>
      </w:r>
      <w:r w:rsidR="00881286" w:rsidRPr="00E26D9D">
        <w:rPr>
          <w:rFonts w:ascii="Garamond" w:hAnsi="Garamond" w:cs="Times New Roman"/>
        </w:rPr>
        <w:t xml:space="preserve"> (Figure 5). </w:t>
      </w:r>
      <w:r w:rsidR="00460AE8" w:rsidRPr="00E26D9D">
        <w:rPr>
          <w:rFonts w:ascii="Garamond" w:hAnsi="Garamond"/>
        </w:rPr>
        <w:t>To evaluate the effect of the currently implemented front-end closure, we compared the proportion of each stock's total contribution within the front-end closure window (the first seasonal quartile (Q1) in our dataset). The resulting data illustrate the protection afforded to each stock based on the proportion of its total run</w:t>
      </w:r>
      <w:r w:rsidR="00E26D9D" w:rsidRPr="00E26D9D">
        <w:rPr>
          <w:rFonts w:ascii="Garamond" w:hAnsi="Garamond"/>
        </w:rPr>
        <w:t xml:space="preserve"> excluded </w:t>
      </w:r>
      <w:r w:rsidR="00460AE8" w:rsidRPr="00E26D9D">
        <w:rPr>
          <w:rFonts w:ascii="Garamond" w:hAnsi="Garamond"/>
        </w:rPr>
        <w:t>from harvest</w:t>
      </w:r>
      <w:r w:rsidR="00E26D9D" w:rsidRPr="00E26D9D">
        <w:rPr>
          <w:rFonts w:ascii="Garamond" w:hAnsi="Garamond"/>
        </w:rPr>
        <w:t xml:space="preserve"> </w:t>
      </w:r>
      <w:r w:rsidR="00460AE8" w:rsidRPr="00E26D9D">
        <w:rPr>
          <w:rFonts w:ascii="Garamond" w:hAnsi="Garamond"/>
        </w:rPr>
        <w:t>(Figure 4b)</w:t>
      </w:r>
      <w:r w:rsidR="00E26D9D" w:rsidRPr="00E26D9D">
        <w:rPr>
          <w:rFonts w:ascii="Garamond" w:hAnsi="Garamond"/>
        </w:rPr>
        <w:t xml:space="preserve">. </w:t>
      </w:r>
    </w:p>
    <w:p w14:paraId="177264AD" w14:textId="77777777" w:rsidR="00424DB6" w:rsidRDefault="00424DB6" w:rsidP="004A0003">
      <w:pPr>
        <w:spacing w:line="480" w:lineRule="auto"/>
        <w:rPr>
          <w:rFonts w:ascii="Garamond" w:hAnsi="Garamond"/>
          <w:b/>
          <w:bCs/>
          <w:sz w:val="32"/>
          <w:szCs w:val="32"/>
        </w:rPr>
      </w:pPr>
    </w:p>
    <w:p w14:paraId="1B967039" w14:textId="5E0E6F18" w:rsidR="004A0003" w:rsidRPr="00E26D9D" w:rsidRDefault="0019169F" w:rsidP="004A0003">
      <w:pPr>
        <w:spacing w:line="480" w:lineRule="auto"/>
        <w:rPr>
          <w:rFonts w:ascii="Garamond" w:hAnsi="Garamond"/>
          <w:b/>
          <w:bCs/>
          <w:sz w:val="32"/>
          <w:szCs w:val="32"/>
        </w:rPr>
      </w:pPr>
      <w:r w:rsidRPr="00E26D9D">
        <w:rPr>
          <w:rFonts w:ascii="Garamond" w:hAnsi="Garamond"/>
          <w:b/>
          <w:bCs/>
          <w:sz w:val="32"/>
          <w:szCs w:val="32"/>
        </w:rPr>
        <w:t>Results</w:t>
      </w:r>
    </w:p>
    <w:p w14:paraId="10DADB8B" w14:textId="32038021" w:rsidR="00397FF6" w:rsidRPr="00E26D9D" w:rsidRDefault="007708F4" w:rsidP="004A0003">
      <w:pPr>
        <w:spacing w:line="480" w:lineRule="auto"/>
        <w:rPr>
          <w:rFonts w:ascii="Garamond" w:hAnsi="Garamond"/>
          <w:b/>
          <w:bCs/>
          <w:sz w:val="28"/>
          <w:szCs w:val="28"/>
        </w:rPr>
      </w:pPr>
      <w:r w:rsidRPr="00E26D9D">
        <w:rPr>
          <w:rFonts w:ascii="Garamond" w:hAnsi="Garamond"/>
          <w:b/>
          <w:bCs/>
          <w:sz w:val="28"/>
          <w:szCs w:val="28"/>
        </w:rPr>
        <w:t>Variation</w:t>
      </w:r>
      <w:r w:rsidR="00397FF6" w:rsidRPr="00E26D9D">
        <w:rPr>
          <w:rFonts w:ascii="Garamond" w:hAnsi="Garamond"/>
          <w:b/>
          <w:bCs/>
          <w:sz w:val="28"/>
          <w:szCs w:val="28"/>
        </w:rPr>
        <w:t xml:space="preserve"> in stock </w:t>
      </w:r>
      <w:r w:rsidR="006D6AEE" w:rsidRPr="00E26D9D">
        <w:rPr>
          <w:rFonts w:ascii="Garamond" w:hAnsi="Garamond"/>
          <w:b/>
          <w:bCs/>
          <w:sz w:val="28"/>
          <w:szCs w:val="28"/>
        </w:rPr>
        <w:t>return timing</w:t>
      </w:r>
      <w:r w:rsidR="00C50733" w:rsidRPr="00E26D9D">
        <w:rPr>
          <w:rFonts w:ascii="Garamond" w:hAnsi="Garamond"/>
          <w:b/>
          <w:bCs/>
          <w:sz w:val="28"/>
          <w:szCs w:val="28"/>
        </w:rPr>
        <w:t xml:space="preserve"> </w:t>
      </w:r>
      <w:r w:rsidR="00536536" w:rsidRPr="00E26D9D">
        <w:rPr>
          <w:rFonts w:ascii="Garamond" w:hAnsi="Garamond"/>
          <w:b/>
          <w:bCs/>
          <w:sz w:val="28"/>
          <w:szCs w:val="28"/>
        </w:rPr>
        <w:t xml:space="preserve">within </w:t>
      </w:r>
      <w:r w:rsidR="006D6AEE" w:rsidRPr="00E26D9D">
        <w:rPr>
          <w:rFonts w:ascii="Garamond" w:hAnsi="Garamond"/>
          <w:b/>
          <w:bCs/>
          <w:sz w:val="28"/>
          <w:szCs w:val="28"/>
        </w:rPr>
        <w:t>season</w:t>
      </w:r>
    </w:p>
    <w:p w14:paraId="520A88C7" w14:textId="1574A362" w:rsidR="00121BC7" w:rsidRPr="005463B2" w:rsidRDefault="00D625F2" w:rsidP="005A53C9">
      <w:pPr>
        <w:pStyle w:val="whitespace-normal"/>
        <w:spacing w:line="480" w:lineRule="auto"/>
        <w:rPr>
          <w:rFonts w:ascii="Garamond" w:hAnsi="Garamond"/>
        </w:rPr>
      </w:pPr>
      <w:r w:rsidRPr="00AD7B82">
        <w:rPr>
          <w:rFonts w:ascii="Garamond" w:hAnsi="Garamond"/>
          <w:b/>
          <w:bCs/>
          <w:sz w:val="22"/>
          <w:szCs w:val="22"/>
        </w:rPr>
        <w:lastRenderedPageBreak/>
        <w:tab/>
      </w:r>
      <w:r w:rsidR="005C58CB" w:rsidRPr="005463B2">
        <w:rPr>
          <w:rFonts w:ascii="Garamond" w:hAnsi="Garamond"/>
        </w:rPr>
        <w:t xml:space="preserve">Across all years of our dataset (2017-2021), returns to the 21 stock units exhibited </w:t>
      </w:r>
      <w:r w:rsidR="00C50733" w:rsidRPr="005463B2">
        <w:rPr>
          <w:rFonts w:ascii="Garamond" w:hAnsi="Garamond"/>
        </w:rPr>
        <w:t>a</w:t>
      </w:r>
      <w:r w:rsidR="005C58CB" w:rsidRPr="005463B2">
        <w:rPr>
          <w:rFonts w:ascii="Garamond" w:hAnsi="Garamond"/>
        </w:rPr>
        <w:t xml:space="preserve"> </w:t>
      </w:r>
      <w:r w:rsidR="00C50733" w:rsidRPr="005463B2">
        <w:rPr>
          <w:rFonts w:ascii="Garamond" w:hAnsi="Garamond"/>
        </w:rPr>
        <w:t xml:space="preserve">general transition </w:t>
      </w:r>
      <w:r w:rsidR="005C58CB" w:rsidRPr="005463B2">
        <w:rPr>
          <w:rFonts w:ascii="Garamond" w:hAnsi="Garamond"/>
        </w:rPr>
        <w:t>from upstream to downstream stock</w:t>
      </w:r>
      <w:r w:rsidR="00C50733" w:rsidRPr="005463B2">
        <w:rPr>
          <w:rFonts w:ascii="Garamond" w:hAnsi="Garamond"/>
        </w:rPr>
        <w:t>s</w:t>
      </w:r>
      <w:r w:rsidR="005C58CB" w:rsidRPr="005463B2">
        <w:rPr>
          <w:rFonts w:ascii="Garamond" w:hAnsi="Garamond"/>
        </w:rPr>
        <w:t xml:space="preserve"> as the season progressed. Early season returns (Q1: start of run through June 11</w:t>
      </w:r>
      <w:r w:rsidR="00B27EC5" w:rsidRPr="005463B2">
        <w:rPr>
          <w:rFonts w:ascii="Garamond" w:hAnsi="Garamond"/>
        </w:rPr>
        <w:t>, Figure 3a.</w:t>
      </w:r>
      <w:r w:rsidR="005C58CB" w:rsidRPr="005463B2">
        <w:rPr>
          <w:rFonts w:ascii="Garamond" w:hAnsi="Garamond"/>
        </w:rPr>
        <w:t xml:space="preserve">) were </w:t>
      </w:r>
      <w:r w:rsidR="007708F4" w:rsidRPr="005463B2">
        <w:rPr>
          <w:rFonts w:ascii="Garamond" w:hAnsi="Garamond"/>
        </w:rPr>
        <w:t xml:space="preserve">represented </w:t>
      </w:r>
      <w:r w:rsidR="00E355B2" w:rsidRPr="005463B2">
        <w:rPr>
          <w:rFonts w:ascii="Garamond" w:hAnsi="Garamond"/>
        </w:rPr>
        <w:t xml:space="preserve">primarily </w:t>
      </w:r>
      <w:r w:rsidR="005C58CB" w:rsidRPr="005463B2">
        <w:rPr>
          <w:rFonts w:ascii="Garamond" w:hAnsi="Garamond"/>
        </w:rPr>
        <w:t>by stocks from the upper portions of the watershed</w:t>
      </w:r>
      <w:r w:rsidR="00E355B2" w:rsidRPr="005463B2">
        <w:rPr>
          <w:rFonts w:ascii="Garamond" w:hAnsi="Garamond"/>
        </w:rPr>
        <w:t xml:space="preserve"> including</w:t>
      </w:r>
      <w:r w:rsidR="005C58CB" w:rsidRPr="005463B2">
        <w:rPr>
          <w:rFonts w:ascii="Garamond" w:hAnsi="Garamond"/>
        </w:rPr>
        <w:t xml:space="preserve"> </w:t>
      </w:r>
      <w:r w:rsidR="00121BC7" w:rsidRPr="005463B2">
        <w:rPr>
          <w:rFonts w:ascii="Garamond" w:hAnsi="Garamond"/>
        </w:rPr>
        <w:t xml:space="preserve">Big River ( </w:t>
      </w:r>
      <w:r w:rsidR="00E355B2" w:rsidRPr="005463B2">
        <w:rPr>
          <w:rFonts w:ascii="Garamond" w:hAnsi="Garamond"/>
        </w:rPr>
        <w:t>median 12.8%, range 4.6 – 16.1%), Swift River (median: 11.6%, range 5.7-14.4%), Stony River (median: 10.5%, range 9.6-12.4%), and Upper Kuskokwim Main (median: 8.9%, range 5.5-10.8%)</w:t>
      </w:r>
      <w:r w:rsidR="00B27EC5" w:rsidRPr="005463B2">
        <w:rPr>
          <w:rFonts w:ascii="Garamond" w:hAnsi="Garamond"/>
        </w:rPr>
        <w:t xml:space="preserve">. </w:t>
      </w:r>
      <w:r w:rsidR="00E355B2" w:rsidRPr="005463B2">
        <w:rPr>
          <w:rFonts w:ascii="Garamond" w:hAnsi="Garamond"/>
        </w:rPr>
        <w:t xml:space="preserve">Notably, the uppermost stocks (North, East, and South Fork Kuskokwim) consistently contributed very little (&lt; 2.5%) and the </w:t>
      </w:r>
      <w:proofErr w:type="spellStart"/>
      <w:r w:rsidR="00E355B2" w:rsidRPr="005463B2">
        <w:rPr>
          <w:rFonts w:ascii="Garamond" w:hAnsi="Garamond"/>
        </w:rPr>
        <w:t>Takotna</w:t>
      </w:r>
      <w:proofErr w:type="spellEnd"/>
      <w:r w:rsidR="00E355B2" w:rsidRPr="005463B2">
        <w:rPr>
          <w:rFonts w:ascii="Garamond" w:hAnsi="Garamond"/>
        </w:rPr>
        <w:t xml:space="preserve"> and Nixon fork </w:t>
      </w:r>
      <w:r w:rsidR="00B27EC5" w:rsidRPr="005463B2">
        <w:rPr>
          <w:rFonts w:ascii="Garamond" w:hAnsi="Garamond"/>
        </w:rPr>
        <w:t>stock as well as the</w:t>
      </w:r>
      <w:r w:rsidR="00E355B2" w:rsidRPr="005463B2">
        <w:rPr>
          <w:rFonts w:ascii="Garamond" w:hAnsi="Garamond"/>
        </w:rPr>
        <w:t xml:space="preserve"> </w:t>
      </w:r>
      <w:proofErr w:type="spellStart"/>
      <w:r w:rsidR="00E355B2" w:rsidRPr="005463B2">
        <w:rPr>
          <w:rFonts w:ascii="Garamond" w:hAnsi="Garamond"/>
        </w:rPr>
        <w:t>Tatlawiksuk</w:t>
      </w:r>
      <w:proofErr w:type="spellEnd"/>
      <w:r w:rsidR="00E355B2" w:rsidRPr="005463B2">
        <w:rPr>
          <w:rFonts w:ascii="Garamond" w:hAnsi="Garamond"/>
        </w:rPr>
        <w:t xml:space="preserve"> </w:t>
      </w:r>
      <w:r w:rsidR="00B27EC5" w:rsidRPr="005463B2">
        <w:rPr>
          <w:rFonts w:ascii="Garamond" w:hAnsi="Garamond"/>
        </w:rPr>
        <w:t xml:space="preserve">river </w:t>
      </w:r>
      <w:r w:rsidR="00E355B2" w:rsidRPr="005463B2">
        <w:rPr>
          <w:rFonts w:ascii="Garamond" w:hAnsi="Garamond"/>
        </w:rPr>
        <w:t xml:space="preserve">stock each contributed only modestly (median 3% and 5% respectively) despite their position near the top of the watershed. The second quartile </w:t>
      </w:r>
      <w:proofErr w:type="gramStart"/>
      <w:r w:rsidR="00E355B2" w:rsidRPr="005463B2">
        <w:rPr>
          <w:rFonts w:ascii="Garamond" w:hAnsi="Garamond"/>
        </w:rPr>
        <w:t xml:space="preserve">( </w:t>
      </w:r>
      <w:r w:rsidR="00C10AF2" w:rsidRPr="005463B2">
        <w:rPr>
          <w:rFonts w:ascii="Garamond" w:hAnsi="Garamond"/>
        </w:rPr>
        <w:t>June</w:t>
      </w:r>
      <w:proofErr w:type="gramEnd"/>
      <w:r w:rsidR="00C10AF2" w:rsidRPr="005463B2">
        <w:rPr>
          <w:rFonts w:ascii="Garamond" w:hAnsi="Garamond"/>
        </w:rPr>
        <w:t xml:space="preserve"> 12</w:t>
      </w:r>
      <w:r w:rsidR="00C10AF2" w:rsidRPr="005463B2">
        <w:rPr>
          <w:rFonts w:ascii="Garamond" w:hAnsi="Garamond"/>
          <w:vertAlign w:val="superscript"/>
        </w:rPr>
        <w:t>th</w:t>
      </w:r>
      <w:r w:rsidR="00C10AF2" w:rsidRPr="005463B2">
        <w:rPr>
          <w:rFonts w:ascii="Garamond" w:hAnsi="Garamond"/>
        </w:rPr>
        <w:t xml:space="preserve"> – 21</w:t>
      </w:r>
      <w:r w:rsidR="00C10AF2" w:rsidRPr="005463B2">
        <w:rPr>
          <w:rFonts w:ascii="Garamond" w:hAnsi="Garamond"/>
          <w:vertAlign w:val="superscript"/>
        </w:rPr>
        <w:t>st</w:t>
      </w:r>
      <w:r w:rsidR="00B27EC5" w:rsidRPr="005463B2">
        <w:rPr>
          <w:rFonts w:ascii="Garamond" w:hAnsi="Garamond"/>
        </w:rPr>
        <w:t>, Figure 3b.)</w:t>
      </w:r>
      <w:r w:rsidR="00C10AF2" w:rsidRPr="005463B2">
        <w:rPr>
          <w:rFonts w:ascii="Garamond" w:hAnsi="Garamond"/>
        </w:rPr>
        <w:t xml:space="preserve"> saw a more even distribution of returns across much of the middle watershed, with Upper Kuskokwim Main, Big River, </w:t>
      </w:r>
      <w:proofErr w:type="spellStart"/>
      <w:r w:rsidR="00C10AF2" w:rsidRPr="005463B2">
        <w:rPr>
          <w:rFonts w:ascii="Garamond" w:hAnsi="Garamond"/>
        </w:rPr>
        <w:t>Takotna</w:t>
      </w:r>
      <w:proofErr w:type="spellEnd"/>
      <w:r w:rsidR="00C10AF2" w:rsidRPr="005463B2">
        <w:rPr>
          <w:rFonts w:ascii="Garamond" w:hAnsi="Garamond"/>
        </w:rPr>
        <w:t xml:space="preserve"> River and Nixon Fork, Swift River, </w:t>
      </w:r>
      <w:proofErr w:type="spellStart"/>
      <w:r w:rsidR="00C10AF2" w:rsidRPr="005463B2">
        <w:rPr>
          <w:rFonts w:ascii="Garamond" w:hAnsi="Garamond"/>
        </w:rPr>
        <w:t>Holitna</w:t>
      </w:r>
      <w:proofErr w:type="spellEnd"/>
      <w:r w:rsidR="00C10AF2" w:rsidRPr="005463B2">
        <w:rPr>
          <w:rFonts w:ascii="Garamond" w:hAnsi="Garamond"/>
        </w:rPr>
        <w:t xml:space="preserve"> River, </w:t>
      </w:r>
      <w:proofErr w:type="spellStart"/>
      <w:r w:rsidR="00C10AF2" w:rsidRPr="005463B2">
        <w:rPr>
          <w:rFonts w:ascii="Garamond" w:hAnsi="Garamond"/>
        </w:rPr>
        <w:t>Hoholitna</w:t>
      </w:r>
      <w:proofErr w:type="spellEnd"/>
      <w:r w:rsidR="00C10AF2" w:rsidRPr="005463B2">
        <w:rPr>
          <w:rFonts w:ascii="Garamond" w:hAnsi="Garamond"/>
        </w:rPr>
        <w:t xml:space="preserve"> River, Middle Kuskokwim Main, Aniak</w:t>
      </w:r>
      <w:r w:rsidR="00B27EC5" w:rsidRPr="005463B2">
        <w:rPr>
          <w:rFonts w:ascii="Garamond" w:hAnsi="Garamond"/>
        </w:rPr>
        <w:t xml:space="preserve"> River</w:t>
      </w:r>
      <w:r w:rsidR="00C10AF2" w:rsidRPr="005463B2">
        <w:rPr>
          <w:rFonts w:ascii="Garamond" w:hAnsi="Garamond"/>
        </w:rPr>
        <w:t xml:space="preserve">, and </w:t>
      </w:r>
      <w:proofErr w:type="spellStart"/>
      <w:r w:rsidR="00C10AF2" w:rsidRPr="005463B2">
        <w:rPr>
          <w:rFonts w:ascii="Garamond" w:hAnsi="Garamond"/>
        </w:rPr>
        <w:t>Kisar</w:t>
      </w:r>
      <w:r w:rsidR="00881286" w:rsidRPr="005463B2">
        <w:rPr>
          <w:rFonts w:ascii="Garamond" w:hAnsi="Garamond"/>
        </w:rPr>
        <w:t>a</w:t>
      </w:r>
      <w:r w:rsidR="00C10AF2" w:rsidRPr="005463B2">
        <w:rPr>
          <w:rFonts w:ascii="Garamond" w:hAnsi="Garamond"/>
        </w:rPr>
        <w:t>lik</w:t>
      </w:r>
      <w:proofErr w:type="spellEnd"/>
      <w:r w:rsidR="00C10AF2" w:rsidRPr="005463B2">
        <w:rPr>
          <w:rFonts w:ascii="Garamond" w:hAnsi="Garamond"/>
        </w:rPr>
        <w:t xml:space="preserve"> all contributing between 5 and 10%. Only the Stony River had an average contribution of greater than 10% (median 11.5%) with a relative constrained range (10.7 – 12.2%) indicating consistent contribution to the 2</w:t>
      </w:r>
      <w:r w:rsidR="00C10AF2" w:rsidRPr="005463B2">
        <w:rPr>
          <w:rFonts w:ascii="Garamond" w:hAnsi="Garamond"/>
          <w:vertAlign w:val="superscript"/>
        </w:rPr>
        <w:t>nd</w:t>
      </w:r>
      <w:r w:rsidR="00C10AF2" w:rsidRPr="005463B2">
        <w:rPr>
          <w:rFonts w:ascii="Garamond" w:hAnsi="Garamond"/>
        </w:rPr>
        <w:t xml:space="preserve"> quartile. This pattern largely holds in the 3</w:t>
      </w:r>
      <w:r w:rsidR="00C10AF2" w:rsidRPr="005463B2">
        <w:rPr>
          <w:rFonts w:ascii="Garamond" w:hAnsi="Garamond"/>
          <w:vertAlign w:val="superscript"/>
        </w:rPr>
        <w:t>rd</w:t>
      </w:r>
      <w:r w:rsidR="00C10AF2" w:rsidRPr="005463B2">
        <w:rPr>
          <w:rFonts w:ascii="Garamond" w:hAnsi="Garamond"/>
        </w:rPr>
        <w:t xml:space="preserve"> quartile (June 22</w:t>
      </w:r>
      <w:r w:rsidR="00C10AF2" w:rsidRPr="005463B2">
        <w:rPr>
          <w:rFonts w:ascii="Garamond" w:hAnsi="Garamond"/>
          <w:vertAlign w:val="superscript"/>
        </w:rPr>
        <w:t>nd</w:t>
      </w:r>
      <w:r w:rsidR="00C10AF2" w:rsidRPr="005463B2">
        <w:rPr>
          <w:rFonts w:ascii="Garamond" w:hAnsi="Garamond"/>
        </w:rPr>
        <w:t>-</w:t>
      </w:r>
      <w:r w:rsidR="00B27EC5" w:rsidRPr="005463B2">
        <w:rPr>
          <w:rFonts w:ascii="Garamond" w:hAnsi="Garamond"/>
        </w:rPr>
        <w:t xml:space="preserve"> </w:t>
      </w:r>
      <w:r w:rsidR="00C10AF2" w:rsidRPr="005463B2">
        <w:rPr>
          <w:rFonts w:ascii="Garamond" w:hAnsi="Garamond"/>
        </w:rPr>
        <w:t>July</w:t>
      </w:r>
      <w:r w:rsidR="00881286" w:rsidRPr="005463B2">
        <w:rPr>
          <w:rFonts w:ascii="Garamond" w:hAnsi="Garamond"/>
        </w:rPr>
        <w:t xml:space="preserve"> </w:t>
      </w:r>
      <w:r w:rsidR="00C10AF2" w:rsidRPr="005463B2">
        <w:rPr>
          <w:rFonts w:ascii="Garamond" w:hAnsi="Garamond"/>
        </w:rPr>
        <w:t>1st</w:t>
      </w:r>
      <w:r w:rsidR="00B27EC5" w:rsidRPr="005463B2">
        <w:rPr>
          <w:rFonts w:ascii="Garamond" w:hAnsi="Garamond"/>
        </w:rPr>
        <w:t>, Figure 3c.</w:t>
      </w:r>
      <w:r w:rsidR="00C10AF2" w:rsidRPr="005463B2">
        <w:rPr>
          <w:rFonts w:ascii="Garamond" w:hAnsi="Garamond"/>
        </w:rPr>
        <w:t xml:space="preserve">), but with increased contribution from the </w:t>
      </w:r>
      <w:proofErr w:type="spellStart"/>
      <w:r w:rsidR="00C10AF2" w:rsidRPr="005463B2">
        <w:rPr>
          <w:rFonts w:ascii="Garamond" w:hAnsi="Garamond"/>
        </w:rPr>
        <w:t>Holitna</w:t>
      </w:r>
      <w:proofErr w:type="spellEnd"/>
      <w:r w:rsidR="00C10AF2" w:rsidRPr="005463B2">
        <w:rPr>
          <w:rFonts w:ascii="Garamond" w:hAnsi="Garamond"/>
        </w:rPr>
        <w:t xml:space="preserve"> River (median; 10.4%, range 9.5-13.6%), </w:t>
      </w:r>
      <w:proofErr w:type="spellStart"/>
      <w:r w:rsidR="00C10AF2" w:rsidRPr="005463B2">
        <w:rPr>
          <w:rFonts w:ascii="Garamond" w:hAnsi="Garamond"/>
        </w:rPr>
        <w:t>Hoholitna</w:t>
      </w:r>
      <w:proofErr w:type="spellEnd"/>
      <w:r w:rsidR="00C10AF2" w:rsidRPr="005463B2">
        <w:rPr>
          <w:rFonts w:ascii="Garamond" w:hAnsi="Garamond"/>
        </w:rPr>
        <w:t xml:space="preserve"> River (median 9.6%, range 8.8-12.2%), and Aniak river (median 8.2%, range 5.7-10.1%). </w:t>
      </w:r>
      <w:r w:rsidR="002D12FE" w:rsidRPr="005463B2">
        <w:rPr>
          <w:rFonts w:ascii="Garamond" w:hAnsi="Garamond"/>
        </w:rPr>
        <w:t>Late season returns (July 2</w:t>
      </w:r>
      <w:r w:rsidR="002D12FE" w:rsidRPr="005463B2">
        <w:rPr>
          <w:rFonts w:ascii="Garamond" w:hAnsi="Garamond"/>
          <w:vertAlign w:val="superscript"/>
        </w:rPr>
        <w:t>nd</w:t>
      </w:r>
      <w:r w:rsidR="002D12FE" w:rsidRPr="005463B2">
        <w:rPr>
          <w:rFonts w:ascii="Garamond" w:hAnsi="Garamond"/>
        </w:rPr>
        <w:t xml:space="preserve"> onward</w:t>
      </w:r>
      <w:r w:rsidR="00B27EC5" w:rsidRPr="005463B2">
        <w:rPr>
          <w:rFonts w:ascii="Garamond" w:hAnsi="Garamond"/>
        </w:rPr>
        <w:t>, Figure 3d.</w:t>
      </w:r>
      <w:r w:rsidR="002D12FE" w:rsidRPr="005463B2">
        <w:rPr>
          <w:rFonts w:ascii="Garamond" w:hAnsi="Garamond"/>
        </w:rPr>
        <w:t>) displayed further decreasing contribution from Upper Kuskokwim stocks (</w:t>
      </w:r>
      <w:proofErr w:type="spellStart"/>
      <w:r w:rsidR="002D12FE" w:rsidRPr="005463B2">
        <w:rPr>
          <w:rFonts w:ascii="Garamond" w:hAnsi="Garamond"/>
        </w:rPr>
        <w:t>i.e</w:t>
      </w:r>
      <w:proofErr w:type="spellEnd"/>
      <w:r w:rsidR="002D12FE" w:rsidRPr="005463B2">
        <w:rPr>
          <w:rFonts w:ascii="Garamond" w:hAnsi="Garamond"/>
        </w:rPr>
        <w:t xml:space="preserve"> Upper Kuskokwim Main, Big River, </w:t>
      </w:r>
      <w:proofErr w:type="spellStart"/>
      <w:r w:rsidR="002D12FE" w:rsidRPr="005463B2">
        <w:rPr>
          <w:rFonts w:ascii="Garamond" w:hAnsi="Garamond"/>
        </w:rPr>
        <w:t>Takotna</w:t>
      </w:r>
      <w:proofErr w:type="spellEnd"/>
      <w:r w:rsidR="002D12FE" w:rsidRPr="005463B2">
        <w:rPr>
          <w:rFonts w:ascii="Garamond" w:hAnsi="Garamond"/>
        </w:rPr>
        <w:t xml:space="preserve"> River and Nixon Fork, </w:t>
      </w:r>
      <w:proofErr w:type="spellStart"/>
      <w:r w:rsidR="002D12FE" w:rsidRPr="005463B2">
        <w:rPr>
          <w:rFonts w:ascii="Garamond" w:hAnsi="Garamond"/>
        </w:rPr>
        <w:t>Tatlawiksuk</w:t>
      </w:r>
      <w:proofErr w:type="spellEnd"/>
      <w:r w:rsidR="002D12FE" w:rsidRPr="005463B2">
        <w:rPr>
          <w:rFonts w:ascii="Garamond" w:hAnsi="Garamond"/>
        </w:rPr>
        <w:t xml:space="preserve"> River, and Swift River). The </w:t>
      </w:r>
      <w:proofErr w:type="spellStart"/>
      <w:r w:rsidR="002D12FE" w:rsidRPr="005463B2">
        <w:rPr>
          <w:rFonts w:ascii="Garamond" w:hAnsi="Garamond"/>
        </w:rPr>
        <w:t>Hoholitna</w:t>
      </w:r>
      <w:proofErr w:type="spellEnd"/>
      <w:r w:rsidR="002D12FE" w:rsidRPr="005463B2">
        <w:rPr>
          <w:rFonts w:ascii="Garamond" w:hAnsi="Garamond"/>
        </w:rPr>
        <w:t xml:space="preserve"> and Middle Kuskokwim River saw slight decreases and increases in contribution, respectively, but with </w:t>
      </w:r>
      <w:r w:rsidR="00536536" w:rsidRPr="005463B2">
        <w:rPr>
          <w:rFonts w:ascii="Garamond" w:hAnsi="Garamond"/>
        </w:rPr>
        <w:t xml:space="preserve">an associated </w:t>
      </w:r>
      <w:r w:rsidR="002D12FE" w:rsidRPr="005463B2">
        <w:rPr>
          <w:rFonts w:ascii="Garamond" w:hAnsi="Garamond"/>
        </w:rPr>
        <w:t xml:space="preserve">increase in range indicating variability </w:t>
      </w:r>
      <w:r w:rsidR="00536536" w:rsidRPr="005463B2">
        <w:rPr>
          <w:rFonts w:ascii="Garamond" w:hAnsi="Garamond"/>
        </w:rPr>
        <w:t xml:space="preserve">across </w:t>
      </w:r>
      <w:r w:rsidR="002D12FE" w:rsidRPr="005463B2">
        <w:rPr>
          <w:rFonts w:ascii="Garamond" w:hAnsi="Garamond"/>
        </w:rPr>
        <w:t>the dataset. Contribution from the Aniak</w:t>
      </w:r>
      <w:r w:rsidR="00536536" w:rsidRPr="005463B2">
        <w:rPr>
          <w:rFonts w:ascii="Garamond" w:hAnsi="Garamond"/>
        </w:rPr>
        <w:t xml:space="preserve"> (median; 11.6%), </w:t>
      </w:r>
      <w:proofErr w:type="spellStart"/>
      <w:r w:rsidR="002D12FE" w:rsidRPr="005463B2">
        <w:rPr>
          <w:rFonts w:ascii="Garamond" w:hAnsi="Garamond"/>
        </w:rPr>
        <w:t>Tuluksak</w:t>
      </w:r>
      <w:proofErr w:type="spellEnd"/>
      <w:r w:rsidR="00536536" w:rsidRPr="005463B2">
        <w:rPr>
          <w:rFonts w:ascii="Garamond" w:hAnsi="Garamond"/>
        </w:rPr>
        <w:t xml:space="preserve"> (median; 6.1%)</w:t>
      </w:r>
      <w:r w:rsidR="002D12FE" w:rsidRPr="005463B2">
        <w:rPr>
          <w:rFonts w:ascii="Garamond" w:hAnsi="Garamond"/>
        </w:rPr>
        <w:t xml:space="preserve">, </w:t>
      </w:r>
      <w:proofErr w:type="spellStart"/>
      <w:r w:rsidR="002D12FE" w:rsidRPr="005463B2">
        <w:rPr>
          <w:rFonts w:ascii="Garamond" w:hAnsi="Garamond"/>
        </w:rPr>
        <w:t>Kisaralik</w:t>
      </w:r>
      <w:proofErr w:type="spellEnd"/>
      <w:r w:rsidR="00536536" w:rsidRPr="005463B2">
        <w:rPr>
          <w:rFonts w:ascii="Garamond" w:hAnsi="Garamond"/>
        </w:rPr>
        <w:t xml:space="preserve"> (median 8.2%) </w:t>
      </w:r>
      <w:r w:rsidR="002D12FE" w:rsidRPr="005463B2">
        <w:rPr>
          <w:rFonts w:ascii="Garamond" w:hAnsi="Garamond"/>
        </w:rPr>
        <w:t>and Kwethluk</w:t>
      </w:r>
      <w:r w:rsidR="00536536" w:rsidRPr="005463B2">
        <w:rPr>
          <w:rFonts w:ascii="Garamond" w:hAnsi="Garamond"/>
        </w:rPr>
        <w:t xml:space="preserve"> (median 6.7%) </w:t>
      </w:r>
      <w:r w:rsidR="002D12FE" w:rsidRPr="005463B2">
        <w:rPr>
          <w:rFonts w:ascii="Garamond" w:hAnsi="Garamond"/>
        </w:rPr>
        <w:t>all reached their peak contribution during this period, consistent with</w:t>
      </w:r>
      <w:r w:rsidR="00881286" w:rsidRPr="005463B2">
        <w:rPr>
          <w:rFonts w:ascii="Garamond" w:hAnsi="Garamond"/>
        </w:rPr>
        <w:t xml:space="preserve"> a pattern of</w:t>
      </w:r>
      <w:r w:rsidR="002D12FE" w:rsidRPr="005463B2">
        <w:rPr>
          <w:rFonts w:ascii="Garamond" w:hAnsi="Garamond"/>
        </w:rPr>
        <w:t xml:space="preserve"> late returns for stocks in the lower portion of the watershed. </w:t>
      </w:r>
    </w:p>
    <w:p w14:paraId="0F6E3C68" w14:textId="2E4673EF" w:rsidR="00EE1A96" w:rsidRPr="005463B2" w:rsidRDefault="00536536" w:rsidP="009D3148">
      <w:pPr>
        <w:pStyle w:val="whitespace-normal"/>
        <w:spacing w:line="480" w:lineRule="auto"/>
        <w:ind w:firstLine="720"/>
        <w:rPr>
          <w:rFonts w:ascii="Garamond" w:hAnsi="Garamond"/>
        </w:rPr>
      </w:pPr>
      <w:r w:rsidRPr="005463B2">
        <w:rPr>
          <w:rFonts w:ascii="Garamond" w:hAnsi="Garamond"/>
        </w:rPr>
        <w:lastRenderedPageBreak/>
        <w:t xml:space="preserve">Cumulative distribution plots </w:t>
      </w:r>
      <w:r w:rsidR="006D6AEE" w:rsidRPr="005463B2">
        <w:rPr>
          <w:rFonts w:ascii="Garamond" w:hAnsi="Garamond"/>
        </w:rPr>
        <w:t xml:space="preserve">(Figure 4) </w:t>
      </w:r>
      <w:r w:rsidR="00655F63" w:rsidRPr="005463B2">
        <w:rPr>
          <w:rFonts w:ascii="Garamond" w:hAnsi="Garamond"/>
        </w:rPr>
        <w:t xml:space="preserve">further emphasized </w:t>
      </w:r>
      <w:r w:rsidRPr="005463B2">
        <w:rPr>
          <w:rFonts w:ascii="Garamond" w:hAnsi="Garamond"/>
        </w:rPr>
        <w:t xml:space="preserve">the above </w:t>
      </w:r>
      <w:r w:rsidR="004A0003" w:rsidRPr="005463B2">
        <w:rPr>
          <w:rFonts w:ascii="Garamond" w:hAnsi="Garamond"/>
        </w:rPr>
        <w:t>patterns but</w:t>
      </w:r>
      <w:r w:rsidRPr="005463B2">
        <w:rPr>
          <w:rFonts w:ascii="Garamond" w:hAnsi="Garamond"/>
        </w:rPr>
        <w:t xml:space="preserve"> illustrated </w:t>
      </w:r>
      <w:r w:rsidR="00CF03CC" w:rsidRPr="005463B2">
        <w:rPr>
          <w:rFonts w:ascii="Garamond" w:hAnsi="Garamond"/>
        </w:rPr>
        <w:t xml:space="preserve">variation in run timing among stocks at a finer </w:t>
      </w:r>
      <w:r w:rsidRPr="005463B2">
        <w:rPr>
          <w:rFonts w:ascii="Garamond" w:hAnsi="Garamond"/>
        </w:rPr>
        <w:t xml:space="preserve">temporal scale and independent of the total contribution of each stock to the overall run. </w:t>
      </w:r>
      <w:r w:rsidR="004A0003" w:rsidRPr="005463B2">
        <w:rPr>
          <w:rFonts w:ascii="Garamond" w:hAnsi="Garamond"/>
        </w:rPr>
        <w:t xml:space="preserve">The results display a clear pattern of earliest returning stocks (closer to red) arriving earlier in the season, with 50% of the run for stocks such as the East Fork Kuskokwim and Big River arriving within </w:t>
      </w:r>
      <w:r w:rsidR="00724D0B" w:rsidRPr="005463B2">
        <w:rPr>
          <w:rFonts w:ascii="Garamond" w:hAnsi="Garamond"/>
        </w:rPr>
        <w:t>14 and 16</w:t>
      </w:r>
      <w:r w:rsidR="004A0003" w:rsidRPr="005463B2">
        <w:rPr>
          <w:rFonts w:ascii="Garamond" w:hAnsi="Garamond"/>
        </w:rPr>
        <w:t xml:space="preserve"> days </w:t>
      </w:r>
      <w:r w:rsidR="00724D0B" w:rsidRPr="005463B2">
        <w:rPr>
          <w:rFonts w:ascii="Garamond" w:hAnsi="Garamond"/>
        </w:rPr>
        <w:t xml:space="preserve">from </w:t>
      </w:r>
      <w:r w:rsidR="004A0003" w:rsidRPr="005463B2">
        <w:rPr>
          <w:rFonts w:ascii="Garamond" w:hAnsi="Garamond"/>
        </w:rPr>
        <w:t>the start of the run</w:t>
      </w:r>
      <w:r w:rsidR="00724D0B" w:rsidRPr="005463B2">
        <w:rPr>
          <w:rFonts w:ascii="Garamond" w:hAnsi="Garamond"/>
        </w:rPr>
        <w:t xml:space="preserve">, on average. </w:t>
      </w:r>
      <w:r w:rsidR="004A0003" w:rsidRPr="005463B2">
        <w:rPr>
          <w:rFonts w:ascii="Garamond" w:hAnsi="Garamond"/>
        </w:rPr>
        <w:t xml:space="preserve">In contrast, lower Kuskokwim stocks arrive later in the season, with stocks such as the </w:t>
      </w:r>
      <w:proofErr w:type="spellStart"/>
      <w:r w:rsidR="004A0003" w:rsidRPr="005463B2">
        <w:rPr>
          <w:rFonts w:ascii="Garamond" w:hAnsi="Garamond"/>
        </w:rPr>
        <w:t>Hoholitna</w:t>
      </w:r>
      <w:proofErr w:type="spellEnd"/>
      <w:r w:rsidR="004A0003" w:rsidRPr="005463B2">
        <w:rPr>
          <w:rFonts w:ascii="Garamond" w:hAnsi="Garamond"/>
        </w:rPr>
        <w:t xml:space="preserve"> and Aniak river reaching 50% of their total run nearly </w:t>
      </w:r>
      <w:r w:rsidR="00724D0B" w:rsidRPr="005463B2">
        <w:rPr>
          <w:rFonts w:ascii="Garamond" w:hAnsi="Garamond"/>
        </w:rPr>
        <w:t xml:space="preserve">23 </w:t>
      </w:r>
      <w:r w:rsidR="004A0003" w:rsidRPr="005463B2">
        <w:rPr>
          <w:rFonts w:ascii="Garamond" w:hAnsi="Garamond"/>
        </w:rPr>
        <w:t>days from the start of the season</w:t>
      </w:r>
      <w:r w:rsidR="00663FC6" w:rsidRPr="005463B2">
        <w:rPr>
          <w:rFonts w:ascii="Garamond" w:hAnsi="Garamond"/>
        </w:rPr>
        <w:t xml:space="preserve"> on average</w:t>
      </w:r>
      <w:r w:rsidR="00724D0B" w:rsidRPr="005463B2">
        <w:rPr>
          <w:rFonts w:ascii="Garamond" w:hAnsi="Garamond"/>
        </w:rPr>
        <w:t>.</w:t>
      </w:r>
      <w:r w:rsidR="004A0003" w:rsidRPr="005463B2">
        <w:rPr>
          <w:rFonts w:ascii="Garamond" w:hAnsi="Garamond"/>
        </w:rPr>
        <w:t xml:space="preserve"> </w:t>
      </w:r>
      <w:r w:rsidR="006D6AEE" w:rsidRPr="005463B2">
        <w:rPr>
          <w:rFonts w:ascii="Garamond" w:hAnsi="Garamond"/>
        </w:rPr>
        <w:t>Some variability in this pattern does exist</w:t>
      </w:r>
      <w:r w:rsidR="00663FC6" w:rsidRPr="005463B2">
        <w:rPr>
          <w:rFonts w:ascii="Garamond" w:hAnsi="Garamond"/>
        </w:rPr>
        <w:t xml:space="preserve">, with some </w:t>
      </w:r>
      <w:r w:rsidR="006D6AEE" w:rsidRPr="005463B2">
        <w:rPr>
          <w:rFonts w:ascii="Garamond" w:hAnsi="Garamond"/>
        </w:rPr>
        <w:t>middle Kuskokwim stocks (yellow or orange) appear</w:t>
      </w:r>
      <w:r w:rsidR="00663FC6" w:rsidRPr="005463B2">
        <w:rPr>
          <w:rFonts w:ascii="Garamond" w:hAnsi="Garamond"/>
        </w:rPr>
        <w:t>ing</w:t>
      </w:r>
      <w:r w:rsidR="006D6AEE" w:rsidRPr="005463B2">
        <w:rPr>
          <w:rFonts w:ascii="Garamond" w:hAnsi="Garamond"/>
        </w:rPr>
        <w:t xml:space="preserve"> to arrive </w:t>
      </w:r>
      <w:r w:rsidR="00663FC6" w:rsidRPr="005463B2">
        <w:rPr>
          <w:rFonts w:ascii="Garamond" w:hAnsi="Garamond"/>
        </w:rPr>
        <w:t xml:space="preserve">with or </w:t>
      </w:r>
      <w:r w:rsidR="006D6AEE" w:rsidRPr="005463B2">
        <w:rPr>
          <w:rFonts w:ascii="Garamond" w:hAnsi="Garamond"/>
        </w:rPr>
        <w:t>after</w:t>
      </w:r>
      <w:r w:rsidR="00663FC6" w:rsidRPr="005463B2">
        <w:rPr>
          <w:rFonts w:ascii="Garamond" w:hAnsi="Garamond"/>
        </w:rPr>
        <w:t xml:space="preserve"> those in the lower Kuskokwim in some years</w:t>
      </w:r>
      <w:r w:rsidR="006D6AEE" w:rsidRPr="005463B2">
        <w:rPr>
          <w:rFonts w:ascii="Garamond" w:hAnsi="Garamond"/>
        </w:rPr>
        <w:t xml:space="preserve">. However, the general downstream trajectory of returning stocks remains consistent across our dataset independent of the relative </w:t>
      </w:r>
      <w:r w:rsidR="00470C70" w:rsidRPr="005463B2">
        <w:rPr>
          <w:rFonts w:ascii="Garamond" w:hAnsi="Garamond"/>
        </w:rPr>
        <w:t>timing (</w:t>
      </w:r>
      <w:r w:rsidR="00CF03CC" w:rsidRPr="005463B2">
        <w:rPr>
          <w:rFonts w:ascii="Garamond" w:hAnsi="Garamond"/>
        </w:rPr>
        <w:t>i.e. early returning vs late returning</w:t>
      </w:r>
      <w:r w:rsidR="006D6AEE" w:rsidRPr="005463B2">
        <w:rPr>
          <w:rFonts w:ascii="Garamond" w:hAnsi="Garamond"/>
        </w:rPr>
        <w:t>) or duration (</w:t>
      </w:r>
      <w:r w:rsidR="001419E1" w:rsidRPr="005463B2">
        <w:rPr>
          <w:rFonts w:ascii="Garamond" w:hAnsi="Garamond"/>
        </w:rPr>
        <w:t xml:space="preserve">protracted </w:t>
      </w:r>
      <w:r w:rsidR="00CF03CC" w:rsidRPr="005463B2">
        <w:rPr>
          <w:rFonts w:ascii="Garamond" w:hAnsi="Garamond"/>
        </w:rPr>
        <w:t xml:space="preserve">vs </w:t>
      </w:r>
      <w:r w:rsidR="00470C70" w:rsidRPr="005463B2">
        <w:rPr>
          <w:rFonts w:ascii="Garamond" w:hAnsi="Garamond"/>
        </w:rPr>
        <w:t xml:space="preserve">extended) </w:t>
      </w:r>
      <w:r w:rsidR="006D6AEE" w:rsidRPr="005463B2">
        <w:rPr>
          <w:rFonts w:ascii="Garamond" w:hAnsi="Garamond"/>
        </w:rPr>
        <w:t xml:space="preserve">of the run. </w:t>
      </w:r>
    </w:p>
    <w:p w14:paraId="425125A7" w14:textId="3D2EEC4D" w:rsidR="00397FF6" w:rsidRPr="005463B2" w:rsidRDefault="00397FF6" w:rsidP="006D6AEE">
      <w:pPr>
        <w:pStyle w:val="whitespace-normal"/>
        <w:spacing w:line="480" w:lineRule="auto"/>
        <w:rPr>
          <w:rFonts w:ascii="Garamond" w:hAnsi="Garamond"/>
        </w:rPr>
      </w:pPr>
      <w:r w:rsidRPr="005463B2">
        <w:rPr>
          <w:rFonts w:ascii="Garamond" w:hAnsi="Garamond"/>
          <w:b/>
          <w:bCs/>
        </w:rPr>
        <w:t xml:space="preserve">Front end closure protections </w:t>
      </w:r>
    </w:p>
    <w:p w14:paraId="67527FF1" w14:textId="5635D073" w:rsidR="00966E61" w:rsidRPr="005463B2" w:rsidRDefault="00881286" w:rsidP="00881286">
      <w:pPr>
        <w:pStyle w:val="whitespace-normal"/>
        <w:spacing w:line="480" w:lineRule="auto"/>
        <w:ind w:firstLine="720"/>
        <w:rPr>
          <w:rFonts w:ascii="Garamond" w:hAnsi="Garamond"/>
        </w:rPr>
      </w:pPr>
      <w:r w:rsidRPr="005463B2">
        <w:rPr>
          <w:rFonts w:ascii="Garamond" w:hAnsi="Garamond"/>
        </w:rPr>
        <w:t>E</w:t>
      </w:r>
      <w:r w:rsidR="00470C70" w:rsidRPr="005463B2">
        <w:rPr>
          <w:rFonts w:ascii="Garamond" w:hAnsi="Garamond"/>
        </w:rPr>
        <w:t>arly returning upper Kuskokwim stocks</w:t>
      </w:r>
      <w:r w:rsidRPr="005463B2">
        <w:rPr>
          <w:rFonts w:ascii="Garamond" w:hAnsi="Garamond"/>
        </w:rPr>
        <w:t xml:space="preserve"> are</w:t>
      </w:r>
      <w:r w:rsidR="00470C70" w:rsidRPr="005463B2">
        <w:rPr>
          <w:rFonts w:ascii="Garamond" w:hAnsi="Garamond"/>
        </w:rPr>
        <w:t xml:space="preserve"> clearly </w:t>
      </w:r>
      <w:r w:rsidR="004F324B" w:rsidRPr="005463B2">
        <w:rPr>
          <w:rFonts w:ascii="Garamond" w:hAnsi="Garamond"/>
        </w:rPr>
        <w:t xml:space="preserve">afforded </w:t>
      </w:r>
      <w:r w:rsidR="00470C70" w:rsidRPr="005463B2">
        <w:rPr>
          <w:rFonts w:ascii="Garamond" w:hAnsi="Garamond"/>
        </w:rPr>
        <w:t>higher protection</w:t>
      </w:r>
      <w:r w:rsidRPr="005463B2">
        <w:rPr>
          <w:rFonts w:ascii="Garamond" w:hAnsi="Garamond"/>
        </w:rPr>
        <w:t xml:space="preserve"> by the implementation of a front-end closure</w:t>
      </w:r>
      <w:r w:rsidR="004F324B" w:rsidRPr="005463B2">
        <w:rPr>
          <w:rFonts w:ascii="Garamond" w:hAnsi="Garamond"/>
        </w:rPr>
        <w:t xml:space="preserve"> management strategy</w:t>
      </w:r>
      <w:r w:rsidRPr="005463B2">
        <w:rPr>
          <w:rFonts w:ascii="Garamond" w:hAnsi="Garamond"/>
        </w:rPr>
        <w:t xml:space="preserve">. </w:t>
      </w:r>
      <w:r w:rsidR="00470C70" w:rsidRPr="005463B2">
        <w:rPr>
          <w:rFonts w:ascii="Garamond" w:hAnsi="Garamond"/>
        </w:rPr>
        <w:t xml:space="preserve">Nearly all stocks upstream of Swift River received median protection &gt;10% of the total stock contribution across all years of our dataset, with several notable </w:t>
      </w:r>
      <w:r w:rsidR="00A234BB" w:rsidRPr="005463B2">
        <w:rPr>
          <w:rFonts w:ascii="Garamond" w:hAnsi="Garamond"/>
        </w:rPr>
        <w:t>outliers</w:t>
      </w:r>
      <w:r w:rsidRPr="005463B2">
        <w:rPr>
          <w:rFonts w:ascii="Garamond" w:hAnsi="Garamond"/>
        </w:rPr>
        <w:t xml:space="preserve"> </w:t>
      </w:r>
      <w:proofErr w:type="gramStart"/>
      <w:r w:rsidRPr="005463B2">
        <w:rPr>
          <w:rFonts w:ascii="Garamond" w:hAnsi="Garamond"/>
        </w:rPr>
        <w:t>(</w:t>
      </w:r>
      <w:r w:rsidR="00470C70" w:rsidRPr="005463B2">
        <w:rPr>
          <w:rFonts w:ascii="Garamond" w:hAnsi="Garamond"/>
        </w:rPr>
        <w:t xml:space="preserve"> &gt;</w:t>
      </w:r>
      <w:proofErr w:type="gramEnd"/>
      <w:r w:rsidR="00470C70" w:rsidRPr="005463B2">
        <w:rPr>
          <w:rFonts w:ascii="Garamond" w:hAnsi="Garamond"/>
        </w:rPr>
        <w:t>30% protection</w:t>
      </w:r>
      <w:r w:rsidRPr="005463B2">
        <w:rPr>
          <w:rFonts w:ascii="Garamond" w:hAnsi="Garamond"/>
        </w:rPr>
        <w:t>)</w:t>
      </w:r>
      <w:r w:rsidR="00470C70" w:rsidRPr="005463B2">
        <w:rPr>
          <w:rFonts w:ascii="Garamond" w:hAnsi="Garamond"/>
        </w:rPr>
        <w:t xml:space="preserve"> in some years. An exception is the </w:t>
      </w:r>
      <w:proofErr w:type="spellStart"/>
      <w:r w:rsidR="00470C70" w:rsidRPr="005463B2">
        <w:rPr>
          <w:rFonts w:ascii="Garamond" w:hAnsi="Garamond"/>
        </w:rPr>
        <w:t>Takotna</w:t>
      </w:r>
      <w:proofErr w:type="spellEnd"/>
      <w:r w:rsidR="00470C70" w:rsidRPr="005463B2">
        <w:rPr>
          <w:rFonts w:ascii="Garamond" w:hAnsi="Garamond"/>
        </w:rPr>
        <w:t xml:space="preserve"> river and Nixon Fork stock, which received a median protection of only 6.6%. Several stocks which contribute only minimally to the overall run are afforded significant protection. For example, although the East Fork Kuskokwim contributes minimally to the total run</w:t>
      </w:r>
      <w:r w:rsidR="00DC75BB" w:rsidRPr="005463B2">
        <w:rPr>
          <w:rFonts w:ascii="Garamond" w:hAnsi="Garamond"/>
        </w:rPr>
        <w:t xml:space="preserve"> (~2-3% annually), approximately one-quarter of its total returns are protected by a front-end closure. </w:t>
      </w:r>
      <w:r w:rsidR="00470C70" w:rsidRPr="005463B2">
        <w:rPr>
          <w:rFonts w:ascii="Garamond" w:hAnsi="Garamond"/>
        </w:rPr>
        <w:t>Stocks positioned lower in the watershed received less protection due to their late</w:t>
      </w:r>
      <w:r w:rsidR="004F324B" w:rsidRPr="005463B2">
        <w:rPr>
          <w:rFonts w:ascii="Garamond" w:hAnsi="Garamond"/>
        </w:rPr>
        <w:t>r</w:t>
      </w:r>
      <w:r w:rsidR="00470C70" w:rsidRPr="005463B2">
        <w:rPr>
          <w:rFonts w:ascii="Garamond" w:hAnsi="Garamond"/>
        </w:rPr>
        <w:t xml:space="preserve"> arrival, with all stocks downstream or the Swift River receiving </w:t>
      </w:r>
      <w:r w:rsidR="00966E61" w:rsidRPr="005463B2">
        <w:rPr>
          <w:rFonts w:ascii="Garamond" w:hAnsi="Garamond"/>
        </w:rPr>
        <w:t xml:space="preserve">median protection of less than 10%. The stony and </w:t>
      </w:r>
      <w:proofErr w:type="spellStart"/>
      <w:r w:rsidR="00966E61" w:rsidRPr="005463B2">
        <w:rPr>
          <w:rFonts w:ascii="Garamond" w:hAnsi="Garamond"/>
        </w:rPr>
        <w:t>Hoholitna</w:t>
      </w:r>
      <w:proofErr w:type="spellEnd"/>
      <w:r w:rsidR="00966E61" w:rsidRPr="005463B2">
        <w:rPr>
          <w:rFonts w:ascii="Garamond" w:hAnsi="Garamond"/>
        </w:rPr>
        <w:t xml:space="preserve"> River </w:t>
      </w:r>
      <w:r w:rsidR="00966E61" w:rsidRPr="005463B2">
        <w:rPr>
          <w:rFonts w:ascii="Garamond" w:hAnsi="Garamond"/>
        </w:rPr>
        <w:lastRenderedPageBreak/>
        <w:t>stocks, however, contain outliers of 22.1% and 18.4%, indicating that a front</w:t>
      </w:r>
      <w:r w:rsidRPr="005463B2">
        <w:rPr>
          <w:rFonts w:ascii="Garamond" w:hAnsi="Garamond"/>
        </w:rPr>
        <w:t>-</w:t>
      </w:r>
      <w:r w:rsidR="00966E61" w:rsidRPr="005463B2">
        <w:rPr>
          <w:rFonts w:ascii="Garamond" w:hAnsi="Garamond"/>
        </w:rPr>
        <w:t xml:space="preserve">end closure may afford these stocks substantial protection in some years. </w:t>
      </w:r>
    </w:p>
    <w:p w14:paraId="31EF3EFC" w14:textId="77777777" w:rsidR="006A798F" w:rsidRDefault="000854BE" w:rsidP="006A798F">
      <w:pPr>
        <w:pStyle w:val="whitespace-normal"/>
        <w:spacing w:line="480" w:lineRule="auto"/>
        <w:rPr>
          <w:rFonts w:ascii="Garamond" w:hAnsi="Garamond"/>
          <w:b/>
          <w:bCs/>
          <w:sz w:val="32"/>
          <w:szCs w:val="32"/>
          <w:u w:val="single"/>
        </w:rPr>
      </w:pPr>
      <w:r w:rsidRPr="00966E61">
        <w:rPr>
          <w:rFonts w:ascii="Garamond" w:hAnsi="Garamond"/>
          <w:b/>
          <w:bCs/>
          <w:sz w:val="32"/>
          <w:szCs w:val="32"/>
          <w:u w:val="single"/>
        </w:rPr>
        <w:t>Discussion</w:t>
      </w:r>
    </w:p>
    <w:p w14:paraId="06B99942" w14:textId="35E24276" w:rsidR="00F3736F" w:rsidRPr="003F1234" w:rsidRDefault="00A3396F" w:rsidP="00A3396F">
      <w:pPr>
        <w:pStyle w:val="whitespace-normal"/>
        <w:spacing w:line="480" w:lineRule="auto"/>
        <w:ind w:firstLine="720"/>
        <w:rPr>
          <w:rFonts w:ascii="Garamond" w:hAnsi="Garamond"/>
        </w:rPr>
      </w:pPr>
      <w:r w:rsidRPr="003F1234">
        <w:rPr>
          <w:rFonts w:ascii="Garamond" w:hAnsi="Garamond"/>
        </w:rPr>
        <w:t xml:space="preserve">Data which illustrate spatiotemporal patterns of ecosystem dynamics at refined spatial scales are valuable in their ability to uncover important ecosystem dynamics which are obscured by overall population trends. Here, we illustrate </w:t>
      </w:r>
      <w:r w:rsidR="00F3736F" w:rsidRPr="003F1234">
        <w:rPr>
          <w:rFonts w:ascii="Garamond" w:hAnsi="Garamond"/>
        </w:rPr>
        <w:t xml:space="preserve">spatiotemporal patterns of Chinook salmon in the Kuskokwim river-basin at a finer spatial scale and over a longer time-period than had previously been available. </w:t>
      </w:r>
      <w:r w:rsidRPr="003F1234">
        <w:rPr>
          <w:rFonts w:ascii="Garamond" w:hAnsi="Garamond"/>
        </w:rPr>
        <w:t xml:space="preserve">Our data corroborate preliminarily observed relationships between run timing and watershed position, wherein the earliest returning fish contribute to stocks in the uppermost portions of the watershed. Importantly, this pattern was consistent throughout our multi-year dataset, emphasizing the </w:t>
      </w:r>
      <w:del w:id="22" w:author="Cline, Timothy" w:date="2025-10-08T10:18:00Z" w16du:dateUtc="2025-10-08T16:18:00Z">
        <w:r w:rsidRPr="003F1234" w:rsidDel="00BA369C">
          <w:rPr>
            <w:rFonts w:ascii="Garamond" w:hAnsi="Garamond"/>
          </w:rPr>
          <w:delText xml:space="preserve">consistently </w:delText>
        </w:r>
      </w:del>
      <w:ins w:id="23" w:author="Cline, Timothy" w:date="2025-10-08T10:18:00Z" w16du:dateUtc="2025-10-08T16:18:00Z">
        <w:r w:rsidR="00BA369C">
          <w:rPr>
            <w:rFonts w:ascii="Garamond" w:hAnsi="Garamond"/>
          </w:rPr>
          <w:t>consistency</w:t>
        </w:r>
        <w:r w:rsidR="00BA369C" w:rsidRPr="003F1234">
          <w:rPr>
            <w:rFonts w:ascii="Garamond" w:hAnsi="Garamond"/>
          </w:rPr>
          <w:t xml:space="preserve"> </w:t>
        </w:r>
      </w:ins>
      <w:r w:rsidRPr="003F1234">
        <w:rPr>
          <w:rFonts w:ascii="Garamond" w:hAnsi="Garamond"/>
        </w:rPr>
        <w:t xml:space="preserve">of this pattern across several generations. However, significant interannual variability was observed in both the </w:t>
      </w:r>
      <w:r w:rsidR="00F3736F" w:rsidRPr="003F1234">
        <w:rPr>
          <w:rFonts w:ascii="Garamond" w:hAnsi="Garamond"/>
        </w:rPr>
        <w:t xml:space="preserve">proportional contribution </w:t>
      </w:r>
      <w:r w:rsidRPr="003F1234">
        <w:rPr>
          <w:rFonts w:ascii="Garamond" w:hAnsi="Garamond"/>
        </w:rPr>
        <w:t>of stocks to the overall run as well as small differences in</w:t>
      </w:r>
      <w:r w:rsidR="00F3736F" w:rsidRPr="003F1234">
        <w:rPr>
          <w:rFonts w:ascii="Garamond" w:hAnsi="Garamond"/>
        </w:rPr>
        <w:t xml:space="preserve"> relative</w:t>
      </w:r>
      <w:r w:rsidRPr="003F1234">
        <w:rPr>
          <w:rFonts w:ascii="Garamond" w:hAnsi="Garamond"/>
        </w:rPr>
        <w:t xml:space="preserve"> return timing</w:t>
      </w:r>
      <w:r w:rsidR="00F3736F" w:rsidRPr="003F1234">
        <w:rPr>
          <w:rFonts w:ascii="Garamond" w:hAnsi="Garamond"/>
        </w:rPr>
        <w:t>. Th</w:t>
      </w:r>
      <w:r w:rsidRPr="003F1234">
        <w:rPr>
          <w:rFonts w:ascii="Garamond" w:hAnsi="Garamond"/>
        </w:rPr>
        <w:t>e</w:t>
      </w:r>
      <w:r w:rsidR="00F3736F" w:rsidRPr="003F1234">
        <w:rPr>
          <w:rFonts w:ascii="Garamond" w:hAnsi="Garamond"/>
        </w:rPr>
        <w:t>s</w:t>
      </w:r>
      <w:r w:rsidRPr="003F1234">
        <w:rPr>
          <w:rFonts w:ascii="Garamond" w:hAnsi="Garamond"/>
        </w:rPr>
        <w:t>e</w:t>
      </w:r>
      <w:r w:rsidR="00F3736F" w:rsidRPr="003F1234">
        <w:rPr>
          <w:rFonts w:ascii="Garamond" w:hAnsi="Garamond"/>
        </w:rPr>
        <w:t xml:space="preserve"> result </w:t>
      </w:r>
      <w:r w:rsidRPr="003F1234">
        <w:rPr>
          <w:rFonts w:ascii="Garamond" w:hAnsi="Garamond"/>
        </w:rPr>
        <w:t>are</w:t>
      </w:r>
      <w:r w:rsidR="00F3736F" w:rsidRPr="003F1234">
        <w:rPr>
          <w:rFonts w:ascii="Garamond" w:hAnsi="Garamond"/>
        </w:rPr>
        <w:t xml:space="preserve"> consistent with </w:t>
      </w:r>
      <w:r w:rsidRPr="003F1234">
        <w:rPr>
          <w:rStyle w:val="Strong"/>
          <w:rFonts w:ascii="Garamond" w:eastAsiaTheme="majorEastAsia" w:hAnsi="Garamond"/>
          <w:b w:val="0"/>
          <w:bCs w:val="0"/>
        </w:rPr>
        <w:t>well-known</w:t>
      </w:r>
      <w:r w:rsidR="00F3736F" w:rsidRPr="003F1234">
        <w:rPr>
          <w:rStyle w:val="Strong"/>
          <w:rFonts w:ascii="Garamond" w:eastAsiaTheme="majorEastAsia" w:hAnsi="Garamond"/>
          <w:b w:val="0"/>
          <w:bCs w:val="0"/>
        </w:rPr>
        <w:t xml:space="preserve"> variability in salmon </w:t>
      </w:r>
      <w:r w:rsidR="00C107EA" w:rsidRPr="003F1234">
        <w:rPr>
          <w:rStyle w:val="Strong"/>
          <w:rFonts w:ascii="Garamond" w:eastAsiaTheme="majorEastAsia" w:hAnsi="Garamond"/>
          <w:b w:val="0"/>
          <w:bCs w:val="0"/>
        </w:rPr>
        <w:t xml:space="preserve">life </w:t>
      </w:r>
      <w:r w:rsidRPr="003F1234">
        <w:rPr>
          <w:rStyle w:val="Strong"/>
          <w:rFonts w:ascii="Garamond" w:eastAsiaTheme="majorEastAsia" w:hAnsi="Garamond"/>
          <w:b w:val="0"/>
          <w:bCs w:val="0"/>
        </w:rPr>
        <w:t>histories and</w:t>
      </w:r>
      <w:r w:rsidR="00F3736F" w:rsidRPr="003F1234">
        <w:rPr>
          <w:rFonts w:ascii="Garamond" w:hAnsi="Garamond"/>
        </w:rPr>
        <w:t xml:space="preserve"> further </w:t>
      </w:r>
      <w:r w:rsidR="00C107EA" w:rsidRPr="003F1234">
        <w:rPr>
          <w:rFonts w:ascii="Garamond" w:hAnsi="Garamond"/>
        </w:rPr>
        <w:t>corroborate</w:t>
      </w:r>
      <w:r w:rsidRPr="003F1234">
        <w:rPr>
          <w:rFonts w:ascii="Garamond" w:hAnsi="Garamond"/>
        </w:rPr>
        <w:t xml:space="preserve"> documented patterns of shifting habitat use and relative contribution of sub-basin components at annual timescales</w:t>
      </w:r>
      <w:r w:rsidR="00F3736F" w:rsidRPr="003F1234">
        <w:rPr>
          <w:rFonts w:ascii="Garamond" w:hAnsi="Garamond"/>
        </w:rPr>
        <w:t xml:space="preserve"> </w:t>
      </w:r>
      <w:r w:rsidR="007E1736">
        <w:rPr>
          <w:rFonts w:ascii="Garamond" w:hAnsi="Garamond"/>
        </w:rPr>
        <w:fldChar w:fldCharType="begin"/>
      </w:r>
      <w:r w:rsidR="007E1736">
        <w:rPr>
          <w:rFonts w:ascii="Garamond" w:hAnsi="Garamond"/>
        </w:rPr>
        <w:instrText xml:space="preserve"> ADDIN ZOTERO_ITEM CSL_CITATION {"citationID":"IspQSUXO","properties":{"formattedCitation":"(Brennan, Schindler, et al., 2019)","plainCitation":"(Brennan, Schindler, et al., 2019)","noteIndex":0},"citationItems":[{"id":3844,"uris":["http://zotero.org/users/8421274/items/RXD5IA9D"],"itemData":{"id":3844,"type":"article-journal","abstract":"Watersheds are complex mosaics of habitats whose conditions vary across space and time as landscape features filter overriding climate forcing, yet the extent to which the reliability of ecosystem services depends on these dynamics remains unknown. We quantified how shifting habitat mosaics are expressed across a range of spatial scales within a large, free-flowing river, and how they stabilize the production of Pacific salmon that support valuable fisheries. The strontium isotope records of ear stones (otoliths) show that the relative productivity of locations across the river network, as both natal- and juvenile-rearing habitat, varies widely among years and that this variability is expressed across a broad range of spatial scales, ultimately stabilizing the interannual production of fish at the scale of the entire basin.","container-title":"Science","DOI":"10.1126/science.aav4313","issue":"6442","note":"publisher: American Association for the Advancement of Science","page":"783-786","source":"science.org (Atypon)","title":"Shifting habitat mosaics and fish production across river basins","volume":"364","author":[{"family":"Brennan","given":"Sean R."},{"family":"Schindler","given":"Daniel E."},{"family":"Cline","given":"Timothy J."},{"family":"Walsworth","given":"Timothy E."},{"family":"Buck","given":"Greg"},{"family":"Fernandez","given":"Diego P."}],"issued":{"date-parts":[["2019"]]}}}],"schema":"https://github.com/citation-style-language/schema/raw/master/csl-citation.json"} </w:instrText>
      </w:r>
      <w:r w:rsidR="007E1736">
        <w:rPr>
          <w:rFonts w:ascii="Garamond" w:hAnsi="Garamond"/>
        </w:rPr>
        <w:fldChar w:fldCharType="separate"/>
      </w:r>
      <w:r w:rsidR="007E1736">
        <w:rPr>
          <w:rFonts w:ascii="Garamond" w:hAnsi="Garamond"/>
          <w:noProof/>
        </w:rPr>
        <w:t>(Brennan, Schindler, et al., 2019)</w:t>
      </w:r>
      <w:r w:rsidR="007E1736">
        <w:rPr>
          <w:rFonts w:ascii="Garamond" w:hAnsi="Garamond"/>
        </w:rPr>
        <w:fldChar w:fldCharType="end"/>
      </w:r>
      <w:r w:rsidR="007E1736">
        <w:rPr>
          <w:rFonts w:ascii="Garamond" w:hAnsi="Garamond"/>
        </w:rPr>
        <w:t xml:space="preserve">. </w:t>
      </w:r>
    </w:p>
    <w:p w14:paraId="476F8195" w14:textId="77777777" w:rsidR="00450ED3" w:rsidRPr="003F1234" w:rsidRDefault="00A3396F" w:rsidP="00450ED3">
      <w:pPr>
        <w:pStyle w:val="whitespace-normal"/>
        <w:spacing w:line="480" w:lineRule="auto"/>
        <w:ind w:firstLine="720"/>
        <w:rPr>
          <w:rStyle w:val="Strong"/>
          <w:rFonts w:ascii="Garamond" w:eastAsiaTheme="majorEastAsia" w:hAnsi="Garamond"/>
          <w:b w:val="0"/>
          <w:bCs w:val="0"/>
        </w:rPr>
      </w:pPr>
      <w:r w:rsidRPr="003F1234">
        <w:rPr>
          <w:rStyle w:val="Strong"/>
          <w:rFonts w:ascii="Garamond" w:eastAsiaTheme="majorEastAsia" w:hAnsi="Garamond"/>
          <w:b w:val="0"/>
          <w:bCs w:val="0"/>
        </w:rPr>
        <w:t>A</w:t>
      </w:r>
      <w:r w:rsidR="00F3736F" w:rsidRPr="003F1234">
        <w:rPr>
          <w:rStyle w:val="Strong"/>
          <w:rFonts w:ascii="Garamond" w:eastAsiaTheme="majorEastAsia" w:hAnsi="Garamond"/>
          <w:b w:val="0"/>
          <w:bCs w:val="0"/>
        </w:rPr>
        <w:t xml:space="preserve"> clear pattern of early-returning upriver stocks supports</w:t>
      </w:r>
      <w:r w:rsidR="00F3736F" w:rsidRPr="003F1234">
        <w:rPr>
          <w:rFonts w:ascii="Garamond" w:hAnsi="Garamond"/>
        </w:rPr>
        <w:t xml:space="preserve"> the front-end closure's goal of protecting </w:t>
      </w:r>
      <w:r w:rsidRPr="003F1234">
        <w:rPr>
          <w:rFonts w:ascii="Garamond" w:hAnsi="Garamond"/>
        </w:rPr>
        <w:t>these</w:t>
      </w:r>
      <w:r w:rsidR="00F3736F" w:rsidRPr="003F1234">
        <w:rPr>
          <w:rFonts w:ascii="Garamond" w:hAnsi="Garamond"/>
        </w:rPr>
        <w:t xml:space="preserve"> stocks from over-harvest</w:t>
      </w:r>
      <w:r w:rsidRPr="003F1234">
        <w:rPr>
          <w:rFonts w:ascii="Garamond" w:hAnsi="Garamond"/>
        </w:rPr>
        <w:t xml:space="preserve"> and providing opportunity for subsistence fishers at the uppermost portions of the watershed harvest opportunities. Upper Kuskokwim stocks not only comprised a substantial proportion of early season </w:t>
      </w:r>
      <w:r w:rsidR="00450ED3" w:rsidRPr="003F1234">
        <w:rPr>
          <w:rFonts w:ascii="Garamond" w:hAnsi="Garamond"/>
        </w:rPr>
        <w:t xml:space="preserve">runs but also displayed early return timing independent of their overall run contribution. </w:t>
      </w:r>
      <w:r w:rsidR="0004196B" w:rsidRPr="003F1234">
        <w:rPr>
          <w:rFonts w:ascii="Garamond" w:hAnsi="Garamond"/>
        </w:rPr>
        <w:t>For example,</w:t>
      </w:r>
      <w:r w:rsidR="0004196B" w:rsidRPr="003F1234">
        <w:rPr>
          <w:rFonts w:ascii="Garamond" w:hAnsi="Garamond"/>
          <w:b/>
          <w:bCs/>
        </w:rPr>
        <w:t xml:space="preserve"> </w:t>
      </w:r>
      <w:r w:rsidR="0004196B" w:rsidRPr="003F1234">
        <w:rPr>
          <w:rStyle w:val="Strong"/>
          <w:rFonts w:ascii="Garamond" w:eastAsiaTheme="majorEastAsia" w:hAnsi="Garamond"/>
          <w:b w:val="0"/>
          <w:bCs w:val="0"/>
        </w:rPr>
        <w:t>the North Fork and East Fork Kuskokwim River</w:t>
      </w:r>
      <w:r w:rsidR="00450ED3" w:rsidRPr="003F1234">
        <w:rPr>
          <w:rStyle w:val="Strong"/>
          <w:rFonts w:ascii="Garamond" w:eastAsiaTheme="majorEastAsia" w:hAnsi="Garamond"/>
          <w:b w:val="0"/>
          <w:bCs w:val="0"/>
        </w:rPr>
        <w:t xml:space="preserve"> stocks</w:t>
      </w:r>
      <w:r w:rsidR="0004196B" w:rsidRPr="003F1234">
        <w:rPr>
          <w:rStyle w:val="Strong"/>
          <w:rFonts w:ascii="Garamond" w:eastAsiaTheme="majorEastAsia" w:hAnsi="Garamond"/>
          <w:b w:val="0"/>
          <w:bCs w:val="0"/>
        </w:rPr>
        <w:t xml:space="preserve"> represented &lt;2% of the total run in Q1 but received significant protection </w:t>
      </w:r>
      <w:r w:rsidR="00450ED3" w:rsidRPr="003F1234">
        <w:rPr>
          <w:rStyle w:val="Strong"/>
          <w:rFonts w:ascii="Garamond" w:eastAsiaTheme="majorEastAsia" w:hAnsi="Garamond"/>
          <w:b w:val="0"/>
          <w:bCs w:val="0"/>
        </w:rPr>
        <w:t>as a proportion of their overall contribution</w:t>
      </w:r>
      <w:r w:rsidR="0004196B" w:rsidRPr="003F1234">
        <w:rPr>
          <w:rStyle w:val="Strong"/>
          <w:rFonts w:ascii="Garamond" w:eastAsiaTheme="majorEastAsia" w:hAnsi="Garamond"/>
          <w:b w:val="0"/>
          <w:bCs w:val="0"/>
        </w:rPr>
        <w:t xml:space="preserve">. </w:t>
      </w:r>
      <w:r w:rsidR="00450ED3" w:rsidRPr="003F1234">
        <w:rPr>
          <w:rStyle w:val="Strong"/>
          <w:rFonts w:ascii="Garamond" w:eastAsiaTheme="majorEastAsia" w:hAnsi="Garamond"/>
          <w:b w:val="0"/>
          <w:bCs w:val="0"/>
        </w:rPr>
        <w:t xml:space="preserve">Given the potential for changes to the relative </w:t>
      </w:r>
      <w:r w:rsidR="00450ED3" w:rsidRPr="003F1234">
        <w:rPr>
          <w:rStyle w:val="Strong"/>
          <w:rFonts w:ascii="Garamond" w:eastAsiaTheme="majorEastAsia" w:hAnsi="Garamond"/>
          <w:b w:val="0"/>
          <w:bCs w:val="0"/>
        </w:rPr>
        <w:lastRenderedPageBreak/>
        <w:t xml:space="preserve">production of stocks under shifting environmental conditions, these results suggest that the front-end closure strategy maintains biodiversity across the full stock complex in the upper Kuskokwim, regardless of the overall contribution. </w:t>
      </w:r>
    </w:p>
    <w:p w14:paraId="032C5617" w14:textId="7189A44A" w:rsidR="009B24AC" w:rsidRPr="003F1234" w:rsidRDefault="002C1C99" w:rsidP="00450ED3">
      <w:pPr>
        <w:pStyle w:val="whitespace-normal"/>
        <w:spacing w:line="480" w:lineRule="auto"/>
        <w:ind w:firstLine="720"/>
        <w:rPr>
          <w:rFonts w:ascii="Garamond" w:hAnsi="Garamond"/>
        </w:rPr>
      </w:pPr>
      <w:r w:rsidRPr="003F1234">
        <w:rPr>
          <w:rFonts w:ascii="Garamond" w:hAnsi="Garamond"/>
        </w:rPr>
        <w:t>Despite</w:t>
      </w:r>
      <w:r w:rsidR="00C107EA" w:rsidRPr="003F1234">
        <w:rPr>
          <w:rFonts w:ascii="Garamond" w:hAnsi="Garamond"/>
        </w:rPr>
        <w:t xml:space="preserve"> a </w:t>
      </w:r>
      <w:r w:rsidR="00450ED3" w:rsidRPr="003F1234">
        <w:rPr>
          <w:rFonts w:ascii="Garamond" w:hAnsi="Garamond"/>
        </w:rPr>
        <w:t xml:space="preserve">clear and consistent </w:t>
      </w:r>
      <w:r w:rsidR="00C107EA" w:rsidRPr="003F1234">
        <w:rPr>
          <w:rFonts w:ascii="Garamond" w:hAnsi="Garamond"/>
        </w:rPr>
        <w:t>pattern of</w:t>
      </w:r>
      <w:r w:rsidR="00BF0C62" w:rsidRPr="003F1234">
        <w:rPr>
          <w:rFonts w:ascii="Garamond" w:hAnsi="Garamond"/>
        </w:rPr>
        <w:t xml:space="preserve"> higher</w:t>
      </w:r>
      <w:r w:rsidRPr="003F1234">
        <w:rPr>
          <w:rFonts w:ascii="Garamond" w:hAnsi="Garamond"/>
        </w:rPr>
        <w:t xml:space="preserve"> average protection afforded </w:t>
      </w:r>
      <w:r w:rsidR="0013324E" w:rsidRPr="003F1234">
        <w:rPr>
          <w:rFonts w:ascii="Garamond" w:hAnsi="Garamond"/>
        </w:rPr>
        <w:t>to upper watershed stocks</w:t>
      </w:r>
      <w:r w:rsidR="00450ED3" w:rsidRPr="003F1234">
        <w:rPr>
          <w:rFonts w:ascii="Garamond" w:hAnsi="Garamond"/>
        </w:rPr>
        <w:t xml:space="preserve"> from the front-end closure</w:t>
      </w:r>
      <w:r w:rsidR="0013324E" w:rsidRPr="003F1234">
        <w:rPr>
          <w:rFonts w:ascii="Garamond" w:hAnsi="Garamond"/>
        </w:rPr>
        <w:t xml:space="preserve">, the range </w:t>
      </w:r>
      <w:r w:rsidR="00450ED3" w:rsidRPr="003F1234">
        <w:rPr>
          <w:rFonts w:ascii="Garamond" w:hAnsi="Garamond"/>
        </w:rPr>
        <w:t xml:space="preserve">in protection </w:t>
      </w:r>
      <w:r w:rsidR="00C107EA" w:rsidRPr="003F1234">
        <w:rPr>
          <w:rFonts w:ascii="Garamond" w:hAnsi="Garamond"/>
        </w:rPr>
        <w:t xml:space="preserve">across </w:t>
      </w:r>
      <w:r w:rsidR="0013324E" w:rsidRPr="003F1234">
        <w:rPr>
          <w:rFonts w:ascii="Garamond" w:hAnsi="Garamond"/>
        </w:rPr>
        <w:t>our dataset is notable</w:t>
      </w:r>
      <w:r w:rsidR="00C107EA" w:rsidRPr="003F1234">
        <w:rPr>
          <w:rFonts w:ascii="Garamond" w:hAnsi="Garamond"/>
        </w:rPr>
        <w:t xml:space="preserve"> across all stocks</w:t>
      </w:r>
      <w:r w:rsidR="0013324E" w:rsidRPr="003F1234">
        <w:rPr>
          <w:rFonts w:ascii="Garamond" w:hAnsi="Garamond"/>
        </w:rPr>
        <w:t xml:space="preserve"> (Figure 5). </w:t>
      </w:r>
      <w:r w:rsidR="00BF0C62" w:rsidRPr="003F1234">
        <w:rPr>
          <w:rFonts w:ascii="Garamond" w:hAnsi="Garamond"/>
        </w:rPr>
        <w:t>Although the closure operates on a fixed date, return timing is variable among year</w:t>
      </w:r>
      <w:r w:rsidR="0013324E" w:rsidRPr="003F1234">
        <w:rPr>
          <w:rFonts w:ascii="Garamond" w:hAnsi="Garamond"/>
        </w:rPr>
        <w:t>s and t</w:t>
      </w:r>
      <w:r w:rsidR="00BF0C62" w:rsidRPr="003F1234">
        <w:rPr>
          <w:rFonts w:ascii="Garamond" w:hAnsi="Garamond"/>
        </w:rPr>
        <w:t>he relative proportion of the run within the front-end window is dependent on both the timing (early vs late) and the duration (extended vs protracted) of the overall return. Late return timing or extended run duration may result in less proportional contribution within the closure window as comp</w:t>
      </w:r>
      <w:r w:rsidR="0013324E" w:rsidRPr="003F1234">
        <w:rPr>
          <w:rFonts w:ascii="Garamond" w:hAnsi="Garamond"/>
        </w:rPr>
        <w:t>a</w:t>
      </w:r>
      <w:r w:rsidR="00BF0C62" w:rsidRPr="003F1234">
        <w:rPr>
          <w:rFonts w:ascii="Garamond" w:hAnsi="Garamond"/>
        </w:rPr>
        <w:t>red to earlier returning and more protracted run timing. As a result,</w:t>
      </w:r>
      <w:r w:rsidR="0013324E" w:rsidRPr="003F1234">
        <w:rPr>
          <w:rFonts w:ascii="Garamond" w:hAnsi="Garamond"/>
        </w:rPr>
        <w:t xml:space="preserve"> both the amount </w:t>
      </w:r>
      <w:r w:rsidR="00450ED3" w:rsidRPr="003F1234">
        <w:rPr>
          <w:rFonts w:ascii="Garamond" w:hAnsi="Garamond"/>
        </w:rPr>
        <w:t xml:space="preserve">and </w:t>
      </w:r>
      <w:r w:rsidR="0004196B" w:rsidRPr="003F1234">
        <w:rPr>
          <w:rFonts w:ascii="Garamond" w:hAnsi="Garamond"/>
        </w:rPr>
        <w:t>distribution</w:t>
      </w:r>
      <w:r w:rsidR="0013324E" w:rsidRPr="003F1234">
        <w:rPr>
          <w:rFonts w:ascii="Garamond" w:hAnsi="Garamond"/>
        </w:rPr>
        <w:t xml:space="preserve"> of stocks afforded protection depend on the interaction between run dynamics and the timing of the closure. </w:t>
      </w:r>
      <w:r w:rsidR="0004196B" w:rsidRPr="003F1234">
        <w:rPr>
          <w:rFonts w:ascii="Garamond" w:hAnsi="Garamond"/>
        </w:rPr>
        <w:t>These results suggest a potential limitation of a fixed date closure</w:t>
      </w:r>
      <w:r w:rsidR="00450ED3" w:rsidRPr="003F1234">
        <w:rPr>
          <w:rFonts w:ascii="Garamond" w:hAnsi="Garamond"/>
        </w:rPr>
        <w:t xml:space="preserve"> and </w:t>
      </w:r>
      <w:r w:rsidR="0004196B" w:rsidRPr="003F1234">
        <w:rPr>
          <w:rFonts w:ascii="Garamond" w:hAnsi="Garamond"/>
        </w:rPr>
        <w:t>highlight</w:t>
      </w:r>
      <w:r w:rsidR="00450ED3" w:rsidRPr="003F1234">
        <w:rPr>
          <w:rFonts w:ascii="Garamond" w:hAnsi="Garamond"/>
        </w:rPr>
        <w:t>s</w:t>
      </w:r>
      <w:r w:rsidR="0004196B" w:rsidRPr="003F1234">
        <w:rPr>
          <w:rFonts w:ascii="Garamond" w:hAnsi="Garamond"/>
        </w:rPr>
        <w:t xml:space="preserve"> the difficulty of managing for dynamic ecosystem with fixed duration management. A more dynamic closure which is responsive to predicted or observed run dynamics may provide more consistent protection to upstream stocks. </w:t>
      </w:r>
      <w:r w:rsidR="00551911" w:rsidRPr="003F1234">
        <w:rPr>
          <w:rFonts w:ascii="Garamond" w:hAnsi="Garamond"/>
        </w:rPr>
        <w:t>However, assessing stock-specific run strength in-season is currently not possible.</w:t>
      </w:r>
    </w:p>
    <w:p w14:paraId="5003A478" w14:textId="70264F48" w:rsidR="003F1234" w:rsidRPr="003F1234" w:rsidRDefault="003F1234" w:rsidP="00CC7CEE">
      <w:pPr>
        <w:pStyle w:val="whitespace-normal"/>
        <w:spacing w:line="480" w:lineRule="auto"/>
        <w:ind w:firstLine="720"/>
        <w:rPr>
          <w:rFonts w:ascii="Garamond" w:hAnsi="Garamond"/>
        </w:rPr>
      </w:pPr>
      <w:r w:rsidRPr="003F1234">
        <w:rPr>
          <w:rFonts w:ascii="Garamond" w:hAnsi="Garamond"/>
        </w:rPr>
        <w:t xml:space="preserve">Protecting upper Kuskokwim stocks through front-end closures appears to be a </w:t>
      </w:r>
      <w:del w:id="24" w:author="Cline, Timothy" w:date="2025-10-08T10:20:00Z" w16du:dateUtc="2025-10-08T16:20:00Z">
        <w:r w:rsidRPr="003F1234" w:rsidDel="00BA369C">
          <w:rPr>
            <w:rFonts w:ascii="Garamond" w:hAnsi="Garamond"/>
          </w:rPr>
          <w:delText xml:space="preserve">valid </w:delText>
        </w:r>
      </w:del>
      <w:ins w:id="25" w:author="Cline, Timothy" w:date="2025-10-08T10:20:00Z" w16du:dateUtc="2025-10-08T16:20:00Z">
        <w:r w:rsidR="00BA369C">
          <w:rPr>
            <w:rFonts w:ascii="Garamond" w:hAnsi="Garamond"/>
          </w:rPr>
          <w:t>tangible</w:t>
        </w:r>
        <w:r w:rsidR="00BA369C" w:rsidRPr="003F1234">
          <w:rPr>
            <w:rFonts w:ascii="Garamond" w:hAnsi="Garamond"/>
          </w:rPr>
          <w:t xml:space="preserve"> </w:t>
        </w:r>
      </w:ins>
      <w:r w:rsidRPr="003F1234">
        <w:rPr>
          <w:rFonts w:ascii="Garamond" w:hAnsi="Garamond"/>
        </w:rPr>
        <w:t xml:space="preserve">strategy for maintaining biodiversity across the river basin while ensuring basin-wide escapement goals and harvest opportunities. However, this method may be limited in its ability to provide targeted protection for individual stocks, given both the overall run dynamics and interannual variability in production and timing among stocks. Moreover, the efficacy of front-end closures for maintaining basin-wide stock diversity depends on interactions between the closure timing and the spatiotemporal dynamics of the run, as well as fishery dynamics after the closure ends. For example, </w:t>
      </w:r>
      <w:commentRangeStart w:id="26"/>
      <w:r w:rsidRPr="003F1234">
        <w:rPr>
          <w:rFonts w:ascii="Garamond" w:hAnsi="Garamond"/>
        </w:rPr>
        <w:lastRenderedPageBreak/>
        <w:t xml:space="preserve">protecting a large proportion of upstream stocks may negatively impact weak downstream stocks that could face increased fishing pressure, particularly during years with contracted runs or exceptionally strong early-season returns. </w:t>
      </w:r>
      <w:commentRangeEnd w:id="26"/>
      <w:r w:rsidR="00BA369C">
        <w:rPr>
          <w:rStyle w:val="CommentReference"/>
          <w:rFonts w:asciiTheme="minorHAnsi" w:eastAsiaTheme="minorHAnsi" w:hAnsiTheme="minorHAnsi" w:cstheme="minorBidi"/>
          <w:kern w:val="2"/>
          <w14:ligatures w14:val="standardContextual"/>
        </w:rPr>
        <w:commentReference w:id="26"/>
      </w:r>
      <w:r w:rsidRPr="003F1234">
        <w:rPr>
          <w:rFonts w:ascii="Garamond" w:hAnsi="Garamond"/>
        </w:rPr>
        <w:t>Consequently, the efficacy of management strategies such as front-end closures must be assessed alongside the full suite of ecosystem and fishery dynamics to fully understand their effects on maintaining basin-wide biodiversity.</w:t>
      </w:r>
    </w:p>
    <w:p w14:paraId="3A0C8356" w14:textId="6D0A8E16" w:rsidR="004F0E72" w:rsidRPr="003F1234" w:rsidRDefault="00E46D9E" w:rsidP="00CC7CEE">
      <w:pPr>
        <w:pStyle w:val="whitespace-normal"/>
        <w:spacing w:line="480" w:lineRule="auto"/>
        <w:ind w:firstLine="720"/>
      </w:pPr>
      <w:r w:rsidRPr="003F1234">
        <w:rPr>
          <w:rFonts w:ascii="Garamond" w:hAnsi="Garamond"/>
        </w:rPr>
        <w:t>The accuracy of otolith-based methods has not been explicitly validated in the Kuskokwim River Basin; however, they have demonstrated high assignment accuracy for Pacific salmon in similar Alaska watersheds</w:t>
      </w:r>
      <w:r w:rsidR="00450ED3" w:rsidRPr="003F1234">
        <w:rPr>
          <w:rFonts w:ascii="Garamond" w:hAnsi="Garamond"/>
        </w:rPr>
        <w:t xml:space="preserve"> </w:t>
      </w:r>
      <w:r w:rsidR="007E1736">
        <w:rPr>
          <w:rFonts w:ascii="Garamond" w:hAnsi="Garamond"/>
        </w:rPr>
        <w:fldChar w:fldCharType="begin"/>
      </w:r>
      <w:r w:rsidR="007E1736">
        <w:rPr>
          <w:rFonts w:ascii="Garamond" w:hAnsi="Garamond"/>
        </w:rPr>
        <w:instrText xml:space="preserve"> ADDIN ZOTERO_ITEM CSL_CITATION {"citationID":"tvE9voRc","properties":{"formattedCitation":"(Brennan et al., 2015)","plainCitation":"(Brennan et al., 2015)","noteIndex":0},"citationItems":[{"id":"qdfHghSJ/KSW9LWYv","uris":["http://zotero.org/users/8421274/items/IY3FLHLM"],"itemData":{"id":"qdfHghSJ/KSW9LWYv","type":"article-journal","abstract":"Strontium isotopes simultaneously delineate fine-scale natal habitats and migrations of Pacific salmon harvested during a coastal commercial fishery., Highly migratory organisms present major challenges to conservation efforts. This is especially true for exploited anadromous fish species, which exhibit long-range dispersals from natal sites, complex population structures, and extensive mixing of distinct populations during exploitation. By tracing the migratory histories of individual Chinook salmon caught in fisheries using strontium isotopes, we determined the relative production of natal habitats at fine spatial scales and different life histories. Although strontium isotopes have been widely used in provenance research, we present a new robust framework to simultaneously assess natal sources and migrations of individuals within fishery harvests through time. Our results pave the way for investigating how fine-scale habitat production and life histories of salmon respond to perturbations—providing crucial insights for conservation.","container-title":"Science Advances","DOI":"10.1126/sciadv.1400124","ISSN":"2375-2548","issue":"4","journalAbbreviation":"Sci Adv","note":"PMID: 26601173\nPMCID: PMC4640640","page":"e1400124","source":"PubMed Central","title":"Strontium isotopes delineate fine-scale natal origins and migration histories of Pacific salmon","volume":"1","author":[{"family":"Brennan","given":"Sean R."},{"family":"Zimmerman","given":"Christian E."},{"family":"Fernandez","given":"Diego P."},{"family":"Cerling","given":"Thure E."},{"family":"McPhee","given":"Megan V."},{"family":"Wooller","given":"Matthew J."}],"issued":{"date-parts":[["2015",5,15]]}}}],"schema":"https://github.com/citation-style-language/schema/raw/master/csl-citation.json"} </w:instrText>
      </w:r>
      <w:r w:rsidR="007E1736">
        <w:rPr>
          <w:rFonts w:ascii="Garamond" w:hAnsi="Garamond"/>
        </w:rPr>
        <w:fldChar w:fldCharType="separate"/>
      </w:r>
      <w:r w:rsidR="007E1736">
        <w:rPr>
          <w:rFonts w:ascii="Garamond" w:hAnsi="Garamond"/>
          <w:noProof/>
        </w:rPr>
        <w:t>(Brennan et al., 2015)</w:t>
      </w:r>
      <w:r w:rsidR="007E1736">
        <w:rPr>
          <w:rFonts w:ascii="Garamond" w:hAnsi="Garamond"/>
        </w:rPr>
        <w:fldChar w:fldCharType="end"/>
      </w:r>
      <w:r w:rsidR="007E1736">
        <w:rPr>
          <w:rFonts w:ascii="Garamond" w:hAnsi="Garamond"/>
        </w:rPr>
        <w:t xml:space="preserve">. </w:t>
      </w:r>
      <w:r w:rsidRPr="003F1234">
        <w:rPr>
          <w:rFonts w:ascii="Garamond" w:hAnsi="Garamond"/>
        </w:rPr>
        <w:t>Although these methods contain some limitations for direct management (i.e. turnaround time</w:t>
      </w:r>
      <w:r w:rsidR="00C107EA" w:rsidRPr="003F1234">
        <w:rPr>
          <w:rFonts w:ascii="Garamond" w:hAnsi="Garamond"/>
        </w:rPr>
        <w:t xml:space="preserve"> for in-season management</w:t>
      </w:r>
      <w:r w:rsidRPr="003F1234">
        <w:rPr>
          <w:rFonts w:ascii="Garamond" w:hAnsi="Garamond"/>
        </w:rPr>
        <w:t xml:space="preserve">), </w:t>
      </w:r>
      <w:r w:rsidRPr="003F1234">
        <w:rPr>
          <w:rStyle w:val="Strong"/>
          <w:rFonts w:ascii="Garamond" w:eastAsiaTheme="majorEastAsia" w:hAnsi="Garamond"/>
          <w:b w:val="0"/>
          <w:bCs w:val="0"/>
        </w:rPr>
        <w:t xml:space="preserve">tools that enable reconstruction of stock specific spatiotemporal patterns in remote ecosystems allow for </w:t>
      </w:r>
      <w:r w:rsidR="00C107EA" w:rsidRPr="003F1234">
        <w:rPr>
          <w:rStyle w:val="Strong"/>
          <w:rFonts w:ascii="Garamond" w:eastAsiaTheme="majorEastAsia" w:hAnsi="Garamond"/>
          <w:b w:val="0"/>
          <w:bCs w:val="0"/>
        </w:rPr>
        <w:t xml:space="preserve">an explicit </w:t>
      </w:r>
      <w:r w:rsidRPr="003F1234">
        <w:rPr>
          <w:rStyle w:val="Strong"/>
          <w:rFonts w:ascii="Garamond" w:eastAsiaTheme="majorEastAsia" w:hAnsi="Garamond"/>
          <w:b w:val="0"/>
          <w:bCs w:val="0"/>
        </w:rPr>
        <w:t>consideration of</w:t>
      </w:r>
      <w:r w:rsidR="00C107EA" w:rsidRPr="003F1234">
        <w:rPr>
          <w:rStyle w:val="Strong"/>
          <w:rFonts w:ascii="Garamond" w:eastAsiaTheme="majorEastAsia" w:hAnsi="Garamond"/>
          <w:b w:val="0"/>
          <w:bCs w:val="0"/>
        </w:rPr>
        <w:t xml:space="preserve"> existing</w:t>
      </w:r>
      <w:r w:rsidRPr="003F1234">
        <w:rPr>
          <w:rStyle w:val="Strong"/>
          <w:rFonts w:ascii="Garamond" w:eastAsiaTheme="majorEastAsia" w:hAnsi="Garamond"/>
          <w:b w:val="0"/>
          <w:bCs w:val="0"/>
        </w:rPr>
        <w:t xml:space="preserve"> intrapopulation variability into management.</w:t>
      </w:r>
      <w:r w:rsidRPr="003F1234">
        <w:rPr>
          <w:rStyle w:val="Strong"/>
          <w:rFonts w:ascii="Garamond" w:eastAsiaTheme="majorEastAsia" w:hAnsi="Garamond"/>
        </w:rPr>
        <w:t xml:space="preserve"> </w:t>
      </w:r>
      <w:r w:rsidRPr="003F1234">
        <w:rPr>
          <w:rFonts w:ascii="Garamond" w:hAnsi="Garamond"/>
        </w:rPr>
        <w:t xml:space="preserve">The data presented here demonstrate this application for stock-specific run timing in the Kuskokwim River </w:t>
      </w:r>
      <w:r w:rsidR="00C107EA" w:rsidRPr="003F1234">
        <w:rPr>
          <w:rFonts w:ascii="Garamond" w:hAnsi="Garamond"/>
        </w:rPr>
        <w:t>b</w:t>
      </w:r>
      <w:r w:rsidRPr="003F1234">
        <w:rPr>
          <w:rFonts w:ascii="Garamond" w:hAnsi="Garamond"/>
        </w:rPr>
        <w:t xml:space="preserve">asin; however, this principle can be applied to </w:t>
      </w:r>
      <w:r w:rsidRPr="003F1234">
        <w:rPr>
          <w:rStyle w:val="Strong"/>
          <w:rFonts w:ascii="Garamond" w:eastAsiaTheme="majorEastAsia" w:hAnsi="Garamond"/>
          <w:b w:val="0"/>
          <w:bCs w:val="0"/>
        </w:rPr>
        <w:t>multiple dimensions of inter- and intra-species variation which contribute to system-wide biodiversity.</w:t>
      </w:r>
      <w:r w:rsidRPr="003F1234">
        <w:rPr>
          <w:rStyle w:val="Strong"/>
          <w:rFonts w:eastAsiaTheme="majorEastAsia"/>
        </w:rPr>
        <w:t xml:space="preserve"> </w:t>
      </w:r>
      <w:r w:rsidR="00A84E4B" w:rsidRPr="003F1234">
        <w:rPr>
          <w:rFonts w:ascii="Garamond" w:hAnsi="Garamond"/>
        </w:rPr>
        <w:t xml:space="preserve">Given growing global resource needs and increased uncertainty under novel climate regimes, </w:t>
      </w:r>
      <w:r w:rsidR="00551911" w:rsidRPr="003F1234">
        <w:rPr>
          <w:rFonts w:ascii="Garamond" w:hAnsi="Garamond"/>
        </w:rPr>
        <w:t xml:space="preserve">developing </w:t>
      </w:r>
      <w:r w:rsidR="00A84E4B" w:rsidRPr="003F1234">
        <w:rPr>
          <w:rFonts w:ascii="Garamond" w:hAnsi="Garamond"/>
        </w:rPr>
        <w:t>methods to</w:t>
      </w:r>
      <w:r w:rsidR="00551911" w:rsidRPr="003F1234">
        <w:rPr>
          <w:rFonts w:ascii="Garamond" w:hAnsi="Garamond"/>
        </w:rPr>
        <w:t xml:space="preserve"> conserve</w:t>
      </w:r>
      <w:r w:rsidR="00A84E4B" w:rsidRPr="003F1234">
        <w:rPr>
          <w:rFonts w:ascii="Garamond" w:hAnsi="Garamond"/>
        </w:rPr>
        <w:t xml:space="preserve"> biodiversity has become increasingly pressing. Applying this knowledge can inform resource management and climate adaptation strategies that continue to provide ecosystem services while safeguarding their reliability and the communities they support.</w:t>
      </w:r>
    </w:p>
    <w:sectPr w:rsidR="004F0E72" w:rsidRPr="003F1234" w:rsidSect="004712C9">
      <w:footerReference w:type="even" r:id="rId12"/>
      <w:footerReference w:type="default" r:id="rId13"/>
      <w:pgSz w:w="12240" w:h="15840"/>
      <w:pgMar w:top="1440" w:right="1440" w:bottom="1440" w:left="1440" w:header="720" w:footer="720" w:gutter="0"/>
      <w:lnNumType w:countBy="1" w:restart="continuous"/>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1" w:author="Cline, Timothy" w:date="2025-10-06T13:50:00Z" w:initials="TC">
    <w:p w14:paraId="2B7051E6" w14:textId="77777777" w:rsidR="0024031C" w:rsidRDefault="0024031C" w:rsidP="0024031C">
      <w:r>
        <w:rPr>
          <w:rStyle w:val="CommentReference"/>
        </w:rPr>
        <w:annotationRef/>
      </w:r>
      <w:r>
        <w:rPr>
          <w:color w:val="000000"/>
          <w:sz w:val="20"/>
          <w:szCs w:val="20"/>
        </w:rPr>
        <w:t xml:space="preserve">For the broad opening, I think biodiversity more broadly works here. Same principles apply to species diversity. </w:t>
      </w:r>
    </w:p>
  </w:comment>
  <w:comment w:id="3" w:author="Cline, Timothy" w:date="2025-10-06T13:55:00Z" w:initials="TC">
    <w:p w14:paraId="4411BF2E" w14:textId="77777777" w:rsidR="00F1425A" w:rsidRDefault="00F1425A" w:rsidP="00F1425A">
      <w:r>
        <w:rPr>
          <w:rStyle w:val="CommentReference"/>
        </w:rPr>
        <w:annotationRef/>
      </w:r>
      <w:r>
        <w:rPr>
          <w:color w:val="000000"/>
          <w:sz w:val="20"/>
          <w:szCs w:val="20"/>
        </w:rPr>
        <w:t>stock might be jargony depending on journal. could use population-specific</w:t>
      </w:r>
    </w:p>
  </w:comment>
  <w:comment w:id="5" w:author="Cline, Timothy" w:date="2025-10-06T14:00:00Z" w:initials="TC">
    <w:p w14:paraId="0024BF57" w14:textId="77777777" w:rsidR="00F1425A" w:rsidRDefault="00F1425A" w:rsidP="00F1425A">
      <w:r>
        <w:rPr>
          <w:rStyle w:val="CommentReference"/>
        </w:rPr>
        <w:annotationRef/>
      </w:r>
      <w:r>
        <w:rPr>
          <w:color w:val="000000"/>
          <w:sz w:val="20"/>
          <w:szCs w:val="20"/>
        </w:rPr>
        <w:t>obviously this is the goal of the closure, but doesnt this also mean that they disproportionately harvest later stocks.</w:t>
      </w:r>
    </w:p>
  </w:comment>
  <w:comment w:id="11" w:author="Cline, Timothy" w:date="2025-10-06T14:01:00Z" w:initials="TC">
    <w:p w14:paraId="5582EDB8" w14:textId="77777777" w:rsidR="00F1425A" w:rsidRDefault="00F1425A" w:rsidP="00F1425A">
      <w:r>
        <w:rPr>
          <w:rStyle w:val="CommentReference"/>
        </w:rPr>
        <w:annotationRef/>
      </w:r>
      <w:r>
        <w:rPr>
          <w:color w:val="000000"/>
          <w:sz w:val="20"/>
          <w:szCs w:val="20"/>
        </w:rPr>
        <w:t>I dont think this is limited to NA rivers</w:t>
      </w:r>
    </w:p>
  </w:comment>
  <w:comment w:id="17" w:author="Cline, Timothy" w:date="2025-10-06T14:05:00Z" w:initials="TC">
    <w:p w14:paraId="209B848D" w14:textId="77777777" w:rsidR="00F1425A" w:rsidRDefault="00F1425A" w:rsidP="00F1425A">
      <w:r>
        <w:rPr>
          <w:rStyle w:val="CommentReference"/>
        </w:rPr>
        <w:annotationRef/>
      </w:r>
      <w:r>
        <w:rPr>
          <w:color w:val="000000"/>
          <w:sz w:val="20"/>
          <w:szCs w:val="20"/>
        </w:rPr>
        <w:t>but also asymetric harvest pressure due to temporal variation in harvest rates.</w:t>
      </w:r>
    </w:p>
  </w:comment>
  <w:comment w:id="18" w:author="Cline, Timothy" w:date="2025-10-06T14:04:00Z" w:initials="TC">
    <w:p w14:paraId="26E013ED" w14:textId="0503652E" w:rsidR="00F1425A" w:rsidRDefault="00F1425A" w:rsidP="00F1425A">
      <w:r>
        <w:rPr>
          <w:rStyle w:val="CommentReference"/>
        </w:rPr>
        <w:annotationRef/>
      </w:r>
      <w:r>
        <w:rPr>
          <w:color w:val="000000"/>
          <w:sz w:val="20"/>
          <w:szCs w:val="20"/>
        </w:rPr>
        <w:t xml:space="preserve">this word is pretty ambiguous. </w:t>
      </w:r>
    </w:p>
  </w:comment>
  <w:comment w:id="20" w:author="Cline, Timothy" w:date="2025-10-06T14:07:00Z" w:initials="TC">
    <w:p w14:paraId="01D317C3" w14:textId="77777777" w:rsidR="00B60D7F" w:rsidRDefault="00B60D7F" w:rsidP="00B60D7F">
      <w:r>
        <w:rPr>
          <w:rStyle w:val="CommentReference"/>
        </w:rPr>
        <w:annotationRef/>
      </w:r>
      <w:r>
        <w:rPr>
          <w:color w:val="000000"/>
          <w:sz w:val="20"/>
          <w:szCs w:val="20"/>
        </w:rPr>
        <w:t>I want to come back to this, because a closure does not do this unless it reopens to allow fishing early.</w:t>
      </w:r>
    </w:p>
  </w:comment>
  <w:comment w:id="21" w:author="Cline, Timothy" w:date="2025-10-08T10:07:00Z" w:initials="TC">
    <w:p w14:paraId="307DC1B0" w14:textId="77777777" w:rsidR="004F4EF3" w:rsidRDefault="004F4EF3" w:rsidP="004F4EF3">
      <w:r>
        <w:rPr>
          <w:rStyle w:val="CommentReference"/>
        </w:rPr>
        <w:annotationRef/>
      </w:r>
      <w:r>
        <w:rPr>
          <w:sz w:val="20"/>
          <w:szCs w:val="20"/>
        </w:rPr>
        <w:t>arriving or run?</w:t>
      </w:r>
    </w:p>
  </w:comment>
  <w:comment w:id="26" w:author="Cline, Timothy" w:date="2025-10-08T10:23:00Z" w:initials="TC">
    <w:p w14:paraId="72141828" w14:textId="77777777" w:rsidR="00BA369C" w:rsidRDefault="00BA369C" w:rsidP="00BA369C">
      <w:r>
        <w:rPr>
          <w:rStyle w:val="CommentReference"/>
        </w:rPr>
        <w:annotationRef/>
      </w:r>
      <w:r>
        <w:rPr>
          <w:sz w:val="20"/>
          <w:szCs w:val="20"/>
        </w:rPr>
        <w:t xml:space="preserve">i think this is a really important point and at the end of the abstract you state that this front end closure will protect biodiversity, but its more nuanced. I wonder if some of that nuance should make it up there as well. </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2B7051E6" w15:done="0"/>
  <w15:commentEx w15:paraId="4411BF2E" w15:done="0"/>
  <w15:commentEx w15:paraId="0024BF57" w15:done="0"/>
  <w15:commentEx w15:paraId="5582EDB8" w15:done="0"/>
  <w15:commentEx w15:paraId="209B848D" w15:done="0"/>
  <w15:commentEx w15:paraId="26E013ED" w15:done="0"/>
  <w15:commentEx w15:paraId="01D317C3" w15:done="0"/>
  <w15:commentEx w15:paraId="307DC1B0" w15:done="0"/>
  <w15:commentEx w15:paraId="72141828"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1412DD4F" w16cex:dateUtc="2025-10-06T19:50:00Z"/>
  <w16cex:commentExtensible w16cex:durableId="549F456F" w16cex:dateUtc="2025-10-06T19:55:00Z"/>
  <w16cex:commentExtensible w16cex:durableId="2249615F" w16cex:dateUtc="2025-10-06T20:00:00Z"/>
  <w16cex:commentExtensible w16cex:durableId="333A5122" w16cex:dateUtc="2025-10-06T20:01:00Z"/>
  <w16cex:commentExtensible w16cex:durableId="12A7CD1F" w16cex:dateUtc="2025-10-06T20:05:00Z"/>
  <w16cex:commentExtensible w16cex:durableId="15244D0A" w16cex:dateUtc="2025-10-06T20:04:00Z"/>
  <w16cex:commentExtensible w16cex:durableId="7646FF23" w16cex:dateUtc="2025-10-06T20:07:00Z"/>
  <w16cex:commentExtensible w16cex:durableId="7A845238" w16cex:dateUtc="2025-10-08T16:07:00Z"/>
  <w16cex:commentExtensible w16cex:durableId="3C526B6D" w16cex:dateUtc="2025-10-08T16:23: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2B7051E6" w16cid:durableId="1412DD4F"/>
  <w16cid:commentId w16cid:paraId="4411BF2E" w16cid:durableId="549F456F"/>
  <w16cid:commentId w16cid:paraId="0024BF57" w16cid:durableId="2249615F"/>
  <w16cid:commentId w16cid:paraId="5582EDB8" w16cid:durableId="333A5122"/>
  <w16cid:commentId w16cid:paraId="209B848D" w16cid:durableId="12A7CD1F"/>
  <w16cid:commentId w16cid:paraId="26E013ED" w16cid:durableId="15244D0A"/>
  <w16cid:commentId w16cid:paraId="01D317C3" w16cid:durableId="7646FF23"/>
  <w16cid:commentId w16cid:paraId="307DC1B0" w16cid:durableId="7A845238"/>
  <w16cid:commentId w16cid:paraId="72141828" w16cid:durableId="3C526B6D"/>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A011BA7" w14:textId="77777777" w:rsidR="00730A88" w:rsidRDefault="00730A88">
      <w:pPr>
        <w:spacing w:after="0" w:line="240" w:lineRule="auto"/>
      </w:pPr>
      <w:r>
        <w:separator/>
      </w:r>
    </w:p>
  </w:endnote>
  <w:endnote w:type="continuationSeparator" w:id="0">
    <w:p w14:paraId="06E76BCD" w14:textId="77777777" w:rsidR="00730A88" w:rsidRDefault="00730A8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Garamond">
    <w:panose1 w:val="02020404030301010803"/>
    <w:charset w:val="00"/>
    <w:family w:val="roman"/>
    <w:pitch w:val="variable"/>
    <w:sig w:usb0="00000287" w:usb1="00000002" w:usb2="00000000" w:usb3="00000000" w:csb0="0000009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841923762"/>
      <w:docPartObj>
        <w:docPartGallery w:val="Page Numbers (Bottom of Page)"/>
        <w:docPartUnique/>
      </w:docPartObj>
    </w:sdtPr>
    <w:sdtContent>
      <w:p w14:paraId="0C958265" w14:textId="77777777" w:rsidR="007C2267" w:rsidRDefault="00000000">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p w14:paraId="5EB824FF" w14:textId="77777777" w:rsidR="007C2267" w:rsidRDefault="007C2267">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730426579"/>
      <w:docPartObj>
        <w:docPartGallery w:val="Page Numbers (Bottom of Page)"/>
        <w:docPartUnique/>
      </w:docPartObj>
    </w:sdtPr>
    <w:sdtContent>
      <w:p w14:paraId="3FD4FB3E" w14:textId="77777777" w:rsidR="007C2267" w:rsidRDefault="00000000">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68B73CCF" w14:textId="77777777" w:rsidR="007C2267" w:rsidRDefault="007C2267">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413FB7D" w14:textId="77777777" w:rsidR="00730A88" w:rsidRDefault="00730A88">
      <w:pPr>
        <w:spacing w:after="0" w:line="240" w:lineRule="auto"/>
      </w:pPr>
      <w:r>
        <w:separator/>
      </w:r>
    </w:p>
  </w:footnote>
  <w:footnote w:type="continuationSeparator" w:id="0">
    <w:p w14:paraId="0E64C029" w14:textId="77777777" w:rsidR="00730A88" w:rsidRDefault="00730A8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9904CD"/>
    <w:multiLevelType w:val="hybridMultilevel"/>
    <w:tmpl w:val="BC360582"/>
    <w:lvl w:ilvl="0" w:tplc="87E0FF16">
      <w:numFmt w:val="bullet"/>
      <w:lvlText w:val="-"/>
      <w:lvlJc w:val="left"/>
      <w:pPr>
        <w:ind w:left="720" w:hanging="360"/>
      </w:pPr>
      <w:rPr>
        <w:rFonts w:ascii="Times New Roman" w:eastAsia="Times New Roman"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AF3132F"/>
    <w:multiLevelType w:val="hybridMultilevel"/>
    <w:tmpl w:val="96F00CA8"/>
    <w:lvl w:ilvl="0" w:tplc="9FEE0D1E">
      <w:numFmt w:val="bullet"/>
      <w:lvlText w:val=""/>
      <w:lvlJc w:val="left"/>
      <w:pPr>
        <w:ind w:left="72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30294DD3"/>
    <w:multiLevelType w:val="hybridMultilevel"/>
    <w:tmpl w:val="C694996A"/>
    <w:lvl w:ilvl="0" w:tplc="72709C6E">
      <w:numFmt w:val="bullet"/>
      <w:lvlText w:val="-"/>
      <w:lvlJc w:val="left"/>
      <w:pPr>
        <w:ind w:left="720" w:hanging="360"/>
      </w:pPr>
      <w:rPr>
        <w:rFonts w:ascii="Garamond" w:eastAsiaTheme="minorHAnsi" w:hAnsi="Garamond"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30B00263"/>
    <w:multiLevelType w:val="hybridMultilevel"/>
    <w:tmpl w:val="33AA7B10"/>
    <w:lvl w:ilvl="0" w:tplc="43127796">
      <w:numFmt w:val="bullet"/>
      <w:lvlText w:val="-"/>
      <w:lvlJc w:val="left"/>
      <w:pPr>
        <w:ind w:left="720" w:hanging="360"/>
      </w:pPr>
      <w:rPr>
        <w:rFonts w:ascii="Garamond" w:eastAsia="Times New Roman" w:hAnsi="Garamond"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347A61CC"/>
    <w:multiLevelType w:val="hybridMultilevel"/>
    <w:tmpl w:val="A920D5FA"/>
    <w:lvl w:ilvl="0" w:tplc="77FC5AA4">
      <w:numFmt w:val="bullet"/>
      <w:lvlText w:val="-"/>
      <w:lvlJc w:val="left"/>
      <w:pPr>
        <w:ind w:left="720" w:hanging="360"/>
      </w:pPr>
      <w:rPr>
        <w:rFonts w:ascii="Garamond" w:eastAsiaTheme="minorHAnsi" w:hAnsi="Garamond"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517253A8"/>
    <w:multiLevelType w:val="hybridMultilevel"/>
    <w:tmpl w:val="E7E8395C"/>
    <w:lvl w:ilvl="0" w:tplc="87A66DAC">
      <w:numFmt w:val="bullet"/>
      <w:lvlText w:val=""/>
      <w:lvlJc w:val="left"/>
      <w:pPr>
        <w:ind w:left="72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55BC65EB"/>
    <w:multiLevelType w:val="hybridMultilevel"/>
    <w:tmpl w:val="26B2BF6A"/>
    <w:lvl w:ilvl="0" w:tplc="6CDCC6A4">
      <w:numFmt w:val="bullet"/>
      <w:lvlText w:val=""/>
      <w:lvlJc w:val="left"/>
      <w:pPr>
        <w:ind w:left="72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6C333D4F"/>
    <w:multiLevelType w:val="hybridMultilevel"/>
    <w:tmpl w:val="234C80F4"/>
    <w:lvl w:ilvl="0" w:tplc="BF06EC84">
      <w:numFmt w:val="bullet"/>
      <w:lvlText w:val=""/>
      <w:lvlJc w:val="left"/>
      <w:pPr>
        <w:ind w:left="72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375665541">
    <w:abstractNumId w:val="4"/>
  </w:num>
  <w:num w:numId="2" w16cid:durableId="1353727518">
    <w:abstractNumId w:val="2"/>
  </w:num>
  <w:num w:numId="3" w16cid:durableId="329413611">
    <w:abstractNumId w:val="7"/>
  </w:num>
  <w:num w:numId="4" w16cid:durableId="991065100">
    <w:abstractNumId w:val="5"/>
  </w:num>
  <w:num w:numId="5" w16cid:durableId="1019696258">
    <w:abstractNumId w:val="1"/>
  </w:num>
  <w:num w:numId="6" w16cid:durableId="1265116596">
    <w:abstractNumId w:val="6"/>
  </w:num>
  <w:num w:numId="7" w16cid:durableId="416367737">
    <w:abstractNumId w:val="3"/>
  </w:num>
  <w:num w:numId="8" w16cid:durableId="1863780797">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Cline, Timothy">
    <w15:presenceInfo w15:providerId="AD" w15:userId="S::s84g549@msu.montana.edu::b53db266-c02e-4ef3-8acb-16ecbf807cff"/>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1"/>
  <w:proofState w:spelling="clean" w:grammar="clean"/>
  <w:trackRevision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F3448"/>
    <w:rsid w:val="00001F4B"/>
    <w:rsid w:val="00006A7A"/>
    <w:rsid w:val="000259EB"/>
    <w:rsid w:val="00033E6D"/>
    <w:rsid w:val="00040237"/>
    <w:rsid w:val="0004196B"/>
    <w:rsid w:val="00044401"/>
    <w:rsid w:val="000566CD"/>
    <w:rsid w:val="00060FEB"/>
    <w:rsid w:val="00065DC6"/>
    <w:rsid w:val="00066D9D"/>
    <w:rsid w:val="00071218"/>
    <w:rsid w:val="00085380"/>
    <w:rsid w:val="000854BE"/>
    <w:rsid w:val="000941AF"/>
    <w:rsid w:val="000979CB"/>
    <w:rsid w:val="000B5639"/>
    <w:rsid w:val="000B7514"/>
    <w:rsid w:val="000C384D"/>
    <w:rsid w:val="000C429D"/>
    <w:rsid w:val="000C6898"/>
    <w:rsid w:val="000D6E8E"/>
    <w:rsid w:val="000F3B6C"/>
    <w:rsid w:val="001018D7"/>
    <w:rsid w:val="001028F4"/>
    <w:rsid w:val="00103582"/>
    <w:rsid w:val="00112ED8"/>
    <w:rsid w:val="00120202"/>
    <w:rsid w:val="00121BC7"/>
    <w:rsid w:val="001255D3"/>
    <w:rsid w:val="001269D4"/>
    <w:rsid w:val="00131432"/>
    <w:rsid w:val="0013324E"/>
    <w:rsid w:val="001419E1"/>
    <w:rsid w:val="001430A9"/>
    <w:rsid w:val="00143768"/>
    <w:rsid w:val="00151C49"/>
    <w:rsid w:val="0015783A"/>
    <w:rsid w:val="00162958"/>
    <w:rsid w:val="0016395C"/>
    <w:rsid w:val="001679D4"/>
    <w:rsid w:val="00171632"/>
    <w:rsid w:val="001844EB"/>
    <w:rsid w:val="0019169F"/>
    <w:rsid w:val="00197965"/>
    <w:rsid w:val="001E0D88"/>
    <w:rsid w:val="001F2097"/>
    <w:rsid w:val="0020187E"/>
    <w:rsid w:val="00206F6C"/>
    <w:rsid w:val="00213C2D"/>
    <w:rsid w:val="002256A0"/>
    <w:rsid w:val="002323C1"/>
    <w:rsid w:val="00234875"/>
    <w:rsid w:val="0024031C"/>
    <w:rsid w:val="002549E1"/>
    <w:rsid w:val="0025573D"/>
    <w:rsid w:val="002574F7"/>
    <w:rsid w:val="0026256C"/>
    <w:rsid w:val="002811E4"/>
    <w:rsid w:val="002948A2"/>
    <w:rsid w:val="002A3FE3"/>
    <w:rsid w:val="002C1C99"/>
    <w:rsid w:val="002C21B7"/>
    <w:rsid w:val="002C2F48"/>
    <w:rsid w:val="002D12FE"/>
    <w:rsid w:val="002E45E7"/>
    <w:rsid w:val="002E5716"/>
    <w:rsid w:val="00306D21"/>
    <w:rsid w:val="00310A9F"/>
    <w:rsid w:val="00312FC9"/>
    <w:rsid w:val="00313CB8"/>
    <w:rsid w:val="00343C0B"/>
    <w:rsid w:val="003442B4"/>
    <w:rsid w:val="003508BF"/>
    <w:rsid w:val="00354EC0"/>
    <w:rsid w:val="003610A6"/>
    <w:rsid w:val="003642FE"/>
    <w:rsid w:val="00367B6D"/>
    <w:rsid w:val="003717DB"/>
    <w:rsid w:val="00371AC6"/>
    <w:rsid w:val="00374558"/>
    <w:rsid w:val="00383B9A"/>
    <w:rsid w:val="00385F28"/>
    <w:rsid w:val="0039598A"/>
    <w:rsid w:val="0039711B"/>
    <w:rsid w:val="00397FF6"/>
    <w:rsid w:val="003A1EB0"/>
    <w:rsid w:val="003A53E2"/>
    <w:rsid w:val="003A58F7"/>
    <w:rsid w:val="003B0A46"/>
    <w:rsid w:val="003C2A7E"/>
    <w:rsid w:val="003D0402"/>
    <w:rsid w:val="003D30C7"/>
    <w:rsid w:val="003F1234"/>
    <w:rsid w:val="00400CBB"/>
    <w:rsid w:val="00401EE2"/>
    <w:rsid w:val="004025DD"/>
    <w:rsid w:val="0040355B"/>
    <w:rsid w:val="00416B2E"/>
    <w:rsid w:val="00424DB6"/>
    <w:rsid w:val="004261EE"/>
    <w:rsid w:val="00442120"/>
    <w:rsid w:val="00450ED3"/>
    <w:rsid w:val="00460AE8"/>
    <w:rsid w:val="00464971"/>
    <w:rsid w:val="00470C70"/>
    <w:rsid w:val="004712C9"/>
    <w:rsid w:val="0047513B"/>
    <w:rsid w:val="00477415"/>
    <w:rsid w:val="00481088"/>
    <w:rsid w:val="00491C12"/>
    <w:rsid w:val="004A0003"/>
    <w:rsid w:val="004A072A"/>
    <w:rsid w:val="004A6CF4"/>
    <w:rsid w:val="004B1488"/>
    <w:rsid w:val="004B7BC4"/>
    <w:rsid w:val="004C2230"/>
    <w:rsid w:val="004D6874"/>
    <w:rsid w:val="004E3592"/>
    <w:rsid w:val="004F04C2"/>
    <w:rsid w:val="004F0E72"/>
    <w:rsid w:val="004F324B"/>
    <w:rsid w:val="004F4EF3"/>
    <w:rsid w:val="00505979"/>
    <w:rsid w:val="005078D8"/>
    <w:rsid w:val="005104A5"/>
    <w:rsid w:val="005171B6"/>
    <w:rsid w:val="00517577"/>
    <w:rsid w:val="005229F0"/>
    <w:rsid w:val="00530411"/>
    <w:rsid w:val="00536536"/>
    <w:rsid w:val="00537343"/>
    <w:rsid w:val="005416E6"/>
    <w:rsid w:val="005463B2"/>
    <w:rsid w:val="00551911"/>
    <w:rsid w:val="005554D7"/>
    <w:rsid w:val="00557194"/>
    <w:rsid w:val="005805EB"/>
    <w:rsid w:val="005858F1"/>
    <w:rsid w:val="0059082A"/>
    <w:rsid w:val="005A53C9"/>
    <w:rsid w:val="005B3AB3"/>
    <w:rsid w:val="005C58CB"/>
    <w:rsid w:val="005E6A59"/>
    <w:rsid w:val="005F27E4"/>
    <w:rsid w:val="005F3448"/>
    <w:rsid w:val="006101C3"/>
    <w:rsid w:val="00617B67"/>
    <w:rsid w:val="00625357"/>
    <w:rsid w:val="00631AAA"/>
    <w:rsid w:val="0063694A"/>
    <w:rsid w:val="00636B84"/>
    <w:rsid w:val="00653AE8"/>
    <w:rsid w:val="00655F63"/>
    <w:rsid w:val="006617C0"/>
    <w:rsid w:val="0066241A"/>
    <w:rsid w:val="00663FC6"/>
    <w:rsid w:val="006762C3"/>
    <w:rsid w:val="00676513"/>
    <w:rsid w:val="00682611"/>
    <w:rsid w:val="00693A39"/>
    <w:rsid w:val="006A798F"/>
    <w:rsid w:val="006B1D97"/>
    <w:rsid w:val="006B418B"/>
    <w:rsid w:val="006C531D"/>
    <w:rsid w:val="006D6AEE"/>
    <w:rsid w:val="006E5473"/>
    <w:rsid w:val="0070135F"/>
    <w:rsid w:val="007072E7"/>
    <w:rsid w:val="00711069"/>
    <w:rsid w:val="00717B12"/>
    <w:rsid w:val="00724D0B"/>
    <w:rsid w:val="007266BC"/>
    <w:rsid w:val="00730A88"/>
    <w:rsid w:val="007555A4"/>
    <w:rsid w:val="007561E4"/>
    <w:rsid w:val="0076034D"/>
    <w:rsid w:val="007708F4"/>
    <w:rsid w:val="00772AC1"/>
    <w:rsid w:val="00780305"/>
    <w:rsid w:val="00793B30"/>
    <w:rsid w:val="007A1D0A"/>
    <w:rsid w:val="007B17D6"/>
    <w:rsid w:val="007B71BB"/>
    <w:rsid w:val="007C0A61"/>
    <w:rsid w:val="007C1050"/>
    <w:rsid w:val="007C2267"/>
    <w:rsid w:val="007C6D95"/>
    <w:rsid w:val="007D1726"/>
    <w:rsid w:val="007D2894"/>
    <w:rsid w:val="007D7981"/>
    <w:rsid w:val="007E1736"/>
    <w:rsid w:val="007F098D"/>
    <w:rsid w:val="007F35F9"/>
    <w:rsid w:val="007F4A77"/>
    <w:rsid w:val="007F66C5"/>
    <w:rsid w:val="007F747D"/>
    <w:rsid w:val="007F75D5"/>
    <w:rsid w:val="00807290"/>
    <w:rsid w:val="00811477"/>
    <w:rsid w:val="00816626"/>
    <w:rsid w:val="0082206F"/>
    <w:rsid w:val="00845E76"/>
    <w:rsid w:val="00856168"/>
    <w:rsid w:val="00863C27"/>
    <w:rsid w:val="0087708A"/>
    <w:rsid w:val="00881286"/>
    <w:rsid w:val="0088327B"/>
    <w:rsid w:val="0088451D"/>
    <w:rsid w:val="0088664E"/>
    <w:rsid w:val="008872F5"/>
    <w:rsid w:val="00895FC7"/>
    <w:rsid w:val="008970CF"/>
    <w:rsid w:val="008C378F"/>
    <w:rsid w:val="008D1422"/>
    <w:rsid w:val="008E3428"/>
    <w:rsid w:val="008F2118"/>
    <w:rsid w:val="008F26BA"/>
    <w:rsid w:val="0090107F"/>
    <w:rsid w:val="00907410"/>
    <w:rsid w:val="009076B8"/>
    <w:rsid w:val="009110AF"/>
    <w:rsid w:val="00917026"/>
    <w:rsid w:val="00922435"/>
    <w:rsid w:val="009263B7"/>
    <w:rsid w:val="00932FBC"/>
    <w:rsid w:val="009423AC"/>
    <w:rsid w:val="00946A92"/>
    <w:rsid w:val="00966E61"/>
    <w:rsid w:val="00967DC4"/>
    <w:rsid w:val="00971164"/>
    <w:rsid w:val="0097261B"/>
    <w:rsid w:val="0097448D"/>
    <w:rsid w:val="009833DB"/>
    <w:rsid w:val="00983880"/>
    <w:rsid w:val="00986BAC"/>
    <w:rsid w:val="009879FD"/>
    <w:rsid w:val="00990982"/>
    <w:rsid w:val="009916A5"/>
    <w:rsid w:val="009A7B39"/>
    <w:rsid w:val="009B24AC"/>
    <w:rsid w:val="009C079F"/>
    <w:rsid w:val="009C308C"/>
    <w:rsid w:val="009C42BD"/>
    <w:rsid w:val="009D3148"/>
    <w:rsid w:val="009D66DA"/>
    <w:rsid w:val="009E68C7"/>
    <w:rsid w:val="009F3E36"/>
    <w:rsid w:val="009F51C3"/>
    <w:rsid w:val="009F56C0"/>
    <w:rsid w:val="009F6624"/>
    <w:rsid w:val="009F7AF2"/>
    <w:rsid w:val="00A005B7"/>
    <w:rsid w:val="00A06CC6"/>
    <w:rsid w:val="00A13EDE"/>
    <w:rsid w:val="00A234BB"/>
    <w:rsid w:val="00A25870"/>
    <w:rsid w:val="00A26A50"/>
    <w:rsid w:val="00A3396F"/>
    <w:rsid w:val="00A36D27"/>
    <w:rsid w:val="00A44879"/>
    <w:rsid w:val="00A4712A"/>
    <w:rsid w:val="00A72EBD"/>
    <w:rsid w:val="00A84E4B"/>
    <w:rsid w:val="00AB074C"/>
    <w:rsid w:val="00AD1910"/>
    <w:rsid w:val="00AD484F"/>
    <w:rsid w:val="00AD4BE1"/>
    <w:rsid w:val="00AD7B82"/>
    <w:rsid w:val="00AF7B74"/>
    <w:rsid w:val="00B01FE3"/>
    <w:rsid w:val="00B02A4D"/>
    <w:rsid w:val="00B07AE4"/>
    <w:rsid w:val="00B13E93"/>
    <w:rsid w:val="00B27EC5"/>
    <w:rsid w:val="00B30111"/>
    <w:rsid w:val="00B40601"/>
    <w:rsid w:val="00B4720E"/>
    <w:rsid w:val="00B50583"/>
    <w:rsid w:val="00B60D7F"/>
    <w:rsid w:val="00B62128"/>
    <w:rsid w:val="00B74D8D"/>
    <w:rsid w:val="00B857E3"/>
    <w:rsid w:val="00B923D2"/>
    <w:rsid w:val="00BA369C"/>
    <w:rsid w:val="00BB27C2"/>
    <w:rsid w:val="00BB381E"/>
    <w:rsid w:val="00BC7C48"/>
    <w:rsid w:val="00BF0C62"/>
    <w:rsid w:val="00C013DD"/>
    <w:rsid w:val="00C107EA"/>
    <w:rsid w:val="00C10AF2"/>
    <w:rsid w:val="00C1704A"/>
    <w:rsid w:val="00C27BF0"/>
    <w:rsid w:val="00C31CB4"/>
    <w:rsid w:val="00C32D99"/>
    <w:rsid w:val="00C40D88"/>
    <w:rsid w:val="00C50332"/>
    <w:rsid w:val="00C50733"/>
    <w:rsid w:val="00C6603A"/>
    <w:rsid w:val="00C67240"/>
    <w:rsid w:val="00C67BC1"/>
    <w:rsid w:val="00C7034D"/>
    <w:rsid w:val="00C83BF2"/>
    <w:rsid w:val="00C92AB0"/>
    <w:rsid w:val="00C93DD5"/>
    <w:rsid w:val="00C95028"/>
    <w:rsid w:val="00C9741A"/>
    <w:rsid w:val="00C97C2C"/>
    <w:rsid w:val="00CA262D"/>
    <w:rsid w:val="00CA7EEC"/>
    <w:rsid w:val="00CB2EEB"/>
    <w:rsid w:val="00CB3C24"/>
    <w:rsid w:val="00CC7CEE"/>
    <w:rsid w:val="00CD3038"/>
    <w:rsid w:val="00CE2EB6"/>
    <w:rsid w:val="00CF03CC"/>
    <w:rsid w:val="00CF45A1"/>
    <w:rsid w:val="00CF6CDB"/>
    <w:rsid w:val="00D0176E"/>
    <w:rsid w:val="00D0546A"/>
    <w:rsid w:val="00D05EAB"/>
    <w:rsid w:val="00D105F1"/>
    <w:rsid w:val="00D149EB"/>
    <w:rsid w:val="00D30A4B"/>
    <w:rsid w:val="00D36A10"/>
    <w:rsid w:val="00D409CC"/>
    <w:rsid w:val="00D43F43"/>
    <w:rsid w:val="00D47703"/>
    <w:rsid w:val="00D53B0E"/>
    <w:rsid w:val="00D57D37"/>
    <w:rsid w:val="00D625F2"/>
    <w:rsid w:val="00D86CD4"/>
    <w:rsid w:val="00D91D5D"/>
    <w:rsid w:val="00DA0881"/>
    <w:rsid w:val="00DA289A"/>
    <w:rsid w:val="00DA7E79"/>
    <w:rsid w:val="00DC75BB"/>
    <w:rsid w:val="00DD0E6E"/>
    <w:rsid w:val="00DD2C4D"/>
    <w:rsid w:val="00DD7574"/>
    <w:rsid w:val="00DE33E0"/>
    <w:rsid w:val="00DF1D5B"/>
    <w:rsid w:val="00E10F4A"/>
    <w:rsid w:val="00E11585"/>
    <w:rsid w:val="00E20CE9"/>
    <w:rsid w:val="00E212FE"/>
    <w:rsid w:val="00E26D9D"/>
    <w:rsid w:val="00E352BB"/>
    <w:rsid w:val="00E355B2"/>
    <w:rsid w:val="00E35FA9"/>
    <w:rsid w:val="00E454BB"/>
    <w:rsid w:val="00E45D57"/>
    <w:rsid w:val="00E46D9E"/>
    <w:rsid w:val="00E61436"/>
    <w:rsid w:val="00E671EF"/>
    <w:rsid w:val="00E719E1"/>
    <w:rsid w:val="00E82AC1"/>
    <w:rsid w:val="00E84029"/>
    <w:rsid w:val="00E86789"/>
    <w:rsid w:val="00E94ABC"/>
    <w:rsid w:val="00E95A9F"/>
    <w:rsid w:val="00EB2EDF"/>
    <w:rsid w:val="00ED2A48"/>
    <w:rsid w:val="00EE1A96"/>
    <w:rsid w:val="00EE2480"/>
    <w:rsid w:val="00EE5153"/>
    <w:rsid w:val="00EE55A4"/>
    <w:rsid w:val="00EF1756"/>
    <w:rsid w:val="00EF5ED9"/>
    <w:rsid w:val="00EF6581"/>
    <w:rsid w:val="00EF730C"/>
    <w:rsid w:val="00F01811"/>
    <w:rsid w:val="00F02538"/>
    <w:rsid w:val="00F06D5A"/>
    <w:rsid w:val="00F1425A"/>
    <w:rsid w:val="00F2018F"/>
    <w:rsid w:val="00F20CE9"/>
    <w:rsid w:val="00F21C45"/>
    <w:rsid w:val="00F315A1"/>
    <w:rsid w:val="00F335F2"/>
    <w:rsid w:val="00F3538C"/>
    <w:rsid w:val="00F3736F"/>
    <w:rsid w:val="00F41CBE"/>
    <w:rsid w:val="00F41FAF"/>
    <w:rsid w:val="00F432BD"/>
    <w:rsid w:val="00F51DB9"/>
    <w:rsid w:val="00F552CD"/>
    <w:rsid w:val="00F55974"/>
    <w:rsid w:val="00F73FEE"/>
    <w:rsid w:val="00FA2074"/>
    <w:rsid w:val="00FA738D"/>
    <w:rsid w:val="00FB33D7"/>
    <w:rsid w:val="00FB3E37"/>
    <w:rsid w:val="00FC42A0"/>
    <w:rsid w:val="00FD1F7F"/>
    <w:rsid w:val="00FD5572"/>
    <w:rsid w:val="00FD6CE5"/>
    <w:rsid w:val="00FE3CBB"/>
    <w:rsid w:val="00FE3D0B"/>
    <w:rsid w:val="00FF1407"/>
    <w:rsid w:val="00FF19B1"/>
    <w:rsid w:val="00FF6E5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167230"/>
  <w15:chartTrackingRefBased/>
  <w15:docId w15:val="{BC4DA16D-8038-0048-8D7D-2B067A3C13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712C9"/>
  </w:style>
  <w:style w:type="paragraph" w:styleId="Heading1">
    <w:name w:val="heading 1"/>
    <w:basedOn w:val="Normal"/>
    <w:next w:val="Normal"/>
    <w:link w:val="Heading1Char"/>
    <w:uiPriority w:val="9"/>
    <w:qFormat/>
    <w:rsid w:val="005F344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F344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F344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F344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F344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F344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F344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F344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F344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F344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F344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F344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F344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F344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F344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F344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F344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F3448"/>
    <w:rPr>
      <w:rFonts w:eastAsiaTheme="majorEastAsia" w:cstheme="majorBidi"/>
      <w:color w:val="272727" w:themeColor="text1" w:themeTint="D8"/>
    </w:rPr>
  </w:style>
  <w:style w:type="paragraph" w:styleId="Title">
    <w:name w:val="Title"/>
    <w:basedOn w:val="Normal"/>
    <w:next w:val="Normal"/>
    <w:link w:val="TitleChar"/>
    <w:uiPriority w:val="10"/>
    <w:qFormat/>
    <w:rsid w:val="005F344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F344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F344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F344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F3448"/>
    <w:pPr>
      <w:spacing w:before="160"/>
      <w:jc w:val="center"/>
    </w:pPr>
    <w:rPr>
      <w:i/>
      <w:iCs/>
      <w:color w:val="404040" w:themeColor="text1" w:themeTint="BF"/>
    </w:rPr>
  </w:style>
  <w:style w:type="character" w:customStyle="1" w:styleId="QuoteChar">
    <w:name w:val="Quote Char"/>
    <w:basedOn w:val="DefaultParagraphFont"/>
    <w:link w:val="Quote"/>
    <w:uiPriority w:val="29"/>
    <w:rsid w:val="005F3448"/>
    <w:rPr>
      <w:i/>
      <w:iCs/>
      <w:color w:val="404040" w:themeColor="text1" w:themeTint="BF"/>
    </w:rPr>
  </w:style>
  <w:style w:type="paragraph" w:styleId="ListParagraph">
    <w:name w:val="List Paragraph"/>
    <w:basedOn w:val="Normal"/>
    <w:uiPriority w:val="34"/>
    <w:qFormat/>
    <w:rsid w:val="005F3448"/>
    <w:pPr>
      <w:ind w:left="720"/>
      <w:contextualSpacing/>
    </w:pPr>
  </w:style>
  <w:style w:type="character" w:styleId="IntenseEmphasis">
    <w:name w:val="Intense Emphasis"/>
    <w:basedOn w:val="DefaultParagraphFont"/>
    <w:uiPriority w:val="21"/>
    <w:qFormat/>
    <w:rsid w:val="005F3448"/>
    <w:rPr>
      <w:i/>
      <w:iCs/>
      <w:color w:val="0F4761" w:themeColor="accent1" w:themeShade="BF"/>
    </w:rPr>
  </w:style>
  <w:style w:type="paragraph" w:styleId="IntenseQuote">
    <w:name w:val="Intense Quote"/>
    <w:basedOn w:val="Normal"/>
    <w:next w:val="Normal"/>
    <w:link w:val="IntenseQuoteChar"/>
    <w:uiPriority w:val="30"/>
    <w:qFormat/>
    <w:rsid w:val="005F344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F3448"/>
    <w:rPr>
      <w:i/>
      <w:iCs/>
      <w:color w:val="0F4761" w:themeColor="accent1" w:themeShade="BF"/>
    </w:rPr>
  </w:style>
  <w:style w:type="character" w:styleId="IntenseReference">
    <w:name w:val="Intense Reference"/>
    <w:basedOn w:val="DefaultParagraphFont"/>
    <w:uiPriority w:val="32"/>
    <w:qFormat/>
    <w:rsid w:val="005F3448"/>
    <w:rPr>
      <w:b/>
      <w:bCs/>
      <w:smallCaps/>
      <w:color w:val="0F4761" w:themeColor="accent1" w:themeShade="BF"/>
      <w:spacing w:val="5"/>
    </w:rPr>
  </w:style>
  <w:style w:type="character" w:styleId="HTMLCode">
    <w:name w:val="HTML Code"/>
    <w:basedOn w:val="DefaultParagraphFont"/>
    <w:uiPriority w:val="99"/>
    <w:semiHidden/>
    <w:unhideWhenUsed/>
    <w:rsid w:val="00986BAC"/>
    <w:rPr>
      <w:rFonts w:ascii="Courier New" w:eastAsia="Times New Roman" w:hAnsi="Courier New" w:cs="Courier New"/>
      <w:sz w:val="20"/>
      <w:szCs w:val="20"/>
    </w:rPr>
  </w:style>
  <w:style w:type="paragraph" w:styleId="NormalWeb">
    <w:name w:val="Normal (Web)"/>
    <w:basedOn w:val="Normal"/>
    <w:uiPriority w:val="99"/>
    <w:unhideWhenUsed/>
    <w:rsid w:val="00033E6D"/>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whitespace-normal">
    <w:name w:val="whitespace-normal"/>
    <w:basedOn w:val="Normal"/>
    <w:rsid w:val="004712C9"/>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4712C9"/>
    <w:rPr>
      <w:b/>
      <w:bCs/>
    </w:rPr>
  </w:style>
  <w:style w:type="character" w:customStyle="1" w:styleId="katex-mathml">
    <w:name w:val="katex-mathml"/>
    <w:basedOn w:val="DefaultParagraphFont"/>
    <w:rsid w:val="004712C9"/>
  </w:style>
  <w:style w:type="character" w:customStyle="1" w:styleId="mord">
    <w:name w:val="mord"/>
    <w:basedOn w:val="DefaultParagraphFont"/>
    <w:rsid w:val="004712C9"/>
  </w:style>
  <w:style w:type="paragraph" w:styleId="Bibliography">
    <w:name w:val="Bibliography"/>
    <w:basedOn w:val="Normal"/>
    <w:next w:val="Normal"/>
    <w:uiPriority w:val="37"/>
    <w:unhideWhenUsed/>
    <w:rsid w:val="004712C9"/>
    <w:pPr>
      <w:spacing w:after="0" w:line="480" w:lineRule="auto"/>
      <w:ind w:left="720" w:hanging="720"/>
    </w:pPr>
  </w:style>
  <w:style w:type="paragraph" w:styleId="Footer">
    <w:name w:val="footer"/>
    <w:basedOn w:val="Normal"/>
    <w:link w:val="FooterChar"/>
    <w:uiPriority w:val="99"/>
    <w:unhideWhenUsed/>
    <w:rsid w:val="004712C9"/>
    <w:pPr>
      <w:tabs>
        <w:tab w:val="center" w:pos="4680"/>
        <w:tab w:val="right" w:pos="9360"/>
      </w:tabs>
      <w:spacing w:after="0" w:line="240" w:lineRule="auto"/>
    </w:pPr>
  </w:style>
  <w:style w:type="character" w:customStyle="1" w:styleId="FooterChar">
    <w:name w:val="Footer Char"/>
    <w:basedOn w:val="DefaultParagraphFont"/>
    <w:link w:val="Footer"/>
    <w:uiPriority w:val="99"/>
    <w:rsid w:val="004712C9"/>
  </w:style>
  <w:style w:type="character" w:styleId="PageNumber">
    <w:name w:val="page number"/>
    <w:basedOn w:val="DefaultParagraphFont"/>
    <w:uiPriority w:val="99"/>
    <w:semiHidden/>
    <w:unhideWhenUsed/>
    <w:rsid w:val="004712C9"/>
  </w:style>
  <w:style w:type="character" w:styleId="LineNumber">
    <w:name w:val="line number"/>
    <w:basedOn w:val="DefaultParagraphFont"/>
    <w:uiPriority w:val="99"/>
    <w:semiHidden/>
    <w:unhideWhenUsed/>
    <w:rsid w:val="004712C9"/>
  </w:style>
  <w:style w:type="character" w:styleId="CommentReference">
    <w:name w:val="annotation reference"/>
    <w:basedOn w:val="DefaultParagraphFont"/>
    <w:uiPriority w:val="99"/>
    <w:semiHidden/>
    <w:unhideWhenUsed/>
    <w:rsid w:val="002A3FE3"/>
    <w:rPr>
      <w:sz w:val="16"/>
      <w:szCs w:val="16"/>
    </w:rPr>
  </w:style>
  <w:style w:type="paragraph" w:styleId="CommentText">
    <w:name w:val="annotation text"/>
    <w:basedOn w:val="Normal"/>
    <w:link w:val="CommentTextChar"/>
    <w:uiPriority w:val="99"/>
    <w:unhideWhenUsed/>
    <w:rsid w:val="002A3FE3"/>
    <w:pPr>
      <w:spacing w:line="240" w:lineRule="auto"/>
    </w:pPr>
    <w:rPr>
      <w:sz w:val="20"/>
      <w:szCs w:val="20"/>
    </w:rPr>
  </w:style>
  <w:style w:type="character" w:customStyle="1" w:styleId="CommentTextChar">
    <w:name w:val="Comment Text Char"/>
    <w:basedOn w:val="DefaultParagraphFont"/>
    <w:link w:val="CommentText"/>
    <w:uiPriority w:val="99"/>
    <w:rsid w:val="002A3FE3"/>
    <w:rPr>
      <w:sz w:val="20"/>
      <w:szCs w:val="20"/>
    </w:rPr>
  </w:style>
  <w:style w:type="paragraph" w:styleId="CommentSubject">
    <w:name w:val="annotation subject"/>
    <w:basedOn w:val="CommentText"/>
    <w:next w:val="CommentText"/>
    <w:link w:val="CommentSubjectChar"/>
    <w:uiPriority w:val="99"/>
    <w:semiHidden/>
    <w:unhideWhenUsed/>
    <w:rsid w:val="002A3FE3"/>
    <w:rPr>
      <w:b/>
      <w:bCs/>
    </w:rPr>
  </w:style>
  <w:style w:type="character" w:customStyle="1" w:styleId="CommentSubjectChar">
    <w:name w:val="Comment Subject Char"/>
    <w:basedOn w:val="CommentTextChar"/>
    <w:link w:val="CommentSubject"/>
    <w:uiPriority w:val="99"/>
    <w:semiHidden/>
    <w:rsid w:val="002A3FE3"/>
    <w:rPr>
      <w:b/>
      <w:bCs/>
      <w:sz w:val="20"/>
      <w:szCs w:val="20"/>
    </w:rPr>
  </w:style>
  <w:style w:type="paragraph" w:styleId="Revision">
    <w:name w:val="Revision"/>
    <w:hidden/>
    <w:uiPriority w:val="99"/>
    <w:semiHidden/>
    <w:rsid w:val="00F552CD"/>
    <w:pPr>
      <w:spacing w:after="0" w:line="240" w:lineRule="auto"/>
    </w:pPr>
  </w:style>
  <w:style w:type="character" w:customStyle="1" w:styleId="inline-flex">
    <w:name w:val="inline-flex"/>
    <w:basedOn w:val="DefaultParagraphFont"/>
    <w:rsid w:val="00DC75BB"/>
  </w:style>
  <w:style w:type="character" w:customStyle="1" w:styleId="text-nowrap">
    <w:name w:val="text-nowrap"/>
    <w:basedOn w:val="DefaultParagraphFont"/>
    <w:rsid w:val="00DC75BB"/>
  </w:style>
  <w:style w:type="paragraph" w:styleId="Header">
    <w:name w:val="header"/>
    <w:basedOn w:val="Normal"/>
    <w:link w:val="HeaderChar"/>
    <w:uiPriority w:val="99"/>
    <w:unhideWhenUsed/>
    <w:rsid w:val="00932FBC"/>
    <w:pPr>
      <w:tabs>
        <w:tab w:val="center" w:pos="4680"/>
        <w:tab w:val="right" w:pos="9360"/>
      </w:tabs>
      <w:spacing w:after="0" w:line="240" w:lineRule="auto"/>
    </w:pPr>
  </w:style>
  <w:style w:type="character" w:customStyle="1" w:styleId="HeaderChar">
    <w:name w:val="Header Char"/>
    <w:basedOn w:val="DefaultParagraphFont"/>
    <w:link w:val="Header"/>
    <w:uiPriority w:val="99"/>
    <w:rsid w:val="00932FBC"/>
  </w:style>
  <w:style w:type="character" w:styleId="Hyperlink">
    <w:name w:val="Hyperlink"/>
    <w:basedOn w:val="DefaultParagraphFont"/>
    <w:uiPriority w:val="99"/>
    <w:unhideWhenUsed/>
    <w:rsid w:val="005858F1"/>
    <w:rPr>
      <w:color w:val="467886" w:themeColor="hyperlink"/>
      <w:u w:val="single"/>
    </w:rPr>
  </w:style>
  <w:style w:type="character" w:styleId="UnresolvedMention">
    <w:name w:val="Unresolved Mention"/>
    <w:basedOn w:val="DefaultParagraphFont"/>
    <w:uiPriority w:val="99"/>
    <w:semiHidden/>
    <w:unhideWhenUsed/>
    <w:rsid w:val="005858F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0392391">
      <w:bodyDiv w:val="1"/>
      <w:marLeft w:val="0"/>
      <w:marRight w:val="0"/>
      <w:marTop w:val="0"/>
      <w:marBottom w:val="0"/>
      <w:divBdr>
        <w:top w:val="none" w:sz="0" w:space="0" w:color="auto"/>
        <w:left w:val="none" w:sz="0" w:space="0" w:color="auto"/>
        <w:bottom w:val="none" w:sz="0" w:space="0" w:color="auto"/>
        <w:right w:val="none" w:sz="0" w:space="0" w:color="auto"/>
      </w:divBdr>
    </w:div>
    <w:div w:id="169411185">
      <w:bodyDiv w:val="1"/>
      <w:marLeft w:val="0"/>
      <w:marRight w:val="0"/>
      <w:marTop w:val="0"/>
      <w:marBottom w:val="0"/>
      <w:divBdr>
        <w:top w:val="none" w:sz="0" w:space="0" w:color="auto"/>
        <w:left w:val="none" w:sz="0" w:space="0" w:color="auto"/>
        <w:bottom w:val="none" w:sz="0" w:space="0" w:color="auto"/>
        <w:right w:val="none" w:sz="0" w:space="0" w:color="auto"/>
      </w:divBdr>
      <w:divsChild>
        <w:div w:id="396903172">
          <w:marLeft w:val="0"/>
          <w:marRight w:val="0"/>
          <w:marTop w:val="0"/>
          <w:marBottom w:val="0"/>
          <w:divBdr>
            <w:top w:val="none" w:sz="0" w:space="0" w:color="auto"/>
            <w:left w:val="none" w:sz="0" w:space="0" w:color="auto"/>
            <w:bottom w:val="none" w:sz="0" w:space="0" w:color="auto"/>
            <w:right w:val="none" w:sz="0" w:space="0" w:color="auto"/>
          </w:divBdr>
          <w:divsChild>
            <w:div w:id="863981730">
              <w:marLeft w:val="0"/>
              <w:marRight w:val="0"/>
              <w:marTop w:val="0"/>
              <w:marBottom w:val="0"/>
              <w:divBdr>
                <w:top w:val="none" w:sz="0" w:space="0" w:color="auto"/>
                <w:left w:val="none" w:sz="0" w:space="0" w:color="auto"/>
                <w:bottom w:val="none" w:sz="0" w:space="0" w:color="auto"/>
                <w:right w:val="none" w:sz="0" w:space="0" w:color="auto"/>
              </w:divBdr>
              <w:divsChild>
                <w:div w:id="145821068">
                  <w:marLeft w:val="0"/>
                  <w:marRight w:val="0"/>
                  <w:marTop w:val="0"/>
                  <w:marBottom w:val="0"/>
                  <w:divBdr>
                    <w:top w:val="none" w:sz="0" w:space="0" w:color="auto"/>
                    <w:left w:val="none" w:sz="0" w:space="0" w:color="auto"/>
                    <w:bottom w:val="none" w:sz="0" w:space="0" w:color="auto"/>
                    <w:right w:val="none" w:sz="0" w:space="0" w:color="auto"/>
                  </w:divBdr>
                  <w:divsChild>
                    <w:div w:id="270672772">
                      <w:marLeft w:val="0"/>
                      <w:marRight w:val="0"/>
                      <w:marTop w:val="0"/>
                      <w:marBottom w:val="0"/>
                      <w:divBdr>
                        <w:top w:val="none" w:sz="0" w:space="0" w:color="auto"/>
                        <w:left w:val="none" w:sz="0" w:space="0" w:color="auto"/>
                        <w:bottom w:val="none" w:sz="0" w:space="0" w:color="auto"/>
                        <w:right w:val="none" w:sz="0" w:space="0" w:color="auto"/>
                      </w:divBdr>
                      <w:divsChild>
                        <w:div w:id="907881641">
                          <w:marLeft w:val="0"/>
                          <w:marRight w:val="0"/>
                          <w:marTop w:val="0"/>
                          <w:marBottom w:val="0"/>
                          <w:divBdr>
                            <w:top w:val="none" w:sz="0" w:space="0" w:color="auto"/>
                            <w:left w:val="none" w:sz="0" w:space="0" w:color="auto"/>
                            <w:bottom w:val="none" w:sz="0" w:space="0" w:color="auto"/>
                            <w:right w:val="none" w:sz="0" w:space="0" w:color="auto"/>
                          </w:divBdr>
                          <w:divsChild>
                            <w:div w:id="1816218057">
                              <w:marLeft w:val="0"/>
                              <w:marRight w:val="0"/>
                              <w:marTop w:val="0"/>
                              <w:marBottom w:val="0"/>
                              <w:divBdr>
                                <w:top w:val="none" w:sz="0" w:space="0" w:color="auto"/>
                                <w:left w:val="none" w:sz="0" w:space="0" w:color="auto"/>
                                <w:bottom w:val="none" w:sz="0" w:space="0" w:color="auto"/>
                                <w:right w:val="none" w:sz="0" w:space="0" w:color="auto"/>
                              </w:divBdr>
                              <w:divsChild>
                                <w:div w:id="13545753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2203401">
                          <w:marLeft w:val="0"/>
                          <w:marRight w:val="0"/>
                          <w:marTop w:val="0"/>
                          <w:marBottom w:val="0"/>
                          <w:divBdr>
                            <w:top w:val="none" w:sz="0" w:space="0" w:color="auto"/>
                            <w:left w:val="none" w:sz="0" w:space="0" w:color="auto"/>
                            <w:bottom w:val="none" w:sz="0" w:space="0" w:color="auto"/>
                            <w:right w:val="none" w:sz="0" w:space="0" w:color="auto"/>
                          </w:divBdr>
                          <w:divsChild>
                            <w:div w:id="615065491">
                              <w:marLeft w:val="0"/>
                              <w:marRight w:val="0"/>
                              <w:marTop w:val="0"/>
                              <w:marBottom w:val="0"/>
                              <w:divBdr>
                                <w:top w:val="none" w:sz="0" w:space="0" w:color="auto"/>
                                <w:left w:val="none" w:sz="0" w:space="0" w:color="auto"/>
                                <w:bottom w:val="none" w:sz="0" w:space="0" w:color="auto"/>
                                <w:right w:val="none" w:sz="0" w:space="0" w:color="auto"/>
                              </w:divBdr>
                              <w:divsChild>
                                <w:div w:id="1963072451">
                                  <w:marLeft w:val="0"/>
                                  <w:marRight w:val="0"/>
                                  <w:marTop w:val="0"/>
                                  <w:marBottom w:val="0"/>
                                  <w:divBdr>
                                    <w:top w:val="none" w:sz="0" w:space="0" w:color="auto"/>
                                    <w:left w:val="none" w:sz="0" w:space="0" w:color="auto"/>
                                    <w:bottom w:val="none" w:sz="0" w:space="0" w:color="auto"/>
                                    <w:right w:val="none" w:sz="0" w:space="0" w:color="auto"/>
                                  </w:divBdr>
                                  <w:divsChild>
                                    <w:div w:id="18514825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70294701">
              <w:marLeft w:val="0"/>
              <w:marRight w:val="0"/>
              <w:marTop w:val="0"/>
              <w:marBottom w:val="0"/>
              <w:divBdr>
                <w:top w:val="none" w:sz="0" w:space="0" w:color="auto"/>
                <w:left w:val="none" w:sz="0" w:space="0" w:color="auto"/>
                <w:bottom w:val="none" w:sz="0" w:space="0" w:color="auto"/>
                <w:right w:val="none" w:sz="0" w:space="0" w:color="auto"/>
              </w:divBdr>
              <w:divsChild>
                <w:div w:id="1697384131">
                  <w:marLeft w:val="0"/>
                  <w:marRight w:val="0"/>
                  <w:marTop w:val="0"/>
                  <w:marBottom w:val="0"/>
                  <w:divBdr>
                    <w:top w:val="none" w:sz="0" w:space="0" w:color="auto"/>
                    <w:left w:val="none" w:sz="0" w:space="0" w:color="auto"/>
                    <w:bottom w:val="none" w:sz="0" w:space="0" w:color="auto"/>
                    <w:right w:val="none" w:sz="0" w:space="0" w:color="auto"/>
                  </w:divBdr>
                  <w:divsChild>
                    <w:div w:id="18583459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92854164">
      <w:bodyDiv w:val="1"/>
      <w:marLeft w:val="0"/>
      <w:marRight w:val="0"/>
      <w:marTop w:val="0"/>
      <w:marBottom w:val="0"/>
      <w:divBdr>
        <w:top w:val="none" w:sz="0" w:space="0" w:color="auto"/>
        <w:left w:val="none" w:sz="0" w:space="0" w:color="auto"/>
        <w:bottom w:val="none" w:sz="0" w:space="0" w:color="auto"/>
        <w:right w:val="none" w:sz="0" w:space="0" w:color="auto"/>
      </w:divBdr>
    </w:div>
    <w:div w:id="437679908">
      <w:bodyDiv w:val="1"/>
      <w:marLeft w:val="0"/>
      <w:marRight w:val="0"/>
      <w:marTop w:val="0"/>
      <w:marBottom w:val="0"/>
      <w:divBdr>
        <w:top w:val="none" w:sz="0" w:space="0" w:color="auto"/>
        <w:left w:val="none" w:sz="0" w:space="0" w:color="auto"/>
        <w:bottom w:val="none" w:sz="0" w:space="0" w:color="auto"/>
        <w:right w:val="none" w:sz="0" w:space="0" w:color="auto"/>
      </w:divBdr>
    </w:div>
    <w:div w:id="529995183">
      <w:bodyDiv w:val="1"/>
      <w:marLeft w:val="0"/>
      <w:marRight w:val="0"/>
      <w:marTop w:val="0"/>
      <w:marBottom w:val="0"/>
      <w:divBdr>
        <w:top w:val="none" w:sz="0" w:space="0" w:color="auto"/>
        <w:left w:val="none" w:sz="0" w:space="0" w:color="auto"/>
        <w:bottom w:val="none" w:sz="0" w:space="0" w:color="auto"/>
        <w:right w:val="none" w:sz="0" w:space="0" w:color="auto"/>
      </w:divBdr>
    </w:div>
    <w:div w:id="624502903">
      <w:bodyDiv w:val="1"/>
      <w:marLeft w:val="0"/>
      <w:marRight w:val="0"/>
      <w:marTop w:val="0"/>
      <w:marBottom w:val="0"/>
      <w:divBdr>
        <w:top w:val="none" w:sz="0" w:space="0" w:color="auto"/>
        <w:left w:val="none" w:sz="0" w:space="0" w:color="auto"/>
        <w:bottom w:val="none" w:sz="0" w:space="0" w:color="auto"/>
        <w:right w:val="none" w:sz="0" w:space="0" w:color="auto"/>
      </w:divBdr>
    </w:div>
    <w:div w:id="977417581">
      <w:bodyDiv w:val="1"/>
      <w:marLeft w:val="0"/>
      <w:marRight w:val="0"/>
      <w:marTop w:val="0"/>
      <w:marBottom w:val="0"/>
      <w:divBdr>
        <w:top w:val="none" w:sz="0" w:space="0" w:color="auto"/>
        <w:left w:val="none" w:sz="0" w:space="0" w:color="auto"/>
        <w:bottom w:val="none" w:sz="0" w:space="0" w:color="auto"/>
        <w:right w:val="none" w:sz="0" w:space="0" w:color="auto"/>
      </w:divBdr>
      <w:divsChild>
        <w:div w:id="822698402">
          <w:marLeft w:val="0"/>
          <w:marRight w:val="0"/>
          <w:marTop w:val="0"/>
          <w:marBottom w:val="0"/>
          <w:divBdr>
            <w:top w:val="single" w:sz="2" w:space="0" w:color="auto"/>
            <w:left w:val="single" w:sz="2" w:space="0" w:color="auto"/>
            <w:bottom w:val="single" w:sz="2" w:space="0" w:color="auto"/>
            <w:right w:val="single" w:sz="2" w:space="0" w:color="auto"/>
          </w:divBdr>
          <w:divsChild>
            <w:div w:id="292952091">
              <w:marLeft w:val="0"/>
              <w:marRight w:val="0"/>
              <w:marTop w:val="0"/>
              <w:marBottom w:val="0"/>
              <w:divBdr>
                <w:top w:val="single" w:sz="2" w:space="0" w:color="auto"/>
                <w:left w:val="single" w:sz="2" w:space="0" w:color="auto"/>
                <w:bottom w:val="single" w:sz="2" w:space="0" w:color="auto"/>
                <w:right w:val="single" w:sz="2" w:space="0" w:color="auto"/>
              </w:divBdr>
              <w:divsChild>
                <w:div w:id="21639512">
                  <w:marLeft w:val="0"/>
                  <w:marRight w:val="0"/>
                  <w:marTop w:val="0"/>
                  <w:marBottom w:val="0"/>
                  <w:divBdr>
                    <w:top w:val="single" w:sz="2" w:space="0" w:color="auto"/>
                    <w:left w:val="single" w:sz="2" w:space="0" w:color="auto"/>
                    <w:bottom w:val="single" w:sz="2" w:space="0" w:color="auto"/>
                    <w:right w:val="single" w:sz="2" w:space="0" w:color="auto"/>
                  </w:divBdr>
                  <w:divsChild>
                    <w:div w:id="1069621397">
                      <w:marLeft w:val="0"/>
                      <w:marRight w:val="0"/>
                      <w:marTop w:val="0"/>
                      <w:marBottom w:val="0"/>
                      <w:divBdr>
                        <w:top w:val="single" w:sz="2" w:space="0" w:color="auto"/>
                        <w:left w:val="single" w:sz="2" w:space="0" w:color="auto"/>
                        <w:bottom w:val="single" w:sz="2" w:space="0" w:color="auto"/>
                        <w:right w:val="single" w:sz="2" w:space="0" w:color="auto"/>
                      </w:divBdr>
                      <w:divsChild>
                        <w:div w:id="732774256">
                          <w:marLeft w:val="0"/>
                          <w:marRight w:val="0"/>
                          <w:marTop w:val="0"/>
                          <w:marBottom w:val="0"/>
                          <w:divBdr>
                            <w:top w:val="single" w:sz="2" w:space="0" w:color="auto"/>
                            <w:left w:val="single" w:sz="2" w:space="0" w:color="auto"/>
                            <w:bottom w:val="single" w:sz="2" w:space="0" w:color="auto"/>
                            <w:right w:val="single" w:sz="2" w:space="0" w:color="auto"/>
                          </w:divBdr>
                          <w:divsChild>
                            <w:div w:id="1007363139">
                              <w:marLeft w:val="0"/>
                              <w:marRight w:val="0"/>
                              <w:marTop w:val="0"/>
                              <w:marBottom w:val="0"/>
                              <w:divBdr>
                                <w:top w:val="single" w:sz="2" w:space="0" w:color="auto"/>
                                <w:left w:val="single" w:sz="2" w:space="0" w:color="auto"/>
                                <w:bottom w:val="single" w:sz="2" w:space="0" w:color="auto"/>
                                <w:right w:val="single" w:sz="2" w:space="0" w:color="auto"/>
                              </w:divBdr>
                              <w:divsChild>
                                <w:div w:id="1674643671">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827215028">
                          <w:marLeft w:val="0"/>
                          <w:marRight w:val="0"/>
                          <w:marTop w:val="0"/>
                          <w:marBottom w:val="0"/>
                          <w:divBdr>
                            <w:top w:val="single" w:sz="2" w:space="0" w:color="auto"/>
                            <w:left w:val="single" w:sz="2" w:space="0" w:color="auto"/>
                            <w:bottom w:val="single" w:sz="2" w:space="0" w:color="auto"/>
                            <w:right w:val="single" w:sz="2" w:space="0" w:color="auto"/>
                          </w:divBdr>
                          <w:divsChild>
                            <w:div w:id="621224957">
                              <w:marLeft w:val="0"/>
                              <w:marRight w:val="0"/>
                              <w:marTop w:val="0"/>
                              <w:marBottom w:val="0"/>
                              <w:divBdr>
                                <w:top w:val="single" w:sz="2" w:space="0" w:color="auto"/>
                                <w:left w:val="single" w:sz="2" w:space="0" w:color="auto"/>
                                <w:bottom w:val="single" w:sz="2" w:space="0" w:color="auto"/>
                                <w:right w:val="single" w:sz="2" w:space="0" w:color="auto"/>
                              </w:divBdr>
                              <w:divsChild>
                                <w:div w:id="294331796">
                                  <w:marLeft w:val="0"/>
                                  <w:marRight w:val="0"/>
                                  <w:marTop w:val="0"/>
                                  <w:marBottom w:val="0"/>
                                  <w:divBdr>
                                    <w:top w:val="single" w:sz="2" w:space="0" w:color="auto"/>
                                    <w:left w:val="single" w:sz="2" w:space="0" w:color="auto"/>
                                    <w:bottom w:val="single" w:sz="2" w:space="0" w:color="auto"/>
                                    <w:right w:val="single" w:sz="2" w:space="0" w:color="auto"/>
                                  </w:divBdr>
                                  <w:divsChild>
                                    <w:div w:id="1253247214">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 w:id="618074158">
              <w:marLeft w:val="0"/>
              <w:marRight w:val="0"/>
              <w:marTop w:val="0"/>
              <w:marBottom w:val="0"/>
              <w:divBdr>
                <w:top w:val="single" w:sz="2" w:space="0" w:color="auto"/>
                <w:left w:val="single" w:sz="2" w:space="0" w:color="auto"/>
                <w:bottom w:val="single" w:sz="2" w:space="0" w:color="auto"/>
                <w:right w:val="single" w:sz="2" w:space="0" w:color="auto"/>
              </w:divBdr>
              <w:divsChild>
                <w:div w:id="754671754">
                  <w:marLeft w:val="0"/>
                  <w:marRight w:val="0"/>
                  <w:marTop w:val="0"/>
                  <w:marBottom w:val="0"/>
                  <w:divBdr>
                    <w:top w:val="single" w:sz="2" w:space="0" w:color="auto"/>
                    <w:left w:val="single" w:sz="2" w:space="0" w:color="auto"/>
                    <w:bottom w:val="single" w:sz="2" w:space="0" w:color="auto"/>
                    <w:right w:val="single" w:sz="2" w:space="0" w:color="auto"/>
                  </w:divBdr>
                  <w:divsChild>
                    <w:div w:id="1582325861">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 w:id="1009874544">
      <w:bodyDiv w:val="1"/>
      <w:marLeft w:val="0"/>
      <w:marRight w:val="0"/>
      <w:marTop w:val="0"/>
      <w:marBottom w:val="0"/>
      <w:divBdr>
        <w:top w:val="none" w:sz="0" w:space="0" w:color="auto"/>
        <w:left w:val="none" w:sz="0" w:space="0" w:color="auto"/>
        <w:bottom w:val="none" w:sz="0" w:space="0" w:color="auto"/>
        <w:right w:val="none" w:sz="0" w:space="0" w:color="auto"/>
      </w:divBdr>
      <w:divsChild>
        <w:div w:id="580868954">
          <w:marLeft w:val="0"/>
          <w:marRight w:val="0"/>
          <w:marTop w:val="0"/>
          <w:marBottom w:val="0"/>
          <w:divBdr>
            <w:top w:val="none" w:sz="0" w:space="0" w:color="auto"/>
            <w:left w:val="none" w:sz="0" w:space="0" w:color="auto"/>
            <w:bottom w:val="none" w:sz="0" w:space="0" w:color="auto"/>
            <w:right w:val="none" w:sz="0" w:space="0" w:color="auto"/>
          </w:divBdr>
          <w:divsChild>
            <w:div w:id="496120616">
              <w:marLeft w:val="0"/>
              <w:marRight w:val="0"/>
              <w:marTop w:val="0"/>
              <w:marBottom w:val="0"/>
              <w:divBdr>
                <w:top w:val="none" w:sz="0" w:space="0" w:color="auto"/>
                <w:left w:val="none" w:sz="0" w:space="0" w:color="auto"/>
                <w:bottom w:val="none" w:sz="0" w:space="0" w:color="auto"/>
                <w:right w:val="none" w:sz="0" w:space="0" w:color="auto"/>
              </w:divBdr>
              <w:divsChild>
                <w:div w:id="1343899006">
                  <w:marLeft w:val="0"/>
                  <w:marRight w:val="0"/>
                  <w:marTop w:val="0"/>
                  <w:marBottom w:val="0"/>
                  <w:divBdr>
                    <w:top w:val="none" w:sz="0" w:space="0" w:color="auto"/>
                    <w:left w:val="none" w:sz="0" w:space="0" w:color="auto"/>
                    <w:bottom w:val="none" w:sz="0" w:space="0" w:color="auto"/>
                    <w:right w:val="none" w:sz="0" w:space="0" w:color="auto"/>
                  </w:divBdr>
                  <w:divsChild>
                    <w:div w:id="12330068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2375059">
              <w:marLeft w:val="0"/>
              <w:marRight w:val="0"/>
              <w:marTop w:val="0"/>
              <w:marBottom w:val="0"/>
              <w:divBdr>
                <w:top w:val="none" w:sz="0" w:space="0" w:color="auto"/>
                <w:left w:val="none" w:sz="0" w:space="0" w:color="auto"/>
                <w:bottom w:val="none" w:sz="0" w:space="0" w:color="auto"/>
                <w:right w:val="none" w:sz="0" w:space="0" w:color="auto"/>
              </w:divBdr>
              <w:divsChild>
                <w:div w:id="1831364144">
                  <w:marLeft w:val="0"/>
                  <w:marRight w:val="0"/>
                  <w:marTop w:val="0"/>
                  <w:marBottom w:val="0"/>
                  <w:divBdr>
                    <w:top w:val="none" w:sz="0" w:space="0" w:color="auto"/>
                    <w:left w:val="none" w:sz="0" w:space="0" w:color="auto"/>
                    <w:bottom w:val="none" w:sz="0" w:space="0" w:color="auto"/>
                    <w:right w:val="none" w:sz="0" w:space="0" w:color="auto"/>
                  </w:divBdr>
                  <w:divsChild>
                    <w:div w:id="623775608">
                      <w:marLeft w:val="0"/>
                      <w:marRight w:val="0"/>
                      <w:marTop w:val="0"/>
                      <w:marBottom w:val="0"/>
                      <w:divBdr>
                        <w:top w:val="none" w:sz="0" w:space="0" w:color="auto"/>
                        <w:left w:val="none" w:sz="0" w:space="0" w:color="auto"/>
                        <w:bottom w:val="none" w:sz="0" w:space="0" w:color="auto"/>
                        <w:right w:val="none" w:sz="0" w:space="0" w:color="auto"/>
                      </w:divBdr>
                      <w:divsChild>
                        <w:div w:id="1173497768">
                          <w:marLeft w:val="0"/>
                          <w:marRight w:val="0"/>
                          <w:marTop w:val="0"/>
                          <w:marBottom w:val="0"/>
                          <w:divBdr>
                            <w:top w:val="none" w:sz="0" w:space="0" w:color="auto"/>
                            <w:left w:val="none" w:sz="0" w:space="0" w:color="auto"/>
                            <w:bottom w:val="none" w:sz="0" w:space="0" w:color="auto"/>
                            <w:right w:val="none" w:sz="0" w:space="0" w:color="auto"/>
                          </w:divBdr>
                          <w:divsChild>
                            <w:div w:id="14037124">
                              <w:marLeft w:val="0"/>
                              <w:marRight w:val="0"/>
                              <w:marTop w:val="0"/>
                              <w:marBottom w:val="0"/>
                              <w:divBdr>
                                <w:top w:val="none" w:sz="0" w:space="0" w:color="auto"/>
                                <w:left w:val="none" w:sz="0" w:space="0" w:color="auto"/>
                                <w:bottom w:val="none" w:sz="0" w:space="0" w:color="auto"/>
                                <w:right w:val="none" w:sz="0" w:space="0" w:color="auto"/>
                              </w:divBdr>
                              <w:divsChild>
                                <w:div w:id="19343876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4383318">
                          <w:marLeft w:val="0"/>
                          <w:marRight w:val="0"/>
                          <w:marTop w:val="0"/>
                          <w:marBottom w:val="0"/>
                          <w:divBdr>
                            <w:top w:val="none" w:sz="0" w:space="0" w:color="auto"/>
                            <w:left w:val="none" w:sz="0" w:space="0" w:color="auto"/>
                            <w:bottom w:val="none" w:sz="0" w:space="0" w:color="auto"/>
                            <w:right w:val="none" w:sz="0" w:space="0" w:color="auto"/>
                          </w:divBdr>
                          <w:divsChild>
                            <w:div w:id="1393579817">
                              <w:marLeft w:val="0"/>
                              <w:marRight w:val="0"/>
                              <w:marTop w:val="0"/>
                              <w:marBottom w:val="0"/>
                              <w:divBdr>
                                <w:top w:val="none" w:sz="0" w:space="0" w:color="auto"/>
                                <w:left w:val="none" w:sz="0" w:space="0" w:color="auto"/>
                                <w:bottom w:val="none" w:sz="0" w:space="0" w:color="auto"/>
                                <w:right w:val="none" w:sz="0" w:space="0" w:color="auto"/>
                              </w:divBdr>
                              <w:divsChild>
                                <w:div w:id="253587596">
                                  <w:marLeft w:val="0"/>
                                  <w:marRight w:val="0"/>
                                  <w:marTop w:val="0"/>
                                  <w:marBottom w:val="0"/>
                                  <w:divBdr>
                                    <w:top w:val="none" w:sz="0" w:space="0" w:color="auto"/>
                                    <w:left w:val="none" w:sz="0" w:space="0" w:color="auto"/>
                                    <w:bottom w:val="none" w:sz="0" w:space="0" w:color="auto"/>
                                    <w:right w:val="none" w:sz="0" w:space="0" w:color="auto"/>
                                  </w:divBdr>
                                  <w:divsChild>
                                    <w:div w:id="154752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079399575">
      <w:bodyDiv w:val="1"/>
      <w:marLeft w:val="0"/>
      <w:marRight w:val="0"/>
      <w:marTop w:val="0"/>
      <w:marBottom w:val="0"/>
      <w:divBdr>
        <w:top w:val="none" w:sz="0" w:space="0" w:color="auto"/>
        <w:left w:val="none" w:sz="0" w:space="0" w:color="auto"/>
        <w:bottom w:val="none" w:sz="0" w:space="0" w:color="auto"/>
        <w:right w:val="none" w:sz="0" w:space="0" w:color="auto"/>
      </w:divBdr>
    </w:div>
    <w:div w:id="1442216401">
      <w:bodyDiv w:val="1"/>
      <w:marLeft w:val="0"/>
      <w:marRight w:val="0"/>
      <w:marTop w:val="0"/>
      <w:marBottom w:val="0"/>
      <w:divBdr>
        <w:top w:val="none" w:sz="0" w:space="0" w:color="auto"/>
        <w:left w:val="none" w:sz="0" w:space="0" w:color="auto"/>
        <w:bottom w:val="none" w:sz="0" w:space="0" w:color="auto"/>
        <w:right w:val="none" w:sz="0" w:space="0" w:color="auto"/>
      </w:divBdr>
    </w:div>
    <w:div w:id="1551380494">
      <w:bodyDiv w:val="1"/>
      <w:marLeft w:val="0"/>
      <w:marRight w:val="0"/>
      <w:marTop w:val="0"/>
      <w:marBottom w:val="0"/>
      <w:divBdr>
        <w:top w:val="none" w:sz="0" w:space="0" w:color="auto"/>
        <w:left w:val="none" w:sz="0" w:space="0" w:color="auto"/>
        <w:bottom w:val="none" w:sz="0" w:space="0" w:color="auto"/>
        <w:right w:val="none" w:sz="0" w:space="0" w:color="auto"/>
      </w:divBdr>
      <w:divsChild>
        <w:div w:id="458037849">
          <w:marLeft w:val="0"/>
          <w:marRight w:val="0"/>
          <w:marTop w:val="0"/>
          <w:marBottom w:val="0"/>
          <w:divBdr>
            <w:top w:val="single" w:sz="2" w:space="0" w:color="auto"/>
            <w:left w:val="single" w:sz="2" w:space="0" w:color="auto"/>
            <w:bottom w:val="single" w:sz="2" w:space="0" w:color="auto"/>
            <w:right w:val="single" w:sz="2" w:space="0" w:color="auto"/>
          </w:divBdr>
          <w:divsChild>
            <w:div w:id="309672785">
              <w:marLeft w:val="0"/>
              <w:marRight w:val="0"/>
              <w:marTop w:val="0"/>
              <w:marBottom w:val="0"/>
              <w:divBdr>
                <w:top w:val="single" w:sz="2" w:space="0" w:color="auto"/>
                <w:left w:val="single" w:sz="2" w:space="0" w:color="auto"/>
                <w:bottom w:val="single" w:sz="2" w:space="0" w:color="auto"/>
                <w:right w:val="single" w:sz="2" w:space="0" w:color="auto"/>
              </w:divBdr>
              <w:divsChild>
                <w:div w:id="551160560">
                  <w:marLeft w:val="0"/>
                  <w:marRight w:val="0"/>
                  <w:marTop w:val="0"/>
                  <w:marBottom w:val="0"/>
                  <w:divBdr>
                    <w:top w:val="single" w:sz="2" w:space="0" w:color="auto"/>
                    <w:left w:val="single" w:sz="2" w:space="0" w:color="auto"/>
                    <w:bottom w:val="single" w:sz="2" w:space="0" w:color="auto"/>
                    <w:right w:val="single" w:sz="2" w:space="0" w:color="auto"/>
                  </w:divBdr>
                  <w:divsChild>
                    <w:div w:id="1085421689">
                      <w:marLeft w:val="0"/>
                      <w:marRight w:val="0"/>
                      <w:marTop w:val="0"/>
                      <w:marBottom w:val="0"/>
                      <w:divBdr>
                        <w:top w:val="single" w:sz="2" w:space="0" w:color="auto"/>
                        <w:left w:val="single" w:sz="2" w:space="0" w:color="auto"/>
                        <w:bottom w:val="single" w:sz="2" w:space="0" w:color="auto"/>
                        <w:right w:val="single" w:sz="2" w:space="0" w:color="auto"/>
                      </w:divBdr>
                      <w:divsChild>
                        <w:div w:id="228660050">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 w:id="1495754166">
          <w:marLeft w:val="0"/>
          <w:marRight w:val="0"/>
          <w:marTop w:val="0"/>
          <w:marBottom w:val="0"/>
          <w:divBdr>
            <w:top w:val="single" w:sz="2" w:space="0" w:color="auto"/>
            <w:left w:val="single" w:sz="2" w:space="0" w:color="auto"/>
            <w:bottom w:val="single" w:sz="2" w:space="0" w:color="auto"/>
            <w:right w:val="single" w:sz="2" w:space="0" w:color="auto"/>
          </w:divBdr>
          <w:divsChild>
            <w:div w:id="1176337260">
              <w:marLeft w:val="0"/>
              <w:marRight w:val="0"/>
              <w:marTop w:val="0"/>
              <w:marBottom w:val="0"/>
              <w:divBdr>
                <w:top w:val="single" w:sz="2" w:space="0" w:color="auto"/>
                <w:left w:val="single" w:sz="2" w:space="0" w:color="auto"/>
                <w:bottom w:val="single" w:sz="2" w:space="0" w:color="auto"/>
                <w:right w:val="single" w:sz="2" w:space="0" w:color="auto"/>
              </w:divBdr>
              <w:divsChild>
                <w:div w:id="1793670273">
                  <w:marLeft w:val="0"/>
                  <w:marRight w:val="0"/>
                  <w:marTop w:val="0"/>
                  <w:marBottom w:val="0"/>
                  <w:divBdr>
                    <w:top w:val="single" w:sz="2" w:space="0" w:color="auto"/>
                    <w:left w:val="single" w:sz="2" w:space="0" w:color="auto"/>
                    <w:bottom w:val="single" w:sz="2" w:space="0" w:color="auto"/>
                    <w:right w:val="single" w:sz="2" w:space="0" w:color="auto"/>
                  </w:divBdr>
                  <w:divsChild>
                    <w:div w:id="1652901439">
                      <w:marLeft w:val="0"/>
                      <w:marRight w:val="0"/>
                      <w:marTop w:val="0"/>
                      <w:marBottom w:val="0"/>
                      <w:divBdr>
                        <w:top w:val="single" w:sz="2" w:space="0" w:color="auto"/>
                        <w:left w:val="single" w:sz="2" w:space="0" w:color="auto"/>
                        <w:bottom w:val="single" w:sz="2" w:space="0" w:color="auto"/>
                        <w:right w:val="single" w:sz="2" w:space="0" w:color="auto"/>
                      </w:divBdr>
                      <w:divsChild>
                        <w:div w:id="1032421163">
                          <w:marLeft w:val="0"/>
                          <w:marRight w:val="0"/>
                          <w:marTop w:val="0"/>
                          <w:marBottom w:val="0"/>
                          <w:divBdr>
                            <w:top w:val="single" w:sz="2" w:space="0" w:color="auto"/>
                            <w:left w:val="single" w:sz="2" w:space="0" w:color="auto"/>
                            <w:bottom w:val="single" w:sz="2" w:space="0" w:color="auto"/>
                            <w:right w:val="single" w:sz="2" w:space="0" w:color="auto"/>
                          </w:divBdr>
                          <w:divsChild>
                            <w:div w:id="1724014750">
                              <w:marLeft w:val="0"/>
                              <w:marRight w:val="0"/>
                              <w:marTop w:val="0"/>
                              <w:marBottom w:val="0"/>
                              <w:divBdr>
                                <w:top w:val="single" w:sz="2" w:space="0" w:color="auto"/>
                                <w:left w:val="single" w:sz="2" w:space="0" w:color="auto"/>
                                <w:bottom w:val="single" w:sz="2" w:space="0" w:color="auto"/>
                                <w:right w:val="single" w:sz="2" w:space="0" w:color="auto"/>
                              </w:divBdr>
                              <w:divsChild>
                                <w:div w:id="671642711">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1342244243">
                          <w:marLeft w:val="0"/>
                          <w:marRight w:val="0"/>
                          <w:marTop w:val="0"/>
                          <w:marBottom w:val="0"/>
                          <w:divBdr>
                            <w:top w:val="single" w:sz="2" w:space="0" w:color="auto"/>
                            <w:left w:val="single" w:sz="2" w:space="0" w:color="auto"/>
                            <w:bottom w:val="single" w:sz="2" w:space="0" w:color="auto"/>
                            <w:right w:val="single" w:sz="2" w:space="0" w:color="auto"/>
                          </w:divBdr>
                          <w:divsChild>
                            <w:div w:id="893390784">
                              <w:marLeft w:val="0"/>
                              <w:marRight w:val="0"/>
                              <w:marTop w:val="0"/>
                              <w:marBottom w:val="0"/>
                              <w:divBdr>
                                <w:top w:val="single" w:sz="2" w:space="0" w:color="auto"/>
                                <w:left w:val="single" w:sz="2" w:space="0" w:color="auto"/>
                                <w:bottom w:val="single" w:sz="2" w:space="0" w:color="auto"/>
                                <w:right w:val="single" w:sz="2" w:space="0" w:color="auto"/>
                              </w:divBdr>
                              <w:divsChild>
                                <w:div w:id="951940102">
                                  <w:marLeft w:val="0"/>
                                  <w:marRight w:val="0"/>
                                  <w:marTop w:val="0"/>
                                  <w:marBottom w:val="0"/>
                                  <w:divBdr>
                                    <w:top w:val="single" w:sz="2" w:space="0" w:color="auto"/>
                                    <w:left w:val="single" w:sz="2" w:space="0" w:color="auto"/>
                                    <w:bottom w:val="single" w:sz="2" w:space="0" w:color="auto"/>
                                    <w:right w:val="single" w:sz="2" w:space="0" w:color="auto"/>
                                  </w:divBdr>
                                  <w:divsChild>
                                    <w:div w:id="802968046">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 w:id="1435512737">
              <w:marLeft w:val="0"/>
              <w:marRight w:val="0"/>
              <w:marTop w:val="0"/>
              <w:marBottom w:val="0"/>
              <w:divBdr>
                <w:top w:val="single" w:sz="2" w:space="0" w:color="auto"/>
                <w:left w:val="single" w:sz="2" w:space="0" w:color="auto"/>
                <w:bottom w:val="single" w:sz="2" w:space="0" w:color="auto"/>
                <w:right w:val="single" w:sz="2" w:space="0" w:color="auto"/>
              </w:divBdr>
              <w:divsChild>
                <w:div w:id="1304191729">
                  <w:marLeft w:val="0"/>
                  <w:marRight w:val="0"/>
                  <w:marTop w:val="0"/>
                  <w:marBottom w:val="0"/>
                  <w:divBdr>
                    <w:top w:val="single" w:sz="2" w:space="0" w:color="auto"/>
                    <w:left w:val="single" w:sz="2" w:space="0" w:color="auto"/>
                    <w:bottom w:val="single" w:sz="2" w:space="0" w:color="auto"/>
                    <w:right w:val="single" w:sz="2" w:space="0" w:color="auto"/>
                  </w:divBdr>
                  <w:divsChild>
                    <w:div w:id="290668250">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 w:id="1555116365">
      <w:bodyDiv w:val="1"/>
      <w:marLeft w:val="0"/>
      <w:marRight w:val="0"/>
      <w:marTop w:val="0"/>
      <w:marBottom w:val="0"/>
      <w:divBdr>
        <w:top w:val="none" w:sz="0" w:space="0" w:color="auto"/>
        <w:left w:val="none" w:sz="0" w:space="0" w:color="auto"/>
        <w:bottom w:val="none" w:sz="0" w:space="0" w:color="auto"/>
        <w:right w:val="none" w:sz="0" w:space="0" w:color="auto"/>
      </w:divBdr>
    </w:div>
    <w:div w:id="1613247321">
      <w:bodyDiv w:val="1"/>
      <w:marLeft w:val="0"/>
      <w:marRight w:val="0"/>
      <w:marTop w:val="0"/>
      <w:marBottom w:val="0"/>
      <w:divBdr>
        <w:top w:val="none" w:sz="0" w:space="0" w:color="auto"/>
        <w:left w:val="none" w:sz="0" w:space="0" w:color="auto"/>
        <w:bottom w:val="none" w:sz="0" w:space="0" w:color="auto"/>
        <w:right w:val="none" w:sz="0" w:space="0" w:color="auto"/>
      </w:divBdr>
    </w:div>
    <w:div w:id="1641378611">
      <w:bodyDiv w:val="1"/>
      <w:marLeft w:val="0"/>
      <w:marRight w:val="0"/>
      <w:marTop w:val="0"/>
      <w:marBottom w:val="0"/>
      <w:divBdr>
        <w:top w:val="none" w:sz="0" w:space="0" w:color="auto"/>
        <w:left w:val="none" w:sz="0" w:space="0" w:color="auto"/>
        <w:bottom w:val="none" w:sz="0" w:space="0" w:color="auto"/>
        <w:right w:val="none" w:sz="0" w:space="0" w:color="auto"/>
      </w:divBdr>
    </w:div>
    <w:div w:id="1670282130">
      <w:bodyDiv w:val="1"/>
      <w:marLeft w:val="0"/>
      <w:marRight w:val="0"/>
      <w:marTop w:val="0"/>
      <w:marBottom w:val="0"/>
      <w:divBdr>
        <w:top w:val="none" w:sz="0" w:space="0" w:color="auto"/>
        <w:left w:val="none" w:sz="0" w:space="0" w:color="auto"/>
        <w:bottom w:val="none" w:sz="0" w:space="0" w:color="auto"/>
        <w:right w:val="none" w:sz="0" w:space="0" w:color="auto"/>
      </w:divBdr>
      <w:divsChild>
        <w:div w:id="606238414">
          <w:marLeft w:val="0"/>
          <w:marRight w:val="0"/>
          <w:marTop w:val="0"/>
          <w:marBottom w:val="0"/>
          <w:divBdr>
            <w:top w:val="single" w:sz="2" w:space="0" w:color="auto"/>
            <w:left w:val="single" w:sz="2" w:space="0" w:color="auto"/>
            <w:bottom w:val="single" w:sz="2" w:space="0" w:color="auto"/>
            <w:right w:val="single" w:sz="2" w:space="0" w:color="auto"/>
          </w:divBdr>
          <w:divsChild>
            <w:div w:id="436025729">
              <w:marLeft w:val="0"/>
              <w:marRight w:val="0"/>
              <w:marTop w:val="0"/>
              <w:marBottom w:val="0"/>
              <w:divBdr>
                <w:top w:val="single" w:sz="2" w:space="0" w:color="auto"/>
                <w:left w:val="single" w:sz="2" w:space="0" w:color="auto"/>
                <w:bottom w:val="single" w:sz="2" w:space="0" w:color="auto"/>
                <w:right w:val="single" w:sz="2" w:space="0" w:color="auto"/>
              </w:divBdr>
              <w:divsChild>
                <w:div w:id="872571985">
                  <w:marLeft w:val="0"/>
                  <w:marRight w:val="0"/>
                  <w:marTop w:val="0"/>
                  <w:marBottom w:val="0"/>
                  <w:divBdr>
                    <w:top w:val="single" w:sz="2" w:space="0" w:color="auto"/>
                    <w:left w:val="single" w:sz="2" w:space="0" w:color="auto"/>
                    <w:bottom w:val="single" w:sz="2" w:space="0" w:color="auto"/>
                    <w:right w:val="single" w:sz="2" w:space="0" w:color="auto"/>
                  </w:divBdr>
                  <w:divsChild>
                    <w:div w:id="588932705">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519009412">
              <w:marLeft w:val="0"/>
              <w:marRight w:val="0"/>
              <w:marTop w:val="0"/>
              <w:marBottom w:val="0"/>
              <w:divBdr>
                <w:top w:val="single" w:sz="2" w:space="0" w:color="auto"/>
                <w:left w:val="single" w:sz="2" w:space="0" w:color="auto"/>
                <w:bottom w:val="single" w:sz="2" w:space="0" w:color="auto"/>
                <w:right w:val="single" w:sz="2" w:space="0" w:color="auto"/>
              </w:divBdr>
              <w:divsChild>
                <w:div w:id="884218229">
                  <w:marLeft w:val="0"/>
                  <w:marRight w:val="0"/>
                  <w:marTop w:val="0"/>
                  <w:marBottom w:val="0"/>
                  <w:divBdr>
                    <w:top w:val="single" w:sz="2" w:space="0" w:color="auto"/>
                    <w:left w:val="single" w:sz="2" w:space="0" w:color="auto"/>
                    <w:bottom w:val="single" w:sz="2" w:space="0" w:color="auto"/>
                    <w:right w:val="single" w:sz="2" w:space="0" w:color="auto"/>
                  </w:divBdr>
                  <w:divsChild>
                    <w:div w:id="1147893449">
                      <w:marLeft w:val="0"/>
                      <w:marRight w:val="0"/>
                      <w:marTop w:val="0"/>
                      <w:marBottom w:val="0"/>
                      <w:divBdr>
                        <w:top w:val="single" w:sz="2" w:space="0" w:color="auto"/>
                        <w:left w:val="single" w:sz="2" w:space="0" w:color="auto"/>
                        <w:bottom w:val="single" w:sz="2" w:space="0" w:color="auto"/>
                        <w:right w:val="single" w:sz="2" w:space="0" w:color="auto"/>
                      </w:divBdr>
                      <w:divsChild>
                        <w:div w:id="1570117415">
                          <w:marLeft w:val="0"/>
                          <w:marRight w:val="0"/>
                          <w:marTop w:val="0"/>
                          <w:marBottom w:val="0"/>
                          <w:divBdr>
                            <w:top w:val="single" w:sz="2" w:space="0" w:color="auto"/>
                            <w:left w:val="single" w:sz="2" w:space="0" w:color="auto"/>
                            <w:bottom w:val="single" w:sz="2" w:space="0" w:color="auto"/>
                            <w:right w:val="single" w:sz="2" w:space="0" w:color="auto"/>
                          </w:divBdr>
                          <w:divsChild>
                            <w:div w:id="55397881">
                              <w:marLeft w:val="0"/>
                              <w:marRight w:val="0"/>
                              <w:marTop w:val="0"/>
                              <w:marBottom w:val="0"/>
                              <w:divBdr>
                                <w:top w:val="single" w:sz="2" w:space="0" w:color="auto"/>
                                <w:left w:val="single" w:sz="2" w:space="0" w:color="auto"/>
                                <w:bottom w:val="single" w:sz="2" w:space="0" w:color="auto"/>
                                <w:right w:val="single" w:sz="2" w:space="0" w:color="auto"/>
                              </w:divBdr>
                              <w:divsChild>
                                <w:div w:id="419374196">
                                  <w:marLeft w:val="0"/>
                                  <w:marRight w:val="0"/>
                                  <w:marTop w:val="0"/>
                                  <w:marBottom w:val="0"/>
                                  <w:divBdr>
                                    <w:top w:val="single" w:sz="2" w:space="0" w:color="auto"/>
                                    <w:left w:val="single" w:sz="2" w:space="0" w:color="auto"/>
                                    <w:bottom w:val="single" w:sz="2" w:space="0" w:color="auto"/>
                                    <w:right w:val="single" w:sz="2" w:space="0" w:color="auto"/>
                                  </w:divBdr>
                                  <w:divsChild>
                                    <w:div w:id="1631128324">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2078700955">
                          <w:marLeft w:val="0"/>
                          <w:marRight w:val="0"/>
                          <w:marTop w:val="0"/>
                          <w:marBottom w:val="0"/>
                          <w:divBdr>
                            <w:top w:val="single" w:sz="2" w:space="0" w:color="auto"/>
                            <w:left w:val="single" w:sz="2" w:space="0" w:color="auto"/>
                            <w:bottom w:val="single" w:sz="2" w:space="0" w:color="auto"/>
                            <w:right w:val="single" w:sz="2" w:space="0" w:color="auto"/>
                          </w:divBdr>
                          <w:divsChild>
                            <w:div w:id="1843200954">
                              <w:marLeft w:val="0"/>
                              <w:marRight w:val="0"/>
                              <w:marTop w:val="0"/>
                              <w:marBottom w:val="0"/>
                              <w:divBdr>
                                <w:top w:val="single" w:sz="2" w:space="0" w:color="auto"/>
                                <w:left w:val="single" w:sz="2" w:space="0" w:color="auto"/>
                                <w:bottom w:val="single" w:sz="2" w:space="0" w:color="auto"/>
                                <w:right w:val="single" w:sz="2" w:space="0" w:color="auto"/>
                              </w:divBdr>
                              <w:divsChild>
                                <w:div w:id="669410898">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sChild>
    </w:div>
    <w:div w:id="1766803142">
      <w:bodyDiv w:val="1"/>
      <w:marLeft w:val="0"/>
      <w:marRight w:val="0"/>
      <w:marTop w:val="0"/>
      <w:marBottom w:val="0"/>
      <w:divBdr>
        <w:top w:val="none" w:sz="0" w:space="0" w:color="auto"/>
        <w:left w:val="none" w:sz="0" w:space="0" w:color="auto"/>
        <w:bottom w:val="none" w:sz="0" w:space="0" w:color="auto"/>
        <w:right w:val="none" w:sz="0" w:space="0" w:color="auto"/>
      </w:divBdr>
    </w:div>
    <w:div w:id="1790658107">
      <w:bodyDiv w:val="1"/>
      <w:marLeft w:val="0"/>
      <w:marRight w:val="0"/>
      <w:marTop w:val="0"/>
      <w:marBottom w:val="0"/>
      <w:divBdr>
        <w:top w:val="none" w:sz="0" w:space="0" w:color="auto"/>
        <w:left w:val="none" w:sz="0" w:space="0" w:color="auto"/>
        <w:bottom w:val="none" w:sz="0" w:space="0" w:color="auto"/>
        <w:right w:val="none" w:sz="0" w:space="0" w:color="auto"/>
      </w:divBdr>
    </w:div>
    <w:div w:id="2057191641">
      <w:bodyDiv w:val="1"/>
      <w:marLeft w:val="0"/>
      <w:marRight w:val="0"/>
      <w:marTop w:val="0"/>
      <w:marBottom w:val="0"/>
      <w:divBdr>
        <w:top w:val="none" w:sz="0" w:space="0" w:color="auto"/>
        <w:left w:val="none" w:sz="0" w:space="0" w:color="auto"/>
        <w:bottom w:val="none" w:sz="0" w:space="0" w:color="auto"/>
        <w:right w:val="none" w:sz="0" w:space="0" w:color="auto"/>
      </w:divBdr>
    </w:div>
    <w:div w:id="2113744674">
      <w:bodyDiv w:val="1"/>
      <w:marLeft w:val="0"/>
      <w:marRight w:val="0"/>
      <w:marTop w:val="0"/>
      <w:marBottom w:val="0"/>
      <w:divBdr>
        <w:top w:val="none" w:sz="0" w:space="0" w:color="auto"/>
        <w:left w:val="none" w:sz="0" w:space="0" w:color="auto"/>
        <w:bottom w:val="none" w:sz="0" w:space="0" w:color="auto"/>
        <w:right w:val="none" w:sz="0" w:space="0" w:color="auto"/>
      </w:divBdr>
      <w:divsChild>
        <w:div w:id="146289980">
          <w:marLeft w:val="0"/>
          <w:marRight w:val="0"/>
          <w:marTop w:val="0"/>
          <w:marBottom w:val="0"/>
          <w:divBdr>
            <w:top w:val="single" w:sz="2" w:space="0" w:color="auto"/>
            <w:left w:val="single" w:sz="2" w:space="0" w:color="auto"/>
            <w:bottom w:val="single" w:sz="2" w:space="0" w:color="auto"/>
            <w:right w:val="single" w:sz="2" w:space="0" w:color="auto"/>
          </w:divBdr>
          <w:divsChild>
            <w:div w:id="1564414487">
              <w:marLeft w:val="0"/>
              <w:marRight w:val="0"/>
              <w:marTop w:val="0"/>
              <w:marBottom w:val="0"/>
              <w:divBdr>
                <w:top w:val="single" w:sz="2" w:space="0" w:color="auto"/>
                <w:left w:val="single" w:sz="2" w:space="0" w:color="auto"/>
                <w:bottom w:val="single" w:sz="2" w:space="0" w:color="auto"/>
                <w:right w:val="single" w:sz="2" w:space="0" w:color="auto"/>
              </w:divBdr>
              <w:divsChild>
                <w:div w:id="446856850">
                  <w:marLeft w:val="0"/>
                  <w:marRight w:val="0"/>
                  <w:marTop w:val="0"/>
                  <w:marBottom w:val="0"/>
                  <w:divBdr>
                    <w:top w:val="single" w:sz="2" w:space="0" w:color="auto"/>
                    <w:left w:val="single" w:sz="2" w:space="0" w:color="auto"/>
                    <w:bottom w:val="single" w:sz="2" w:space="0" w:color="auto"/>
                    <w:right w:val="single" w:sz="2" w:space="0" w:color="auto"/>
                  </w:divBdr>
                  <w:divsChild>
                    <w:div w:id="258487907">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1790200090">
              <w:marLeft w:val="0"/>
              <w:marRight w:val="0"/>
              <w:marTop w:val="0"/>
              <w:marBottom w:val="0"/>
              <w:divBdr>
                <w:top w:val="single" w:sz="2" w:space="0" w:color="auto"/>
                <w:left w:val="single" w:sz="2" w:space="0" w:color="auto"/>
                <w:bottom w:val="single" w:sz="2" w:space="0" w:color="auto"/>
                <w:right w:val="single" w:sz="2" w:space="0" w:color="auto"/>
              </w:divBdr>
              <w:divsChild>
                <w:div w:id="73554816">
                  <w:marLeft w:val="0"/>
                  <w:marRight w:val="0"/>
                  <w:marTop w:val="0"/>
                  <w:marBottom w:val="0"/>
                  <w:divBdr>
                    <w:top w:val="single" w:sz="2" w:space="0" w:color="auto"/>
                    <w:left w:val="single" w:sz="2" w:space="0" w:color="auto"/>
                    <w:bottom w:val="single" w:sz="2" w:space="0" w:color="auto"/>
                    <w:right w:val="single" w:sz="2" w:space="0" w:color="auto"/>
                  </w:divBdr>
                  <w:divsChild>
                    <w:div w:id="1360273504">
                      <w:marLeft w:val="0"/>
                      <w:marRight w:val="0"/>
                      <w:marTop w:val="0"/>
                      <w:marBottom w:val="0"/>
                      <w:divBdr>
                        <w:top w:val="single" w:sz="2" w:space="0" w:color="auto"/>
                        <w:left w:val="single" w:sz="2" w:space="0" w:color="auto"/>
                        <w:bottom w:val="single" w:sz="2" w:space="0" w:color="auto"/>
                        <w:right w:val="single" w:sz="2" w:space="0" w:color="auto"/>
                      </w:divBdr>
                      <w:divsChild>
                        <w:div w:id="78989089">
                          <w:marLeft w:val="0"/>
                          <w:marRight w:val="0"/>
                          <w:marTop w:val="0"/>
                          <w:marBottom w:val="0"/>
                          <w:divBdr>
                            <w:top w:val="single" w:sz="2" w:space="0" w:color="auto"/>
                            <w:left w:val="single" w:sz="2" w:space="0" w:color="auto"/>
                            <w:bottom w:val="single" w:sz="2" w:space="0" w:color="auto"/>
                            <w:right w:val="single" w:sz="2" w:space="0" w:color="auto"/>
                          </w:divBdr>
                          <w:divsChild>
                            <w:div w:id="452360721">
                              <w:marLeft w:val="0"/>
                              <w:marRight w:val="0"/>
                              <w:marTop w:val="0"/>
                              <w:marBottom w:val="0"/>
                              <w:divBdr>
                                <w:top w:val="single" w:sz="2" w:space="0" w:color="auto"/>
                                <w:left w:val="single" w:sz="2" w:space="0" w:color="auto"/>
                                <w:bottom w:val="single" w:sz="2" w:space="0" w:color="auto"/>
                                <w:right w:val="single" w:sz="2" w:space="0" w:color="auto"/>
                              </w:divBdr>
                              <w:divsChild>
                                <w:div w:id="1629824150">
                                  <w:marLeft w:val="0"/>
                                  <w:marRight w:val="0"/>
                                  <w:marTop w:val="0"/>
                                  <w:marBottom w:val="0"/>
                                  <w:divBdr>
                                    <w:top w:val="single" w:sz="2" w:space="0" w:color="auto"/>
                                    <w:left w:val="single" w:sz="2" w:space="0" w:color="auto"/>
                                    <w:bottom w:val="single" w:sz="2" w:space="0" w:color="auto"/>
                                    <w:right w:val="single" w:sz="2" w:space="0" w:color="auto"/>
                                  </w:divBdr>
                                  <w:divsChild>
                                    <w:div w:id="1993022078">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1033337401">
                          <w:marLeft w:val="0"/>
                          <w:marRight w:val="0"/>
                          <w:marTop w:val="0"/>
                          <w:marBottom w:val="0"/>
                          <w:divBdr>
                            <w:top w:val="single" w:sz="2" w:space="0" w:color="auto"/>
                            <w:left w:val="single" w:sz="2" w:space="0" w:color="auto"/>
                            <w:bottom w:val="single" w:sz="2" w:space="0" w:color="auto"/>
                            <w:right w:val="single" w:sz="2" w:space="0" w:color="auto"/>
                          </w:divBdr>
                          <w:divsChild>
                            <w:div w:id="846604069">
                              <w:marLeft w:val="0"/>
                              <w:marRight w:val="0"/>
                              <w:marTop w:val="0"/>
                              <w:marBottom w:val="0"/>
                              <w:divBdr>
                                <w:top w:val="single" w:sz="2" w:space="0" w:color="auto"/>
                                <w:left w:val="single" w:sz="2" w:space="0" w:color="auto"/>
                                <w:bottom w:val="single" w:sz="2" w:space="0" w:color="auto"/>
                                <w:right w:val="single" w:sz="2" w:space="0" w:color="auto"/>
                              </w:divBdr>
                              <w:divsChild>
                                <w:div w:id="1260604162">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 w:id="1168596441">
          <w:marLeft w:val="0"/>
          <w:marRight w:val="0"/>
          <w:marTop w:val="0"/>
          <w:marBottom w:val="0"/>
          <w:divBdr>
            <w:top w:val="single" w:sz="2" w:space="0" w:color="auto"/>
            <w:left w:val="single" w:sz="2" w:space="0" w:color="auto"/>
            <w:bottom w:val="single" w:sz="2" w:space="0" w:color="auto"/>
            <w:right w:val="single" w:sz="2" w:space="0" w:color="auto"/>
          </w:divBdr>
          <w:divsChild>
            <w:div w:id="573009482">
              <w:marLeft w:val="0"/>
              <w:marRight w:val="0"/>
              <w:marTop w:val="0"/>
              <w:marBottom w:val="0"/>
              <w:divBdr>
                <w:top w:val="single" w:sz="2" w:space="0" w:color="auto"/>
                <w:left w:val="single" w:sz="2" w:space="0" w:color="auto"/>
                <w:bottom w:val="single" w:sz="2" w:space="0" w:color="auto"/>
                <w:right w:val="single" w:sz="2" w:space="0" w:color="auto"/>
              </w:divBdr>
              <w:divsChild>
                <w:div w:id="1988972283">
                  <w:marLeft w:val="0"/>
                  <w:marRight w:val="0"/>
                  <w:marTop w:val="0"/>
                  <w:marBottom w:val="0"/>
                  <w:divBdr>
                    <w:top w:val="single" w:sz="2" w:space="0" w:color="auto"/>
                    <w:left w:val="single" w:sz="2" w:space="0" w:color="auto"/>
                    <w:bottom w:val="single" w:sz="2" w:space="0" w:color="auto"/>
                    <w:right w:val="single" w:sz="2" w:space="0" w:color="auto"/>
                  </w:divBdr>
                  <w:divsChild>
                    <w:div w:id="588126336">
                      <w:marLeft w:val="0"/>
                      <w:marRight w:val="0"/>
                      <w:marTop w:val="0"/>
                      <w:marBottom w:val="0"/>
                      <w:divBdr>
                        <w:top w:val="single" w:sz="2" w:space="0" w:color="auto"/>
                        <w:left w:val="single" w:sz="2" w:space="0" w:color="auto"/>
                        <w:bottom w:val="single" w:sz="2" w:space="0" w:color="auto"/>
                        <w:right w:val="single" w:sz="2" w:space="0" w:color="auto"/>
                      </w:divBdr>
                      <w:divsChild>
                        <w:div w:id="1230774495">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 w:id="214369249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footer" Target="foot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8/08/relationships/commentsExtensible" Target="commentsExtensible.xml"/><Relationship Id="rId5" Type="http://schemas.openxmlformats.org/officeDocument/2006/relationships/webSettings" Target="webSettings.xml"/><Relationship Id="rId15" Type="http://schemas.microsoft.com/office/2011/relationships/people" Target="people.xml"/><Relationship Id="rId10" Type="http://schemas.microsoft.com/office/2016/09/relationships/commentsIds" Target="commentsIds.xml"/><Relationship Id="rId4" Type="http://schemas.openxmlformats.org/officeDocument/2006/relationships/settings" Target="settings.xml"/><Relationship Id="rId9" Type="http://schemas.microsoft.com/office/2011/relationships/commentsExtended" Target="commentsExtended.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0C3B3C1-115B-7142-B763-9A89294F78D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42</TotalTime>
  <Pages>13</Pages>
  <Words>17690</Words>
  <Characters>100839</Characters>
  <Application>Microsoft Office Word</Application>
  <DocSecurity>0</DocSecurity>
  <Lines>840</Lines>
  <Paragraphs>236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118293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Benjamin J. Makhlouf</dc:creator>
  <cp:keywords/>
  <dc:description/>
  <cp:lastModifiedBy>Cline, Timothy</cp:lastModifiedBy>
  <cp:revision>5</cp:revision>
  <dcterms:created xsi:type="dcterms:W3CDTF">2025-10-06T19:50:00Z</dcterms:created>
  <dcterms:modified xsi:type="dcterms:W3CDTF">2025-10-08T16:26:00Z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zotero-version="6.0.37"&gt;&lt;session id="qdfHghSJ"/&gt;&lt;style id="http://www.zotero.org/styles/journal-of-applied-ecology" hasBibliography="1" bibliographyStyleHasBeenSet="0"/&gt;&lt;prefs&gt;&lt;pref name="fieldType" value="Field"/&gt;&lt;/prefs&gt;&lt;/data&gt;</vt:lpwstr>
  </property>
</Properties>
</file>