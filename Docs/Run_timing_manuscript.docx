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A875" w14:textId="77777777" w:rsidR="000F3B6C" w:rsidRDefault="000F3B6C" w:rsidP="004712C9">
      <w:pPr>
        <w:suppressLineNumbers/>
        <w:jc w:val="center"/>
        <w:rPr>
          <w:rFonts w:ascii="Garamond" w:hAnsi="Garamond"/>
          <w:b/>
          <w:bCs/>
          <w:sz w:val="32"/>
          <w:szCs w:val="32"/>
        </w:rPr>
      </w:pPr>
    </w:p>
    <w:p w14:paraId="2376618C" w14:textId="3402886C" w:rsidR="00477415" w:rsidRDefault="00477415" w:rsidP="004712C9">
      <w:pPr>
        <w:suppressLineNumbers/>
        <w:jc w:val="center"/>
        <w:rPr>
          <w:rFonts w:ascii="Garamond" w:hAnsi="Garamond"/>
          <w:b/>
          <w:bCs/>
          <w:sz w:val="32"/>
          <w:szCs w:val="32"/>
        </w:rPr>
      </w:pPr>
      <w:r w:rsidRPr="00477415">
        <w:rPr>
          <w:rFonts w:ascii="Garamond" w:hAnsi="Garamond"/>
          <w:b/>
          <w:bCs/>
          <w:sz w:val="32"/>
          <w:szCs w:val="32"/>
        </w:rPr>
        <w:t xml:space="preserve">Balancing harvest opportunity and </w:t>
      </w:r>
      <w:r>
        <w:rPr>
          <w:rFonts w:ascii="Garamond" w:hAnsi="Garamond"/>
          <w:b/>
          <w:bCs/>
          <w:sz w:val="32"/>
          <w:szCs w:val="32"/>
        </w:rPr>
        <w:t xml:space="preserve">biocomplexity </w:t>
      </w:r>
      <w:r w:rsidRPr="00477415">
        <w:rPr>
          <w:rFonts w:ascii="Garamond" w:hAnsi="Garamond"/>
          <w:b/>
          <w:bCs/>
          <w:sz w:val="32"/>
          <w:szCs w:val="32"/>
        </w:rPr>
        <w:t xml:space="preserve">protection through strategic fishery closures in </w:t>
      </w:r>
      <w:r>
        <w:rPr>
          <w:rFonts w:ascii="Garamond" w:hAnsi="Garamond"/>
          <w:b/>
          <w:bCs/>
          <w:sz w:val="32"/>
          <w:szCs w:val="32"/>
        </w:rPr>
        <w:t xml:space="preserve">a large </w:t>
      </w:r>
      <w:r w:rsidRPr="00477415">
        <w:rPr>
          <w:rFonts w:ascii="Garamond" w:hAnsi="Garamond"/>
          <w:b/>
          <w:bCs/>
          <w:sz w:val="32"/>
          <w:szCs w:val="32"/>
        </w:rPr>
        <w:t>Alaska</w:t>
      </w:r>
      <w:r>
        <w:rPr>
          <w:rFonts w:ascii="Garamond" w:hAnsi="Garamond"/>
          <w:b/>
          <w:bCs/>
          <w:sz w:val="32"/>
          <w:szCs w:val="32"/>
        </w:rPr>
        <w:t xml:space="preserve"> river-basin.</w:t>
      </w:r>
    </w:p>
    <w:p w14:paraId="0C7925DE" w14:textId="6382940B" w:rsidR="000F3B6C" w:rsidRPr="0016395C" w:rsidRDefault="000F3B6C" w:rsidP="004712C9">
      <w:pPr>
        <w:suppressLineNumbers/>
        <w:jc w:val="center"/>
        <w:rPr>
          <w:rFonts w:ascii="Garamond" w:hAnsi="Garamond"/>
          <w:b/>
          <w:bCs/>
          <w:sz w:val="20"/>
          <w:szCs w:val="20"/>
        </w:rPr>
      </w:pPr>
      <w:commentRangeStart w:id="0"/>
      <w:r>
        <w:rPr>
          <w:rFonts w:ascii="Garamond" w:hAnsi="Garamond"/>
          <w:b/>
          <w:bCs/>
          <w:sz w:val="20"/>
          <w:szCs w:val="20"/>
        </w:rPr>
        <w:t>Ben Makhlouf, Daniel Schindler, Tim Cline, Zach Liller, Sean Larson</w:t>
      </w:r>
      <w:commentRangeEnd w:id="0"/>
      <w:r>
        <w:rPr>
          <w:rStyle w:val="CommentReference"/>
        </w:rPr>
        <w:commentReference w:id="0"/>
      </w:r>
    </w:p>
    <w:p w14:paraId="3B7D4E61" w14:textId="77777777" w:rsidR="00676513" w:rsidRDefault="00676513" w:rsidP="004712C9">
      <w:pPr>
        <w:suppressLineNumbers/>
        <w:rPr>
          <w:rFonts w:ascii="Garamond" w:hAnsi="Garamond"/>
          <w:b/>
          <w:bCs/>
          <w:sz w:val="22"/>
          <w:szCs w:val="22"/>
          <w:u w:val="single"/>
        </w:rPr>
      </w:pPr>
    </w:p>
    <w:p w14:paraId="58C68C67" w14:textId="77777777" w:rsidR="00F552CD" w:rsidRPr="006D1917" w:rsidRDefault="00F552CD" w:rsidP="00F552CD">
      <w:pPr>
        <w:spacing w:line="480" w:lineRule="auto"/>
        <w:rPr>
          <w:rFonts w:ascii="Garamond" w:hAnsi="Garamond"/>
          <w:b/>
          <w:bCs/>
          <w:sz w:val="22"/>
          <w:szCs w:val="22"/>
          <w:u w:val="single"/>
        </w:rPr>
      </w:pPr>
      <w:commentRangeStart w:id="1"/>
      <w:commentRangeStart w:id="2"/>
      <w:r w:rsidRPr="006D1917">
        <w:rPr>
          <w:rFonts w:ascii="Garamond" w:hAnsi="Garamond"/>
          <w:b/>
          <w:bCs/>
          <w:sz w:val="22"/>
          <w:szCs w:val="22"/>
          <w:u w:val="single"/>
        </w:rPr>
        <w:t>Introduction</w:t>
      </w:r>
      <w:commentRangeEnd w:id="1"/>
      <w:r w:rsidR="00367B6D">
        <w:rPr>
          <w:rStyle w:val="CommentReference"/>
        </w:rPr>
        <w:commentReference w:id="1"/>
      </w:r>
      <w:commentRangeEnd w:id="2"/>
      <w:r w:rsidR="00313CB8">
        <w:rPr>
          <w:rStyle w:val="CommentReference"/>
        </w:rPr>
        <w:commentReference w:id="2"/>
      </w:r>
      <w:r w:rsidRPr="006D1917">
        <w:rPr>
          <w:rFonts w:ascii="Garamond" w:hAnsi="Garamond"/>
          <w:b/>
          <w:bCs/>
          <w:sz w:val="22"/>
          <w:szCs w:val="22"/>
          <w:u w:val="single"/>
        </w:rPr>
        <w:t xml:space="preserve">: </w:t>
      </w:r>
      <w:r w:rsidRPr="006D1917">
        <w:rPr>
          <w:rFonts w:ascii="Garamond" w:hAnsi="Garamond"/>
          <w:sz w:val="22"/>
          <w:szCs w:val="22"/>
        </w:rPr>
        <w:t xml:space="preserve"> </w:t>
      </w:r>
    </w:p>
    <w:p w14:paraId="534439ED" w14:textId="7FE35B4C" w:rsidR="0090107F" w:rsidRDefault="00711069" w:rsidP="00F552CD">
      <w:pPr>
        <w:spacing w:line="480" w:lineRule="auto"/>
        <w:ind w:firstLine="720"/>
        <w:rPr>
          <w:rFonts w:ascii="Garamond" w:hAnsi="Garamond"/>
          <w:sz w:val="22"/>
          <w:szCs w:val="22"/>
        </w:rPr>
      </w:pPr>
      <w:r w:rsidRPr="00711069">
        <w:rPr>
          <w:rFonts w:ascii="Garamond" w:hAnsi="Garamond"/>
          <w:sz w:val="22"/>
          <w:szCs w:val="22"/>
        </w:rPr>
        <w:t xml:space="preserve">A key challenge in fisheries management is the need to maximize harvest opportunities while maintaining and protecting biodiversity. This challenge is present in mixed species fisheries, where harvesting productive species often risks over-exploitation of non-target co-occurring species of concern. The same challenge also arises in single species mixed stock fisheries, where a single run </w:t>
      </w:r>
      <w:r>
        <w:rPr>
          <w:rFonts w:ascii="Garamond" w:hAnsi="Garamond"/>
          <w:sz w:val="22"/>
          <w:szCs w:val="22"/>
        </w:rPr>
        <w:t>consists</w:t>
      </w:r>
      <w:r w:rsidRPr="00711069">
        <w:rPr>
          <w:rFonts w:ascii="Garamond" w:hAnsi="Garamond"/>
          <w:sz w:val="22"/>
          <w:szCs w:val="22"/>
        </w:rPr>
        <w:t xml:space="preserve"> of several unique stock components that together contribute to biocomplexity</w:t>
      </w:r>
      <w:r>
        <w:rPr>
          <w:rFonts w:ascii="Garamond" w:hAnsi="Garamond"/>
          <w:sz w:val="22"/>
          <w:szCs w:val="22"/>
        </w:rPr>
        <w:t xml:space="preserve"> in the form of variable life history strategies and genetic makeup. This intraspecies biocomplexity increase</w:t>
      </w:r>
      <w:r w:rsidR="004C2230">
        <w:rPr>
          <w:rFonts w:ascii="Garamond" w:hAnsi="Garamond"/>
          <w:sz w:val="22"/>
          <w:szCs w:val="22"/>
        </w:rPr>
        <w:t>s</w:t>
      </w:r>
      <w:r>
        <w:rPr>
          <w:rFonts w:ascii="Garamond" w:hAnsi="Garamond"/>
          <w:sz w:val="22"/>
          <w:szCs w:val="22"/>
        </w:rPr>
        <w:t xml:space="preserve"> ecosystem stability by distributing risk across several weakly or negatively correlated sub-components. </w:t>
      </w:r>
      <w:r w:rsidR="004C2230">
        <w:rPr>
          <w:rFonts w:ascii="Garamond" w:hAnsi="Garamond"/>
          <w:sz w:val="22"/>
          <w:szCs w:val="22"/>
        </w:rPr>
        <w:t xml:space="preserve">Additionally, </w:t>
      </w:r>
      <w:r>
        <w:rPr>
          <w:rFonts w:ascii="Garamond" w:hAnsi="Garamond"/>
          <w:sz w:val="22"/>
          <w:szCs w:val="22"/>
        </w:rPr>
        <w:t xml:space="preserve">for </w:t>
      </w:r>
      <w:r w:rsidR="003D30C7">
        <w:rPr>
          <w:rFonts w:ascii="Garamond" w:hAnsi="Garamond"/>
          <w:sz w:val="22"/>
          <w:szCs w:val="22"/>
        </w:rPr>
        <w:t xml:space="preserve">fisheries which can harvest across several of these stock components, biocomplexity in life history may help reduce pressure on a single stock by distributing fishing pressure across </w:t>
      </w:r>
      <w:r w:rsidR="004C2230">
        <w:rPr>
          <w:rFonts w:ascii="Garamond" w:hAnsi="Garamond"/>
          <w:sz w:val="22"/>
          <w:szCs w:val="22"/>
        </w:rPr>
        <w:t>broader</w:t>
      </w:r>
      <w:r w:rsidR="003D30C7">
        <w:rPr>
          <w:rFonts w:ascii="Garamond" w:hAnsi="Garamond"/>
          <w:sz w:val="22"/>
          <w:szCs w:val="22"/>
        </w:rPr>
        <w:t xml:space="preserve"> spatial and temporal scale</w:t>
      </w:r>
      <w:r w:rsidR="004C2230">
        <w:rPr>
          <w:rFonts w:ascii="Garamond" w:hAnsi="Garamond"/>
          <w:sz w:val="22"/>
          <w:szCs w:val="22"/>
        </w:rPr>
        <w:t>s</w:t>
      </w:r>
      <w:r w:rsidR="003D30C7">
        <w:rPr>
          <w:rFonts w:ascii="Garamond" w:hAnsi="Garamond"/>
          <w:sz w:val="22"/>
          <w:szCs w:val="22"/>
        </w:rPr>
        <w:t xml:space="preserve">. </w:t>
      </w:r>
    </w:p>
    <w:p w14:paraId="6FEF6D78" w14:textId="013D78BA" w:rsidR="001269D4" w:rsidRDefault="003D30C7" w:rsidP="001269D4">
      <w:pPr>
        <w:spacing w:line="480" w:lineRule="auto"/>
        <w:ind w:firstLine="720"/>
        <w:rPr>
          <w:rFonts w:ascii="Garamond" w:hAnsi="Garamond"/>
          <w:sz w:val="22"/>
          <w:szCs w:val="22"/>
        </w:rPr>
      </w:pPr>
      <w:r w:rsidRPr="003D30C7">
        <w:rPr>
          <w:rFonts w:ascii="Garamond" w:hAnsi="Garamond"/>
          <w:sz w:val="22"/>
          <w:szCs w:val="22"/>
        </w:rPr>
        <w:t>In salmon ecosystems, the existence and benefits of significant intrapopulation biocomplexity have been well established. Within a given population, variability in return timing and spatial distribution of habitat use distributes the risk of perturbation across both space and time</w:t>
      </w:r>
      <w:r>
        <w:rPr>
          <w:rFonts w:ascii="Garamond" w:hAnsi="Garamond"/>
          <w:sz w:val="22"/>
          <w:szCs w:val="22"/>
        </w:rPr>
        <w:t xml:space="preserve"> </w:t>
      </w:r>
      <w:r w:rsidRPr="003D30C7">
        <w:rPr>
          <w:rFonts w:ascii="Garamond" w:hAnsi="Garamond"/>
          <w:sz w:val="22"/>
          <w:szCs w:val="22"/>
        </w:rPr>
        <w:t>both within and among years.</w:t>
      </w:r>
      <w:r w:rsidR="00D43F43">
        <w:rPr>
          <w:rFonts w:ascii="Garamond" w:hAnsi="Garamond"/>
          <w:sz w:val="22"/>
          <w:szCs w:val="22"/>
        </w:rPr>
        <w:t xml:space="preserve"> </w:t>
      </w:r>
      <w:r w:rsidR="00D43F43" w:rsidRPr="00D43F43">
        <w:rPr>
          <w:rFonts w:ascii="Garamond" w:hAnsi="Garamond"/>
          <w:sz w:val="22"/>
          <w:szCs w:val="22"/>
        </w:rPr>
        <w:t>In doing so, this biocomplexity increases ecosystem resilience to short-term or local changes in habitat conditions, maximizes genetic diversity, and stabilizes aggregate resource availability.</w:t>
      </w:r>
      <w:r w:rsidR="00D43F43">
        <w:rPr>
          <w:rFonts w:ascii="Garamond" w:hAnsi="Garamond"/>
          <w:sz w:val="22"/>
          <w:szCs w:val="22"/>
        </w:rPr>
        <w:t xml:space="preserve"> </w:t>
      </w:r>
      <w:r w:rsidR="00D43F43" w:rsidRPr="00D43F43">
        <w:rPr>
          <w:rFonts w:ascii="Garamond" w:hAnsi="Garamond"/>
          <w:sz w:val="22"/>
          <w:szCs w:val="22"/>
        </w:rPr>
        <w:t xml:space="preserve">For fisheries that harvest migrating stocks downstream, as is the case with many Pacific salmon fisheries, the reliability and duration of resource availability depends on the aggregate dynamics of upstream stocks. </w:t>
      </w:r>
      <w:r w:rsidR="00D43F43">
        <w:rPr>
          <w:rFonts w:ascii="Garamond" w:hAnsi="Garamond"/>
          <w:sz w:val="22"/>
          <w:szCs w:val="22"/>
        </w:rPr>
        <w:t>M</w:t>
      </w:r>
      <w:r w:rsidR="00D43F43" w:rsidRPr="00D43F43">
        <w:rPr>
          <w:rFonts w:ascii="Garamond" w:hAnsi="Garamond"/>
          <w:sz w:val="22"/>
          <w:szCs w:val="22"/>
        </w:rPr>
        <w:t xml:space="preserve">anagers </w:t>
      </w:r>
      <w:r w:rsidR="004C2230">
        <w:rPr>
          <w:rFonts w:ascii="Garamond" w:hAnsi="Garamond"/>
          <w:sz w:val="22"/>
          <w:szCs w:val="22"/>
        </w:rPr>
        <w:t>must therefore</w:t>
      </w:r>
      <w:r w:rsidR="00D43F43">
        <w:rPr>
          <w:rFonts w:ascii="Garamond" w:hAnsi="Garamond"/>
          <w:sz w:val="22"/>
          <w:szCs w:val="22"/>
        </w:rPr>
        <w:t xml:space="preserve"> </w:t>
      </w:r>
      <w:r w:rsidR="004C2230">
        <w:rPr>
          <w:rFonts w:ascii="Garamond" w:hAnsi="Garamond"/>
          <w:sz w:val="22"/>
          <w:szCs w:val="22"/>
        </w:rPr>
        <w:t>design</w:t>
      </w:r>
      <w:r w:rsidR="00D43F43" w:rsidRPr="00D43F43">
        <w:rPr>
          <w:rFonts w:ascii="Garamond" w:hAnsi="Garamond"/>
          <w:sz w:val="22"/>
          <w:szCs w:val="22"/>
        </w:rPr>
        <w:t xml:space="preserve"> harvest strategies that allow for downstream harvest while protecting the individual health of stock components</w:t>
      </w:r>
      <w:r w:rsidR="001269D4">
        <w:rPr>
          <w:rFonts w:ascii="Garamond" w:hAnsi="Garamond"/>
          <w:sz w:val="22"/>
          <w:szCs w:val="22"/>
        </w:rPr>
        <w:t xml:space="preserve">. </w:t>
      </w:r>
    </w:p>
    <w:p w14:paraId="01B29CDE" w14:textId="01FDA050" w:rsidR="007C6D95" w:rsidRDefault="000D6E8E" w:rsidP="000D6E8E">
      <w:pPr>
        <w:spacing w:line="480" w:lineRule="auto"/>
        <w:ind w:firstLine="720"/>
        <w:rPr>
          <w:rFonts w:ascii="Garamond" w:hAnsi="Garamond"/>
          <w:sz w:val="22"/>
          <w:szCs w:val="22"/>
        </w:rPr>
      </w:pPr>
      <w:r>
        <w:rPr>
          <w:rFonts w:ascii="Garamond" w:hAnsi="Garamond"/>
          <w:sz w:val="22"/>
          <w:szCs w:val="22"/>
        </w:rPr>
        <w:t>Watersheds in Western Alaska s</w:t>
      </w:r>
      <w:r w:rsidR="001269D4">
        <w:rPr>
          <w:rFonts w:ascii="Garamond" w:hAnsi="Garamond"/>
          <w:sz w:val="22"/>
          <w:szCs w:val="22"/>
        </w:rPr>
        <w:t>upport some of the largest salmon fisheries in the world</w:t>
      </w:r>
      <w:r>
        <w:rPr>
          <w:rFonts w:ascii="Garamond" w:hAnsi="Garamond"/>
          <w:sz w:val="22"/>
          <w:szCs w:val="22"/>
        </w:rPr>
        <w:t xml:space="preserve"> and contain some of the last pristine habitat for pacific salmon. However, these systems have </w:t>
      </w:r>
      <w:r w:rsidR="001269D4">
        <w:rPr>
          <w:rFonts w:ascii="Garamond" w:hAnsi="Garamond"/>
          <w:sz w:val="22"/>
          <w:szCs w:val="22"/>
        </w:rPr>
        <w:t xml:space="preserve">seen a precipitous decline in </w:t>
      </w:r>
      <w:r w:rsidR="001269D4">
        <w:rPr>
          <w:rFonts w:ascii="Garamond" w:hAnsi="Garamond"/>
          <w:sz w:val="22"/>
          <w:szCs w:val="22"/>
        </w:rPr>
        <w:lastRenderedPageBreak/>
        <w:t>Chinook and Chum salmon populations in recent years</w:t>
      </w:r>
      <w:r>
        <w:rPr>
          <w:rFonts w:ascii="Garamond" w:hAnsi="Garamond"/>
          <w:sz w:val="22"/>
          <w:szCs w:val="22"/>
        </w:rPr>
        <w:t xml:space="preserve">, leading to </w:t>
      </w:r>
      <w:r>
        <w:rPr>
          <w:rFonts w:ascii="Garamond" w:hAnsi="Garamond"/>
          <w:sz w:val="22"/>
          <w:szCs w:val="22"/>
        </w:rPr>
        <w:t>restricted</w:t>
      </w:r>
      <w:r w:rsidRPr="006D1917">
        <w:rPr>
          <w:rFonts w:ascii="Garamond" w:hAnsi="Garamond"/>
          <w:sz w:val="22"/>
          <w:szCs w:val="22"/>
        </w:rPr>
        <w:t xml:space="preserve"> subsistence fishing </w:t>
      </w:r>
      <w:r>
        <w:rPr>
          <w:rFonts w:ascii="Garamond" w:hAnsi="Garamond"/>
          <w:sz w:val="22"/>
          <w:szCs w:val="22"/>
        </w:rPr>
        <w:t xml:space="preserve">for indigenous communities in the region and </w:t>
      </w:r>
      <w:r w:rsidRPr="006D1917">
        <w:rPr>
          <w:rFonts w:ascii="Garamond" w:hAnsi="Garamond"/>
          <w:sz w:val="22"/>
          <w:szCs w:val="22"/>
        </w:rPr>
        <w:t>triggering a region-wide crisis of food insecurity, cultural loss, and the potential disappearance of a critical economic resource</w:t>
      </w:r>
      <w:r>
        <w:rPr>
          <w:rFonts w:ascii="Garamond" w:hAnsi="Garamond"/>
          <w:sz w:val="22"/>
          <w:szCs w:val="22"/>
        </w:rPr>
        <w:t xml:space="preserve"> </w:t>
      </w:r>
      <w:r>
        <w:rPr>
          <w:rFonts w:ascii="Garamond" w:hAnsi="Garamond"/>
          <w:sz w:val="22"/>
          <w:szCs w:val="22"/>
        </w:rPr>
        <w:fldChar w:fldCharType="begin"/>
      </w:r>
      <w:r>
        <w:rPr>
          <w:rFonts w:ascii="Garamond" w:hAnsi="Garamond"/>
          <w:sz w:val="22"/>
          <w:szCs w:val="22"/>
        </w:rPr>
        <w:instrText xml:space="preserve"> ADDIN ZOTERO_ITEM CSL_CITATION {"citationID":"pEObtCaz","properties":{"formattedCitation":"(Brown &amp; Godduhn, 2015)","plainCitation":"(Brown &amp; Godduhn, 2015)","noteIndex":0},"citationItems":[{"id":4428,"uris":["http://zotero.org/users/8421274/items/2WA8NCRM"],"itemData":{"id":4428,"type":"article-journal","language":"en","source":"Zotero","title":"Socioeconomic effects of declining salmon runs on the Yukon River","author":[{"family":"Brown","given":"Caroline L"},{"family":"Godduhn","given":"Anna"}],"issued":{"date-parts":[["2015"]]}}}],"schema":"https://github.com/citation-style-language/schema/raw/master/csl-citation.json"}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(Brown &amp; Godduhn, 2015)</w:t>
      </w:r>
      <w:r>
        <w:rPr>
          <w:rFonts w:ascii="Garamond" w:hAnsi="Garamond"/>
          <w:sz w:val="22"/>
          <w:szCs w:val="22"/>
        </w:rPr>
        <w:fldChar w:fldCharType="end"/>
      </w:r>
      <w:r w:rsidRPr="006D1917">
        <w:rPr>
          <w:rFonts w:ascii="Garamond" w:hAnsi="Garamond"/>
          <w:sz w:val="22"/>
          <w:szCs w:val="22"/>
        </w:rPr>
        <w:t>.</w:t>
      </w:r>
      <w:r>
        <w:rPr>
          <w:rFonts w:ascii="Garamond" w:hAnsi="Garamond"/>
          <w:sz w:val="22"/>
          <w:szCs w:val="22"/>
        </w:rPr>
        <w:t xml:space="preserve"> </w:t>
      </w:r>
      <w:r w:rsidRPr="006D1917">
        <w:rPr>
          <w:rFonts w:ascii="Garamond" w:hAnsi="Garamond"/>
          <w:sz w:val="22"/>
          <w:szCs w:val="22"/>
        </w:rPr>
        <w:t>As a result, resource managers</w:t>
      </w:r>
      <w:r>
        <w:rPr>
          <w:rFonts w:ascii="Garamond" w:hAnsi="Garamond"/>
          <w:sz w:val="22"/>
          <w:szCs w:val="22"/>
        </w:rPr>
        <w:t xml:space="preserve"> in Western Alaska</w:t>
      </w:r>
      <w:r w:rsidRPr="006D1917">
        <w:rPr>
          <w:rFonts w:ascii="Garamond" w:hAnsi="Garamond"/>
          <w:sz w:val="22"/>
          <w:szCs w:val="22"/>
        </w:rPr>
        <w:t xml:space="preserve"> face the difficult task of designing management strategies </w:t>
      </w:r>
      <w:r w:rsidR="007C6D95">
        <w:rPr>
          <w:rFonts w:ascii="Garamond" w:hAnsi="Garamond"/>
          <w:sz w:val="22"/>
          <w:szCs w:val="22"/>
        </w:rPr>
        <w:t>that</w:t>
      </w:r>
      <w:r w:rsidRPr="006D1917">
        <w:rPr>
          <w:rFonts w:ascii="Garamond" w:hAnsi="Garamond"/>
          <w:sz w:val="22"/>
          <w:szCs w:val="22"/>
        </w:rPr>
        <w:t xml:space="preserve"> balanc</w:t>
      </w:r>
      <w:r>
        <w:rPr>
          <w:rFonts w:ascii="Garamond" w:hAnsi="Garamond"/>
          <w:sz w:val="22"/>
          <w:szCs w:val="22"/>
        </w:rPr>
        <w:t>e</w:t>
      </w:r>
      <w:r w:rsidRPr="006D1917">
        <w:rPr>
          <w:rFonts w:ascii="Garamond" w:hAnsi="Garamond"/>
          <w:sz w:val="22"/>
          <w:szCs w:val="22"/>
        </w:rPr>
        <w:t xml:space="preserve"> ongoing </w:t>
      </w:r>
      <w:r>
        <w:rPr>
          <w:rFonts w:ascii="Garamond" w:hAnsi="Garamond"/>
          <w:sz w:val="22"/>
          <w:szCs w:val="22"/>
        </w:rPr>
        <w:t xml:space="preserve">commercial and subsistence </w:t>
      </w:r>
      <w:r w:rsidRPr="006D1917">
        <w:rPr>
          <w:rFonts w:ascii="Garamond" w:hAnsi="Garamond"/>
          <w:sz w:val="22"/>
          <w:szCs w:val="22"/>
        </w:rPr>
        <w:t xml:space="preserve">harvest opportunities </w:t>
      </w:r>
      <w:r>
        <w:rPr>
          <w:rFonts w:ascii="Garamond" w:hAnsi="Garamond"/>
          <w:sz w:val="22"/>
          <w:szCs w:val="22"/>
        </w:rPr>
        <w:t xml:space="preserve">throughout the region </w:t>
      </w:r>
      <w:r w:rsidRPr="006D1917">
        <w:rPr>
          <w:rFonts w:ascii="Garamond" w:hAnsi="Garamond"/>
          <w:sz w:val="22"/>
          <w:szCs w:val="22"/>
        </w:rPr>
        <w:t xml:space="preserve">with the urgent need to rebuild salmon populations and strengthen their resilience to future perturbations. </w:t>
      </w:r>
      <w:r w:rsidR="007C6D95" w:rsidRPr="007C6D95">
        <w:rPr>
          <w:rFonts w:ascii="Garamond" w:hAnsi="Garamond"/>
          <w:sz w:val="22"/>
          <w:szCs w:val="22"/>
        </w:rPr>
        <w:t>Designing these strategies relies on understanding the spatiotemporal dynamics of salmon returns to the system; however, there remains a relatively coarse and incomplete understanding of these dynamics given the spatial scale and remote nature of the region.</w:t>
      </w:r>
      <w:r w:rsidR="007C6D95">
        <w:rPr>
          <w:rFonts w:ascii="Garamond" w:hAnsi="Garamond"/>
          <w:sz w:val="22"/>
          <w:szCs w:val="22"/>
        </w:rPr>
        <w:t xml:space="preserve"> </w:t>
      </w:r>
      <w:r w:rsidR="007C6D95" w:rsidRPr="007C6D95">
        <w:rPr>
          <w:rFonts w:ascii="Garamond" w:hAnsi="Garamond"/>
          <w:sz w:val="22"/>
          <w:szCs w:val="22"/>
        </w:rPr>
        <w:t>Consequently, management strategies have been designed based on this coarse understanding of stock-specific patterns, and their effects on individual stock health have not been adequately assessed.</w:t>
      </w:r>
    </w:p>
    <w:p w14:paraId="1677A123" w14:textId="21003BC2" w:rsidR="00383B9A" w:rsidRDefault="007C6D95" w:rsidP="00383B9A">
      <w:pPr>
        <w:spacing w:line="480" w:lineRule="auto"/>
        <w:ind w:firstLine="720"/>
        <w:rPr>
          <w:rFonts w:ascii="Garamond" w:hAnsi="Garamond"/>
          <w:sz w:val="22"/>
          <w:szCs w:val="22"/>
        </w:rPr>
      </w:pPr>
      <w:r w:rsidRPr="00E14C01">
        <w:rPr>
          <w:rFonts w:ascii="Garamond" w:hAnsi="Garamond"/>
          <w:sz w:val="22"/>
          <w:szCs w:val="22"/>
        </w:rPr>
        <w:t>The Kuskokwim River</w:t>
      </w:r>
      <w:r>
        <w:rPr>
          <w:rFonts w:ascii="Garamond" w:hAnsi="Garamond"/>
          <w:sz w:val="22"/>
          <w:szCs w:val="22"/>
        </w:rPr>
        <w:t xml:space="preserve">-Basin is a large, free-flowing system covering greater than 120,000 </w:t>
      </w:r>
      <w:r w:rsidRPr="00E14C01">
        <w:rPr>
          <w:rFonts w:ascii="Garamond" w:hAnsi="Garamond"/>
          <w:sz w:val="22"/>
          <w:szCs w:val="22"/>
        </w:rPr>
        <w:t>km²</w:t>
      </w:r>
      <w:r>
        <w:rPr>
          <w:rFonts w:ascii="Garamond" w:hAnsi="Garamond"/>
          <w:sz w:val="22"/>
          <w:szCs w:val="22"/>
        </w:rPr>
        <w:t xml:space="preserve"> in western Alaska. This system contains all five species of pacific salmon, which serve as an important subsistence resource and cultural keystone for indigenous communities in the watershed </w:t>
      </w:r>
      <w:r w:rsidRPr="00E14C01">
        <w:rPr>
          <w:rFonts w:ascii="Garamond" w:hAnsi="Garamond"/>
          <w:sz w:val="22"/>
          <w:szCs w:val="22"/>
        </w:rPr>
        <w:t>(</w:t>
      </w:r>
      <w:proofErr w:type="spellStart"/>
      <w:r w:rsidRPr="00E14C01">
        <w:rPr>
          <w:rFonts w:ascii="Garamond" w:hAnsi="Garamond"/>
          <w:sz w:val="22"/>
          <w:szCs w:val="22"/>
        </w:rPr>
        <w:t>Esquible</w:t>
      </w:r>
      <w:proofErr w:type="spellEnd"/>
      <w:r w:rsidRPr="00E14C01">
        <w:rPr>
          <w:rFonts w:ascii="Garamond" w:hAnsi="Garamond"/>
          <w:sz w:val="22"/>
          <w:szCs w:val="22"/>
        </w:rPr>
        <w:t xml:space="preserve"> et al., 2018).</w:t>
      </w:r>
      <w:r>
        <w:rPr>
          <w:rFonts w:ascii="Garamond" w:hAnsi="Garamond"/>
          <w:sz w:val="22"/>
          <w:szCs w:val="22"/>
        </w:rPr>
        <w:t xml:space="preserve"> </w:t>
      </w:r>
      <w:proofErr w:type="gramStart"/>
      <w:r>
        <w:rPr>
          <w:rFonts w:ascii="Garamond" w:hAnsi="Garamond"/>
          <w:sz w:val="22"/>
          <w:szCs w:val="22"/>
        </w:rPr>
        <w:t>In particular, Chinook</w:t>
      </w:r>
      <w:proofErr w:type="gramEnd"/>
      <w:r>
        <w:rPr>
          <w:rFonts w:ascii="Garamond" w:hAnsi="Garamond"/>
          <w:sz w:val="22"/>
          <w:szCs w:val="22"/>
        </w:rPr>
        <w:t xml:space="preserve"> and Chum salmon in the Kuskokwim are a critical subsistence resource for nearly every household in the basin, which are almost entirely rural and indigenous communities</w:t>
      </w:r>
      <w:r w:rsidR="004C2230">
        <w:rPr>
          <w:rFonts w:ascii="Garamond" w:hAnsi="Garamond"/>
          <w:sz w:val="22"/>
          <w:szCs w:val="22"/>
        </w:rPr>
        <w:t xml:space="preserve"> that</w:t>
      </w:r>
      <w:r>
        <w:rPr>
          <w:rFonts w:ascii="Garamond" w:hAnsi="Garamond"/>
          <w:sz w:val="22"/>
          <w:szCs w:val="22"/>
        </w:rPr>
        <w:t xml:space="preserve"> rely on this subsistence resource for a significant portion of their protein needs </w:t>
      </w:r>
      <w:r w:rsidRPr="00E14C01">
        <w:rPr>
          <w:rFonts w:ascii="Garamond" w:hAnsi="Garamond"/>
          <w:sz w:val="22"/>
          <w:szCs w:val="22"/>
        </w:rPr>
        <w:t xml:space="preserve">(Clark et al., 2018; </w:t>
      </w:r>
      <w:proofErr w:type="spellStart"/>
      <w:r w:rsidRPr="00E14C01">
        <w:rPr>
          <w:rFonts w:ascii="Garamond" w:hAnsi="Garamond"/>
          <w:sz w:val="22"/>
          <w:szCs w:val="22"/>
        </w:rPr>
        <w:t>Esquible</w:t>
      </w:r>
      <w:proofErr w:type="spellEnd"/>
      <w:r w:rsidRPr="00E14C01">
        <w:rPr>
          <w:rFonts w:ascii="Garamond" w:hAnsi="Garamond"/>
          <w:sz w:val="22"/>
          <w:szCs w:val="22"/>
        </w:rPr>
        <w:t xml:space="preserve"> et al., 2024</w:t>
      </w:r>
      <w:r w:rsidR="00F41FAF">
        <w:rPr>
          <w:rFonts w:ascii="Garamond" w:hAnsi="Garamond"/>
          <w:sz w:val="22"/>
          <w:szCs w:val="22"/>
        </w:rPr>
        <w:t xml:space="preserve">). Resource managers in the Kuskokwim river-basin have implemented a front-end block closure for Chinook salmon based on preliminary data that the earliest returning fish at the beginning of the season </w:t>
      </w:r>
      <w:r w:rsidR="004C2230">
        <w:rPr>
          <w:rFonts w:ascii="Garamond" w:hAnsi="Garamond"/>
          <w:sz w:val="22"/>
          <w:szCs w:val="22"/>
        </w:rPr>
        <w:t xml:space="preserve">return </w:t>
      </w:r>
      <w:r w:rsidR="00F41FAF">
        <w:rPr>
          <w:rFonts w:ascii="Garamond" w:hAnsi="Garamond"/>
          <w:sz w:val="22"/>
          <w:szCs w:val="22"/>
        </w:rPr>
        <w:t xml:space="preserve">to stocks at the upper reaches of the watershed. </w:t>
      </w:r>
      <w:r w:rsidR="00383B9A" w:rsidRPr="00383B9A">
        <w:rPr>
          <w:rFonts w:ascii="Garamond" w:hAnsi="Garamond"/>
          <w:sz w:val="22"/>
          <w:szCs w:val="22"/>
        </w:rPr>
        <w:t>Given their early return timing, these stocks are particularly vulnerable to overfishing, which may compromise both upstream subsistence harvest and downstream fishery stability.</w:t>
      </w:r>
      <w:r w:rsidR="00383B9A">
        <w:rPr>
          <w:rFonts w:ascii="Garamond" w:hAnsi="Garamond"/>
          <w:sz w:val="22"/>
          <w:szCs w:val="22"/>
        </w:rPr>
        <w:t xml:space="preserve"> </w:t>
      </w:r>
      <w:r w:rsidR="00383B9A" w:rsidRPr="00383B9A">
        <w:rPr>
          <w:rFonts w:ascii="Garamond" w:hAnsi="Garamond"/>
          <w:sz w:val="22"/>
          <w:szCs w:val="22"/>
        </w:rPr>
        <w:t>Because the spatiotemporal patterns of stock contribution within and among years are not well understood at fine spatial scales, the effectiveness of front-end closures in protecting upper Kuskokwim stocks remains unclear. However, understanding these patterns is critical for assessing current management strategies and designing new approaches that balance regional harvest opportunities with stock-specific conservation needs.</w:t>
      </w:r>
      <w:r w:rsidR="00383B9A">
        <w:rPr>
          <w:rFonts w:ascii="Garamond" w:hAnsi="Garamond"/>
          <w:sz w:val="22"/>
          <w:szCs w:val="22"/>
        </w:rPr>
        <w:t xml:space="preserve"> </w:t>
      </w:r>
    </w:p>
    <w:p w14:paraId="502FB001" w14:textId="77777777" w:rsidR="003610A6" w:rsidRPr="00617050" w:rsidRDefault="003610A6" w:rsidP="003610A6">
      <w:pPr>
        <w:spacing w:line="480" w:lineRule="auto"/>
        <w:ind w:firstLine="720"/>
        <w:rPr>
          <w:rFonts w:ascii="Garamond" w:hAnsi="Garamond"/>
          <w:sz w:val="22"/>
          <w:szCs w:val="22"/>
        </w:rPr>
      </w:pPr>
      <w:r w:rsidRPr="006D1917">
        <w:rPr>
          <w:rFonts w:ascii="Garamond" w:hAnsi="Garamond"/>
          <w:sz w:val="22"/>
          <w:szCs w:val="22"/>
        </w:rPr>
        <w:lastRenderedPageBreak/>
        <w:t>Here, we apply otolit</w:t>
      </w:r>
      <w:r>
        <w:rPr>
          <w:rFonts w:ascii="Garamond" w:hAnsi="Garamond"/>
          <w:sz w:val="22"/>
          <w:szCs w:val="22"/>
        </w:rPr>
        <w:t>h microchemistry from fish caught at different times of the migration season over 6 years in the Kuskokwim River-basin</w:t>
      </w:r>
      <w:r w:rsidRPr="006D1917">
        <w:rPr>
          <w:rFonts w:ascii="Garamond" w:hAnsi="Garamond"/>
          <w:sz w:val="22"/>
          <w:szCs w:val="22"/>
        </w:rPr>
        <w:t xml:space="preserve"> to reconstruct spatiotemporal patterns of Chinook salmon natal origin distribution</w:t>
      </w:r>
      <w:r>
        <w:rPr>
          <w:rFonts w:ascii="Garamond" w:hAnsi="Garamond"/>
          <w:sz w:val="22"/>
          <w:szCs w:val="22"/>
        </w:rPr>
        <w:t xml:space="preserve"> at the sub basin scale. In doing so, we will</w:t>
      </w:r>
      <w:r w:rsidRPr="006D1917">
        <w:rPr>
          <w:rFonts w:ascii="Garamond" w:hAnsi="Garamond"/>
          <w:sz w:val="22"/>
          <w:szCs w:val="22"/>
        </w:rPr>
        <w:t>: (1) identify the spatiotemporal structure of returning populations in</w:t>
      </w:r>
      <w:r>
        <w:rPr>
          <w:rFonts w:ascii="Garamond" w:hAnsi="Garamond"/>
          <w:sz w:val="22"/>
          <w:szCs w:val="22"/>
        </w:rPr>
        <w:t xml:space="preserve"> the Kuskokwim river-basin, and </w:t>
      </w:r>
      <w:r w:rsidRPr="006D1917">
        <w:rPr>
          <w:rFonts w:ascii="Garamond" w:hAnsi="Garamond"/>
          <w:sz w:val="22"/>
          <w:szCs w:val="22"/>
        </w:rPr>
        <w:t>(2)</w:t>
      </w:r>
      <w:r>
        <w:rPr>
          <w:rFonts w:ascii="Garamond" w:hAnsi="Garamond"/>
          <w:sz w:val="22"/>
          <w:szCs w:val="22"/>
        </w:rPr>
        <w:t xml:space="preserve"> </w:t>
      </w:r>
      <w:r w:rsidRPr="006D1917">
        <w:rPr>
          <w:rFonts w:ascii="Garamond" w:hAnsi="Garamond"/>
          <w:sz w:val="22"/>
          <w:szCs w:val="22"/>
        </w:rPr>
        <w:t>evaluate the potential impacts of harvest strategies</w:t>
      </w:r>
      <w:r>
        <w:rPr>
          <w:rFonts w:ascii="Garamond" w:hAnsi="Garamond"/>
          <w:sz w:val="22"/>
          <w:szCs w:val="22"/>
        </w:rPr>
        <w:t xml:space="preserve"> such as a</w:t>
      </w:r>
      <w:r w:rsidRPr="006D1917">
        <w:rPr>
          <w:rFonts w:ascii="Garamond" w:hAnsi="Garamond"/>
          <w:sz w:val="22"/>
          <w:szCs w:val="22"/>
        </w:rPr>
        <w:t xml:space="preserve"> front-end closure</w:t>
      </w:r>
      <w:r>
        <w:rPr>
          <w:rFonts w:ascii="Garamond" w:hAnsi="Garamond"/>
          <w:sz w:val="22"/>
          <w:szCs w:val="22"/>
        </w:rPr>
        <w:t xml:space="preserve"> </w:t>
      </w:r>
      <w:r w:rsidRPr="006D1917">
        <w:rPr>
          <w:rFonts w:ascii="Garamond" w:hAnsi="Garamond"/>
          <w:sz w:val="22"/>
          <w:szCs w:val="22"/>
        </w:rPr>
        <w:t>on stocks across these systems.</w:t>
      </w:r>
    </w:p>
    <w:p w14:paraId="327E6388" w14:textId="77777777" w:rsidR="009833DB" w:rsidRDefault="009833DB" w:rsidP="009833DB">
      <w:pPr>
        <w:spacing w:line="480" w:lineRule="auto"/>
        <w:rPr>
          <w:rFonts w:ascii="Garamond" w:hAnsi="Garamond"/>
          <w:sz w:val="22"/>
          <w:szCs w:val="22"/>
        </w:rPr>
      </w:pPr>
    </w:p>
    <w:p w14:paraId="2A0F64D4" w14:textId="77777777" w:rsidR="009833DB" w:rsidRPr="006D1917" w:rsidRDefault="009833DB" w:rsidP="009833DB">
      <w:pPr>
        <w:spacing w:line="480" w:lineRule="auto"/>
        <w:rPr>
          <w:rFonts w:ascii="Garamond" w:hAnsi="Garamond"/>
          <w:b/>
          <w:bCs/>
          <w:sz w:val="32"/>
          <w:szCs w:val="32"/>
        </w:rPr>
      </w:pPr>
      <w:r w:rsidRPr="006D1917">
        <w:rPr>
          <w:rFonts w:ascii="Garamond" w:hAnsi="Garamond"/>
          <w:b/>
          <w:bCs/>
          <w:sz w:val="32"/>
          <w:szCs w:val="32"/>
        </w:rPr>
        <w:t xml:space="preserve">Methods: </w:t>
      </w:r>
    </w:p>
    <w:p w14:paraId="2B9BE153" w14:textId="77777777" w:rsidR="009833DB" w:rsidRDefault="009833DB" w:rsidP="009833DB">
      <w:pPr>
        <w:spacing w:line="480" w:lineRule="auto"/>
        <w:rPr>
          <w:rFonts w:ascii="Garamond" w:hAnsi="Garamond"/>
          <w:b/>
          <w:bCs/>
          <w:sz w:val="22"/>
          <w:szCs w:val="22"/>
          <w:u w:val="single"/>
        </w:rPr>
      </w:pPr>
      <w:r w:rsidRPr="006D1917">
        <w:rPr>
          <w:rFonts w:ascii="Garamond" w:hAnsi="Garamond"/>
          <w:b/>
          <w:bCs/>
          <w:sz w:val="22"/>
          <w:szCs w:val="22"/>
          <w:u w:val="single"/>
        </w:rPr>
        <w:t>Otolith Sample s</w:t>
      </w:r>
      <w:r>
        <w:rPr>
          <w:rFonts w:ascii="Garamond" w:hAnsi="Garamond"/>
          <w:b/>
          <w:bCs/>
          <w:sz w:val="22"/>
          <w:szCs w:val="22"/>
          <w:u w:val="single"/>
        </w:rPr>
        <w:t>ets</w:t>
      </w:r>
    </w:p>
    <w:p w14:paraId="2C50ADFF" w14:textId="77777777" w:rsidR="009C079F" w:rsidRDefault="009833DB" w:rsidP="009C079F">
      <w:pPr>
        <w:spacing w:line="480" w:lineRule="auto"/>
        <w:ind w:firstLine="720"/>
        <w:rPr>
          <w:rFonts w:ascii="Garamond" w:eastAsia="Times New Roman" w:hAnsi="Garamond" w:cs="Times New Roman"/>
          <w:kern w:val="0"/>
          <w:sz w:val="22"/>
          <w:szCs w:val="22"/>
          <w14:ligatures w14:val="none"/>
        </w:rPr>
      </w:pPr>
      <w:r w:rsidRPr="006D1917">
        <w:rPr>
          <w:rFonts w:ascii="Garamond" w:eastAsia="Times New Roman" w:hAnsi="Garamond" w:cs="Times New Roman"/>
          <w:kern w:val="0"/>
          <w:sz w:val="22"/>
          <w:szCs w:val="22"/>
          <w14:ligatures w14:val="none"/>
        </w:rPr>
        <w:t xml:space="preserve">Otoliths were collected </w:t>
      </w:r>
      <w:r w:rsidR="00367B6D">
        <w:rPr>
          <w:rFonts w:ascii="Garamond" w:eastAsia="Times New Roman" w:hAnsi="Garamond" w:cs="Times New Roman"/>
          <w:kern w:val="0"/>
          <w:sz w:val="22"/>
          <w:szCs w:val="22"/>
          <w14:ligatures w14:val="none"/>
        </w:rPr>
        <w:t xml:space="preserve">from Chinook salmon </w:t>
      </w:r>
      <w:r w:rsidR="00313CB8">
        <w:rPr>
          <w:rFonts w:ascii="Garamond" w:eastAsia="Times New Roman" w:hAnsi="Garamond" w:cs="Times New Roman"/>
          <w:kern w:val="0"/>
          <w:sz w:val="22"/>
          <w:szCs w:val="22"/>
          <w14:ligatures w14:val="none"/>
        </w:rPr>
        <w:t>from 2017 to 2022</w:t>
      </w:r>
      <w:r w:rsidR="00E212FE">
        <w:rPr>
          <w:rFonts w:ascii="Garamond" w:eastAsia="Times New Roman" w:hAnsi="Garamond" w:cs="Times New Roman"/>
          <w:kern w:val="0"/>
          <w:sz w:val="22"/>
          <w:szCs w:val="22"/>
          <w14:ligatures w14:val="none"/>
        </w:rPr>
        <w:t xml:space="preserve"> </w:t>
      </w:r>
      <w:r w:rsidR="00313CB8">
        <w:rPr>
          <w:rFonts w:ascii="Garamond" w:eastAsia="Times New Roman" w:hAnsi="Garamond" w:cs="Times New Roman"/>
          <w:kern w:val="0"/>
          <w:sz w:val="22"/>
          <w:szCs w:val="22"/>
          <w14:ligatures w14:val="none"/>
        </w:rPr>
        <w:t xml:space="preserve">sampled in </w:t>
      </w:r>
      <w:r w:rsidR="00E212FE">
        <w:rPr>
          <w:rFonts w:ascii="Garamond" w:eastAsia="Times New Roman" w:hAnsi="Garamond" w:cs="Times New Roman"/>
          <w:kern w:val="0"/>
          <w:sz w:val="22"/>
          <w:szCs w:val="22"/>
          <w14:ligatures w14:val="none"/>
        </w:rPr>
        <w:t xml:space="preserve">the Bethel Test Fishery (BTF) near Bethel, Alaska </w:t>
      </w:r>
      <w:r w:rsidR="00313CB8">
        <w:rPr>
          <w:rFonts w:ascii="Garamond" w:eastAsia="Times New Roman" w:hAnsi="Garamond" w:cs="Times New Roman"/>
          <w:kern w:val="0"/>
          <w:sz w:val="22"/>
          <w:szCs w:val="22"/>
          <w14:ligatures w14:val="none"/>
        </w:rPr>
        <w:t>in collaboration with</w:t>
      </w:r>
      <w:r w:rsidR="00367B6D">
        <w:rPr>
          <w:rFonts w:ascii="Garamond" w:eastAsia="Times New Roman" w:hAnsi="Garamond" w:cs="Times New Roman"/>
          <w:kern w:val="0"/>
          <w:sz w:val="22"/>
          <w:szCs w:val="22"/>
          <w14:ligatures w14:val="none"/>
        </w:rPr>
        <w:t xml:space="preserve"> the intern program of the </w:t>
      </w:r>
      <w:proofErr w:type="spellStart"/>
      <w:r w:rsidR="00367B6D">
        <w:rPr>
          <w:rFonts w:ascii="Garamond" w:eastAsia="Times New Roman" w:hAnsi="Garamond" w:cs="Times New Roman"/>
          <w:kern w:val="0"/>
          <w:sz w:val="22"/>
          <w:szCs w:val="22"/>
          <w14:ligatures w14:val="none"/>
        </w:rPr>
        <w:t>Orutsaramiut</w:t>
      </w:r>
      <w:proofErr w:type="spellEnd"/>
      <w:r w:rsidR="00367B6D">
        <w:rPr>
          <w:rFonts w:ascii="Garamond" w:eastAsia="Times New Roman" w:hAnsi="Garamond" w:cs="Times New Roman"/>
          <w:kern w:val="0"/>
          <w:sz w:val="22"/>
          <w:szCs w:val="22"/>
          <w14:ligatures w14:val="none"/>
        </w:rPr>
        <w:t xml:space="preserve"> Native Council </w:t>
      </w:r>
      <w:r w:rsidR="00313CB8">
        <w:rPr>
          <w:rFonts w:ascii="Garamond" w:eastAsia="Times New Roman" w:hAnsi="Garamond" w:cs="Times New Roman"/>
          <w:kern w:val="0"/>
          <w:sz w:val="22"/>
          <w:szCs w:val="22"/>
          <w14:ligatures w14:val="none"/>
        </w:rPr>
        <w:t>and</w:t>
      </w:r>
      <w:r w:rsidR="00367B6D">
        <w:rPr>
          <w:rFonts w:ascii="Garamond" w:eastAsia="Times New Roman" w:hAnsi="Garamond" w:cs="Times New Roman"/>
          <w:kern w:val="0"/>
          <w:sz w:val="22"/>
          <w:szCs w:val="22"/>
          <w14:ligatures w14:val="none"/>
        </w:rPr>
        <w:t xml:space="preserve"> the Alaska Department of Fish &amp; Game. </w:t>
      </w:r>
      <w:r w:rsidR="00313CB8">
        <w:rPr>
          <w:rFonts w:ascii="Garamond" w:eastAsia="Times New Roman" w:hAnsi="Garamond" w:cs="Times New Roman"/>
          <w:kern w:val="0"/>
          <w:sz w:val="22"/>
          <w:szCs w:val="22"/>
          <w14:ligatures w14:val="none"/>
        </w:rPr>
        <w:t xml:space="preserve">The BTF was designed to allow in-season assessment of run strength based on catch-per-unit-effort to inform management of subsistence fisheries throughout the river (Liller report). </w:t>
      </w:r>
      <w:r w:rsidR="00DD0E6E">
        <w:rPr>
          <w:rFonts w:ascii="Garamond" w:eastAsia="Times New Roman" w:hAnsi="Garamond" w:cs="Times New Roman"/>
          <w:kern w:val="0"/>
          <w:sz w:val="22"/>
          <w:szCs w:val="22"/>
          <w14:ligatures w14:val="none"/>
        </w:rPr>
        <w:t xml:space="preserve">As such, fish captured in this test fishery are expected to be a representative sample of returning stocks throughout the basin. We collected approximately 500 otoliths from each year from 2017-2022, ensuring sampling efforts over the full course of the run. From these, approximately 250 otoliths were selected for microchemical analysis in proportion to the relative catch per unit effort (CPUE) </w:t>
      </w:r>
      <w:r w:rsidR="009C079F">
        <w:rPr>
          <w:rFonts w:ascii="Garamond" w:eastAsia="Times New Roman" w:hAnsi="Garamond" w:cs="Times New Roman"/>
          <w:kern w:val="0"/>
          <w:sz w:val="22"/>
          <w:szCs w:val="22"/>
          <w14:ligatures w14:val="none"/>
        </w:rPr>
        <w:t xml:space="preserve">throughout the season. </w:t>
      </w:r>
    </w:p>
    <w:p w14:paraId="161FEB7F" w14:textId="4AD018B5" w:rsidR="009833DB" w:rsidRPr="005D5AB7" w:rsidRDefault="00313CB8" w:rsidP="009C079F">
      <w:pPr>
        <w:spacing w:line="480" w:lineRule="auto"/>
        <w:ind w:firstLine="720"/>
        <w:rPr>
          <w:rFonts w:ascii="Garamond" w:eastAsia="Times New Roman" w:hAnsi="Garamond" w:cs="Times New Roman"/>
          <w:kern w:val="0"/>
          <w:sz w:val="22"/>
          <w:szCs w:val="22"/>
          <w14:ligatures w14:val="none"/>
        </w:rPr>
      </w:pPr>
      <w:r>
        <w:rPr>
          <w:rFonts w:ascii="Garamond" w:hAnsi="Garamond"/>
          <w:sz w:val="22"/>
          <w:szCs w:val="22"/>
        </w:rPr>
        <w:t xml:space="preserve">Otoliths </w:t>
      </w:r>
      <w:r w:rsidR="009833DB">
        <w:rPr>
          <w:rFonts w:ascii="Garamond" w:hAnsi="Garamond"/>
          <w:sz w:val="22"/>
          <w:szCs w:val="22"/>
        </w:rPr>
        <w:t xml:space="preserve">were </w:t>
      </w:r>
      <w:r w:rsidR="009833DB" w:rsidRPr="006D1917">
        <w:rPr>
          <w:rFonts w:ascii="Garamond" w:eastAsia="Times New Roman" w:hAnsi="Garamond" w:cs="Times New Roman"/>
          <w:kern w:val="0"/>
          <w:sz w:val="22"/>
          <w:szCs w:val="22"/>
          <w14:ligatures w14:val="none"/>
        </w:rPr>
        <w:t xml:space="preserve">sectioned </w:t>
      </w:r>
      <w:r w:rsidR="00EF1756">
        <w:rPr>
          <w:rFonts w:ascii="Garamond" w:eastAsia="Times New Roman" w:hAnsi="Garamond" w:cs="Times New Roman"/>
          <w:kern w:val="0"/>
          <w:sz w:val="22"/>
          <w:szCs w:val="22"/>
          <w14:ligatures w14:val="none"/>
        </w:rPr>
        <w:t xml:space="preserve">with </w:t>
      </w:r>
      <w:r w:rsidR="0025573D">
        <w:rPr>
          <w:rFonts w:ascii="Garamond" w:eastAsia="Times New Roman" w:hAnsi="Garamond" w:cs="Times New Roman"/>
          <w:kern w:val="0"/>
          <w:sz w:val="22"/>
          <w:szCs w:val="22"/>
          <w14:ligatures w14:val="none"/>
        </w:rPr>
        <w:t xml:space="preserve">low speed diamond blade </w:t>
      </w:r>
      <w:proofErr w:type="spellStart"/>
      <w:r w:rsidR="0025573D">
        <w:rPr>
          <w:rFonts w:ascii="Garamond" w:eastAsia="Times New Roman" w:hAnsi="Garamond" w:cs="Times New Roman"/>
          <w:kern w:val="0"/>
          <w:sz w:val="22"/>
          <w:szCs w:val="22"/>
          <w14:ligatures w14:val="none"/>
        </w:rPr>
        <w:t>isomet</w:t>
      </w:r>
      <w:proofErr w:type="spellEnd"/>
      <w:r w:rsidR="0025573D">
        <w:rPr>
          <w:rFonts w:ascii="Garamond" w:eastAsia="Times New Roman" w:hAnsi="Garamond" w:cs="Times New Roman"/>
          <w:kern w:val="0"/>
          <w:sz w:val="22"/>
          <w:szCs w:val="22"/>
          <w14:ligatures w14:val="none"/>
        </w:rPr>
        <w:t xml:space="preserve"> </w:t>
      </w:r>
      <w:r w:rsidR="00EF1756">
        <w:rPr>
          <w:rFonts w:ascii="Garamond" w:eastAsia="Times New Roman" w:hAnsi="Garamond" w:cs="Times New Roman"/>
          <w:kern w:val="0"/>
          <w:sz w:val="22"/>
          <w:szCs w:val="22"/>
          <w14:ligatures w14:val="none"/>
        </w:rPr>
        <w:t xml:space="preserve">saw </w:t>
      </w:r>
      <w:r w:rsidR="009833DB" w:rsidRPr="006D1917">
        <w:rPr>
          <w:rFonts w:ascii="Garamond" w:eastAsia="Times New Roman" w:hAnsi="Garamond" w:cs="Times New Roman"/>
          <w:kern w:val="0"/>
          <w:sz w:val="22"/>
          <w:szCs w:val="22"/>
          <w14:ligatures w14:val="none"/>
        </w:rPr>
        <w:t xml:space="preserve">along the transverse plane, mounted on microscope slides, and polished to expose internal growth structures </w:t>
      </w:r>
      <w:r w:rsidR="009833DB">
        <w:rPr>
          <w:rFonts w:ascii="Garamond" w:eastAsia="Times New Roman" w:hAnsi="Garamond" w:cs="Times New Roman"/>
          <w:kern w:val="0"/>
          <w:sz w:val="22"/>
          <w:szCs w:val="22"/>
          <w14:ligatures w14:val="none"/>
        </w:rPr>
        <w:fldChar w:fldCharType="begin"/>
      </w:r>
      <w:r w:rsidR="009833DB">
        <w:rPr>
          <w:rFonts w:ascii="Garamond" w:eastAsia="Times New Roman" w:hAnsi="Garamond" w:cs="Times New Roman"/>
          <w:kern w:val="0"/>
          <w:sz w:val="22"/>
          <w:szCs w:val="22"/>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Pr>
          <w:rFonts w:ascii="Garamond" w:eastAsia="Times New Roman" w:hAnsi="Garamond" w:cs="Times New Roman"/>
          <w:kern w:val="0"/>
          <w:sz w:val="22"/>
          <w:szCs w:val="22"/>
          <w14:ligatures w14:val="none"/>
        </w:rPr>
        <w:fldChar w:fldCharType="separate"/>
      </w:r>
      <w:r w:rsidR="009833DB">
        <w:rPr>
          <w:rFonts w:ascii="Garamond" w:eastAsia="Times New Roman" w:hAnsi="Garamond" w:cs="Times New Roman"/>
          <w:noProof/>
          <w:kern w:val="0"/>
          <w:sz w:val="22"/>
          <w:szCs w:val="22"/>
          <w14:ligatures w14:val="none"/>
        </w:rPr>
        <w:t>(Donohoe &amp; Zimmerman, 2010; Zimmerman &amp; Reeves, 2002)</w:t>
      </w:r>
      <w:r w:rsidR="009833DB">
        <w:rPr>
          <w:rFonts w:ascii="Garamond" w:eastAsia="Times New Roman" w:hAnsi="Garamond" w:cs="Times New Roman"/>
          <w:kern w:val="0"/>
          <w:sz w:val="22"/>
          <w:szCs w:val="22"/>
          <w14:ligatures w14:val="none"/>
        </w:rPr>
        <w:fldChar w:fldCharType="end"/>
      </w:r>
      <w:r w:rsidR="009833DB" w:rsidRPr="006D1917">
        <w:rPr>
          <w:rFonts w:ascii="Garamond" w:eastAsia="Times New Roman" w:hAnsi="Garamond" w:cs="Times New Roman"/>
          <w:kern w:val="0"/>
          <w:sz w:val="22"/>
          <w:szCs w:val="22"/>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w:t>
      </w:r>
      <w:r w:rsidR="009833DB" w:rsidRPr="005D5AB7">
        <w:rPr>
          <w:rFonts w:ascii="Garamond" w:eastAsia="Times New Roman" w:hAnsi="Garamond" w:cs="Times New Roman"/>
          <w:kern w:val="0"/>
          <w:sz w:val="22"/>
          <w:szCs w:val="22"/>
          <w14:ligatures w14:val="none"/>
        </w:rPr>
        <w:t xml:space="preserve">growth </w:t>
      </w:r>
      <w:r w:rsidR="009833DB" w:rsidRPr="005D5AB7">
        <w:rPr>
          <w:rFonts w:ascii="Garamond" w:hAnsi="Garamond" w:cstheme="majorHAnsi"/>
          <w:sz w:val="22"/>
          <w:szCs w:val="22"/>
        </w:rPr>
        <w:t xml:space="preserve">using a 53 </w:t>
      </w:r>
      <w:r w:rsidR="009833DB" w:rsidRPr="005D5AB7">
        <w:rPr>
          <w:rFonts w:ascii="Garamond" w:hAnsi="Garamond" w:cstheme="majorHAnsi"/>
          <w:sz w:val="22"/>
          <w:szCs w:val="22"/>
        </w:rPr>
        <w:sym w:font="Symbol" w:char="F06D"/>
      </w:r>
      <w:r w:rsidR="009833DB" w:rsidRPr="005D5AB7">
        <w:rPr>
          <w:rFonts w:ascii="Garamond" w:hAnsi="Garamond" w:cstheme="majorHAnsi"/>
          <w:sz w:val="22"/>
          <w:szCs w:val="22"/>
        </w:rPr>
        <w:t>m diameter beam and scanning at 2</w:t>
      </w:r>
      <w:r w:rsidR="009833DB" w:rsidRPr="005D5AB7">
        <w:rPr>
          <w:rFonts w:ascii="Garamond" w:hAnsi="Garamond" w:cstheme="majorHAnsi"/>
          <w:sz w:val="22"/>
          <w:szCs w:val="22"/>
        </w:rPr>
        <w:sym w:font="Symbol" w:char="F06D"/>
      </w:r>
      <w:r w:rsidR="009833DB" w:rsidRPr="005D5AB7">
        <w:rPr>
          <w:rFonts w:ascii="Garamond" w:hAnsi="Garamond" w:cstheme="majorHAnsi"/>
          <w:sz w:val="22"/>
          <w:szCs w:val="22"/>
        </w:rPr>
        <w:t xml:space="preserve">m/second </w:t>
      </w:r>
      <w:r w:rsidR="009833DB" w:rsidRPr="005D5AB7">
        <w:rPr>
          <w:rFonts w:ascii="Garamond" w:hAnsi="Garamond" w:cstheme="majorHAnsi"/>
          <w:sz w:val="22"/>
          <w:szCs w:val="22"/>
        </w:rPr>
        <w:fldChar w:fldCharType="begin"/>
      </w:r>
      <w:r w:rsidR="00A26A50">
        <w:rPr>
          <w:rFonts w:ascii="Garamond" w:hAnsi="Garamond" w:cstheme="majorHAnsi"/>
          <w:sz w:val="22"/>
          <w:szCs w:val="22"/>
        </w:rPr>
        <w:instrText xml:space="preserve"> ADDIN ZOTERO_ITEM CSL_CITATION {"citationID":"nvLrB1dQ","properties":{"formattedCitation":"(Brennan et al., 2015; Zimmerman &amp; Reeves, 2002)","plainCitation":"(Brennan et al., 2015; Zimmerman &amp; Reeves, 2002)","dontUpdate":true,"noteIndex":0},"citationItems":[{"id":"h4h2qxOD/ChWvHkvk","uris":["http://zotero.org/users/8421274/items/IY3FLHLM"],"itemData":{"id":915,"type":"article-journal","abstract":"Strontium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5D5AB7">
        <w:rPr>
          <w:rFonts w:ascii="Garamond" w:hAnsi="Garamond" w:cstheme="majorHAnsi"/>
          <w:sz w:val="22"/>
          <w:szCs w:val="22"/>
        </w:rPr>
        <w:fldChar w:fldCharType="separate"/>
      </w:r>
      <w:r w:rsidR="009833DB" w:rsidRPr="005D5AB7">
        <w:rPr>
          <w:rFonts w:ascii="Garamond" w:hAnsi="Garamond" w:cstheme="majorHAnsi"/>
          <w:noProof/>
          <w:sz w:val="22"/>
          <w:szCs w:val="22"/>
        </w:rPr>
        <w:t>(Brennan et al., 2015)</w:t>
      </w:r>
      <w:r w:rsidR="009833DB" w:rsidRPr="005D5AB7">
        <w:rPr>
          <w:rFonts w:ascii="Garamond" w:hAnsi="Garamond" w:cstheme="majorHAnsi"/>
          <w:sz w:val="22"/>
          <w:szCs w:val="22"/>
        </w:rPr>
        <w:fldChar w:fldCharType="end"/>
      </w:r>
      <w:r w:rsidR="009833DB">
        <w:rPr>
          <w:rFonts w:ascii="Garamond" w:eastAsia="Times New Roman" w:hAnsi="Garamond" w:cs="Times New Roman"/>
          <w:kern w:val="0"/>
          <w:sz w:val="22"/>
          <w:szCs w:val="22"/>
          <w14:ligatures w14:val="none"/>
        </w:rPr>
        <w:t xml:space="preserve">. </w:t>
      </w:r>
      <w:r w:rsidR="009833DB" w:rsidRPr="006D1917">
        <w:rPr>
          <w:rFonts w:ascii="Garamond" w:eastAsia="Times New Roman" w:hAnsi="Garamond" w:cs="Times New Roman"/>
          <w:kern w:val="0"/>
          <w:sz w:val="22"/>
          <w:szCs w:val="22"/>
          <w14:ligatures w14:val="none"/>
        </w:rPr>
        <w:t>The result</w:t>
      </w:r>
      <w:r w:rsidR="00E212FE">
        <w:rPr>
          <w:rFonts w:ascii="Garamond" w:eastAsia="Times New Roman" w:hAnsi="Garamond" w:cs="Times New Roman"/>
          <w:kern w:val="0"/>
          <w:sz w:val="22"/>
          <w:szCs w:val="22"/>
          <w14:ligatures w14:val="none"/>
        </w:rPr>
        <w:t>ing</w:t>
      </w:r>
      <w:r w:rsidR="009833DB" w:rsidRPr="006D1917">
        <w:rPr>
          <w:rFonts w:ascii="Garamond" w:eastAsia="Times New Roman" w:hAnsi="Garamond" w:cs="Times New Roman"/>
          <w:kern w:val="0"/>
          <w:sz w:val="22"/>
          <w:szCs w:val="22"/>
          <w14:ligatures w14:val="none"/>
        </w:rPr>
        <w:t xml:space="preserve"> </w:t>
      </w:r>
      <w:r w:rsidR="009833DB">
        <w:rPr>
          <w:rFonts w:ascii="Garamond" w:eastAsia="Times New Roman" w:hAnsi="Garamond" w:cs="Times New Roman"/>
          <w:kern w:val="0"/>
          <w:sz w:val="22"/>
          <w:szCs w:val="22"/>
          <w14:ligatures w14:val="none"/>
        </w:rPr>
        <w:t xml:space="preserve">data represent a continuously integrated </w:t>
      </w:r>
      <w:r w:rsidR="009833DB" w:rsidRPr="006D1917">
        <w:rPr>
          <w:rFonts w:ascii="Garamond" w:eastAsia="Times New Roman" w:hAnsi="Garamond" w:cs="Times New Roman"/>
          <w:kern w:val="0"/>
          <w:sz w:val="22"/>
          <w:szCs w:val="22"/>
          <w14:ligatures w14:val="none"/>
        </w:rPr>
        <w:t xml:space="preserve"> measurement of Sr</w:t>
      </w:r>
      <w:r w:rsidR="009833DB">
        <w:rPr>
          <w:rFonts w:ascii="Garamond" w:eastAsia="Times New Roman" w:hAnsi="Garamond" w:cs="Times New Roman"/>
          <w:kern w:val="0"/>
          <w:sz w:val="22"/>
          <w:szCs w:val="22"/>
          <w:vertAlign w:val="superscript"/>
          <w14:ligatures w14:val="none"/>
        </w:rPr>
        <w:t>87</w:t>
      </w:r>
      <w:r w:rsidR="009833DB">
        <w:rPr>
          <w:rFonts w:ascii="Garamond" w:eastAsia="Times New Roman" w:hAnsi="Garamond" w:cs="Times New Roman"/>
          <w:kern w:val="0"/>
          <w:sz w:val="22"/>
          <w:szCs w:val="22"/>
          <w14:ligatures w14:val="none"/>
        </w:rPr>
        <w:t>/Sr</w:t>
      </w:r>
      <w:r w:rsidR="009833DB">
        <w:rPr>
          <w:rFonts w:ascii="Garamond" w:eastAsia="Times New Roman" w:hAnsi="Garamond" w:cs="Times New Roman"/>
          <w:kern w:val="0"/>
          <w:sz w:val="22"/>
          <w:szCs w:val="22"/>
          <w:vertAlign w:val="superscript"/>
          <w14:ligatures w14:val="none"/>
        </w:rPr>
        <w:t>86</w:t>
      </w:r>
      <w:r w:rsidR="009833DB" w:rsidRPr="006D1917">
        <w:rPr>
          <w:rFonts w:ascii="Garamond" w:eastAsia="Times New Roman" w:hAnsi="Garamond" w:cs="Times New Roman"/>
          <w:kern w:val="0"/>
          <w:sz w:val="22"/>
          <w:szCs w:val="22"/>
          <w14:ligatures w14:val="none"/>
        </w:rPr>
        <w:t xml:space="preserve"> </w:t>
      </w:r>
      <w:r w:rsidR="009833DB">
        <w:rPr>
          <w:rFonts w:ascii="Garamond" w:eastAsia="Times New Roman" w:hAnsi="Garamond" w:cs="Times New Roman"/>
          <w:kern w:val="0"/>
          <w:sz w:val="22"/>
          <w:szCs w:val="22"/>
          <w14:ligatures w14:val="none"/>
        </w:rPr>
        <w:t xml:space="preserve">from early development until marine entry </w:t>
      </w:r>
      <w:r w:rsidR="009833DB">
        <w:rPr>
          <w:rFonts w:ascii="Garamond" w:eastAsia="Times New Roman" w:hAnsi="Garamond" w:cs="Times New Roman"/>
          <w:kern w:val="0"/>
          <w:sz w:val="22"/>
          <w:szCs w:val="22"/>
          <w14:ligatures w14:val="none"/>
        </w:rPr>
        <w:lastRenderedPageBreak/>
        <w:fldChar w:fldCharType="begin"/>
      </w:r>
      <w:r w:rsidR="00A26A50">
        <w:rPr>
          <w:rFonts w:ascii="Garamond" w:eastAsia="Times New Roman" w:hAnsi="Garamond" w:cs="Times New Roman"/>
          <w:kern w:val="0"/>
          <w:sz w:val="22"/>
          <w:szCs w:val="22"/>
          <w14:ligatures w14:val="none"/>
        </w:rPr>
        <w:instrText xml:space="preserve"> ADDIN ZOTERO_ITEM CSL_CITATION {"citationID":"drNJXJRw","properties":{"formattedCitation":"(Brennan et al., 2015; Campana, 1999; Capo et al., 1998)","plainCitation":"(Brennan et al., 2015; Campana, 1999; Capo et al., 1998)","noteIndex":0},"citationItems":[{"id":"h4h2qxOD/ChWvHkvk","uris":["http://zotero.org/users/8421274/items/IY3FLHLM"],"itemData":{"id":"dI01jIsp/qEdWN4pU","type":"article-journal","abstract":"Strontium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9833DB">
        <w:rPr>
          <w:rFonts w:ascii="Garamond" w:eastAsia="Times New Roman" w:hAnsi="Garamond" w:cs="Times New Roman"/>
          <w:kern w:val="0"/>
          <w:sz w:val="22"/>
          <w:szCs w:val="22"/>
          <w14:ligatures w14:val="none"/>
        </w:rPr>
        <w:fldChar w:fldCharType="separate"/>
      </w:r>
      <w:r w:rsidR="009833DB">
        <w:rPr>
          <w:rFonts w:ascii="Garamond" w:eastAsia="Times New Roman" w:hAnsi="Garamond" w:cs="Times New Roman"/>
          <w:noProof/>
          <w:kern w:val="0"/>
          <w:sz w:val="22"/>
          <w:szCs w:val="22"/>
          <w14:ligatures w14:val="none"/>
        </w:rPr>
        <w:t>(Brennan et al., 2015; Campana, 1999; Capo et al., 1998)</w:t>
      </w:r>
      <w:r w:rsidR="009833DB">
        <w:rPr>
          <w:rFonts w:ascii="Garamond" w:eastAsia="Times New Roman" w:hAnsi="Garamond" w:cs="Times New Roman"/>
          <w:kern w:val="0"/>
          <w:sz w:val="22"/>
          <w:szCs w:val="22"/>
          <w14:ligatures w14:val="none"/>
        </w:rPr>
        <w:fldChar w:fldCharType="end"/>
      </w:r>
      <w:r w:rsidR="009833DB">
        <w:rPr>
          <w:rFonts w:ascii="Garamond" w:eastAsia="Times New Roman" w:hAnsi="Garamond" w:cs="Times New Roman"/>
          <w:kern w:val="0"/>
          <w:sz w:val="22"/>
          <w:szCs w:val="22"/>
          <w14:ligatures w14:val="none"/>
        </w:rPr>
        <w:t xml:space="preserve">. </w:t>
      </w:r>
      <w:r w:rsidR="009833DB" w:rsidRPr="006D1917">
        <w:rPr>
          <w:rFonts w:ascii="Garamond" w:eastAsia="Times New Roman" w:hAnsi="Garamond" w:cs="Times New Roman"/>
          <w:kern w:val="0"/>
          <w:sz w:val="22"/>
          <w:szCs w:val="22"/>
          <w14:ligatures w14:val="none"/>
        </w:rPr>
        <w:t xml:space="preserve">From these data, the </w:t>
      </w:r>
      <w:r w:rsidR="00E212FE">
        <w:rPr>
          <w:rFonts w:ascii="Garamond" w:eastAsia="Times New Roman" w:hAnsi="Garamond" w:cs="Times New Roman"/>
          <w:kern w:val="0"/>
          <w:sz w:val="22"/>
          <w:szCs w:val="22"/>
          <w14:ligatures w14:val="none"/>
        </w:rPr>
        <w:t xml:space="preserve">Sr87/86 value associated with the </w:t>
      </w:r>
      <w:r w:rsidR="009833DB" w:rsidRPr="006D1917">
        <w:rPr>
          <w:rFonts w:ascii="Garamond" w:eastAsia="Times New Roman" w:hAnsi="Garamond" w:cs="Times New Roman"/>
          <w:kern w:val="0"/>
          <w:sz w:val="22"/>
          <w:szCs w:val="22"/>
          <w14:ligatures w14:val="none"/>
        </w:rPr>
        <w:t>natal freshwater rearing period was extracted by examining</w:t>
      </w:r>
      <w:r w:rsidR="009833DB">
        <w:rPr>
          <w:rFonts w:ascii="Garamond" w:eastAsia="Times New Roman" w:hAnsi="Garamond" w:cs="Times New Roman"/>
          <w:kern w:val="0"/>
          <w:sz w:val="22"/>
          <w:szCs w:val="22"/>
          <w14:ligatures w14:val="none"/>
        </w:rPr>
        <w:t xml:space="preserve"> patterns of </w:t>
      </w:r>
      <w:r w:rsidR="009833DB" w:rsidRPr="006D1917">
        <w:rPr>
          <w:rFonts w:ascii="Garamond" w:eastAsia="Times New Roman" w:hAnsi="Garamond" w:cs="Times New Roman"/>
          <w:kern w:val="0"/>
          <w:sz w:val="22"/>
          <w:szCs w:val="22"/>
          <w14:ligatures w14:val="none"/>
        </w:rPr>
        <w:t>change in Sr</w:t>
      </w:r>
      <w:r w:rsidR="009833DB">
        <w:rPr>
          <w:rFonts w:ascii="Garamond" w:eastAsia="Times New Roman" w:hAnsi="Garamond" w:cs="Times New Roman"/>
          <w:kern w:val="0"/>
          <w:sz w:val="22"/>
          <w:szCs w:val="22"/>
          <w:vertAlign w:val="superscript"/>
          <w14:ligatures w14:val="none"/>
        </w:rPr>
        <w:t>87</w:t>
      </w:r>
      <w:r w:rsidR="009833DB">
        <w:rPr>
          <w:rFonts w:ascii="Garamond" w:eastAsia="Times New Roman" w:hAnsi="Garamond" w:cs="Times New Roman"/>
          <w:kern w:val="0"/>
          <w:sz w:val="22"/>
          <w:szCs w:val="22"/>
          <w14:ligatures w14:val="none"/>
        </w:rPr>
        <w:t>/Sr</w:t>
      </w:r>
      <w:r w:rsidR="009833DB">
        <w:rPr>
          <w:rFonts w:ascii="Garamond" w:eastAsia="Times New Roman" w:hAnsi="Garamond" w:cs="Times New Roman"/>
          <w:kern w:val="0"/>
          <w:sz w:val="22"/>
          <w:szCs w:val="22"/>
          <w:vertAlign w:val="superscript"/>
          <w14:ligatures w14:val="none"/>
        </w:rPr>
        <w:t>86</w:t>
      </w:r>
      <w:r w:rsidR="009833DB" w:rsidRPr="006D1917">
        <w:rPr>
          <w:rFonts w:ascii="Garamond" w:eastAsia="Times New Roman" w:hAnsi="Garamond" w:cs="Times New Roman"/>
          <w:kern w:val="0"/>
          <w:sz w:val="22"/>
          <w:szCs w:val="22"/>
          <w14:ligatures w14:val="none"/>
        </w:rPr>
        <w:t xml:space="preserve"> and Sr</w:t>
      </w:r>
      <w:r w:rsidR="009833DB">
        <w:rPr>
          <w:rFonts w:ascii="Garamond" w:eastAsia="Times New Roman" w:hAnsi="Garamond" w:cs="Times New Roman"/>
          <w:kern w:val="0"/>
          <w:sz w:val="22"/>
          <w:szCs w:val="22"/>
          <w:vertAlign w:val="superscript"/>
          <w14:ligatures w14:val="none"/>
        </w:rPr>
        <w:t>88</w:t>
      </w:r>
      <w:r w:rsidR="009833DB" w:rsidRPr="006D1917">
        <w:rPr>
          <w:rFonts w:ascii="Garamond" w:eastAsia="Times New Roman" w:hAnsi="Garamond" w:cs="Times New Roman"/>
          <w:kern w:val="0"/>
          <w:sz w:val="22"/>
          <w:szCs w:val="22"/>
          <w14:ligatures w14:val="none"/>
        </w:rPr>
        <w:t xml:space="preserve"> </w:t>
      </w:r>
      <w:r w:rsidR="009833DB">
        <w:rPr>
          <w:rFonts w:ascii="Garamond" w:eastAsia="Times New Roman" w:hAnsi="Garamond" w:cs="Times New Roman"/>
          <w:kern w:val="0"/>
          <w:sz w:val="22"/>
          <w:szCs w:val="22"/>
          <w14:ligatures w14:val="none"/>
        </w:rPr>
        <w:t>between the core and freshwater region</w:t>
      </w:r>
      <w:r w:rsidR="00E212FE">
        <w:rPr>
          <w:rFonts w:ascii="Garamond" w:eastAsia="Times New Roman" w:hAnsi="Garamond" w:cs="Times New Roman"/>
          <w:kern w:val="0"/>
          <w:sz w:val="22"/>
          <w:szCs w:val="22"/>
          <w14:ligatures w14:val="none"/>
        </w:rPr>
        <w:t xml:space="preserve">, </w:t>
      </w:r>
      <w:r w:rsidR="009833DB" w:rsidRPr="006D1917">
        <w:rPr>
          <w:rFonts w:ascii="Garamond" w:eastAsia="Times New Roman" w:hAnsi="Garamond" w:cs="Times New Roman"/>
          <w:kern w:val="0"/>
          <w:sz w:val="22"/>
          <w:szCs w:val="22"/>
          <w14:ligatures w14:val="none"/>
        </w:rPr>
        <w:t>morphological features of the otolith visible among the ablation path</w:t>
      </w:r>
      <w:r w:rsidR="00E212FE">
        <w:rPr>
          <w:rFonts w:ascii="Garamond" w:eastAsia="Times New Roman" w:hAnsi="Garamond" w:cs="Times New Roman"/>
          <w:kern w:val="0"/>
          <w:sz w:val="22"/>
          <w:szCs w:val="22"/>
          <w14:ligatures w14:val="none"/>
        </w:rPr>
        <w:t xml:space="preserve">, and known distances from the core to onset of the freshwater signal </w:t>
      </w:r>
      <w:r w:rsidR="00C95028">
        <w:rPr>
          <w:rFonts w:ascii="Garamond" w:eastAsia="Times New Roman" w:hAnsi="Garamond" w:cs="Times New Roman"/>
          <w:kern w:val="0"/>
          <w:sz w:val="22"/>
          <w:szCs w:val="22"/>
          <w14:ligatures w14:val="none"/>
        </w:rPr>
        <w:fldChar w:fldCharType="begin"/>
      </w:r>
      <w:r w:rsidR="00C95028">
        <w:rPr>
          <w:rFonts w:ascii="Garamond" w:eastAsia="Times New Roman" w:hAnsi="Garamond" w:cs="Times New Roman"/>
          <w:kern w:val="0"/>
          <w:sz w:val="22"/>
          <w:szCs w:val="22"/>
          <w14:ligatures w14:val="none"/>
        </w:rPr>
        <w:instrText xml:space="preserve"> ADDIN ZOTERO_ITEM CSL_CITATION {"citationID":"9Eo1mxW7","properties":{"formattedCitation":"(Brennan, Schindler, et al., 2019; Chittaro et al., 2023)","plainCitation":"(Brennan, Schindler,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sidR="00C95028">
        <w:rPr>
          <w:rFonts w:ascii="Garamond" w:eastAsia="Times New Roman" w:hAnsi="Garamond" w:cs="Times New Roman"/>
          <w:kern w:val="0"/>
          <w:sz w:val="22"/>
          <w:szCs w:val="22"/>
          <w14:ligatures w14:val="none"/>
        </w:rPr>
        <w:fldChar w:fldCharType="separate"/>
      </w:r>
      <w:r w:rsidR="00C95028">
        <w:rPr>
          <w:rFonts w:ascii="Garamond" w:eastAsia="Times New Roman" w:hAnsi="Garamond" w:cs="Times New Roman"/>
          <w:noProof/>
          <w:kern w:val="0"/>
          <w:sz w:val="22"/>
          <w:szCs w:val="22"/>
          <w14:ligatures w14:val="none"/>
        </w:rPr>
        <w:t>(Brennan, Schindler, et al., 2019; Chittaro et al., 2023)</w:t>
      </w:r>
      <w:r w:rsidR="00C95028">
        <w:rPr>
          <w:rFonts w:ascii="Garamond" w:eastAsia="Times New Roman" w:hAnsi="Garamond" w:cs="Times New Roman"/>
          <w:kern w:val="0"/>
          <w:sz w:val="22"/>
          <w:szCs w:val="22"/>
          <w14:ligatures w14:val="none"/>
        </w:rPr>
        <w:fldChar w:fldCharType="end"/>
      </w:r>
      <w:ins w:id="3" w:author="Benjamin J. Makhlouf" w:date="2025-07-26T13:45:00Z" w16du:dateUtc="2025-07-26T20:45:00Z">
        <w:r w:rsidR="00C95028">
          <w:rPr>
            <w:rFonts w:ascii="Garamond" w:eastAsia="Times New Roman" w:hAnsi="Garamond" w:cs="Times New Roman"/>
            <w:kern w:val="0"/>
            <w:sz w:val="22"/>
            <w:szCs w:val="22"/>
            <w14:ligatures w14:val="none"/>
          </w:rPr>
          <w:t xml:space="preserve">. </w:t>
        </w:r>
      </w:ins>
    </w:p>
    <w:p w14:paraId="619A1F68" w14:textId="77777777" w:rsidR="009833DB" w:rsidRDefault="009833DB" w:rsidP="009833DB">
      <w:pPr>
        <w:spacing w:before="100" w:beforeAutospacing="1" w:after="100" w:afterAutospacing="1" w:line="480" w:lineRule="auto"/>
        <w:rPr>
          <w:rFonts w:ascii="Garamond" w:eastAsia="Times New Roman" w:hAnsi="Garamond" w:cs="Times New Roman"/>
          <w:kern w:val="0"/>
          <w:sz w:val="22"/>
          <w:szCs w:val="22"/>
          <w14:ligatures w14:val="none"/>
        </w:rPr>
      </w:pPr>
      <w:proofErr w:type="spellStart"/>
      <w:r w:rsidRPr="006D1917">
        <w:rPr>
          <w:rFonts w:ascii="Garamond" w:eastAsia="Times New Roman" w:hAnsi="Garamond" w:cs="Times New Roman"/>
          <w:b/>
          <w:bCs/>
          <w:kern w:val="0"/>
          <w:sz w:val="22"/>
          <w:szCs w:val="22"/>
          <w14:ligatures w14:val="none"/>
        </w:rPr>
        <w:t>Isoscape</w:t>
      </w:r>
      <w:proofErr w:type="spellEnd"/>
      <w:r w:rsidRPr="006D1917">
        <w:rPr>
          <w:rFonts w:ascii="Garamond" w:eastAsia="Times New Roman" w:hAnsi="Garamond" w:cs="Times New Roman"/>
          <w:b/>
          <w:bCs/>
          <w:kern w:val="0"/>
          <w:sz w:val="22"/>
          <w:szCs w:val="22"/>
          <w14:ligatures w14:val="none"/>
        </w:rPr>
        <w:t xml:space="preserve"> Development</w:t>
      </w:r>
    </w:p>
    <w:p w14:paraId="70B3C26D" w14:textId="6F5463D0" w:rsidR="009833DB" w:rsidRPr="009C079F" w:rsidRDefault="00AB074C" w:rsidP="009C079F">
      <w:pPr>
        <w:spacing w:before="100" w:beforeAutospacing="1" w:after="100" w:afterAutospacing="1" w:line="480" w:lineRule="auto"/>
        <w:ind w:firstLine="720"/>
        <w:rPr>
          <w:rFonts w:ascii="Garamond" w:hAnsi="Garamond" w:cs="Times New Roman"/>
          <w:sz w:val="22"/>
          <w:szCs w:val="22"/>
        </w:rPr>
      </w:pPr>
      <w:r>
        <w:rPr>
          <w:rFonts w:ascii="Garamond" w:eastAsia="Times New Roman" w:hAnsi="Garamond" w:cs="Times New Roman"/>
          <w:kern w:val="0"/>
          <w:sz w:val="22"/>
          <w:szCs w:val="22"/>
          <w14:ligatures w14:val="none"/>
        </w:rPr>
        <w:t>We used an</w:t>
      </w:r>
      <w:r w:rsidR="00E212FE">
        <w:rPr>
          <w:rFonts w:ascii="Garamond" w:eastAsia="Times New Roman" w:hAnsi="Garamond" w:cs="Times New Roman"/>
          <w:kern w:val="0"/>
          <w:sz w:val="22"/>
          <w:szCs w:val="22"/>
          <w14:ligatures w14:val="none"/>
        </w:rPr>
        <w:t xml:space="preserve"> </w:t>
      </w:r>
      <w:proofErr w:type="spellStart"/>
      <w:r w:rsidR="00E212FE">
        <w:rPr>
          <w:rFonts w:ascii="Garamond" w:eastAsia="Times New Roman" w:hAnsi="Garamond" w:cs="Times New Roman"/>
          <w:kern w:val="0"/>
          <w:sz w:val="22"/>
          <w:szCs w:val="22"/>
          <w14:ligatures w14:val="none"/>
        </w:rPr>
        <w:t>isoscape</w:t>
      </w:r>
      <w:proofErr w:type="spellEnd"/>
      <w:r w:rsidR="00E212FE">
        <w:rPr>
          <w:rFonts w:ascii="Garamond" w:eastAsia="Times New Roman" w:hAnsi="Garamond" w:cs="Times New Roman"/>
          <w:kern w:val="0"/>
          <w:sz w:val="22"/>
          <w:szCs w:val="22"/>
          <w14:ligatures w14:val="none"/>
        </w:rPr>
        <w:t xml:space="preserve"> of the Kuskokwim river </w:t>
      </w:r>
      <w:r>
        <w:rPr>
          <w:rFonts w:ascii="Garamond" w:eastAsia="Times New Roman" w:hAnsi="Garamond" w:cs="Times New Roman"/>
          <w:kern w:val="0"/>
          <w:sz w:val="22"/>
          <w:szCs w:val="22"/>
          <w14:ligatures w14:val="none"/>
        </w:rPr>
        <w:t xml:space="preserve">basin </w:t>
      </w:r>
      <w:r w:rsidR="009C079F">
        <w:rPr>
          <w:rFonts w:ascii="Garamond" w:eastAsia="Times New Roman" w:hAnsi="Garamond" w:cs="Times New Roman"/>
          <w:kern w:val="0"/>
          <w:sz w:val="22"/>
          <w:szCs w:val="22"/>
          <w14:ligatures w14:val="none"/>
        </w:rPr>
        <w:t>constructed</w:t>
      </w:r>
      <w:r>
        <w:rPr>
          <w:rFonts w:ascii="Garamond" w:eastAsia="Times New Roman" w:hAnsi="Garamond" w:cs="Times New Roman"/>
          <w:kern w:val="0"/>
          <w:sz w:val="22"/>
          <w:szCs w:val="22"/>
          <w14:ligatures w14:val="none"/>
        </w:rPr>
        <w:t xml:space="preserve"> </w:t>
      </w:r>
      <w:r w:rsidR="009C079F">
        <w:rPr>
          <w:rFonts w:ascii="Garamond" w:eastAsia="Times New Roman" w:hAnsi="Garamond" w:cs="Times New Roman"/>
          <w:kern w:val="0"/>
          <w:sz w:val="22"/>
          <w:szCs w:val="22"/>
          <w14:ligatures w14:val="none"/>
        </w:rPr>
        <w:t xml:space="preserve">by </w:t>
      </w:r>
      <w:r>
        <w:rPr>
          <w:rFonts w:ascii="Garamond" w:eastAsia="Times New Roman" w:hAnsi="Garamond" w:cs="Times New Roman"/>
          <w:kern w:val="0"/>
          <w:sz w:val="22"/>
          <w:szCs w:val="22"/>
          <w14:ligatures w14:val="none"/>
        </w:rPr>
        <w:fldChar w:fldCharType="begin"/>
      </w:r>
      <w:r>
        <w:rPr>
          <w:rFonts w:ascii="Garamond" w:eastAsia="Times New Roman" w:hAnsi="Garamond" w:cs="Times New Roman"/>
          <w:kern w:val="0"/>
          <w:sz w:val="22"/>
          <w:szCs w:val="22"/>
          <w14:ligatures w14:val="none"/>
        </w:rPr>
        <w:instrText xml:space="preserve"> ADDIN ZOTERO_ITEM CSL_CITATION {"citationID":"W38QgOZ8","properties":{"formattedCitation":"(French et al., 2020)","plainCitation":"(French et al., 2020)","noteIndex":0},"citationItems":[{"id":1684,"uris":["http://zotero.org/users/8421274/items/M654PKRJ"],"itemData":{"id":1684,"type":"article-journal","abstract":"Riverine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Pr>
          <w:rFonts w:ascii="Garamond" w:eastAsia="Times New Roman" w:hAnsi="Garamond" w:cs="Times New Roman"/>
          <w:kern w:val="0"/>
          <w:sz w:val="22"/>
          <w:szCs w:val="22"/>
          <w14:ligatures w14:val="none"/>
        </w:rPr>
        <w:fldChar w:fldCharType="separate"/>
      </w:r>
      <w:r>
        <w:rPr>
          <w:rFonts w:ascii="Garamond" w:eastAsia="Times New Roman" w:hAnsi="Garamond" w:cs="Times New Roman"/>
          <w:noProof/>
          <w:kern w:val="0"/>
          <w:sz w:val="22"/>
          <w:szCs w:val="22"/>
          <w14:ligatures w14:val="none"/>
        </w:rPr>
        <w:t>(French et al., 2020)</w:t>
      </w:r>
      <w:r>
        <w:rPr>
          <w:rFonts w:ascii="Garamond" w:eastAsia="Times New Roman" w:hAnsi="Garamond" w:cs="Times New Roman"/>
          <w:kern w:val="0"/>
          <w:sz w:val="22"/>
          <w:szCs w:val="22"/>
          <w14:ligatures w14:val="none"/>
        </w:rPr>
        <w:fldChar w:fldCharType="end"/>
      </w:r>
      <w:r>
        <w:rPr>
          <w:rFonts w:ascii="Garamond" w:eastAsia="Times New Roman" w:hAnsi="Garamond" w:cs="Times New Roman"/>
          <w:kern w:val="0"/>
          <w:sz w:val="22"/>
          <w:szCs w:val="22"/>
          <w14:ligatures w14:val="none"/>
        </w:rPr>
        <w:t xml:space="preserve">, in which </w:t>
      </w:r>
      <w:r w:rsidR="009833DB" w:rsidRPr="006D1917">
        <w:rPr>
          <w:rFonts w:ascii="Garamond" w:eastAsia="Times New Roman" w:hAnsi="Garamond" w:cs="Times New Roman"/>
          <w:kern w:val="0"/>
          <w:sz w:val="22"/>
          <w:szCs w:val="22"/>
          <w14:ligatures w14:val="none"/>
        </w:rPr>
        <w:t>spatial variation in Sr</w:t>
      </w:r>
      <w:r w:rsidR="009833DB">
        <w:rPr>
          <w:rFonts w:ascii="Garamond" w:eastAsia="Times New Roman" w:hAnsi="Garamond" w:cs="Times New Roman"/>
          <w:kern w:val="0"/>
          <w:sz w:val="22"/>
          <w:szCs w:val="22"/>
          <w:vertAlign w:val="superscript"/>
          <w14:ligatures w14:val="none"/>
        </w:rPr>
        <w:t>87</w:t>
      </w:r>
      <w:r w:rsidR="009833DB">
        <w:rPr>
          <w:rFonts w:ascii="Garamond" w:eastAsia="Times New Roman" w:hAnsi="Garamond" w:cs="Times New Roman"/>
          <w:kern w:val="0"/>
          <w:sz w:val="22"/>
          <w:szCs w:val="22"/>
          <w14:ligatures w14:val="none"/>
        </w:rPr>
        <w:t>/Sr</w:t>
      </w:r>
      <w:r w:rsidR="009833DB">
        <w:rPr>
          <w:rFonts w:ascii="Garamond" w:eastAsia="Times New Roman" w:hAnsi="Garamond" w:cs="Times New Roman"/>
          <w:kern w:val="0"/>
          <w:sz w:val="22"/>
          <w:szCs w:val="22"/>
          <w:vertAlign w:val="superscript"/>
          <w14:ligatures w14:val="none"/>
        </w:rPr>
        <w:t>86</w:t>
      </w:r>
      <w:r w:rsidR="009833DB" w:rsidRPr="006D1917">
        <w:rPr>
          <w:rFonts w:ascii="Garamond" w:eastAsia="Times New Roman" w:hAnsi="Garamond" w:cs="Times New Roman"/>
          <w:kern w:val="0"/>
          <w:sz w:val="22"/>
          <w:szCs w:val="22"/>
          <w14:ligatures w14:val="none"/>
        </w:rPr>
        <w:t xml:space="preserve"> ratios across the river basin</w:t>
      </w:r>
      <w:r>
        <w:rPr>
          <w:rFonts w:ascii="Garamond" w:eastAsia="Times New Roman" w:hAnsi="Garamond" w:cs="Times New Roman"/>
          <w:kern w:val="0"/>
          <w:sz w:val="22"/>
          <w:szCs w:val="22"/>
          <w14:ligatures w14:val="none"/>
        </w:rPr>
        <w:t xml:space="preserve"> </w:t>
      </w:r>
      <w:r w:rsidR="009C079F">
        <w:rPr>
          <w:rFonts w:ascii="Garamond" w:eastAsia="Times New Roman" w:hAnsi="Garamond" w:cs="Times New Roman"/>
          <w:kern w:val="0"/>
          <w:sz w:val="22"/>
          <w:szCs w:val="22"/>
          <w14:ligatures w14:val="none"/>
        </w:rPr>
        <w:t xml:space="preserve">were </w:t>
      </w:r>
      <w:r>
        <w:rPr>
          <w:rFonts w:ascii="Garamond" w:eastAsia="Times New Roman" w:hAnsi="Garamond" w:cs="Times New Roman"/>
          <w:kern w:val="0"/>
          <w:sz w:val="22"/>
          <w:szCs w:val="22"/>
          <w14:ligatures w14:val="none"/>
        </w:rPr>
        <w:t>modeled using spatial stream network modeling (SSNM)</w:t>
      </w:r>
      <w:r w:rsidR="009C079F">
        <w:rPr>
          <w:rFonts w:ascii="Garamond" w:eastAsia="Times New Roman" w:hAnsi="Garamond" w:cs="Times New Roman"/>
          <w:kern w:val="0"/>
          <w:sz w:val="22"/>
          <w:szCs w:val="22"/>
          <w14:ligatures w14:val="none"/>
        </w:rPr>
        <w:t xml:space="preserve"> and derived from water samples collected throughout the river basin </w:t>
      </w:r>
      <w:r w:rsidR="00693A39" w:rsidRPr="00693A39">
        <w:rPr>
          <w:rFonts w:ascii="Garamond" w:eastAsia="Times New Roman" w:hAnsi="Garamond" w:cs="Times New Roman"/>
          <w:kern w:val="0"/>
          <w:sz w:val="22"/>
          <w:szCs w:val="22"/>
          <w14:ligatures w14:val="none"/>
          <w:rPrChange w:id="4" w:author="Benjamin J. Makhlouf" w:date="2025-07-26T13:00:00Z" w16du:dateUtc="2025-07-26T20:00:00Z">
            <w:rPr>
              <w:rFonts w:ascii="Garamond" w:eastAsia="Times New Roman" w:hAnsi="Garamond" w:cs="Times New Roman"/>
              <w:kern w:val="0"/>
              <w:sz w:val="22"/>
              <w:szCs w:val="22"/>
              <w:highlight w:val="yellow"/>
              <w14:ligatures w14:val="none"/>
            </w:rPr>
          </w:rPrChange>
        </w:rPr>
        <w:fldChar w:fldCharType="begin"/>
      </w:r>
      <w:r w:rsidR="00693A39" w:rsidRPr="00693A39">
        <w:rPr>
          <w:rFonts w:ascii="Garamond" w:eastAsia="Times New Roman" w:hAnsi="Garamond" w:cs="Times New Roman"/>
          <w:kern w:val="0"/>
          <w:sz w:val="22"/>
          <w:szCs w:val="22"/>
          <w14:ligatures w14:val="none"/>
          <w:rPrChange w:id="5" w:author="Benjamin J. Makhlouf" w:date="2025-07-26T13:00:00Z" w16du:dateUtc="2025-07-26T20:00:00Z">
            <w:rPr>
              <w:rFonts w:ascii="Garamond" w:eastAsia="Times New Roman" w:hAnsi="Garamond" w:cs="Times New Roman"/>
              <w:kern w:val="0"/>
              <w:sz w:val="22"/>
              <w:szCs w:val="22"/>
              <w:highlight w:val="yellow"/>
              <w14:ligatures w14:val="none"/>
            </w:rPr>
          </w:rPrChange>
        </w:rPr>
        <w:instrText xml:space="preserve"> ADDIN ZOTERO_ITEM CSL_CITATION {"citationID":"5Pp7WuA9","properties":{"formattedCitation":"(French et al., 2020)","plainCitation":"(French et al., 2020)","noteIndex":0},"citationItems":[{"id":1684,"uris":["http://zotero.org/users/8421274/items/M654PKRJ"],"itemData":{"id":1684,"type":"article-journal","abstract":"Riverine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693A39" w:rsidRPr="00693A39">
        <w:rPr>
          <w:rFonts w:ascii="Garamond" w:eastAsia="Times New Roman" w:hAnsi="Garamond" w:cs="Times New Roman"/>
          <w:kern w:val="0"/>
          <w:sz w:val="22"/>
          <w:szCs w:val="22"/>
          <w14:ligatures w14:val="none"/>
          <w:rPrChange w:id="6" w:author="Benjamin J. Makhlouf" w:date="2025-07-26T13:00:00Z" w16du:dateUtc="2025-07-26T20:00:00Z">
            <w:rPr>
              <w:rFonts w:ascii="Garamond" w:eastAsia="Times New Roman" w:hAnsi="Garamond" w:cs="Times New Roman"/>
              <w:kern w:val="0"/>
              <w:sz w:val="22"/>
              <w:szCs w:val="22"/>
              <w:highlight w:val="yellow"/>
              <w14:ligatures w14:val="none"/>
            </w:rPr>
          </w:rPrChange>
        </w:rPr>
        <w:fldChar w:fldCharType="separate"/>
      </w:r>
      <w:r w:rsidR="00693A39" w:rsidRPr="00693A39">
        <w:rPr>
          <w:rFonts w:ascii="Garamond" w:eastAsia="Times New Roman" w:hAnsi="Garamond" w:cs="Times New Roman"/>
          <w:noProof/>
          <w:kern w:val="0"/>
          <w:sz w:val="22"/>
          <w:szCs w:val="22"/>
          <w14:ligatures w14:val="none"/>
          <w:rPrChange w:id="7" w:author="Benjamin J. Makhlouf" w:date="2025-07-26T13:00:00Z" w16du:dateUtc="2025-07-26T20:00:00Z">
            <w:rPr>
              <w:rFonts w:ascii="Garamond" w:eastAsia="Times New Roman" w:hAnsi="Garamond" w:cs="Times New Roman"/>
              <w:noProof/>
              <w:kern w:val="0"/>
              <w:sz w:val="22"/>
              <w:szCs w:val="22"/>
              <w:highlight w:val="yellow"/>
              <w14:ligatures w14:val="none"/>
            </w:rPr>
          </w:rPrChange>
        </w:rPr>
        <w:t>(French et al., 2020</w:t>
      </w:r>
      <w:r w:rsidR="00693A39" w:rsidRPr="00693A39">
        <w:rPr>
          <w:rFonts w:ascii="Garamond" w:eastAsia="Times New Roman" w:hAnsi="Garamond" w:cs="Times New Roman"/>
          <w:noProof/>
          <w:kern w:val="0"/>
          <w:sz w:val="22"/>
          <w:szCs w:val="22"/>
          <w14:ligatures w14:val="none"/>
          <w:rPrChange w:id="8" w:author="Benjamin J. Makhlouf" w:date="2025-07-26T13:00:00Z" w16du:dateUtc="2025-07-26T20:00:00Z">
            <w:rPr>
              <w:rFonts w:ascii="Garamond" w:eastAsia="Times New Roman" w:hAnsi="Garamond" w:cs="Times New Roman"/>
              <w:noProof/>
              <w:kern w:val="0"/>
              <w:sz w:val="22"/>
              <w:szCs w:val="22"/>
              <w:highlight w:val="yellow"/>
              <w14:ligatures w14:val="none"/>
            </w:rPr>
          </w:rPrChange>
        </w:rPr>
        <w:t>, N = 120</w:t>
      </w:r>
      <w:r w:rsidR="00693A39" w:rsidRPr="00693A39">
        <w:rPr>
          <w:rFonts w:ascii="Garamond" w:eastAsia="Times New Roman" w:hAnsi="Garamond" w:cs="Times New Roman"/>
          <w:noProof/>
          <w:kern w:val="0"/>
          <w:sz w:val="22"/>
          <w:szCs w:val="22"/>
          <w14:ligatures w14:val="none"/>
          <w:rPrChange w:id="9" w:author="Benjamin J. Makhlouf" w:date="2025-07-26T13:00:00Z" w16du:dateUtc="2025-07-26T20:00:00Z">
            <w:rPr>
              <w:rFonts w:ascii="Garamond" w:eastAsia="Times New Roman" w:hAnsi="Garamond" w:cs="Times New Roman"/>
              <w:noProof/>
              <w:kern w:val="0"/>
              <w:sz w:val="22"/>
              <w:szCs w:val="22"/>
              <w:highlight w:val="yellow"/>
              <w14:ligatures w14:val="none"/>
            </w:rPr>
          </w:rPrChange>
        </w:rPr>
        <w:t>)</w:t>
      </w:r>
      <w:r w:rsidR="00693A39" w:rsidRPr="00693A39">
        <w:rPr>
          <w:rFonts w:ascii="Garamond" w:eastAsia="Times New Roman" w:hAnsi="Garamond" w:cs="Times New Roman"/>
          <w:kern w:val="0"/>
          <w:sz w:val="22"/>
          <w:szCs w:val="22"/>
          <w14:ligatures w14:val="none"/>
          <w:rPrChange w:id="10" w:author="Benjamin J. Makhlouf" w:date="2025-07-26T13:00:00Z" w16du:dateUtc="2025-07-26T20:00:00Z">
            <w:rPr>
              <w:rFonts w:ascii="Garamond" w:eastAsia="Times New Roman" w:hAnsi="Garamond" w:cs="Times New Roman"/>
              <w:kern w:val="0"/>
              <w:sz w:val="22"/>
              <w:szCs w:val="22"/>
              <w:highlight w:val="yellow"/>
              <w14:ligatures w14:val="none"/>
            </w:rPr>
          </w:rPrChange>
        </w:rPr>
        <w:fldChar w:fldCharType="end"/>
      </w:r>
      <w:r w:rsidR="009C079F">
        <w:rPr>
          <w:rFonts w:ascii="Garamond" w:eastAsia="Times New Roman" w:hAnsi="Garamond" w:cs="Times New Roman"/>
          <w:kern w:val="0"/>
          <w:sz w:val="22"/>
          <w:szCs w:val="22"/>
          <w14:ligatures w14:val="none"/>
        </w:rPr>
        <w:t xml:space="preserve">. </w:t>
      </w:r>
      <w:r w:rsidR="00E212FE">
        <w:rPr>
          <w:rFonts w:ascii="Garamond" w:eastAsia="Times New Roman" w:hAnsi="Garamond" w:cs="Times New Roman"/>
          <w:kern w:val="0"/>
          <w:sz w:val="22"/>
          <w:szCs w:val="22"/>
          <w14:ligatures w14:val="none"/>
        </w:rPr>
        <w:t xml:space="preserve">This approach considered </w:t>
      </w:r>
      <w:r w:rsidR="009833DB" w:rsidRPr="006D1917">
        <w:rPr>
          <w:rFonts w:ascii="Garamond" w:eastAsia="Times New Roman" w:hAnsi="Garamond" w:cs="Times New Roman"/>
          <w:kern w:val="0"/>
          <w:sz w:val="22"/>
          <w:szCs w:val="22"/>
          <w14:ligatures w14:val="none"/>
        </w:rPr>
        <w:t>several geologic and hydrological covariates as well as</w:t>
      </w:r>
      <w:r w:rsidR="009C079F">
        <w:rPr>
          <w:rFonts w:ascii="Garamond" w:eastAsia="Times New Roman" w:hAnsi="Garamond" w:cs="Times New Roman"/>
          <w:kern w:val="0"/>
          <w:sz w:val="22"/>
          <w:szCs w:val="22"/>
          <w14:ligatures w14:val="none"/>
        </w:rPr>
        <w:t xml:space="preserve"> the effect of both </w:t>
      </w:r>
      <w:r w:rsidR="009833DB" w:rsidRPr="006D1917">
        <w:rPr>
          <w:rFonts w:ascii="Garamond" w:eastAsia="Times New Roman" w:hAnsi="Garamond" w:cs="Times New Roman"/>
          <w:kern w:val="0"/>
          <w:sz w:val="22"/>
          <w:szCs w:val="22"/>
          <w14:ligatures w14:val="none"/>
        </w:rPr>
        <w:t>Euclidian distance and hydrological connectivity between sampling sites</w:t>
      </w:r>
      <w:r w:rsidR="009C079F">
        <w:rPr>
          <w:rFonts w:ascii="Garamond" w:eastAsia="Times New Roman" w:hAnsi="Garamond" w:cs="Times New Roman"/>
          <w:kern w:val="0"/>
          <w:sz w:val="22"/>
          <w:szCs w:val="22"/>
          <w14:ligatures w14:val="none"/>
        </w:rPr>
        <w:t xml:space="preserve">, providing a </w:t>
      </w:r>
      <w:r w:rsidR="009C079F" w:rsidRPr="00293B26">
        <w:rPr>
          <w:rFonts w:ascii="Garamond" w:hAnsi="Garamond" w:cs="Times New Roman"/>
          <w:sz w:val="22"/>
          <w:szCs w:val="22"/>
        </w:rPr>
        <w:t xml:space="preserve">spatially continuous estimate of </w:t>
      </w:r>
      <w:r w:rsidR="009C079F" w:rsidRPr="006D1917">
        <w:rPr>
          <w:rFonts w:ascii="Garamond" w:eastAsia="Times New Roman" w:hAnsi="Garamond" w:cs="Times New Roman"/>
          <w:kern w:val="0"/>
          <w:sz w:val="22"/>
          <w:szCs w:val="22"/>
          <w14:ligatures w14:val="none"/>
        </w:rPr>
        <w:t>Sr</w:t>
      </w:r>
      <w:r w:rsidR="009C079F">
        <w:rPr>
          <w:rFonts w:ascii="Garamond" w:eastAsia="Times New Roman" w:hAnsi="Garamond" w:cs="Times New Roman"/>
          <w:kern w:val="0"/>
          <w:sz w:val="22"/>
          <w:szCs w:val="22"/>
          <w:vertAlign w:val="superscript"/>
          <w14:ligatures w14:val="none"/>
        </w:rPr>
        <w:t>87</w:t>
      </w:r>
      <w:r w:rsidR="009C079F">
        <w:rPr>
          <w:rFonts w:ascii="Garamond" w:eastAsia="Times New Roman" w:hAnsi="Garamond" w:cs="Times New Roman"/>
          <w:kern w:val="0"/>
          <w:sz w:val="22"/>
          <w:szCs w:val="22"/>
          <w14:ligatures w14:val="none"/>
        </w:rPr>
        <w:t>/Sr</w:t>
      </w:r>
      <w:r w:rsidR="009C079F">
        <w:rPr>
          <w:rFonts w:ascii="Garamond" w:eastAsia="Times New Roman" w:hAnsi="Garamond" w:cs="Times New Roman"/>
          <w:kern w:val="0"/>
          <w:sz w:val="22"/>
          <w:szCs w:val="22"/>
          <w:vertAlign w:val="superscript"/>
          <w14:ligatures w14:val="none"/>
        </w:rPr>
        <w:t>86</w:t>
      </w:r>
      <w:r w:rsidR="009C079F" w:rsidRPr="00293B26">
        <w:rPr>
          <w:rFonts w:ascii="Garamond" w:hAnsi="Garamond" w:cs="Times New Roman"/>
          <w:sz w:val="22"/>
          <w:szCs w:val="22"/>
        </w:rPr>
        <w:t xml:space="preserve"> values and their associated uncertainties for roughly every ~1km stretch of tributaries across the basin </w:t>
      </w:r>
      <w:commentRangeStart w:id="11"/>
      <w:r w:rsidR="009C079F" w:rsidRPr="00293B26">
        <w:rPr>
          <w:rFonts w:ascii="Garamond" w:hAnsi="Garamond" w:cs="Times New Roman"/>
          <w:sz w:val="22"/>
          <w:szCs w:val="22"/>
        </w:rPr>
        <w:t xml:space="preserve">(Figure </w:t>
      </w:r>
      <w:r w:rsidR="009C079F">
        <w:rPr>
          <w:rFonts w:ascii="Garamond" w:hAnsi="Garamond" w:cs="Times New Roman"/>
          <w:sz w:val="22"/>
          <w:szCs w:val="22"/>
        </w:rPr>
        <w:t>1</w:t>
      </w:r>
      <w:r w:rsidR="009C079F" w:rsidRPr="00293B26">
        <w:rPr>
          <w:rFonts w:ascii="Garamond" w:hAnsi="Garamond" w:cs="Times New Roman"/>
          <w:sz w:val="22"/>
          <w:szCs w:val="22"/>
        </w:rPr>
        <w:t>)</w:t>
      </w:r>
      <w:r w:rsidR="009C079F">
        <w:rPr>
          <w:rFonts w:ascii="Garamond" w:eastAsia="Times New Roman" w:hAnsi="Garamond" w:cs="Times New Roman"/>
          <w:kern w:val="0"/>
          <w:sz w:val="22"/>
          <w:szCs w:val="22"/>
          <w14:ligatures w14:val="none"/>
        </w:rPr>
        <w:t xml:space="preserve"> </w:t>
      </w:r>
      <w:commentRangeEnd w:id="11"/>
      <w:r w:rsidR="009C079F">
        <w:rPr>
          <w:rStyle w:val="CommentReference"/>
        </w:rPr>
        <w:commentReference w:id="11"/>
      </w:r>
      <w:r w:rsidR="009833DB" w:rsidRPr="00293B26">
        <w:rPr>
          <w:rFonts w:ascii="Garamond" w:eastAsia="Times New Roman" w:hAnsi="Garamond" w:cs="Times New Roman"/>
          <w:kern w:val="0"/>
          <w:sz w:val="22"/>
          <w:szCs w:val="22"/>
          <w14:ligatures w14:val="none"/>
        </w:rPr>
        <w:fldChar w:fldCharType="begin"/>
      </w:r>
      <w:r w:rsidR="009833DB" w:rsidRPr="00293B26">
        <w:rPr>
          <w:rFonts w:ascii="Garamond" w:eastAsia="Times New Roman" w:hAnsi="Garamond" w:cs="Times New Roman"/>
          <w:kern w:val="0"/>
          <w:sz w:val="22"/>
          <w:szCs w:val="22"/>
          <w14:ligatures w14:val="none"/>
        </w:rPr>
        <w:instrText xml:space="preserve"> ADDIN ZOTERO_ITEM CSL_CITATION {"citationID":"a4pXqHFf","properties":{"formattedCitation":"(Ver Hoef &amp; Peterson, 2010)","plainCitation":"(Ver Hoef &amp; Peterson, 2010)","noteIndex":0},"citationItems":[{"id":4769,"uris":["http://zotero.org/users/8421274/items/XBJELDI4"],"itemData":{"id":4769,"type":"article-journal","container-title":"Journal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sidR="009833DB" w:rsidRPr="00293B26">
        <w:rPr>
          <w:rFonts w:ascii="Garamond" w:eastAsia="Times New Roman" w:hAnsi="Garamond" w:cs="Times New Roman"/>
          <w:kern w:val="0"/>
          <w:sz w:val="22"/>
          <w:szCs w:val="22"/>
          <w14:ligatures w14:val="none"/>
        </w:rPr>
        <w:fldChar w:fldCharType="separate"/>
      </w:r>
      <w:r w:rsidR="009833DB" w:rsidRPr="00293B26">
        <w:rPr>
          <w:rFonts w:ascii="Garamond" w:eastAsia="Times New Roman" w:hAnsi="Garamond" w:cs="Times New Roman"/>
          <w:noProof/>
          <w:kern w:val="0"/>
          <w:sz w:val="22"/>
          <w:szCs w:val="22"/>
          <w14:ligatures w14:val="none"/>
        </w:rPr>
        <w:t>(Ver Hoef &amp; Peterson, 2010)</w:t>
      </w:r>
      <w:r w:rsidR="009833DB" w:rsidRPr="00293B26">
        <w:rPr>
          <w:rFonts w:ascii="Garamond" w:eastAsia="Times New Roman" w:hAnsi="Garamond" w:cs="Times New Roman"/>
          <w:kern w:val="0"/>
          <w:sz w:val="22"/>
          <w:szCs w:val="22"/>
          <w14:ligatures w14:val="none"/>
        </w:rPr>
        <w:fldChar w:fldCharType="end"/>
      </w:r>
      <w:r w:rsidR="009833DB" w:rsidRPr="00293B26">
        <w:rPr>
          <w:rFonts w:ascii="Garamond" w:eastAsia="Times New Roman" w:hAnsi="Garamond" w:cs="Times New Roman"/>
          <w:kern w:val="0"/>
          <w:sz w:val="22"/>
          <w:szCs w:val="22"/>
          <w14:ligatures w14:val="none"/>
        </w:rPr>
        <w:t xml:space="preserve">. </w:t>
      </w:r>
      <w:commentRangeStart w:id="12"/>
      <w:r w:rsidR="009F3E36" w:rsidRPr="009F3E36">
        <w:rPr>
          <w:rFonts w:ascii="Garamond" w:hAnsi="Garamond" w:cs="Times New Roman"/>
          <w:sz w:val="22"/>
          <w:szCs w:val="22"/>
        </w:rPr>
        <w:t>To prevent over-assignment to tributaries with exceptionally low prediction error</w:t>
      </w:r>
      <w:r w:rsidR="009C079F">
        <w:rPr>
          <w:rFonts w:ascii="Garamond" w:hAnsi="Garamond" w:cs="Times New Roman"/>
          <w:sz w:val="22"/>
          <w:szCs w:val="22"/>
        </w:rPr>
        <w:t xml:space="preserve"> </w:t>
      </w:r>
      <w:r w:rsidR="009F3E36" w:rsidRPr="009F3E36">
        <w:rPr>
          <w:rFonts w:ascii="Garamond" w:hAnsi="Garamond" w:cs="Times New Roman"/>
          <w:sz w:val="22"/>
          <w:szCs w:val="22"/>
        </w:rPr>
        <w:t>minimum error values were constrained to 0.0006</w:t>
      </w:r>
      <w:r w:rsidR="009C079F">
        <w:rPr>
          <w:rFonts w:ascii="Garamond" w:hAnsi="Garamond" w:cs="Times New Roman"/>
          <w:sz w:val="22"/>
          <w:szCs w:val="22"/>
        </w:rPr>
        <w:t xml:space="preserve"> and above.</w:t>
      </w:r>
      <w:r w:rsidR="009F3E36" w:rsidRPr="009F3E36">
        <w:rPr>
          <w:rFonts w:ascii="Garamond" w:hAnsi="Garamond" w:cs="Times New Roman"/>
          <w:sz w:val="22"/>
          <w:szCs w:val="22"/>
        </w:rPr>
        <w:t xml:space="preserve"> </w:t>
      </w:r>
      <w:commentRangeEnd w:id="12"/>
      <w:r w:rsidR="009C079F">
        <w:rPr>
          <w:rStyle w:val="CommentReference"/>
        </w:rPr>
        <w:commentReference w:id="12"/>
      </w:r>
      <w:r w:rsidR="009F3E36" w:rsidRPr="009F3E36">
        <w:rPr>
          <w:rFonts w:ascii="Garamond" w:hAnsi="Garamond" w:cs="Times New Roman"/>
          <w:sz w:val="22"/>
          <w:szCs w:val="22"/>
        </w:rPr>
        <w:t>This threshold was selected through</w:t>
      </w:r>
      <w:r w:rsidR="009C079F">
        <w:rPr>
          <w:rFonts w:ascii="Garamond" w:hAnsi="Garamond" w:cs="Times New Roman"/>
          <w:sz w:val="22"/>
          <w:szCs w:val="22"/>
        </w:rPr>
        <w:t xml:space="preserve"> a</w:t>
      </w:r>
      <w:r w:rsidR="009F3E36" w:rsidRPr="009F3E36">
        <w:rPr>
          <w:rFonts w:ascii="Garamond" w:hAnsi="Garamond" w:cs="Times New Roman"/>
          <w:sz w:val="22"/>
          <w:szCs w:val="22"/>
        </w:rPr>
        <w:t xml:space="preserve"> systematic evaluation to minimize assignments driven primarily by uncertainty differences rather than isotopic similarity</w:t>
      </w:r>
      <w:r w:rsidR="009C079F">
        <w:rPr>
          <w:rFonts w:ascii="Garamond" w:hAnsi="Garamond" w:cs="Times New Roman"/>
          <w:sz w:val="22"/>
          <w:szCs w:val="22"/>
        </w:rPr>
        <w:t xml:space="preserve"> </w:t>
      </w:r>
      <w:r w:rsidR="009F3E36" w:rsidRPr="009F3E36">
        <w:rPr>
          <w:rFonts w:ascii="Garamond" w:hAnsi="Garamond" w:cs="Times New Roman"/>
          <w:sz w:val="22"/>
          <w:szCs w:val="22"/>
        </w:rPr>
        <w:t>while preserving broad-scale production patterns across the basin</w:t>
      </w:r>
    </w:p>
    <w:p w14:paraId="015401CA" w14:textId="77777777" w:rsidR="002A3FE3" w:rsidRDefault="009833DB" w:rsidP="002A3FE3">
      <w:pPr>
        <w:spacing w:before="100" w:beforeAutospacing="1" w:after="100" w:afterAutospacing="1" w:line="480" w:lineRule="auto"/>
        <w:rPr>
          <w:rFonts w:ascii="Garamond" w:eastAsia="Times New Roman" w:hAnsi="Garamond" w:cs="Times New Roman"/>
          <w:b/>
          <w:bCs/>
          <w:kern w:val="0"/>
          <w:sz w:val="22"/>
          <w:szCs w:val="22"/>
          <w14:ligatures w14:val="none"/>
        </w:rPr>
      </w:pPr>
      <w:r w:rsidRPr="006D1917">
        <w:rPr>
          <w:rFonts w:ascii="Garamond" w:eastAsia="Times New Roman" w:hAnsi="Garamond" w:cs="Times New Roman"/>
          <w:b/>
          <w:bCs/>
          <w:kern w:val="0"/>
          <w:sz w:val="22"/>
          <w:szCs w:val="22"/>
          <w14:ligatures w14:val="none"/>
        </w:rPr>
        <w:t>Assignment framework and prior</w:t>
      </w:r>
      <w:r w:rsidR="002A3FE3">
        <w:rPr>
          <w:rFonts w:ascii="Garamond" w:eastAsia="Times New Roman" w:hAnsi="Garamond" w:cs="Times New Roman"/>
          <w:b/>
          <w:bCs/>
          <w:kern w:val="0"/>
          <w:sz w:val="22"/>
          <w:szCs w:val="22"/>
          <w14:ligatures w14:val="none"/>
        </w:rPr>
        <w:t>s</w:t>
      </w:r>
    </w:p>
    <w:p w14:paraId="417575B8" w14:textId="5D8DD48E" w:rsidR="009833DB" w:rsidRPr="002A3FE3" w:rsidRDefault="002A3FE3" w:rsidP="002A3FE3">
      <w:pPr>
        <w:spacing w:before="100" w:beforeAutospacing="1" w:after="100" w:afterAutospacing="1" w:line="480" w:lineRule="auto"/>
        <w:ind w:firstLine="720"/>
        <w:rPr>
          <w:rFonts w:ascii="Garamond" w:eastAsia="Times New Roman" w:hAnsi="Garamond" w:cs="Times New Roman"/>
          <w:kern w:val="0"/>
          <w:sz w:val="22"/>
          <w:szCs w:val="22"/>
          <w14:ligatures w14:val="none"/>
        </w:rPr>
      </w:pPr>
      <w:r>
        <w:rPr>
          <w:rFonts w:ascii="Garamond" w:eastAsia="Times New Roman" w:hAnsi="Garamond" w:cs="Times New Roman"/>
          <w:kern w:val="0"/>
          <w:sz w:val="22"/>
          <w:szCs w:val="22"/>
          <w14:ligatures w14:val="none"/>
        </w:rPr>
        <w:t>P</w:t>
      </w:r>
      <w:r w:rsidR="009833DB" w:rsidRPr="005E64F6">
        <w:rPr>
          <w:rFonts w:ascii="Garamond" w:eastAsia="Times New Roman" w:hAnsi="Garamond" w:cs="Times New Roman"/>
          <w:kern w:val="0"/>
          <w:sz w:val="22"/>
          <w:szCs w:val="22"/>
          <w14:ligatures w14:val="none"/>
        </w:rPr>
        <w:t>osterior probability</w:t>
      </w:r>
      <w:r>
        <w:rPr>
          <w:rFonts w:ascii="Garamond" w:eastAsia="Times New Roman" w:hAnsi="Garamond" w:cs="Times New Roman"/>
          <w:kern w:val="0"/>
          <w:sz w:val="22"/>
          <w:szCs w:val="22"/>
          <w14:ligatures w14:val="none"/>
        </w:rPr>
        <w:t xml:space="preserve"> values were calculated for all fish and for all tributary segments across the river-basin using a </w:t>
      </w:r>
      <w:r w:rsidR="009833DB" w:rsidRPr="005E64F6">
        <w:rPr>
          <w:rFonts w:ascii="Garamond" w:eastAsia="Times New Roman" w:hAnsi="Garamond" w:cs="Times New Roman"/>
          <w:kern w:val="0"/>
          <w:sz w:val="22"/>
          <w:szCs w:val="22"/>
          <w14:ligatures w14:val="none"/>
        </w:rPr>
        <w:t xml:space="preserve">geographically continuous Bayesian framework </w:t>
      </w:r>
      <w:r w:rsidR="009833DB" w:rsidRPr="005E64F6">
        <w:rPr>
          <w:rFonts w:ascii="Garamond" w:eastAsia="Times New Roman" w:hAnsi="Garamond" w:cs="Times New Roman"/>
          <w:kern w:val="0"/>
          <w:sz w:val="22"/>
          <w:szCs w:val="22"/>
          <w14:ligatures w14:val="none"/>
        </w:rPr>
        <w:fldChar w:fldCharType="begin"/>
      </w:r>
      <w:r w:rsidR="009833DB" w:rsidRPr="005E64F6">
        <w:rPr>
          <w:rFonts w:ascii="Garamond" w:eastAsia="Times New Roman" w:hAnsi="Garamond" w:cs="Times New Roman"/>
          <w:kern w:val="0"/>
          <w:sz w:val="22"/>
          <w:szCs w:val="22"/>
          <w14:ligatures w14:val="none"/>
        </w:rPr>
        <w:instrText xml:space="preserve"> ADDIN ZOTERO_ITEM CSL_CITATION {"citationID":"x50ado7V","properties":{"formattedCitation":"(Brennan, Cline, et al., 2019)","plainCitation":"(Brennan, Cline, et al., 2019)","noteIndex":0},"citationItems":[{"id":1691,"uris":["http://zotero.org/users/8421274/items/IDMUTED4"],"itemData":{"id":1691,"type":"article-journal","abstract":"Migratory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sidR="009833DB" w:rsidRPr="005E64F6">
        <w:rPr>
          <w:rFonts w:ascii="Garamond" w:eastAsia="Times New Roman" w:hAnsi="Garamond" w:cs="Times New Roman"/>
          <w:kern w:val="0"/>
          <w:sz w:val="22"/>
          <w:szCs w:val="22"/>
          <w14:ligatures w14:val="none"/>
        </w:rPr>
        <w:fldChar w:fldCharType="separate"/>
      </w:r>
      <w:r w:rsidR="009833DB" w:rsidRPr="005E64F6">
        <w:rPr>
          <w:rFonts w:ascii="Garamond" w:eastAsia="Times New Roman" w:hAnsi="Garamond" w:cs="Times New Roman"/>
          <w:noProof/>
          <w:kern w:val="0"/>
          <w:sz w:val="22"/>
          <w:szCs w:val="22"/>
          <w14:ligatures w14:val="none"/>
        </w:rPr>
        <w:t>(Brennan, Cline, et al., 2019)</w:t>
      </w:r>
      <w:r w:rsidR="009833DB" w:rsidRPr="005E64F6">
        <w:rPr>
          <w:rFonts w:ascii="Garamond" w:eastAsia="Times New Roman" w:hAnsi="Garamond" w:cs="Times New Roman"/>
          <w:kern w:val="0"/>
          <w:sz w:val="22"/>
          <w:szCs w:val="22"/>
          <w14:ligatures w14:val="none"/>
        </w:rPr>
        <w:fldChar w:fldCharType="end"/>
      </w:r>
      <w:r w:rsidR="009833DB" w:rsidRPr="005E64F6">
        <w:rPr>
          <w:rFonts w:ascii="Garamond" w:eastAsia="Times New Roman" w:hAnsi="Garamond" w:cs="Times New Roman"/>
          <w:kern w:val="0"/>
          <w:sz w:val="22"/>
          <w:szCs w:val="22"/>
          <w14:ligatures w14:val="none"/>
        </w:rPr>
        <w:t xml:space="preserve">. This approach considers the relationship between extracted natal origin otolith </w:t>
      </w:r>
      <w:r w:rsidR="009833DB" w:rsidRPr="006D1917">
        <w:rPr>
          <w:rFonts w:ascii="Garamond" w:eastAsia="Times New Roman" w:hAnsi="Garamond" w:cs="Times New Roman"/>
          <w:kern w:val="0"/>
          <w:sz w:val="22"/>
          <w:szCs w:val="22"/>
          <w14:ligatures w14:val="none"/>
        </w:rPr>
        <w:t>Sr</w:t>
      </w:r>
      <w:r w:rsidR="009833DB">
        <w:rPr>
          <w:rFonts w:ascii="Garamond" w:eastAsia="Times New Roman" w:hAnsi="Garamond" w:cs="Times New Roman"/>
          <w:kern w:val="0"/>
          <w:sz w:val="22"/>
          <w:szCs w:val="22"/>
          <w:vertAlign w:val="superscript"/>
          <w14:ligatures w14:val="none"/>
        </w:rPr>
        <w:t>87</w:t>
      </w:r>
      <w:r w:rsidR="009833DB">
        <w:rPr>
          <w:rFonts w:ascii="Garamond" w:eastAsia="Times New Roman" w:hAnsi="Garamond" w:cs="Times New Roman"/>
          <w:kern w:val="0"/>
          <w:sz w:val="22"/>
          <w:szCs w:val="22"/>
          <w14:ligatures w14:val="none"/>
        </w:rPr>
        <w:t>/Sr</w:t>
      </w:r>
      <w:r w:rsidR="009833DB">
        <w:rPr>
          <w:rFonts w:ascii="Garamond" w:eastAsia="Times New Roman" w:hAnsi="Garamond" w:cs="Times New Roman"/>
          <w:kern w:val="0"/>
          <w:sz w:val="22"/>
          <w:szCs w:val="22"/>
          <w:vertAlign w:val="superscript"/>
          <w14:ligatures w14:val="none"/>
        </w:rPr>
        <w:t>86</w:t>
      </w:r>
      <w:r w:rsidR="009833DB" w:rsidRPr="005E64F6">
        <w:rPr>
          <w:rFonts w:ascii="Garamond" w:eastAsia="Times New Roman" w:hAnsi="Garamond" w:cs="Times New Roman"/>
          <w:kern w:val="0"/>
          <w:sz w:val="22"/>
          <w:szCs w:val="22"/>
          <w14:ligatures w14:val="none"/>
        </w:rPr>
        <w:t xml:space="preserve"> values as well as several variance generating processes including </w:t>
      </w:r>
      <w:r w:rsidR="009833DB" w:rsidRPr="005E64F6">
        <w:rPr>
          <w:rFonts w:ascii="Garamond" w:hAnsi="Garamond" w:cstheme="majorHAnsi"/>
          <w:sz w:val="22"/>
          <w:szCs w:val="22"/>
        </w:rPr>
        <w:t xml:space="preserve">analytical, within-population, and </w:t>
      </w:r>
      <w:proofErr w:type="spellStart"/>
      <w:r w:rsidR="009833DB" w:rsidRPr="005E64F6">
        <w:rPr>
          <w:rFonts w:ascii="Garamond" w:hAnsi="Garamond" w:cstheme="majorHAnsi"/>
          <w:sz w:val="22"/>
          <w:szCs w:val="22"/>
        </w:rPr>
        <w:t>isoscape</w:t>
      </w:r>
      <w:proofErr w:type="spellEnd"/>
      <w:r w:rsidR="009833DB" w:rsidRPr="005E64F6">
        <w:rPr>
          <w:rFonts w:ascii="Garamond" w:hAnsi="Garamond" w:cstheme="majorHAnsi"/>
          <w:sz w:val="22"/>
          <w:szCs w:val="22"/>
        </w:rPr>
        <w:t xml:space="preserve"> prediction error</w:t>
      </w:r>
      <w:r w:rsidR="00B07AE4">
        <w:rPr>
          <w:rFonts w:ascii="Garamond" w:hAnsi="Garamond" w:cstheme="majorHAnsi"/>
          <w:sz w:val="22"/>
          <w:szCs w:val="22"/>
        </w:rPr>
        <w:t>s</w:t>
      </w:r>
      <w:r w:rsidR="009833DB" w:rsidRPr="005E64F6">
        <w:rPr>
          <w:rFonts w:ascii="Garamond" w:hAnsi="Garamond" w:cstheme="majorHAnsi"/>
          <w:sz w:val="22"/>
          <w:szCs w:val="22"/>
        </w:rPr>
        <w:t xml:space="preserve">. </w:t>
      </w:r>
      <w:r w:rsidR="009833DB" w:rsidRPr="005E64F6">
        <w:rPr>
          <w:rFonts w:ascii="Garamond" w:eastAsia="Times New Roman" w:hAnsi="Garamond" w:cstheme="majorHAnsi"/>
          <w:color w:val="000000"/>
          <w:sz w:val="22"/>
          <w:szCs w:val="22"/>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31DB0A95" w:rsidR="009833DB" w:rsidRPr="00617050" w:rsidRDefault="009833DB" w:rsidP="009833DB">
      <w:pPr>
        <w:spacing w:line="480" w:lineRule="auto"/>
        <w:ind w:firstLine="720"/>
        <w:rPr>
          <w:rFonts w:ascii="Garamond" w:hAnsi="Garamond" w:cstheme="majorHAnsi"/>
          <w:sz w:val="22"/>
          <w:szCs w:val="22"/>
        </w:rPr>
      </w:pPr>
      <w:r w:rsidRPr="00617050">
        <w:rPr>
          <w:rFonts w:ascii="Garamond" w:hAnsi="Garamond" w:cstheme="majorHAnsi"/>
          <w:sz w:val="22"/>
          <w:szCs w:val="22"/>
        </w:rPr>
        <w:lastRenderedPageBreak/>
        <w:t xml:space="preserve">Posterior probability values for each tributary (j) were then calculated using Bayes theorem </w:t>
      </w:r>
      <w:r w:rsidRPr="00617050">
        <w:rPr>
          <w:rFonts w:ascii="Garamond" w:hAnsi="Garamond" w:cstheme="majorHAnsi"/>
          <w:sz w:val="22"/>
          <w:szCs w:val="22"/>
        </w:rPr>
        <w:fldChar w:fldCharType="begin"/>
      </w:r>
      <w:r w:rsidRPr="00617050">
        <w:rPr>
          <w:rFonts w:ascii="Garamond" w:hAnsi="Garamond" w:cstheme="majorHAnsi"/>
          <w:sz w:val="22"/>
          <w:szCs w:val="22"/>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E."}],"issued":{"date-parts":[["2017"]]}}},{"id":1071,"uris":["http://zotero.org/users/8421274/items/7AQTJQK8"],"itemData":{"id":1071,"type":"chapter","container-title":"Isoscapes","event-place":"Dordrecht","ISBN":"978-90-481-3353-6","language":"en","note":"DOI: 10.1007/978-90-481-3354-3_12","page":"251-270","publisher":"Springer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sidRPr="00617050">
        <w:rPr>
          <w:rFonts w:ascii="Garamond" w:hAnsi="Garamond" w:cstheme="majorHAnsi"/>
          <w:sz w:val="22"/>
          <w:szCs w:val="22"/>
        </w:rPr>
        <w:fldChar w:fldCharType="separate"/>
      </w:r>
      <w:r w:rsidRPr="00617050">
        <w:rPr>
          <w:rFonts w:ascii="Garamond" w:hAnsi="Garamond" w:cstheme="majorHAnsi"/>
          <w:noProof/>
          <w:sz w:val="22"/>
          <w:szCs w:val="22"/>
        </w:rPr>
        <w:t>(Brennan &amp; Schindler, 2017; Wunder, 2010)</w:t>
      </w:r>
      <w:r w:rsidRPr="00617050">
        <w:rPr>
          <w:rFonts w:ascii="Garamond" w:hAnsi="Garamond" w:cstheme="majorHAnsi"/>
          <w:sz w:val="22"/>
          <w:szCs w:val="22"/>
        </w:rPr>
        <w:fldChar w:fldCharType="end"/>
      </w:r>
      <w:r w:rsidRPr="00617050">
        <w:rPr>
          <w:rFonts w:ascii="Garamond" w:hAnsi="Garamond" w:cstheme="majorHAnsi"/>
          <w:sz w:val="22"/>
          <w:szCs w:val="22"/>
        </w:rPr>
        <w:t xml:space="preserve"> ; </w:t>
      </w:r>
    </w:p>
    <w:p w14:paraId="218C8BAB" w14:textId="77777777" w:rsidR="009833DB" w:rsidRPr="005E64F6" w:rsidRDefault="009833DB" w:rsidP="009833DB">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27D6E1BC" w14:textId="11CC75BE" w:rsidR="009833DB" w:rsidRPr="002A3FE3" w:rsidRDefault="009833DB" w:rsidP="002A3FE3">
      <w:pPr>
        <w:spacing w:line="480" w:lineRule="auto"/>
        <w:ind w:firstLine="720"/>
        <w:rPr>
          <w:rFonts w:ascii="Garamond" w:eastAsia="Times New Roman" w:hAnsi="Garamond" w:cs="Times New Roman"/>
          <w:kern w:val="0"/>
          <w:sz w:val="22"/>
          <w:szCs w:val="22"/>
          <w14:ligatures w14:val="none"/>
        </w:rPr>
      </w:pPr>
      <w:r w:rsidRPr="00F75AB6">
        <w:rPr>
          <w:rFonts w:ascii="Garamond" w:hAnsi="Garamond" w:cstheme="majorHAnsi"/>
          <w:sz w:val="22"/>
          <w:szCs w:val="22"/>
        </w:rPr>
        <w:t>The probability of an individual assigning to tributary j is defined as the product of the probability of the isotope ratio in the otolith of an individual (o) given the isotope ratio in tributary j (</w:t>
      </w:r>
      <w:proofErr w:type="spellStart"/>
      <w:r w:rsidRPr="00F75AB6">
        <w:rPr>
          <w:rFonts w:ascii="Garamond" w:hAnsi="Garamond" w:cstheme="majorHAnsi"/>
          <w:sz w:val="22"/>
          <w:szCs w:val="22"/>
        </w:rPr>
        <w:t>r_j</w:t>
      </w:r>
      <w:proofErr w:type="spellEnd"/>
      <w:r w:rsidRPr="00F75AB6">
        <w:rPr>
          <w:rFonts w:ascii="Garamond" w:hAnsi="Garamond" w:cstheme="majorHAnsi"/>
          <w:sz w:val="22"/>
          <w:szCs w:val="22"/>
        </w:rPr>
        <w:t>). The probability of the isotope ratio (</w:t>
      </w:r>
      <w:proofErr w:type="spellStart"/>
      <w:r w:rsidRPr="00F75AB6">
        <w:rPr>
          <w:rFonts w:ascii="Garamond" w:hAnsi="Garamond" w:cstheme="majorHAnsi"/>
          <w:sz w:val="22"/>
          <w:szCs w:val="22"/>
        </w:rPr>
        <w:t>rj</w:t>
      </w:r>
      <w:proofErr w:type="spellEnd"/>
      <w:r w:rsidRPr="00F75AB6">
        <w:rPr>
          <w:rFonts w:ascii="Garamond" w:hAnsi="Garamond" w:cstheme="majorHAnsi"/>
          <w:sz w:val="22"/>
          <w:szCs w:val="22"/>
        </w:rPr>
        <w:t xml:space="preserve">) was assumed to be normally distributed with a mean represented by the otolith isotope ratio (o) and an error of </w:t>
      </w:r>
      <m:oMath>
        <m:sSub>
          <m:sSubPr>
            <m:ctrlPr>
              <w:rPr>
                <w:rFonts w:ascii="Cambria Math" w:hAnsi="Cambria Math" w:cstheme="majorHAnsi"/>
                <w:i/>
                <w:sz w:val="22"/>
                <w:szCs w:val="22"/>
              </w:rPr>
            </m:ctrlPr>
          </m:sSubPr>
          <m:e>
            <m:r>
              <w:rPr>
                <w:rFonts w:ascii="Cambria Math" w:hAnsi="Cambria Math" w:cstheme="majorHAnsi"/>
                <w:sz w:val="22"/>
                <w:szCs w:val="22"/>
              </w:rPr>
              <m:t>σ</m:t>
            </m:r>
          </m:e>
          <m:sub>
            <m:r>
              <w:rPr>
                <w:rFonts w:ascii="Cambria Math" w:hAnsi="Cambria Math" w:cstheme="majorHAnsi"/>
                <w:sz w:val="22"/>
                <w:szCs w:val="22"/>
              </w:rPr>
              <m:t>combined</m:t>
            </m:r>
          </m:sub>
        </m:sSub>
      </m:oMath>
      <w:r w:rsidRPr="00F75AB6">
        <w:rPr>
          <w:rFonts w:ascii="Garamond" w:hAnsi="Garamond" w:cstheme="majorHAnsi"/>
          <w:sz w:val="22"/>
          <w:szCs w:val="22"/>
        </w:rPr>
        <w:t xml:space="preserve">. </w:t>
      </w:r>
      <w:r w:rsidRPr="00F75AB6">
        <w:rPr>
          <w:rFonts w:ascii="Garamond" w:eastAsia="Times New Roman" w:hAnsi="Garamond" w:cs="Times New Roman"/>
          <w:kern w:val="0"/>
          <w:sz w:val="22"/>
          <w:szCs w:val="22"/>
          <w14:ligatures w14:val="none"/>
        </w:rPr>
        <w:t xml:space="preserve">Several priors were included to limit assignments to areas within the river basin suitable for spawning Chinook salmon. </w:t>
      </w:r>
      <w:r w:rsidRPr="00F75AB6">
        <w:rPr>
          <w:rFonts w:ascii="Garamond" w:hAnsi="Garamond"/>
          <w:sz w:val="22"/>
          <w:szCs w:val="22"/>
        </w:rPr>
        <w:t xml:space="preserve">First, a </w:t>
      </w:r>
      <w:r w:rsidRPr="00F75AB6">
        <w:rPr>
          <w:rFonts w:ascii="Garamond" w:eastAsia="Times New Roman" w:hAnsi="Garamond"/>
          <w:sz w:val="22"/>
          <w:szCs w:val="22"/>
        </w:rPr>
        <w:t>stream order prior (</w:t>
      </w:r>
      <w:proofErr w:type="spellStart"/>
      <w:r w:rsidRPr="00F75AB6">
        <w:rPr>
          <w:rFonts w:ascii="Garamond" w:eastAsia="Times New Roman" w:hAnsi="Garamond"/>
          <w:sz w:val="22"/>
          <w:szCs w:val="22"/>
        </w:rPr>
        <w:t>PStreamOrder</w:t>
      </w:r>
      <w:proofErr w:type="spellEnd"/>
      <w:r w:rsidRPr="00F75AB6">
        <w:rPr>
          <w:rFonts w:ascii="Garamond" w:eastAsia="Times New Roman" w:hAnsi="Garamond"/>
          <w:sz w:val="22"/>
          <w:szCs w:val="22"/>
        </w:rPr>
        <w:t>)</w:t>
      </w:r>
      <w:r w:rsidRPr="00F75AB6">
        <w:rPr>
          <w:rFonts w:ascii="Garamond" w:hAnsi="Garamond"/>
          <w:sz w:val="22"/>
          <w:szCs w:val="22"/>
        </w:rPr>
        <w:t xml:space="preserve"> was applied to limit assignments to </w:t>
      </w:r>
      <w:r w:rsidR="002A3FE3">
        <w:rPr>
          <w:rFonts w:ascii="Garamond" w:hAnsi="Garamond"/>
          <w:sz w:val="22"/>
          <w:szCs w:val="22"/>
        </w:rPr>
        <w:t xml:space="preserve">tributaries with a stream order of 3 or greater, </w:t>
      </w:r>
      <w:r w:rsidRPr="00F75AB6">
        <w:rPr>
          <w:rFonts w:ascii="Garamond" w:hAnsi="Garamond"/>
          <w:sz w:val="22"/>
          <w:szCs w:val="22"/>
        </w:rPr>
        <w:t xml:space="preserve">reflecting Chinook </w:t>
      </w:r>
      <w:r w:rsidR="0039711B">
        <w:rPr>
          <w:rFonts w:ascii="Garamond" w:hAnsi="Garamond"/>
          <w:sz w:val="22"/>
          <w:szCs w:val="22"/>
        </w:rPr>
        <w:t>s</w:t>
      </w:r>
      <w:r w:rsidRPr="00F75AB6">
        <w:rPr>
          <w:rFonts w:ascii="Garamond" w:hAnsi="Garamond"/>
          <w:sz w:val="22"/>
          <w:szCs w:val="22"/>
        </w:rPr>
        <w:t>almon’s known preference for spawning in larger streams</w:t>
      </w:r>
      <w:r w:rsidR="002A3FE3">
        <w:rPr>
          <w:rFonts w:ascii="Garamond" w:hAnsi="Garamond"/>
          <w:sz w:val="22"/>
          <w:szCs w:val="22"/>
        </w:rPr>
        <w:t xml:space="preserve"> </w:t>
      </w:r>
      <w:r w:rsidR="002A3FE3" w:rsidRPr="00983880">
        <w:rPr>
          <w:rFonts w:ascii="Garamond" w:hAnsi="Garamond"/>
          <w:sz w:val="22"/>
          <w:szCs w:val="22"/>
          <w:highlight w:val="yellow"/>
        </w:rPr>
        <w:t>(</w:t>
      </w:r>
      <w:r w:rsidR="0039711B" w:rsidRPr="00983880">
        <w:rPr>
          <w:rFonts w:ascii="Garamond" w:hAnsi="Garamond"/>
          <w:sz w:val="22"/>
          <w:szCs w:val="22"/>
          <w:highlight w:val="yellow"/>
        </w:rPr>
        <w:t>Quinn</w:t>
      </w:r>
      <w:del w:id="13" w:author="Benjamin J. Makhlouf" w:date="2025-07-26T11:29:00Z" w16du:dateUtc="2025-07-26T18:29:00Z">
        <w:r w:rsidR="0039711B" w:rsidRPr="00983880" w:rsidDel="00AD7B82">
          <w:rPr>
            <w:rFonts w:ascii="Garamond" w:hAnsi="Garamond"/>
            <w:sz w:val="22"/>
            <w:szCs w:val="22"/>
            <w:highlight w:val="yellow"/>
          </w:rPr>
          <w:delText xml:space="preserve"> </w:delText>
        </w:r>
      </w:del>
      <w:r w:rsidR="00AD7B82" w:rsidRPr="00983880">
        <w:rPr>
          <w:rFonts w:ascii="Garamond" w:hAnsi="Garamond"/>
          <w:sz w:val="22"/>
          <w:szCs w:val="22"/>
          <w:highlight w:val="yellow"/>
        </w:rPr>
        <w:t>, 2018</w:t>
      </w:r>
      <w:r w:rsidR="002A3FE3" w:rsidRPr="00983880">
        <w:rPr>
          <w:rFonts w:ascii="Garamond" w:hAnsi="Garamond"/>
          <w:sz w:val="22"/>
          <w:szCs w:val="22"/>
          <w:highlight w:val="yellow"/>
        </w:rPr>
        <w:t>)</w:t>
      </w:r>
      <w:r w:rsidRPr="00983880">
        <w:rPr>
          <w:rFonts w:ascii="Garamond" w:hAnsi="Garamond"/>
          <w:sz w:val="22"/>
          <w:szCs w:val="22"/>
          <w:highlight w:val="yellow"/>
        </w:rPr>
        <w:t>.</w:t>
      </w:r>
      <w:r w:rsidRPr="00F75AB6">
        <w:rPr>
          <w:rFonts w:ascii="Garamond" w:hAnsi="Garamond"/>
          <w:sz w:val="22"/>
          <w:szCs w:val="22"/>
        </w:rPr>
        <w:t xml:space="preserve">  </w:t>
      </w:r>
      <w:r w:rsidR="002A3FE3">
        <w:rPr>
          <w:rFonts w:ascii="Garamond" w:hAnsi="Garamond"/>
          <w:sz w:val="22"/>
          <w:szCs w:val="22"/>
        </w:rPr>
        <w:t>R</w:t>
      </w:r>
      <w:r w:rsidRPr="00F75AB6">
        <w:rPr>
          <w:rFonts w:ascii="Garamond" w:hAnsi="Garamond"/>
          <w:sz w:val="22"/>
          <w:szCs w:val="22"/>
        </w:rPr>
        <w:t xml:space="preserve">eaches with a stream order of </w:t>
      </w:r>
      <w:r w:rsidR="002A3FE3">
        <w:rPr>
          <w:rFonts w:ascii="Garamond" w:hAnsi="Garamond"/>
          <w:sz w:val="22"/>
          <w:szCs w:val="22"/>
        </w:rPr>
        <w:t>3</w:t>
      </w:r>
      <w:r w:rsidRPr="00F75AB6">
        <w:rPr>
          <w:rFonts w:ascii="Garamond" w:hAnsi="Garamond"/>
          <w:sz w:val="22"/>
          <w:szCs w:val="22"/>
        </w:rPr>
        <w:t xml:space="preserve"> or greater were included in assignments (assigned a prior value of 1), while smaller tributaries were excluded (assigned a value of 0). </w:t>
      </w:r>
      <w:r w:rsidRPr="00F75AB6">
        <w:rPr>
          <w:rFonts w:ascii="Garamond" w:eastAsia="Times New Roman" w:hAnsi="Garamond" w:cs="Times New Roman"/>
          <w:kern w:val="0"/>
          <w:sz w:val="22"/>
          <w:szCs w:val="22"/>
          <w14:ligatures w14:val="none"/>
        </w:rPr>
        <w:t>Second, a habitat suitability prior (</w:t>
      </w:r>
      <w:proofErr w:type="spellStart"/>
      <w:r w:rsidRPr="00F75AB6">
        <w:rPr>
          <w:rFonts w:ascii="Garamond" w:eastAsia="Times New Roman" w:hAnsi="Garamond" w:cs="Times New Roman"/>
          <w:kern w:val="0"/>
          <w:sz w:val="22"/>
          <w:szCs w:val="22"/>
          <w14:ligatures w14:val="none"/>
        </w:rPr>
        <w:t>PHabitat</w:t>
      </w:r>
      <w:proofErr w:type="spellEnd"/>
      <w:r w:rsidRPr="00F75AB6">
        <w:rPr>
          <w:rFonts w:ascii="Garamond" w:eastAsia="Times New Roman" w:hAnsi="Garamond" w:cs="Times New Roman"/>
          <w:kern w:val="0"/>
          <w:sz w:val="22"/>
          <w:szCs w:val="22"/>
          <w14:ligatures w14:val="none"/>
        </w:rPr>
        <w:t xml:space="preserve">) was used to exclude regions below </w:t>
      </w:r>
      <w:r w:rsidRPr="004E3592">
        <w:rPr>
          <w:rFonts w:ascii="Garamond" w:eastAsia="Times New Roman" w:hAnsi="Garamond" w:cs="Times New Roman"/>
          <w:kern w:val="0"/>
          <w:sz w:val="22"/>
          <w:szCs w:val="22"/>
          <w14:ligatures w14:val="none"/>
          <w:rPrChange w:id="14" w:author="Benjamin J. Makhlouf" w:date="2025-07-26T13:48:00Z" w16du:dateUtc="2025-07-26T20:48:00Z">
            <w:rPr>
              <w:rFonts w:ascii="Garamond" w:eastAsia="Times New Roman" w:hAnsi="Garamond" w:cs="Times New Roman"/>
              <w:kern w:val="0"/>
              <w:sz w:val="22"/>
              <w:szCs w:val="22"/>
              <w:highlight w:val="yellow"/>
              <w14:ligatures w14:val="none"/>
            </w:rPr>
          </w:rPrChange>
        </w:rPr>
        <w:t>a threshold contributing slope value</w:t>
      </w:r>
      <w:r w:rsidR="00983880">
        <w:rPr>
          <w:rFonts w:ascii="Garamond" w:eastAsia="Times New Roman" w:hAnsi="Garamond" w:cs="Times New Roman"/>
          <w:kern w:val="0"/>
          <w:sz w:val="22"/>
          <w:szCs w:val="22"/>
          <w14:ligatures w14:val="none"/>
        </w:rPr>
        <w:t xml:space="preserve"> of </w:t>
      </w:r>
      <w:r w:rsidR="00983880" w:rsidRPr="00983880">
        <w:rPr>
          <w:rFonts w:ascii="Garamond" w:eastAsia="Times New Roman" w:hAnsi="Garamond" w:cs="Times New Roman"/>
          <w:kern w:val="0"/>
          <w:sz w:val="22"/>
          <w:szCs w:val="22"/>
          <w:highlight w:val="yellow"/>
          <w14:ligatures w14:val="none"/>
        </w:rPr>
        <w:t>_____</w:t>
      </w:r>
      <w:r w:rsidRPr="004E3592">
        <w:rPr>
          <w:rFonts w:ascii="Garamond" w:eastAsia="Times New Roman" w:hAnsi="Garamond" w:cs="Times New Roman"/>
          <w:kern w:val="0"/>
          <w:sz w:val="22"/>
          <w:szCs w:val="22"/>
          <w14:ligatures w14:val="none"/>
        </w:rPr>
        <w:t>,</w:t>
      </w:r>
      <w:r w:rsidRPr="00F75AB6">
        <w:rPr>
          <w:rFonts w:ascii="Garamond" w:eastAsia="Times New Roman" w:hAnsi="Garamond" w:cs="Times New Roman"/>
          <w:kern w:val="0"/>
          <w:sz w:val="22"/>
          <w:szCs w:val="22"/>
          <w14:ligatures w14:val="none"/>
        </w:rPr>
        <w:t xml:space="preserve"> thereby preventing assignment to exceedingly slow or flat reaches determined to be unsuitable </w:t>
      </w:r>
      <w:r w:rsidR="0088327B">
        <w:rPr>
          <w:rFonts w:ascii="Garamond" w:eastAsia="Times New Roman" w:hAnsi="Garamond" w:cs="Times New Roman"/>
          <w:kern w:val="0"/>
          <w:sz w:val="22"/>
          <w:szCs w:val="22"/>
          <w14:ligatures w14:val="none"/>
        </w:rPr>
        <w:t xml:space="preserve">for </w:t>
      </w:r>
      <w:r w:rsidRPr="00F75AB6">
        <w:rPr>
          <w:rFonts w:ascii="Garamond" w:eastAsia="Times New Roman" w:hAnsi="Garamond" w:cs="Times New Roman"/>
          <w:kern w:val="0"/>
          <w:sz w:val="22"/>
          <w:szCs w:val="22"/>
          <w14:ligatures w14:val="none"/>
        </w:rPr>
        <w:t>spawning Chinook</w:t>
      </w:r>
      <w:r w:rsidR="0088327B">
        <w:rPr>
          <w:rFonts w:ascii="Garamond" w:eastAsia="Times New Roman" w:hAnsi="Garamond" w:cs="Times New Roman"/>
          <w:kern w:val="0"/>
          <w:sz w:val="22"/>
          <w:szCs w:val="22"/>
          <w14:ligatures w14:val="none"/>
        </w:rPr>
        <w:t xml:space="preserve"> salmon</w:t>
      </w:r>
      <w:r w:rsidRPr="00F75AB6">
        <w:rPr>
          <w:rFonts w:ascii="Garamond" w:eastAsia="Times New Roman" w:hAnsi="Garamond" w:cs="Times New Roman"/>
          <w:kern w:val="0"/>
          <w:sz w:val="22"/>
          <w:szCs w:val="22"/>
          <w14:ligatures w14:val="none"/>
        </w:rPr>
        <w:t xml:space="preserve">. </w:t>
      </w:r>
      <w:r w:rsidRPr="00983880">
        <w:rPr>
          <w:rFonts w:ascii="Garamond" w:eastAsia="Times New Roman" w:hAnsi="Garamond" w:cs="Times New Roman"/>
          <w:kern w:val="0"/>
          <w:sz w:val="22"/>
          <w:szCs w:val="22"/>
          <w:highlight w:val="yellow"/>
          <w14:ligatures w14:val="none"/>
        </w:rPr>
        <w:t xml:space="preserve">Finally, data was included on observed locations of spawning </w:t>
      </w:r>
      <w:r w:rsidR="0039711B" w:rsidRPr="00983880">
        <w:rPr>
          <w:rFonts w:ascii="Garamond" w:eastAsia="Times New Roman" w:hAnsi="Garamond" w:cs="Times New Roman"/>
          <w:kern w:val="0"/>
          <w:sz w:val="22"/>
          <w:szCs w:val="22"/>
          <w:highlight w:val="yellow"/>
          <w14:ligatures w14:val="none"/>
        </w:rPr>
        <w:t>C</w:t>
      </w:r>
      <w:r w:rsidRPr="00983880">
        <w:rPr>
          <w:rFonts w:ascii="Garamond" w:eastAsia="Times New Roman" w:hAnsi="Garamond" w:cs="Times New Roman"/>
          <w:kern w:val="0"/>
          <w:sz w:val="22"/>
          <w:szCs w:val="22"/>
          <w:highlight w:val="yellow"/>
          <w14:ligatures w14:val="none"/>
        </w:rPr>
        <w:t>hinook presence derived from USGS Arctic-Yukon-Kuskokwim (AYK) Chinook Salmon Intrinsic potential mapping</w:t>
      </w:r>
      <w:r w:rsidR="00983880" w:rsidRPr="00983880">
        <w:rPr>
          <w:rFonts w:ascii="Garamond" w:eastAsia="Times New Roman" w:hAnsi="Garamond" w:cs="Times New Roman"/>
          <w:kern w:val="0"/>
          <w:sz w:val="22"/>
          <w:szCs w:val="22"/>
          <w:highlight w:val="yellow"/>
          <w14:ligatures w14:val="none"/>
        </w:rPr>
        <w:t xml:space="preserve">, which </w:t>
      </w:r>
      <w:r w:rsidRPr="00983880">
        <w:rPr>
          <w:rFonts w:ascii="Garamond" w:eastAsia="Times New Roman" w:hAnsi="Garamond" w:cs="Times New Roman"/>
          <w:kern w:val="0"/>
          <w:sz w:val="22"/>
          <w:szCs w:val="22"/>
          <w:highlight w:val="yellow"/>
          <w14:ligatures w14:val="none"/>
        </w:rPr>
        <w:t>synthesize</w:t>
      </w:r>
      <w:r w:rsidR="00983880" w:rsidRPr="00983880">
        <w:rPr>
          <w:rFonts w:ascii="Garamond" w:eastAsia="Times New Roman" w:hAnsi="Garamond" w:cs="Times New Roman"/>
          <w:kern w:val="0"/>
          <w:sz w:val="22"/>
          <w:szCs w:val="22"/>
          <w:highlight w:val="yellow"/>
          <w14:ligatures w14:val="none"/>
        </w:rPr>
        <w:t>d</w:t>
      </w:r>
      <w:r w:rsidRPr="00983880">
        <w:rPr>
          <w:rFonts w:ascii="Garamond" w:eastAsia="Times New Roman" w:hAnsi="Garamond" w:cs="Times New Roman"/>
          <w:kern w:val="0"/>
          <w:sz w:val="22"/>
          <w:szCs w:val="22"/>
          <w:highlight w:val="yellow"/>
          <w14:ligatures w14:val="none"/>
        </w:rPr>
        <w:t xml:space="preserve"> several sources of data on observed Chinook salmon spawners  to provide a binary 0 or 1 value for locations with or without observations across the dataset</w:t>
      </w:r>
      <w:r w:rsidR="0088327B" w:rsidRPr="00983880">
        <w:rPr>
          <w:rFonts w:ascii="Garamond" w:eastAsia="Times New Roman" w:hAnsi="Garamond" w:cs="Times New Roman"/>
          <w:kern w:val="0"/>
          <w:sz w:val="22"/>
          <w:szCs w:val="22"/>
          <w:highlight w:val="yellow"/>
          <w14:ligatures w14:val="none"/>
        </w:rPr>
        <w:t xml:space="preserve"> </w:t>
      </w:r>
      <w:r w:rsidR="0088327B" w:rsidRPr="00983880">
        <w:rPr>
          <w:rFonts w:ascii="Garamond" w:eastAsia="Times New Roman" w:hAnsi="Garamond" w:cs="Times New Roman"/>
          <w:kern w:val="0"/>
          <w:sz w:val="22"/>
          <w:szCs w:val="22"/>
          <w:highlight w:val="yellow"/>
          <w14:ligatures w14:val="none"/>
        </w:rPr>
        <w:fldChar w:fldCharType="begin"/>
      </w:r>
      <w:r w:rsidR="0088327B" w:rsidRPr="00983880">
        <w:rPr>
          <w:rFonts w:ascii="Garamond" w:eastAsia="Times New Roman" w:hAnsi="Garamond" w:cs="Times New Roman"/>
          <w:kern w:val="0"/>
          <w:sz w:val="22"/>
          <w:szCs w:val="22"/>
          <w:highlight w:val="yellow"/>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sidR="0088327B" w:rsidRPr="00983880">
        <w:rPr>
          <w:rFonts w:ascii="Garamond" w:eastAsia="Times New Roman" w:hAnsi="Garamond" w:cs="Times New Roman"/>
          <w:kern w:val="0"/>
          <w:sz w:val="22"/>
          <w:szCs w:val="22"/>
          <w:highlight w:val="yellow"/>
          <w14:ligatures w14:val="none"/>
        </w:rPr>
        <w:fldChar w:fldCharType="separate"/>
      </w:r>
      <w:r w:rsidR="0088327B" w:rsidRPr="00983880">
        <w:rPr>
          <w:rFonts w:ascii="Garamond" w:eastAsia="Times New Roman" w:hAnsi="Garamond" w:cs="Times New Roman"/>
          <w:noProof/>
          <w:kern w:val="0"/>
          <w:sz w:val="22"/>
          <w:szCs w:val="22"/>
          <w:highlight w:val="yellow"/>
          <w14:ligatures w14:val="none"/>
        </w:rPr>
        <w:t>(Falke &amp; Paul, 2025)</w:t>
      </w:r>
      <w:r w:rsidR="0088327B" w:rsidRPr="00983880">
        <w:rPr>
          <w:rFonts w:ascii="Garamond" w:eastAsia="Times New Roman" w:hAnsi="Garamond" w:cs="Times New Roman"/>
          <w:kern w:val="0"/>
          <w:sz w:val="22"/>
          <w:szCs w:val="22"/>
          <w:highlight w:val="yellow"/>
          <w14:ligatures w14:val="none"/>
        </w:rPr>
        <w:fldChar w:fldCharType="end"/>
      </w:r>
      <w:r w:rsidR="0088327B" w:rsidRPr="00983880">
        <w:rPr>
          <w:rFonts w:ascii="Garamond" w:eastAsia="Times New Roman" w:hAnsi="Garamond" w:cs="Times New Roman"/>
          <w:kern w:val="0"/>
          <w:sz w:val="22"/>
          <w:szCs w:val="22"/>
          <w:highlight w:val="yellow"/>
          <w14:ligatures w14:val="none"/>
        </w:rPr>
        <w:t>.</w:t>
      </w:r>
      <w:r w:rsidR="0088327B">
        <w:rPr>
          <w:rFonts w:ascii="Garamond" w:eastAsia="Times New Roman" w:hAnsi="Garamond" w:cs="Times New Roman"/>
          <w:kern w:val="0"/>
          <w:sz w:val="22"/>
          <w:szCs w:val="22"/>
          <w14:ligatures w14:val="none"/>
        </w:rPr>
        <w:t xml:space="preserve"> </w:t>
      </w:r>
      <w:r w:rsidRPr="00F75AB6">
        <w:rPr>
          <w:rFonts w:ascii="Garamond" w:eastAsia="Times New Roman" w:hAnsi="Garamond" w:cs="Times New Roman"/>
          <w:kern w:val="0"/>
          <w:sz w:val="22"/>
          <w:szCs w:val="22"/>
          <w14:ligatures w14:val="none"/>
        </w:rPr>
        <w:t xml:space="preserve"> To avoid biasing regions without observations but with low sampling effort, this prior was only applied to </w:t>
      </w:r>
      <w:r w:rsidR="002A3FE3">
        <w:rPr>
          <w:rFonts w:ascii="Garamond" w:eastAsia="Times New Roman" w:hAnsi="Garamond" w:cs="Times New Roman"/>
          <w:kern w:val="0"/>
          <w:sz w:val="22"/>
          <w:szCs w:val="22"/>
          <w14:ligatures w14:val="none"/>
        </w:rPr>
        <w:t xml:space="preserve">the two highest stream orders in the dataset (Stream order &gt;= 6). </w:t>
      </w:r>
      <w:r w:rsidRPr="00F75AB6">
        <w:rPr>
          <w:rFonts w:ascii="Garamond" w:eastAsia="Times New Roman" w:hAnsi="Garamond" w:cs="Times New Roman"/>
          <w:kern w:val="0"/>
          <w:sz w:val="22"/>
          <w:szCs w:val="22"/>
          <w14:ligatures w14:val="none"/>
        </w:rPr>
        <w:t xml:space="preserve">From these tributaries, reaches identified as </w:t>
      </w:r>
      <w:r w:rsidR="00983880">
        <w:rPr>
          <w:rFonts w:ascii="Garamond" w:eastAsia="Times New Roman" w:hAnsi="Garamond" w:cs="Times New Roman"/>
          <w:kern w:val="0"/>
          <w:sz w:val="22"/>
          <w:szCs w:val="22"/>
          <w14:ligatures w14:val="none"/>
        </w:rPr>
        <w:t xml:space="preserve">consistently </w:t>
      </w:r>
      <w:r w:rsidRPr="00F75AB6">
        <w:rPr>
          <w:rFonts w:ascii="Garamond" w:eastAsia="Times New Roman" w:hAnsi="Garamond" w:cs="Times New Roman"/>
          <w:kern w:val="0"/>
          <w:sz w:val="22"/>
          <w:szCs w:val="22"/>
          <w14:ligatures w14:val="none"/>
        </w:rPr>
        <w:t xml:space="preserve">lacking observed Chinook spawning were assigned as a value of 0. </w:t>
      </w:r>
    </w:p>
    <w:p w14:paraId="3CB550D3" w14:textId="77777777" w:rsidR="000C429D" w:rsidRDefault="009110AF" w:rsidP="000C429D">
      <w:pPr>
        <w:spacing w:line="480" w:lineRule="auto"/>
        <w:ind w:firstLine="720"/>
        <w:rPr>
          <w:rFonts w:ascii="Garamond" w:hAnsi="Garamond"/>
          <w:sz w:val="22"/>
          <w:szCs w:val="22"/>
        </w:rPr>
      </w:pPr>
      <w:r>
        <w:rPr>
          <w:rFonts w:ascii="Garamond" w:hAnsi="Garamond"/>
          <w:sz w:val="22"/>
          <w:szCs w:val="22"/>
        </w:rPr>
        <w:t xml:space="preserve">To estimate the spatial distribution of natal origins for a subset of the population, </w:t>
      </w:r>
      <w:r w:rsidR="009F3E36" w:rsidRPr="009F3E36">
        <w:rPr>
          <w:rFonts w:ascii="Garamond" w:hAnsi="Garamond"/>
          <w:sz w:val="22"/>
          <w:szCs w:val="22"/>
        </w:rPr>
        <w:t xml:space="preserve">posterior probability values </w:t>
      </w:r>
      <w:r>
        <w:rPr>
          <w:rFonts w:ascii="Garamond" w:hAnsi="Garamond"/>
          <w:sz w:val="22"/>
          <w:szCs w:val="22"/>
        </w:rPr>
        <w:t xml:space="preserve">were summed </w:t>
      </w:r>
      <w:r w:rsidR="009F3E36" w:rsidRPr="009F3E36">
        <w:rPr>
          <w:rFonts w:ascii="Garamond" w:hAnsi="Garamond"/>
          <w:sz w:val="22"/>
          <w:szCs w:val="22"/>
        </w:rPr>
        <w:t xml:space="preserve">across </w:t>
      </w:r>
      <w:r w:rsidR="00983880">
        <w:rPr>
          <w:rFonts w:ascii="Garamond" w:hAnsi="Garamond"/>
          <w:sz w:val="22"/>
          <w:szCs w:val="22"/>
        </w:rPr>
        <w:t xml:space="preserve">all </w:t>
      </w:r>
      <w:r w:rsidR="009F3E36" w:rsidRPr="009F3E36">
        <w:rPr>
          <w:rFonts w:ascii="Garamond" w:hAnsi="Garamond"/>
          <w:sz w:val="22"/>
          <w:szCs w:val="22"/>
        </w:rPr>
        <w:t xml:space="preserve">individuals </w:t>
      </w:r>
      <w:r w:rsidR="00983880">
        <w:rPr>
          <w:rFonts w:ascii="Garamond" w:hAnsi="Garamond"/>
          <w:sz w:val="22"/>
          <w:szCs w:val="22"/>
        </w:rPr>
        <w:t>in the subset and at all reaches in the basin.</w:t>
      </w:r>
      <w:r>
        <w:rPr>
          <w:rFonts w:ascii="Garamond" w:hAnsi="Garamond"/>
          <w:sz w:val="22"/>
          <w:szCs w:val="22"/>
        </w:rPr>
        <w:t xml:space="preserve"> To focus analysis on only highly likely locations, the top 30% of posterior values were retained whereas all other values were assigned a value of 0 for </w:t>
      </w:r>
      <w:proofErr w:type="gramStart"/>
      <w:r>
        <w:rPr>
          <w:rFonts w:ascii="Garamond" w:hAnsi="Garamond"/>
          <w:sz w:val="22"/>
          <w:szCs w:val="22"/>
        </w:rPr>
        <w:t>each individual</w:t>
      </w:r>
      <w:proofErr w:type="gramEnd"/>
      <w:r>
        <w:rPr>
          <w:rFonts w:ascii="Garamond" w:hAnsi="Garamond"/>
          <w:sz w:val="22"/>
          <w:szCs w:val="22"/>
        </w:rPr>
        <w:t xml:space="preserve"> before summing. Natal origin estimates were produced for </w:t>
      </w:r>
      <w:r w:rsidR="009F3E36" w:rsidRPr="009F3E36">
        <w:rPr>
          <w:rFonts w:ascii="Garamond" w:hAnsi="Garamond"/>
          <w:sz w:val="22"/>
          <w:szCs w:val="22"/>
        </w:rPr>
        <w:lastRenderedPageBreak/>
        <w:t xml:space="preserve">predefined temporal quartiles </w:t>
      </w:r>
      <w:r w:rsidR="0039711B">
        <w:rPr>
          <w:rFonts w:ascii="Garamond" w:hAnsi="Garamond"/>
          <w:sz w:val="22"/>
          <w:szCs w:val="22"/>
        </w:rPr>
        <w:t xml:space="preserve">of the salmon migration season </w:t>
      </w:r>
      <w:r w:rsidR="009F3E36" w:rsidRPr="009F3E36">
        <w:rPr>
          <w:rFonts w:ascii="Garamond" w:hAnsi="Garamond"/>
          <w:sz w:val="22"/>
          <w:szCs w:val="22"/>
        </w:rPr>
        <w:t>based on capture date: Q1 (run start through June 11), Q2 (June 12-21), Q3 (June 22-July 1), and Q4 (July 2 onward).</w:t>
      </w:r>
      <w:ins w:id="15" w:author="Daniel Schindler" w:date="2025-07-17T13:30:00Z" w16du:dateUtc="2025-07-17T21:30:00Z">
        <w:r w:rsidR="0015783A">
          <w:rPr>
            <w:rFonts w:ascii="Garamond" w:hAnsi="Garamond"/>
            <w:sz w:val="22"/>
            <w:szCs w:val="22"/>
          </w:rPr>
          <w:t xml:space="preserve"> </w:t>
        </w:r>
      </w:ins>
      <w:r w:rsidR="00863C27">
        <w:rPr>
          <w:rFonts w:ascii="Garamond" w:hAnsi="Garamond"/>
          <w:sz w:val="22"/>
          <w:szCs w:val="22"/>
        </w:rPr>
        <w:t xml:space="preserve">These dates were chosen to roughly split the full run into </w:t>
      </w:r>
      <w:r w:rsidR="0088327B">
        <w:rPr>
          <w:rFonts w:ascii="Garamond" w:hAnsi="Garamond"/>
          <w:sz w:val="22"/>
          <w:szCs w:val="22"/>
        </w:rPr>
        <w:t>four</w:t>
      </w:r>
      <w:r w:rsidR="00863C27">
        <w:rPr>
          <w:rFonts w:ascii="Garamond" w:hAnsi="Garamond"/>
          <w:sz w:val="22"/>
          <w:szCs w:val="22"/>
        </w:rPr>
        <w:t xml:space="preserve"> </w:t>
      </w:r>
      <w:r w:rsidR="0088327B">
        <w:rPr>
          <w:rFonts w:ascii="Garamond" w:hAnsi="Garamond"/>
          <w:sz w:val="22"/>
          <w:szCs w:val="22"/>
        </w:rPr>
        <w:t xml:space="preserve">equal </w:t>
      </w:r>
      <w:r w:rsidR="00863C27">
        <w:rPr>
          <w:rFonts w:ascii="Garamond" w:hAnsi="Garamond"/>
          <w:sz w:val="22"/>
          <w:szCs w:val="22"/>
        </w:rPr>
        <w:t>quartiles</w:t>
      </w:r>
      <w:r w:rsidR="0088327B">
        <w:rPr>
          <w:rFonts w:ascii="Garamond" w:hAnsi="Garamond"/>
          <w:sz w:val="22"/>
          <w:szCs w:val="22"/>
        </w:rPr>
        <w:t xml:space="preserve"> while allowing for direct comparison among years</w:t>
      </w:r>
      <w:r w:rsidR="00863C27">
        <w:rPr>
          <w:rFonts w:ascii="Garamond" w:hAnsi="Garamond"/>
          <w:sz w:val="22"/>
          <w:szCs w:val="22"/>
        </w:rPr>
        <w:t xml:space="preserve">. </w:t>
      </w:r>
      <w:r w:rsidR="0039711B">
        <w:rPr>
          <w:rFonts w:ascii="Garamond" w:hAnsi="Garamond"/>
          <w:sz w:val="22"/>
          <w:szCs w:val="22"/>
        </w:rPr>
        <w:t xml:space="preserve">The June 11 date was chosen specifically to match the end of the ‘front end closure’ of the subsistence fishery </w:t>
      </w:r>
      <w:r w:rsidR="0015783A">
        <w:rPr>
          <w:rFonts w:ascii="Garamond" w:hAnsi="Garamond"/>
          <w:sz w:val="22"/>
          <w:szCs w:val="22"/>
        </w:rPr>
        <w:t xml:space="preserve">corresponding to the first quartile of the run, </w:t>
      </w:r>
      <w:r w:rsidR="0039711B">
        <w:rPr>
          <w:rFonts w:ascii="Garamond" w:hAnsi="Garamond"/>
          <w:sz w:val="22"/>
          <w:szCs w:val="22"/>
        </w:rPr>
        <w:t xml:space="preserve">which has been implemented for over a decade. </w:t>
      </w:r>
      <w:r w:rsidR="00D149EB">
        <w:rPr>
          <w:rFonts w:ascii="Garamond" w:hAnsi="Garamond"/>
          <w:sz w:val="22"/>
          <w:szCs w:val="22"/>
        </w:rPr>
        <w:t xml:space="preserve">Estimates were also produced for the full duration of the </w:t>
      </w:r>
      <w:proofErr w:type="gramStart"/>
      <w:r w:rsidR="00D149EB">
        <w:rPr>
          <w:rFonts w:ascii="Garamond" w:hAnsi="Garamond"/>
          <w:sz w:val="22"/>
          <w:szCs w:val="22"/>
        </w:rPr>
        <w:t xml:space="preserve">run </w:t>
      </w:r>
      <w:r w:rsidR="000C429D">
        <w:rPr>
          <w:rFonts w:ascii="Garamond" w:hAnsi="Garamond"/>
          <w:sz w:val="22"/>
          <w:szCs w:val="22"/>
        </w:rPr>
        <w:t>in</w:t>
      </w:r>
      <w:proofErr w:type="gramEnd"/>
      <w:r w:rsidR="00D149EB">
        <w:rPr>
          <w:rFonts w:ascii="Garamond" w:hAnsi="Garamond"/>
          <w:sz w:val="22"/>
          <w:szCs w:val="22"/>
        </w:rPr>
        <w:t xml:space="preserve"> each year.</w:t>
      </w:r>
      <w:r w:rsidR="000C429D">
        <w:rPr>
          <w:rFonts w:ascii="Garamond" w:hAnsi="Garamond"/>
          <w:sz w:val="22"/>
          <w:szCs w:val="22"/>
        </w:rPr>
        <w:t xml:space="preserve"> Twenty</w:t>
      </w:r>
      <w:r w:rsidR="009F3E36" w:rsidRPr="009F3E36">
        <w:rPr>
          <w:rFonts w:ascii="Garamond" w:hAnsi="Garamond"/>
          <w:sz w:val="22"/>
          <w:szCs w:val="22"/>
        </w:rPr>
        <w:t xml:space="preserve">-one management units were defined to aggregate tributary-level estimates into units relevant to current management practices (Figure 2). Management units of interest to the Alaska Department of Fish </w:t>
      </w:r>
      <w:r w:rsidR="00401EE2">
        <w:rPr>
          <w:rFonts w:ascii="Garamond" w:hAnsi="Garamond"/>
          <w:sz w:val="22"/>
          <w:szCs w:val="22"/>
        </w:rPr>
        <w:t>&amp;</w:t>
      </w:r>
      <w:r w:rsidR="00401EE2" w:rsidRPr="009F3E36">
        <w:rPr>
          <w:rFonts w:ascii="Garamond" w:hAnsi="Garamond"/>
          <w:sz w:val="22"/>
          <w:szCs w:val="22"/>
        </w:rPr>
        <w:t xml:space="preserve"> </w:t>
      </w:r>
      <w:r w:rsidR="009F3E36" w:rsidRPr="009F3E36">
        <w:rPr>
          <w:rFonts w:ascii="Garamond" w:hAnsi="Garamond"/>
          <w:sz w:val="22"/>
          <w:szCs w:val="22"/>
        </w:rPr>
        <w:t>Game were identified by</w:t>
      </w:r>
      <w:r w:rsidR="003442B4">
        <w:rPr>
          <w:rFonts w:ascii="Garamond" w:hAnsi="Garamond"/>
          <w:sz w:val="22"/>
          <w:szCs w:val="22"/>
        </w:rPr>
        <w:t xml:space="preserve"> </w:t>
      </w:r>
      <w:ins w:id="16" w:author="Daniel Schindler" w:date="2025-07-17T13:31:00Z" w16du:dateUtc="2025-07-17T21:31:00Z">
        <w:r w:rsidR="00401EE2">
          <w:rPr>
            <w:rFonts w:ascii="Garamond" w:hAnsi="Garamond"/>
            <w:sz w:val="22"/>
            <w:szCs w:val="22"/>
          </w:rPr>
          <w:t>(Liller reference?)</w:t>
        </w:r>
        <w:r w:rsidR="00401EE2" w:rsidRPr="009F3E36">
          <w:rPr>
            <w:rFonts w:ascii="Garamond" w:hAnsi="Garamond"/>
            <w:sz w:val="22"/>
            <w:szCs w:val="22"/>
          </w:rPr>
          <w:t xml:space="preserve"> </w:t>
        </w:r>
      </w:ins>
      <w:r w:rsidR="009F3E36" w:rsidRPr="009F3E36">
        <w:rPr>
          <w:rFonts w:ascii="Garamond" w:hAnsi="Garamond"/>
          <w:sz w:val="22"/>
          <w:szCs w:val="22"/>
        </w:rPr>
        <w:t xml:space="preserve">with all upstream segments from the most downstream point of each tributary assigned to common management identifiers. </w:t>
      </w:r>
      <w:proofErr w:type="gramStart"/>
      <w:r w:rsidR="009F3E36" w:rsidRPr="009F3E36">
        <w:rPr>
          <w:rFonts w:ascii="Garamond" w:hAnsi="Garamond"/>
          <w:sz w:val="22"/>
          <w:szCs w:val="22"/>
        </w:rPr>
        <w:t>Remaining</w:t>
      </w:r>
      <w:proofErr w:type="gramEnd"/>
      <w:r w:rsidR="009F3E36" w:rsidRPr="009F3E36">
        <w:rPr>
          <w:rFonts w:ascii="Garamond" w:hAnsi="Garamond"/>
          <w:sz w:val="22"/>
          <w:szCs w:val="22"/>
        </w:rPr>
        <w:t xml:space="preserve"> basin areas were manually grouped into units of comparable size to ensure complete basin coverage</w:t>
      </w:r>
      <w:r w:rsidR="000C429D">
        <w:rPr>
          <w:rFonts w:ascii="Garamond" w:hAnsi="Garamond"/>
          <w:sz w:val="22"/>
          <w:szCs w:val="22"/>
        </w:rPr>
        <w:t xml:space="preserve"> (Figure 2).</w:t>
      </w:r>
    </w:p>
    <w:p w14:paraId="153B5A2B" w14:textId="1114E47C" w:rsidR="00312FC9" w:rsidRPr="00AD7B82" w:rsidRDefault="00306D21" w:rsidP="000C429D">
      <w:pPr>
        <w:spacing w:line="480" w:lineRule="auto"/>
        <w:ind w:firstLine="720"/>
        <w:rPr>
          <w:rFonts w:ascii="Garamond" w:hAnsi="Garamond"/>
          <w:sz w:val="22"/>
          <w:szCs w:val="22"/>
        </w:rPr>
      </w:pPr>
      <w:r w:rsidRPr="00AD7B82">
        <w:rPr>
          <w:rFonts w:ascii="Garamond" w:hAnsi="Garamond"/>
          <w:sz w:val="22"/>
          <w:szCs w:val="22"/>
        </w:rPr>
        <w:t>In each year of the study, and f</w:t>
      </w:r>
      <w:r w:rsidR="003442B4" w:rsidRPr="00AD7B82">
        <w:rPr>
          <w:rFonts w:ascii="Garamond" w:hAnsi="Garamond"/>
          <w:sz w:val="22"/>
          <w:szCs w:val="22"/>
        </w:rPr>
        <w:t xml:space="preserve">or each </w:t>
      </w:r>
      <w:r w:rsidRPr="00AD7B82">
        <w:rPr>
          <w:rFonts w:ascii="Garamond" w:hAnsi="Garamond"/>
          <w:sz w:val="22"/>
          <w:szCs w:val="22"/>
        </w:rPr>
        <w:t xml:space="preserve">seasonal </w:t>
      </w:r>
      <w:r w:rsidR="003442B4" w:rsidRPr="00AD7B82">
        <w:rPr>
          <w:rFonts w:ascii="Garamond" w:hAnsi="Garamond"/>
          <w:sz w:val="22"/>
          <w:szCs w:val="22"/>
        </w:rPr>
        <w:t xml:space="preserve">quartile, return estimates were normalized to sum to one across the </w:t>
      </w:r>
      <w:r w:rsidR="000C429D">
        <w:rPr>
          <w:rFonts w:ascii="Garamond" w:hAnsi="Garamond"/>
          <w:sz w:val="22"/>
          <w:szCs w:val="22"/>
        </w:rPr>
        <w:t>watershed to display</w:t>
      </w:r>
      <w:r w:rsidR="003442B4" w:rsidRPr="00AD7B82">
        <w:rPr>
          <w:rFonts w:ascii="Garamond" w:hAnsi="Garamond"/>
          <w:sz w:val="22"/>
          <w:szCs w:val="22"/>
        </w:rPr>
        <w:t xml:space="preserve"> proportional contribution</w:t>
      </w:r>
      <w:r w:rsidR="000C429D">
        <w:rPr>
          <w:rFonts w:ascii="Garamond" w:hAnsi="Garamond"/>
          <w:sz w:val="22"/>
          <w:szCs w:val="22"/>
        </w:rPr>
        <w:t xml:space="preserve"> within a given seasonal quartile. For each quartile, the mean proportional contribution value was calculated across all years for each management unit (Figure 3). </w:t>
      </w:r>
      <w:r w:rsidR="003442B4" w:rsidRPr="00AD7B82">
        <w:rPr>
          <w:rFonts w:ascii="Garamond" w:hAnsi="Garamond"/>
          <w:sz w:val="22"/>
          <w:szCs w:val="22"/>
        </w:rPr>
        <w:t xml:space="preserve">Corresponding boxplots for each quartile illustrate </w:t>
      </w:r>
      <w:r w:rsidR="000C429D">
        <w:rPr>
          <w:rFonts w:ascii="Garamond" w:hAnsi="Garamond"/>
          <w:sz w:val="22"/>
          <w:szCs w:val="22"/>
        </w:rPr>
        <w:t xml:space="preserve">annual </w:t>
      </w:r>
      <w:r w:rsidR="003442B4" w:rsidRPr="00AD7B82">
        <w:rPr>
          <w:rFonts w:ascii="Garamond" w:hAnsi="Garamond"/>
          <w:sz w:val="22"/>
          <w:szCs w:val="22"/>
        </w:rPr>
        <w:t xml:space="preserve">variability in contribution patterns, ordered from </w:t>
      </w:r>
      <w:r w:rsidR="000C429D">
        <w:rPr>
          <w:rFonts w:ascii="Garamond" w:hAnsi="Garamond"/>
          <w:sz w:val="22"/>
          <w:szCs w:val="22"/>
        </w:rPr>
        <w:t xml:space="preserve">the most </w:t>
      </w:r>
      <w:r w:rsidR="003442B4" w:rsidRPr="00AD7B82">
        <w:rPr>
          <w:rFonts w:ascii="Garamond" w:hAnsi="Garamond"/>
          <w:sz w:val="22"/>
          <w:szCs w:val="22"/>
        </w:rPr>
        <w:t xml:space="preserve">upstream to </w:t>
      </w:r>
      <w:r w:rsidR="000C429D">
        <w:rPr>
          <w:rFonts w:ascii="Garamond" w:hAnsi="Garamond"/>
          <w:sz w:val="22"/>
          <w:szCs w:val="22"/>
        </w:rPr>
        <w:t xml:space="preserve">the furthest </w:t>
      </w:r>
      <w:r w:rsidR="003442B4" w:rsidRPr="00AD7B82">
        <w:rPr>
          <w:rFonts w:ascii="Garamond" w:hAnsi="Garamond"/>
          <w:sz w:val="22"/>
          <w:szCs w:val="22"/>
        </w:rPr>
        <w:t>downstream locations</w:t>
      </w:r>
      <w:r w:rsidR="000C429D">
        <w:rPr>
          <w:rFonts w:ascii="Garamond" w:hAnsi="Garamond"/>
          <w:sz w:val="22"/>
          <w:szCs w:val="22"/>
        </w:rPr>
        <w:t xml:space="preserve"> (Figure 3). </w:t>
      </w:r>
      <w:r w:rsidR="003442B4" w:rsidRPr="00AD7B82">
        <w:rPr>
          <w:rFonts w:ascii="Garamond" w:hAnsi="Garamond"/>
          <w:sz w:val="22"/>
          <w:szCs w:val="22"/>
        </w:rPr>
        <w:t xml:space="preserve">Cumulative distribution functions were constructed using 3-day intervals throughout each run. For each interval, </w:t>
      </w:r>
      <w:r w:rsidR="000C429D">
        <w:rPr>
          <w:rFonts w:ascii="Garamond" w:hAnsi="Garamond"/>
          <w:sz w:val="22"/>
          <w:szCs w:val="22"/>
        </w:rPr>
        <w:t xml:space="preserve">estimates of the returns at the tributary scale were aggregated into management units and compared against the full-season total for that stock. The resulting data represent the proportion of the total contribution of each stock present at each </w:t>
      </w:r>
      <w:proofErr w:type="gramStart"/>
      <w:r w:rsidR="000C429D">
        <w:rPr>
          <w:rFonts w:ascii="Garamond" w:hAnsi="Garamond"/>
          <w:sz w:val="22"/>
          <w:szCs w:val="22"/>
        </w:rPr>
        <w:t>3 day</w:t>
      </w:r>
      <w:proofErr w:type="gramEnd"/>
      <w:r w:rsidR="000C429D">
        <w:rPr>
          <w:rFonts w:ascii="Garamond" w:hAnsi="Garamond"/>
          <w:sz w:val="22"/>
          <w:szCs w:val="22"/>
        </w:rPr>
        <w:t xml:space="preserve"> interval in the run. </w:t>
      </w:r>
      <w:r w:rsidR="00312FC9" w:rsidRPr="00AD7B82">
        <w:rPr>
          <w:rFonts w:ascii="Garamond" w:hAnsi="Garamond"/>
          <w:sz w:val="22"/>
          <w:szCs w:val="22"/>
        </w:rPr>
        <w:t xml:space="preserve">To assess the </w:t>
      </w:r>
      <w:r w:rsidR="000C429D">
        <w:rPr>
          <w:rFonts w:ascii="Garamond" w:hAnsi="Garamond"/>
          <w:sz w:val="22"/>
          <w:szCs w:val="22"/>
        </w:rPr>
        <w:t xml:space="preserve">relative protection afforded to stocks by a </w:t>
      </w:r>
      <w:proofErr w:type="gramStart"/>
      <w:r w:rsidR="000C429D">
        <w:rPr>
          <w:rFonts w:ascii="Garamond" w:hAnsi="Garamond"/>
          <w:sz w:val="22"/>
          <w:szCs w:val="22"/>
        </w:rPr>
        <w:t>front end</w:t>
      </w:r>
      <w:proofErr w:type="gramEnd"/>
      <w:r w:rsidR="000C429D">
        <w:rPr>
          <w:rFonts w:ascii="Garamond" w:hAnsi="Garamond"/>
          <w:sz w:val="22"/>
          <w:szCs w:val="22"/>
        </w:rPr>
        <w:t xml:space="preserve"> closure ending on June 11</w:t>
      </w:r>
      <w:r w:rsidR="000C429D" w:rsidRPr="000C429D">
        <w:rPr>
          <w:rFonts w:ascii="Garamond" w:hAnsi="Garamond"/>
          <w:sz w:val="22"/>
          <w:szCs w:val="22"/>
          <w:vertAlign w:val="superscript"/>
        </w:rPr>
        <w:t>th</w:t>
      </w:r>
      <w:r w:rsidR="000C429D">
        <w:rPr>
          <w:rFonts w:ascii="Garamond" w:hAnsi="Garamond"/>
          <w:sz w:val="22"/>
          <w:szCs w:val="22"/>
        </w:rPr>
        <w:t xml:space="preserve">, </w:t>
      </w:r>
      <w:r w:rsidR="00312FC9" w:rsidRPr="00AD7B82">
        <w:rPr>
          <w:rFonts w:ascii="Garamond" w:hAnsi="Garamond"/>
          <w:sz w:val="22"/>
          <w:szCs w:val="22"/>
        </w:rPr>
        <w:t xml:space="preserve">we quantified the proportion of each </w:t>
      </w:r>
      <w:r w:rsidR="000C429D">
        <w:rPr>
          <w:rFonts w:ascii="Garamond" w:hAnsi="Garamond"/>
          <w:sz w:val="22"/>
          <w:szCs w:val="22"/>
        </w:rPr>
        <w:t xml:space="preserve">stock’s </w:t>
      </w:r>
      <w:r w:rsidR="00312FC9" w:rsidRPr="00AD7B82">
        <w:rPr>
          <w:rFonts w:ascii="Garamond" w:hAnsi="Garamond"/>
          <w:sz w:val="22"/>
          <w:szCs w:val="22"/>
        </w:rPr>
        <w:t xml:space="preserve">annual </w:t>
      </w:r>
      <w:r w:rsidR="000C429D">
        <w:rPr>
          <w:rFonts w:ascii="Garamond" w:hAnsi="Garamond"/>
          <w:sz w:val="22"/>
          <w:szCs w:val="22"/>
        </w:rPr>
        <w:t>returns which</w:t>
      </w:r>
      <w:r w:rsidR="00312FC9" w:rsidRPr="00AD7B82">
        <w:rPr>
          <w:rFonts w:ascii="Garamond" w:hAnsi="Garamond"/>
          <w:sz w:val="22"/>
          <w:szCs w:val="22"/>
        </w:rPr>
        <w:t xml:space="preserve"> occur within the current closure window</w:t>
      </w:r>
      <w:r w:rsidR="000C429D">
        <w:rPr>
          <w:rFonts w:ascii="Garamond" w:hAnsi="Garamond"/>
          <w:sz w:val="22"/>
          <w:szCs w:val="22"/>
        </w:rPr>
        <w:t xml:space="preserve"> (Q1 in our subset dataset). </w:t>
      </w:r>
    </w:p>
    <w:p w14:paraId="1A241D7B" w14:textId="77777777" w:rsidR="004A0003" w:rsidRDefault="004A0003" w:rsidP="009833DB">
      <w:pPr>
        <w:spacing w:line="480" w:lineRule="auto"/>
        <w:rPr>
          <w:rFonts w:ascii="Garamond" w:hAnsi="Garamond"/>
          <w:b/>
          <w:bCs/>
          <w:sz w:val="22"/>
          <w:szCs w:val="22"/>
        </w:rPr>
      </w:pPr>
    </w:p>
    <w:p w14:paraId="32A26D32" w14:textId="77777777" w:rsidR="004A0003" w:rsidRDefault="004A0003" w:rsidP="009833DB">
      <w:pPr>
        <w:spacing w:line="480" w:lineRule="auto"/>
        <w:rPr>
          <w:rFonts w:ascii="Garamond" w:hAnsi="Garamond"/>
          <w:b/>
          <w:bCs/>
          <w:sz w:val="22"/>
          <w:szCs w:val="22"/>
        </w:rPr>
      </w:pPr>
    </w:p>
    <w:p w14:paraId="3C658E27" w14:textId="77777777" w:rsidR="004A0003" w:rsidRDefault="004A0003" w:rsidP="009833DB">
      <w:pPr>
        <w:spacing w:line="480" w:lineRule="auto"/>
        <w:rPr>
          <w:rFonts w:ascii="Garamond" w:hAnsi="Garamond"/>
          <w:b/>
          <w:bCs/>
          <w:sz w:val="22"/>
          <w:szCs w:val="22"/>
        </w:rPr>
      </w:pPr>
    </w:p>
    <w:p w14:paraId="1B967039" w14:textId="77777777" w:rsidR="004A0003" w:rsidRDefault="0019169F" w:rsidP="004A0003">
      <w:pPr>
        <w:spacing w:line="480" w:lineRule="auto"/>
        <w:rPr>
          <w:rFonts w:ascii="Garamond" w:hAnsi="Garamond"/>
          <w:b/>
          <w:bCs/>
          <w:sz w:val="36"/>
          <w:szCs w:val="36"/>
        </w:rPr>
      </w:pPr>
      <w:r w:rsidRPr="004A0003">
        <w:rPr>
          <w:rFonts w:ascii="Garamond" w:hAnsi="Garamond"/>
          <w:b/>
          <w:bCs/>
          <w:sz w:val="36"/>
          <w:szCs w:val="36"/>
        </w:rPr>
        <w:lastRenderedPageBreak/>
        <w:t>Results</w:t>
      </w:r>
    </w:p>
    <w:p w14:paraId="10DADB8B" w14:textId="01898D5A" w:rsidR="00397FF6" w:rsidRPr="004A0003" w:rsidRDefault="00C50733" w:rsidP="004A0003">
      <w:pPr>
        <w:spacing w:line="480" w:lineRule="auto"/>
        <w:rPr>
          <w:rFonts w:ascii="Garamond" w:hAnsi="Garamond"/>
          <w:b/>
          <w:bCs/>
          <w:sz w:val="36"/>
          <w:szCs w:val="36"/>
        </w:rPr>
      </w:pPr>
      <w:r w:rsidRPr="00AD7B82">
        <w:rPr>
          <w:rFonts w:ascii="Garamond" w:hAnsi="Garamond"/>
          <w:b/>
          <w:bCs/>
          <w:sz w:val="22"/>
          <w:szCs w:val="22"/>
        </w:rPr>
        <w:t>T</w:t>
      </w:r>
      <w:r w:rsidR="00397FF6" w:rsidRPr="00AD7B82">
        <w:rPr>
          <w:rFonts w:ascii="Garamond" w:hAnsi="Garamond"/>
          <w:b/>
          <w:bCs/>
          <w:sz w:val="22"/>
          <w:szCs w:val="22"/>
        </w:rPr>
        <w:t xml:space="preserve">rends in stock </w:t>
      </w:r>
      <w:r w:rsidR="006D6AEE">
        <w:rPr>
          <w:rFonts w:ascii="Garamond" w:hAnsi="Garamond"/>
          <w:b/>
          <w:bCs/>
          <w:sz w:val="22"/>
          <w:szCs w:val="22"/>
        </w:rPr>
        <w:t>return timing</w:t>
      </w:r>
      <w:r w:rsidRPr="00AD7B82">
        <w:rPr>
          <w:rFonts w:ascii="Garamond" w:hAnsi="Garamond"/>
          <w:b/>
          <w:bCs/>
          <w:sz w:val="22"/>
          <w:szCs w:val="22"/>
        </w:rPr>
        <w:t xml:space="preserve"> </w:t>
      </w:r>
      <w:r w:rsidR="00536536">
        <w:rPr>
          <w:rFonts w:ascii="Garamond" w:hAnsi="Garamond"/>
          <w:b/>
          <w:bCs/>
          <w:sz w:val="22"/>
          <w:szCs w:val="22"/>
        </w:rPr>
        <w:t xml:space="preserve">within </w:t>
      </w:r>
      <w:r w:rsidR="006D6AEE">
        <w:rPr>
          <w:rFonts w:ascii="Garamond" w:hAnsi="Garamond"/>
          <w:b/>
          <w:bCs/>
          <w:sz w:val="22"/>
          <w:szCs w:val="22"/>
        </w:rPr>
        <w:t>season</w:t>
      </w:r>
    </w:p>
    <w:p w14:paraId="520A88C7" w14:textId="775F31A6" w:rsidR="00121BC7" w:rsidRDefault="00D625F2" w:rsidP="005A53C9">
      <w:pPr>
        <w:pStyle w:val="whitespace-normal"/>
        <w:spacing w:line="480" w:lineRule="auto"/>
        <w:rPr>
          <w:rFonts w:ascii="Garamond" w:hAnsi="Garamond"/>
          <w:sz w:val="22"/>
          <w:szCs w:val="22"/>
        </w:rPr>
      </w:pPr>
      <w:r w:rsidRPr="00AD7B82">
        <w:rPr>
          <w:rFonts w:ascii="Garamond" w:hAnsi="Garamond"/>
          <w:b/>
          <w:bCs/>
          <w:sz w:val="22"/>
          <w:szCs w:val="22"/>
        </w:rPr>
        <w:tab/>
      </w:r>
      <w:r w:rsidR="005C58CB" w:rsidRPr="000C429D">
        <w:rPr>
          <w:rFonts w:ascii="Garamond" w:hAnsi="Garamond"/>
          <w:sz w:val="22"/>
          <w:szCs w:val="22"/>
        </w:rPr>
        <w:t xml:space="preserve">Across all years of our dataset (2017-2021), returns to the 21 stock units exhibited </w:t>
      </w:r>
      <w:r w:rsidR="00C50733" w:rsidRPr="000C429D">
        <w:rPr>
          <w:rFonts w:ascii="Garamond" w:hAnsi="Garamond"/>
          <w:sz w:val="22"/>
          <w:szCs w:val="22"/>
        </w:rPr>
        <w:t>a</w:t>
      </w:r>
      <w:r w:rsidR="005C58CB" w:rsidRPr="000C429D">
        <w:rPr>
          <w:rFonts w:ascii="Garamond" w:hAnsi="Garamond"/>
          <w:sz w:val="22"/>
          <w:szCs w:val="22"/>
        </w:rPr>
        <w:t xml:space="preserve"> </w:t>
      </w:r>
      <w:r w:rsidR="00C50733" w:rsidRPr="000C429D">
        <w:rPr>
          <w:rFonts w:ascii="Garamond" w:hAnsi="Garamond"/>
          <w:sz w:val="22"/>
          <w:szCs w:val="22"/>
        </w:rPr>
        <w:t xml:space="preserve">general transition </w:t>
      </w:r>
      <w:r w:rsidR="005C58CB" w:rsidRPr="000C429D">
        <w:rPr>
          <w:rFonts w:ascii="Garamond" w:hAnsi="Garamond"/>
          <w:sz w:val="22"/>
          <w:szCs w:val="22"/>
        </w:rPr>
        <w:t>from upstream to downstream stock</w:t>
      </w:r>
      <w:r w:rsidR="00C50733" w:rsidRPr="000C429D">
        <w:rPr>
          <w:rFonts w:ascii="Garamond" w:hAnsi="Garamond"/>
          <w:sz w:val="22"/>
          <w:szCs w:val="22"/>
        </w:rPr>
        <w:t>s</w:t>
      </w:r>
      <w:r w:rsidR="005C58CB" w:rsidRPr="000C429D">
        <w:rPr>
          <w:rFonts w:ascii="Garamond" w:hAnsi="Garamond"/>
          <w:sz w:val="22"/>
          <w:szCs w:val="22"/>
        </w:rPr>
        <w:t xml:space="preserve"> as the season progressed. Early season returns (Q1: start of run through June 11) were </w:t>
      </w:r>
      <w:r w:rsidR="00E355B2">
        <w:rPr>
          <w:rFonts w:ascii="Garamond" w:hAnsi="Garamond"/>
          <w:sz w:val="22"/>
          <w:szCs w:val="22"/>
        </w:rPr>
        <w:t xml:space="preserve">driven primarily </w:t>
      </w:r>
      <w:r w:rsidR="005C58CB" w:rsidRPr="000C429D">
        <w:rPr>
          <w:rFonts w:ascii="Garamond" w:hAnsi="Garamond"/>
          <w:sz w:val="22"/>
          <w:szCs w:val="22"/>
        </w:rPr>
        <w:t>by stocks from the upper portions of the watershed</w:t>
      </w:r>
      <w:r w:rsidR="00E355B2">
        <w:rPr>
          <w:rFonts w:ascii="Garamond" w:hAnsi="Garamond"/>
          <w:sz w:val="22"/>
          <w:szCs w:val="22"/>
        </w:rPr>
        <w:t xml:space="preserve"> including</w:t>
      </w:r>
      <w:r w:rsidR="005C58CB" w:rsidRPr="000C429D">
        <w:rPr>
          <w:rFonts w:ascii="Garamond" w:hAnsi="Garamond"/>
          <w:sz w:val="22"/>
          <w:szCs w:val="22"/>
        </w:rPr>
        <w:t xml:space="preserve"> </w:t>
      </w:r>
      <w:r w:rsidR="00121BC7">
        <w:rPr>
          <w:rFonts w:ascii="Garamond" w:hAnsi="Garamond"/>
          <w:sz w:val="22"/>
          <w:szCs w:val="22"/>
        </w:rPr>
        <w:t xml:space="preserve">Big River ( </w:t>
      </w:r>
      <w:r w:rsidR="00E355B2">
        <w:rPr>
          <w:rFonts w:ascii="Garamond" w:hAnsi="Garamond"/>
          <w:sz w:val="22"/>
          <w:szCs w:val="22"/>
        </w:rPr>
        <w:t xml:space="preserve">median 12.8%, range 4.6 – 16.1%), Swift River (median: 11.6%, range 5.7-14.4%), Stony River (median: 10.5%, range 9.6-12.4%), and Upper Kuskokwim Main (median: 8.9%, range 5.5-10.8%). Notably, the uppermost stocks (North, East, and South Fork Kuskokwim) consistently contributed very little (&lt; 2.5%) and the </w:t>
      </w:r>
      <w:proofErr w:type="spellStart"/>
      <w:r w:rsidR="00E355B2">
        <w:rPr>
          <w:rFonts w:ascii="Garamond" w:hAnsi="Garamond"/>
          <w:sz w:val="22"/>
          <w:szCs w:val="22"/>
        </w:rPr>
        <w:t>Takotna</w:t>
      </w:r>
      <w:proofErr w:type="spellEnd"/>
      <w:r w:rsidR="00E355B2">
        <w:rPr>
          <w:rFonts w:ascii="Garamond" w:hAnsi="Garamond"/>
          <w:sz w:val="22"/>
          <w:szCs w:val="22"/>
        </w:rPr>
        <w:t xml:space="preserve"> and Nixon fork and </w:t>
      </w:r>
      <w:proofErr w:type="spellStart"/>
      <w:r w:rsidR="00E355B2">
        <w:rPr>
          <w:rFonts w:ascii="Garamond" w:hAnsi="Garamond"/>
          <w:sz w:val="22"/>
          <w:szCs w:val="22"/>
        </w:rPr>
        <w:t>Tatlawiksuk</w:t>
      </w:r>
      <w:proofErr w:type="spellEnd"/>
      <w:r w:rsidR="00E355B2">
        <w:rPr>
          <w:rFonts w:ascii="Garamond" w:hAnsi="Garamond"/>
          <w:sz w:val="22"/>
          <w:szCs w:val="22"/>
        </w:rPr>
        <w:t xml:space="preserve"> stocks each contributed only modestly (median 3% and 5% respectively) despite their position near the top of the watershed. The second quartile </w:t>
      </w:r>
      <w:proofErr w:type="gramStart"/>
      <w:r w:rsidR="00E355B2">
        <w:rPr>
          <w:rFonts w:ascii="Garamond" w:hAnsi="Garamond"/>
          <w:sz w:val="22"/>
          <w:szCs w:val="22"/>
        </w:rPr>
        <w:t xml:space="preserve">( </w:t>
      </w:r>
      <w:r w:rsidR="00C10AF2">
        <w:rPr>
          <w:rFonts w:ascii="Garamond" w:hAnsi="Garamond"/>
          <w:sz w:val="22"/>
          <w:szCs w:val="22"/>
        </w:rPr>
        <w:t>June</w:t>
      </w:r>
      <w:proofErr w:type="gramEnd"/>
      <w:r w:rsidR="00C10AF2">
        <w:rPr>
          <w:rFonts w:ascii="Garamond" w:hAnsi="Garamond"/>
          <w:sz w:val="22"/>
          <w:szCs w:val="22"/>
        </w:rPr>
        <w:t xml:space="preserve"> 12</w:t>
      </w:r>
      <w:r w:rsidR="00C10AF2" w:rsidRPr="00C10AF2">
        <w:rPr>
          <w:rFonts w:ascii="Garamond" w:hAnsi="Garamond"/>
          <w:sz w:val="22"/>
          <w:szCs w:val="22"/>
          <w:vertAlign w:val="superscript"/>
        </w:rPr>
        <w:t>th</w:t>
      </w:r>
      <w:r w:rsidR="00C10AF2">
        <w:rPr>
          <w:rFonts w:ascii="Garamond" w:hAnsi="Garamond"/>
          <w:sz w:val="22"/>
          <w:szCs w:val="22"/>
        </w:rPr>
        <w:t xml:space="preserve"> – 21</w:t>
      </w:r>
      <w:r w:rsidR="00C10AF2" w:rsidRPr="00C10AF2">
        <w:rPr>
          <w:rFonts w:ascii="Garamond" w:hAnsi="Garamond"/>
          <w:sz w:val="22"/>
          <w:szCs w:val="22"/>
          <w:vertAlign w:val="superscript"/>
        </w:rPr>
        <w:t>st</w:t>
      </w:r>
      <w:r w:rsidR="00C10AF2">
        <w:rPr>
          <w:rFonts w:ascii="Garamond" w:hAnsi="Garamond"/>
          <w:sz w:val="22"/>
          <w:szCs w:val="22"/>
        </w:rPr>
        <w:t xml:space="preserve">) saw a more even distribution of returns across much of the middle watershed, with Upper Kuskokwim Main, Big River, </w:t>
      </w:r>
      <w:proofErr w:type="spellStart"/>
      <w:r w:rsidR="00C10AF2">
        <w:rPr>
          <w:rFonts w:ascii="Garamond" w:hAnsi="Garamond"/>
          <w:sz w:val="22"/>
          <w:szCs w:val="22"/>
        </w:rPr>
        <w:t>Takotna</w:t>
      </w:r>
      <w:proofErr w:type="spellEnd"/>
      <w:r w:rsidR="00C10AF2">
        <w:rPr>
          <w:rFonts w:ascii="Garamond" w:hAnsi="Garamond"/>
          <w:sz w:val="22"/>
          <w:szCs w:val="22"/>
        </w:rPr>
        <w:t xml:space="preserve"> River and Nixon Fork, Swift River, </w:t>
      </w:r>
      <w:proofErr w:type="spellStart"/>
      <w:r w:rsidR="00C10AF2">
        <w:rPr>
          <w:rFonts w:ascii="Garamond" w:hAnsi="Garamond"/>
          <w:sz w:val="22"/>
          <w:szCs w:val="22"/>
        </w:rPr>
        <w:t>Holitna</w:t>
      </w:r>
      <w:proofErr w:type="spellEnd"/>
      <w:r w:rsidR="00C10AF2">
        <w:rPr>
          <w:rFonts w:ascii="Garamond" w:hAnsi="Garamond"/>
          <w:sz w:val="22"/>
          <w:szCs w:val="22"/>
        </w:rPr>
        <w:t xml:space="preserve"> River, </w:t>
      </w:r>
      <w:proofErr w:type="spellStart"/>
      <w:r w:rsidR="00C10AF2">
        <w:rPr>
          <w:rFonts w:ascii="Garamond" w:hAnsi="Garamond"/>
          <w:sz w:val="22"/>
          <w:szCs w:val="22"/>
        </w:rPr>
        <w:t>Hoholitna</w:t>
      </w:r>
      <w:proofErr w:type="spellEnd"/>
      <w:r w:rsidR="00C10AF2">
        <w:rPr>
          <w:rFonts w:ascii="Garamond" w:hAnsi="Garamond"/>
          <w:sz w:val="22"/>
          <w:szCs w:val="22"/>
        </w:rPr>
        <w:t xml:space="preserve"> River, Middle Kuskokwim Main, Aniak, and </w:t>
      </w:r>
      <w:proofErr w:type="spellStart"/>
      <w:r w:rsidR="00C10AF2">
        <w:rPr>
          <w:rFonts w:ascii="Garamond" w:hAnsi="Garamond"/>
          <w:sz w:val="22"/>
          <w:szCs w:val="22"/>
        </w:rPr>
        <w:t>Kisarlik</w:t>
      </w:r>
      <w:proofErr w:type="spellEnd"/>
      <w:r w:rsidR="00C10AF2">
        <w:rPr>
          <w:rFonts w:ascii="Garamond" w:hAnsi="Garamond"/>
          <w:sz w:val="22"/>
          <w:szCs w:val="22"/>
        </w:rPr>
        <w:t xml:space="preserve"> all contributing between 5 and 10%. Only the Stony River had an average contribution of greater than 10% (median 11.5%) with a relative constrained range (10.7 – 12.2%) indicating consistent contribution to the 2</w:t>
      </w:r>
      <w:r w:rsidR="00C10AF2" w:rsidRPr="00C10AF2">
        <w:rPr>
          <w:rFonts w:ascii="Garamond" w:hAnsi="Garamond"/>
          <w:sz w:val="22"/>
          <w:szCs w:val="22"/>
          <w:vertAlign w:val="superscript"/>
        </w:rPr>
        <w:t>nd</w:t>
      </w:r>
      <w:r w:rsidR="00C10AF2">
        <w:rPr>
          <w:rFonts w:ascii="Garamond" w:hAnsi="Garamond"/>
          <w:sz w:val="22"/>
          <w:szCs w:val="22"/>
        </w:rPr>
        <w:t xml:space="preserve"> quartile. This pattern largely holds in the 3</w:t>
      </w:r>
      <w:r w:rsidR="00C10AF2" w:rsidRPr="00C10AF2">
        <w:rPr>
          <w:rFonts w:ascii="Garamond" w:hAnsi="Garamond"/>
          <w:sz w:val="22"/>
          <w:szCs w:val="22"/>
          <w:vertAlign w:val="superscript"/>
        </w:rPr>
        <w:t>rd</w:t>
      </w:r>
      <w:r w:rsidR="00C10AF2">
        <w:rPr>
          <w:rFonts w:ascii="Garamond" w:hAnsi="Garamond"/>
          <w:sz w:val="22"/>
          <w:szCs w:val="22"/>
        </w:rPr>
        <w:t xml:space="preserve"> quartile (June 22</w:t>
      </w:r>
      <w:r w:rsidR="00C10AF2" w:rsidRPr="00C10AF2">
        <w:rPr>
          <w:rFonts w:ascii="Garamond" w:hAnsi="Garamond"/>
          <w:sz w:val="22"/>
          <w:szCs w:val="22"/>
          <w:vertAlign w:val="superscript"/>
        </w:rPr>
        <w:t>nd</w:t>
      </w:r>
      <w:r w:rsidR="00C10AF2">
        <w:rPr>
          <w:rFonts w:ascii="Garamond" w:hAnsi="Garamond"/>
          <w:sz w:val="22"/>
          <w:szCs w:val="22"/>
        </w:rPr>
        <w:t>-July1st</w:t>
      </w:r>
      <w:proofErr w:type="gramStart"/>
      <w:r w:rsidR="00C10AF2">
        <w:rPr>
          <w:rFonts w:ascii="Garamond" w:hAnsi="Garamond"/>
          <w:sz w:val="22"/>
          <w:szCs w:val="22"/>
        </w:rPr>
        <w:t>) ,</w:t>
      </w:r>
      <w:proofErr w:type="gramEnd"/>
      <w:r w:rsidR="00C10AF2">
        <w:rPr>
          <w:rFonts w:ascii="Garamond" w:hAnsi="Garamond"/>
          <w:sz w:val="22"/>
          <w:szCs w:val="22"/>
        </w:rPr>
        <w:t xml:space="preserve"> but with increased contribution from the </w:t>
      </w:r>
      <w:proofErr w:type="spellStart"/>
      <w:r w:rsidR="00C10AF2">
        <w:rPr>
          <w:rFonts w:ascii="Garamond" w:hAnsi="Garamond"/>
          <w:sz w:val="22"/>
          <w:szCs w:val="22"/>
        </w:rPr>
        <w:t>Holitna</w:t>
      </w:r>
      <w:proofErr w:type="spellEnd"/>
      <w:r w:rsidR="00C10AF2">
        <w:rPr>
          <w:rFonts w:ascii="Garamond" w:hAnsi="Garamond"/>
          <w:sz w:val="22"/>
          <w:szCs w:val="22"/>
        </w:rPr>
        <w:t xml:space="preserve"> River (median; 10.4%, range 9.5-13.6%), </w:t>
      </w:r>
      <w:proofErr w:type="spellStart"/>
      <w:r w:rsidR="00C10AF2">
        <w:rPr>
          <w:rFonts w:ascii="Garamond" w:hAnsi="Garamond"/>
          <w:sz w:val="22"/>
          <w:szCs w:val="22"/>
        </w:rPr>
        <w:t>Hoholitna</w:t>
      </w:r>
      <w:proofErr w:type="spellEnd"/>
      <w:r w:rsidR="00C10AF2">
        <w:rPr>
          <w:rFonts w:ascii="Garamond" w:hAnsi="Garamond"/>
          <w:sz w:val="22"/>
          <w:szCs w:val="22"/>
        </w:rPr>
        <w:t xml:space="preserve"> River (median 9.6%, range 8.8-12.2%), and Aniak river (median 8.2%, range 5.7-10.1%). </w:t>
      </w:r>
      <w:proofErr w:type="spellStart"/>
      <w:r w:rsidR="002D12FE">
        <w:rPr>
          <w:rFonts w:ascii="Garamond" w:hAnsi="Garamond"/>
          <w:sz w:val="22"/>
          <w:szCs w:val="22"/>
        </w:rPr>
        <w:t>lLate</w:t>
      </w:r>
      <w:proofErr w:type="spellEnd"/>
      <w:r w:rsidR="002D12FE">
        <w:rPr>
          <w:rFonts w:ascii="Garamond" w:hAnsi="Garamond"/>
          <w:sz w:val="22"/>
          <w:szCs w:val="22"/>
        </w:rPr>
        <w:t xml:space="preserve"> season returns (July 2</w:t>
      </w:r>
      <w:r w:rsidR="002D12FE" w:rsidRPr="002D12FE">
        <w:rPr>
          <w:rFonts w:ascii="Garamond" w:hAnsi="Garamond"/>
          <w:sz w:val="22"/>
          <w:szCs w:val="22"/>
          <w:vertAlign w:val="superscript"/>
        </w:rPr>
        <w:t>nd</w:t>
      </w:r>
      <w:r w:rsidR="002D12FE">
        <w:rPr>
          <w:rFonts w:ascii="Garamond" w:hAnsi="Garamond"/>
          <w:sz w:val="22"/>
          <w:szCs w:val="22"/>
        </w:rPr>
        <w:t xml:space="preserve"> onward) displayed further decreasing contribution from Upper Kuskokwim stocks (</w:t>
      </w:r>
      <w:proofErr w:type="spellStart"/>
      <w:r w:rsidR="002D12FE">
        <w:rPr>
          <w:rFonts w:ascii="Garamond" w:hAnsi="Garamond"/>
          <w:sz w:val="22"/>
          <w:szCs w:val="22"/>
        </w:rPr>
        <w:t>i.e</w:t>
      </w:r>
      <w:proofErr w:type="spellEnd"/>
      <w:r w:rsidR="002D12FE">
        <w:rPr>
          <w:rFonts w:ascii="Garamond" w:hAnsi="Garamond"/>
          <w:sz w:val="22"/>
          <w:szCs w:val="22"/>
        </w:rPr>
        <w:t xml:space="preserve"> Upper Kuskokwim Main, Big River, </w:t>
      </w:r>
      <w:proofErr w:type="spellStart"/>
      <w:r w:rsidR="002D12FE">
        <w:rPr>
          <w:rFonts w:ascii="Garamond" w:hAnsi="Garamond"/>
          <w:sz w:val="22"/>
          <w:szCs w:val="22"/>
        </w:rPr>
        <w:t>Takotna</w:t>
      </w:r>
      <w:proofErr w:type="spellEnd"/>
      <w:r w:rsidR="002D12FE">
        <w:rPr>
          <w:rFonts w:ascii="Garamond" w:hAnsi="Garamond"/>
          <w:sz w:val="22"/>
          <w:szCs w:val="22"/>
        </w:rPr>
        <w:t xml:space="preserve"> River and Nixon Fork, </w:t>
      </w:r>
      <w:proofErr w:type="spellStart"/>
      <w:r w:rsidR="002D12FE">
        <w:rPr>
          <w:rFonts w:ascii="Garamond" w:hAnsi="Garamond"/>
          <w:sz w:val="22"/>
          <w:szCs w:val="22"/>
        </w:rPr>
        <w:t>Tatlawiksuk</w:t>
      </w:r>
      <w:proofErr w:type="spellEnd"/>
      <w:r w:rsidR="002D12FE">
        <w:rPr>
          <w:rFonts w:ascii="Garamond" w:hAnsi="Garamond"/>
          <w:sz w:val="22"/>
          <w:szCs w:val="22"/>
        </w:rPr>
        <w:t xml:space="preserve"> River, and Swift River). The </w:t>
      </w:r>
      <w:proofErr w:type="spellStart"/>
      <w:r w:rsidR="002D12FE">
        <w:rPr>
          <w:rFonts w:ascii="Garamond" w:hAnsi="Garamond"/>
          <w:sz w:val="22"/>
          <w:szCs w:val="22"/>
        </w:rPr>
        <w:t>Hoholitna</w:t>
      </w:r>
      <w:proofErr w:type="spellEnd"/>
      <w:r w:rsidR="002D12FE">
        <w:rPr>
          <w:rFonts w:ascii="Garamond" w:hAnsi="Garamond"/>
          <w:sz w:val="22"/>
          <w:szCs w:val="22"/>
        </w:rPr>
        <w:t xml:space="preserve"> and Middle Kuskokwim River saw slight decreases and increases in contribution, respectively, but with </w:t>
      </w:r>
      <w:r w:rsidR="00536536">
        <w:rPr>
          <w:rFonts w:ascii="Garamond" w:hAnsi="Garamond"/>
          <w:sz w:val="22"/>
          <w:szCs w:val="22"/>
        </w:rPr>
        <w:t xml:space="preserve">an associated </w:t>
      </w:r>
      <w:r w:rsidR="002D12FE">
        <w:rPr>
          <w:rFonts w:ascii="Garamond" w:hAnsi="Garamond"/>
          <w:sz w:val="22"/>
          <w:szCs w:val="22"/>
        </w:rPr>
        <w:t xml:space="preserve">increase in range indicating variability </w:t>
      </w:r>
      <w:r w:rsidR="00536536">
        <w:rPr>
          <w:rFonts w:ascii="Garamond" w:hAnsi="Garamond"/>
          <w:sz w:val="22"/>
          <w:szCs w:val="22"/>
        </w:rPr>
        <w:t xml:space="preserve">across </w:t>
      </w:r>
      <w:r w:rsidR="002D12FE">
        <w:rPr>
          <w:rFonts w:ascii="Garamond" w:hAnsi="Garamond"/>
          <w:sz w:val="22"/>
          <w:szCs w:val="22"/>
        </w:rPr>
        <w:t>the dataset. Contribution from the Aniak</w:t>
      </w:r>
      <w:r w:rsidR="00536536">
        <w:rPr>
          <w:rFonts w:ascii="Garamond" w:hAnsi="Garamond"/>
          <w:sz w:val="22"/>
          <w:szCs w:val="22"/>
        </w:rPr>
        <w:t xml:space="preserve"> (median; 11.6%), </w:t>
      </w:r>
      <w:proofErr w:type="spellStart"/>
      <w:r w:rsidR="002D12FE">
        <w:rPr>
          <w:rFonts w:ascii="Garamond" w:hAnsi="Garamond"/>
          <w:sz w:val="22"/>
          <w:szCs w:val="22"/>
        </w:rPr>
        <w:t>Tuluksak</w:t>
      </w:r>
      <w:proofErr w:type="spellEnd"/>
      <w:r w:rsidR="00536536">
        <w:rPr>
          <w:rFonts w:ascii="Garamond" w:hAnsi="Garamond"/>
          <w:sz w:val="22"/>
          <w:szCs w:val="22"/>
        </w:rPr>
        <w:t xml:space="preserve"> (median; 6.1%</w:t>
      </w:r>
      <w:proofErr w:type="gramStart"/>
      <w:r w:rsidR="00536536">
        <w:rPr>
          <w:rFonts w:ascii="Garamond" w:hAnsi="Garamond"/>
          <w:sz w:val="22"/>
          <w:szCs w:val="22"/>
        </w:rPr>
        <w:t xml:space="preserve">) </w:t>
      </w:r>
      <w:r w:rsidR="002D12FE">
        <w:rPr>
          <w:rFonts w:ascii="Garamond" w:hAnsi="Garamond"/>
          <w:sz w:val="22"/>
          <w:szCs w:val="22"/>
        </w:rPr>
        <w:t>,</w:t>
      </w:r>
      <w:proofErr w:type="gramEnd"/>
      <w:r w:rsidR="002D12FE">
        <w:rPr>
          <w:rFonts w:ascii="Garamond" w:hAnsi="Garamond"/>
          <w:sz w:val="22"/>
          <w:szCs w:val="22"/>
        </w:rPr>
        <w:t xml:space="preserve"> </w:t>
      </w:r>
      <w:proofErr w:type="spellStart"/>
      <w:r w:rsidR="002D12FE">
        <w:rPr>
          <w:rFonts w:ascii="Garamond" w:hAnsi="Garamond"/>
          <w:sz w:val="22"/>
          <w:szCs w:val="22"/>
        </w:rPr>
        <w:t>Kisaralik</w:t>
      </w:r>
      <w:proofErr w:type="spellEnd"/>
      <w:r w:rsidR="00536536">
        <w:rPr>
          <w:rFonts w:ascii="Garamond" w:hAnsi="Garamond"/>
          <w:sz w:val="22"/>
          <w:szCs w:val="22"/>
        </w:rPr>
        <w:t xml:space="preserve"> (median 8.2%) </w:t>
      </w:r>
      <w:r w:rsidR="002D12FE">
        <w:rPr>
          <w:rFonts w:ascii="Garamond" w:hAnsi="Garamond"/>
          <w:sz w:val="22"/>
          <w:szCs w:val="22"/>
        </w:rPr>
        <w:t>and Kwethluk</w:t>
      </w:r>
      <w:r w:rsidR="00536536">
        <w:rPr>
          <w:rFonts w:ascii="Garamond" w:hAnsi="Garamond"/>
          <w:sz w:val="22"/>
          <w:szCs w:val="22"/>
        </w:rPr>
        <w:t xml:space="preserve"> (median 6.7</w:t>
      </w:r>
      <w:proofErr w:type="gramStart"/>
      <w:r w:rsidR="00536536">
        <w:rPr>
          <w:rFonts w:ascii="Garamond" w:hAnsi="Garamond"/>
          <w:sz w:val="22"/>
          <w:szCs w:val="22"/>
        </w:rPr>
        <w:t xml:space="preserve">%) </w:t>
      </w:r>
      <w:r w:rsidR="002D12FE">
        <w:rPr>
          <w:rFonts w:ascii="Garamond" w:hAnsi="Garamond"/>
          <w:sz w:val="22"/>
          <w:szCs w:val="22"/>
        </w:rPr>
        <w:t xml:space="preserve"> all</w:t>
      </w:r>
      <w:proofErr w:type="gramEnd"/>
      <w:r w:rsidR="002D12FE">
        <w:rPr>
          <w:rFonts w:ascii="Garamond" w:hAnsi="Garamond"/>
          <w:sz w:val="22"/>
          <w:szCs w:val="22"/>
        </w:rPr>
        <w:t xml:space="preserve"> reached their peak contribution during this period, consistent with late returns for stocks in the lower portion of the watershed. </w:t>
      </w:r>
    </w:p>
    <w:p w14:paraId="708701AB" w14:textId="5FFD1590" w:rsidR="006D6AEE" w:rsidRDefault="00536536" w:rsidP="006D6AEE">
      <w:pPr>
        <w:pStyle w:val="whitespace-normal"/>
        <w:spacing w:line="480" w:lineRule="auto"/>
        <w:ind w:firstLine="720"/>
        <w:rPr>
          <w:rFonts w:ascii="Garamond" w:hAnsi="Garamond"/>
          <w:sz w:val="22"/>
          <w:szCs w:val="22"/>
        </w:rPr>
      </w:pPr>
      <w:r w:rsidRPr="00536536">
        <w:rPr>
          <w:rFonts w:ascii="Garamond" w:hAnsi="Garamond"/>
          <w:sz w:val="22"/>
          <w:szCs w:val="22"/>
        </w:rPr>
        <w:lastRenderedPageBreak/>
        <w:t xml:space="preserve">Cumulative distribution plots </w:t>
      </w:r>
      <w:r w:rsidR="006D6AEE">
        <w:rPr>
          <w:rFonts w:ascii="Garamond" w:hAnsi="Garamond"/>
          <w:sz w:val="22"/>
          <w:szCs w:val="22"/>
        </w:rPr>
        <w:t xml:space="preserve">(Figure 4) </w:t>
      </w:r>
      <w:r w:rsidRPr="00536536">
        <w:rPr>
          <w:rFonts w:ascii="Garamond" w:hAnsi="Garamond"/>
          <w:sz w:val="22"/>
          <w:szCs w:val="22"/>
        </w:rPr>
        <w:t>corroborated the a</w:t>
      </w:r>
      <w:r>
        <w:rPr>
          <w:rFonts w:ascii="Garamond" w:hAnsi="Garamond"/>
          <w:sz w:val="22"/>
          <w:szCs w:val="22"/>
        </w:rPr>
        <w:t xml:space="preserve">bove </w:t>
      </w:r>
      <w:r w:rsidR="004A0003">
        <w:rPr>
          <w:rFonts w:ascii="Garamond" w:hAnsi="Garamond"/>
          <w:sz w:val="22"/>
          <w:szCs w:val="22"/>
        </w:rPr>
        <w:t>patterns but</w:t>
      </w:r>
      <w:r>
        <w:rPr>
          <w:rFonts w:ascii="Garamond" w:hAnsi="Garamond"/>
          <w:sz w:val="22"/>
          <w:szCs w:val="22"/>
        </w:rPr>
        <w:t xml:space="preserve"> illustrated </w:t>
      </w:r>
      <w:r w:rsidR="00CF03CC" w:rsidRPr="00AD7B82">
        <w:rPr>
          <w:rFonts w:ascii="Garamond" w:hAnsi="Garamond"/>
          <w:sz w:val="22"/>
          <w:szCs w:val="22"/>
        </w:rPr>
        <w:t xml:space="preserve">variation in run timing among stocks at a finer </w:t>
      </w:r>
      <w:r>
        <w:rPr>
          <w:rFonts w:ascii="Garamond" w:hAnsi="Garamond"/>
          <w:sz w:val="22"/>
          <w:szCs w:val="22"/>
        </w:rPr>
        <w:t xml:space="preserve">temporal scale and independent of the total contribution of each stock to the overall run. </w:t>
      </w:r>
      <w:r w:rsidR="004A0003" w:rsidRPr="004A0003">
        <w:rPr>
          <w:rFonts w:ascii="Garamond" w:hAnsi="Garamond"/>
          <w:sz w:val="22"/>
          <w:szCs w:val="22"/>
          <w:highlight w:val="yellow"/>
        </w:rPr>
        <w:t xml:space="preserve">The results display a clear pattern of </w:t>
      </w:r>
      <w:proofErr w:type="gramStart"/>
      <w:r w:rsidR="004A0003" w:rsidRPr="004A0003">
        <w:rPr>
          <w:rFonts w:ascii="Garamond" w:hAnsi="Garamond"/>
          <w:sz w:val="22"/>
          <w:szCs w:val="22"/>
          <w:highlight w:val="yellow"/>
        </w:rPr>
        <w:t>earliest</w:t>
      </w:r>
      <w:proofErr w:type="gramEnd"/>
      <w:r w:rsidR="004A0003" w:rsidRPr="004A0003">
        <w:rPr>
          <w:rFonts w:ascii="Garamond" w:hAnsi="Garamond"/>
          <w:sz w:val="22"/>
          <w:szCs w:val="22"/>
          <w:highlight w:val="yellow"/>
        </w:rPr>
        <w:t xml:space="preserve"> returning stocks (closer to red) arriving earlier in the season, with 50% of the run for stocks such as the East Fork Kuskokwim and Big River arriving within X days of the start of the run.</w:t>
      </w:r>
      <w:r w:rsidR="004A0003">
        <w:rPr>
          <w:rFonts w:ascii="Garamond" w:hAnsi="Garamond"/>
          <w:sz w:val="22"/>
          <w:szCs w:val="22"/>
        </w:rPr>
        <w:t xml:space="preserve"> In contrast, lower Kuskokwim stocks arrive later in the season, with stocks such as the </w:t>
      </w:r>
      <w:proofErr w:type="spellStart"/>
      <w:r w:rsidR="004A0003">
        <w:rPr>
          <w:rFonts w:ascii="Garamond" w:hAnsi="Garamond"/>
          <w:sz w:val="22"/>
          <w:szCs w:val="22"/>
        </w:rPr>
        <w:t>Hoholitna</w:t>
      </w:r>
      <w:proofErr w:type="spellEnd"/>
      <w:r w:rsidR="004A0003">
        <w:rPr>
          <w:rFonts w:ascii="Garamond" w:hAnsi="Garamond"/>
          <w:sz w:val="22"/>
          <w:szCs w:val="22"/>
        </w:rPr>
        <w:t xml:space="preserve"> and Aniak river reaching 50% of their total run nearly X days from the start of the season. </w:t>
      </w:r>
      <w:r w:rsidR="006D6AEE">
        <w:rPr>
          <w:rFonts w:ascii="Garamond" w:hAnsi="Garamond"/>
          <w:sz w:val="22"/>
          <w:szCs w:val="22"/>
        </w:rPr>
        <w:t xml:space="preserve">Some variability in this pattern does exist. In 2020, for example, a few of the middle Kuskokwim stocks (yellow or orange) appear to arrive after that of the lowest Kuskokwim stocks. However, the general downstream trajectory of returning stocks remains consistent across our dataset independent of the relative </w:t>
      </w:r>
      <w:r w:rsidR="00470C70">
        <w:rPr>
          <w:rFonts w:ascii="Garamond" w:hAnsi="Garamond"/>
          <w:sz w:val="22"/>
          <w:szCs w:val="22"/>
        </w:rPr>
        <w:t xml:space="preserve">timing </w:t>
      </w:r>
      <w:r w:rsidR="00470C70" w:rsidRPr="00AD7B82">
        <w:rPr>
          <w:rFonts w:ascii="Garamond" w:hAnsi="Garamond"/>
          <w:sz w:val="22"/>
          <w:szCs w:val="22"/>
        </w:rPr>
        <w:t>(</w:t>
      </w:r>
      <w:r w:rsidR="00CF03CC" w:rsidRPr="00AD7B82">
        <w:rPr>
          <w:rFonts w:ascii="Garamond" w:hAnsi="Garamond"/>
          <w:sz w:val="22"/>
          <w:szCs w:val="22"/>
        </w:rPr>
        <w:t>i.e. early returning vs late returning</w:t>
      </w:r>
      <w:r w:rsidR="006D6AEE">
        <w:rPr>
          <w:rFonts w:ascii="Garamond" w:hAnsi="Garamond"/>
          <w:sz w:val="22"/>
          <w:szCs w:val="22"/>
        </w:rPr>
        <w:t>) or duration (</w:t>
      </w:r>
      <w:r w:rsidR="001419E1" w:rsidRPr="00AD7B82">
        <w:rPr>
          <w:rFonts w:ascii="Garamond" w:hAnsi="Garamond"/>
          <w:sz w:val="22"/>
          <w:szCs w:val="22"/>
        </w:rPr>
        <w:t xml:space="preserve">protracted </w:t>
      </w:r>
      <w:r w:rsidR="00CF03CC" w:rsidRPr="00AD7B82">
        <w:rPr>
          <w:rFonts w:ascii="Garamond" w:hAnsi="Garamond"/>
          <w:sz w:val="22"/>
          <w:szCs w:val="22"/>
        </w:rPr>
        <w:t xml:space="preserve">vs </w:t>
      </w:r>
      <w:proofErr w:type="spellStart"/>
      <w:r w:rsidR="001419E1" w:rsidRPr="00AD7B82">
        <w:rPr>
          <w:rFonts w:ascii="Garamond" w:hAnsi="Garamond"/>
          <w:sz w:val="22"/>
          <w:szCs w:val="22"/>
        </w:rPr>
        <w:t>e</w:t>
      </w:r>
      <w:r w:rsidR="00470C70" w:rsidRPr="00AD7B82">
        <w:rPr>
          <w:rFonts w:ascii="Garamond" w:hAnsi="Garamond"/>
          <w:sz w:val="22"/>
          <w:szCs w:val="22"/>
        </w:rPr>
        <w:t>extended</w:t>
      </w:r>
      <w:proofErr w:type="spellEnd"/>
      <w:r w:rsidR="00470C70" w:rsidRPr="00AD7B82">
        <w:rPr>
          <w:rFonts w:ascii="Garamond" w:hAnsi="Garamond"/>
          <w:sz w:val="22"/>
          <w:szCs w:val="22"/>
        </w:rPr>
        <w:t>)</w:t>
      </w:r>
      <w:r w:rsidR="00470C70">
        <w:rPr>
          <w:rFonts w:ascii="Garamond" w:hAnsi="Garamond"/>
          <w:sz w:val="22"/>
          <w:szCs w:val="22"/>
        </w:rPr>
        <w:t xml:space="preserve"> </w:t>
      </w:r>
      <w:r w:rsidR="006D6AEE">
        <w:rPr>
          <w:rFonts w:ascii="Garamond" w:hAnsi="Garamond"/>
          <w:sz w:val="22"/>
          <w:szCs w:val="22"/>
        </w:rPr>
        <w:t xml:space="preserve">of the run. </w:t>
      </w:r>
    </w:p>
    <w:p w14:paraId="425125A7" w14:textId="3D2EEC4D" w:rsidR="00397FF6" w:rsidRPr="006D6AEE" w:rsidRDefault="00397FF6" w:rsidP="006D6AEE">
      <w:pPr>
        <w:pStyle w:val="whitespace-normal"/>
        <w:spacing w:line="480" w:lineRule="auto"/>
        <w:rPr>
          <w:rFonts w:ascii="Garamond" w:hAnsi="Garamond"/>
          <w:sz w:val="22"/>
          <w:szCs w:val="22"/>
        </w:rPr>
      </w:pPr>
      <w:r w:rsidRPr="00354EC0">
        <w:rPr>
          <w:rFonts w:ascii="Garamond" w:hAnsi="Garamond"/>
          <w:b/>
          <w:bCs/>
          <w:sz w:val="20"/>
          <w:szCs w:val="20"/>
        </w:rPr>
        <w:t xml:space="preserve">Front end closure protections </w:t>
      </w:r>
    </w:p>
    <w:p w14:paraId="712E1576" w14:textId="10A4AA07" w:rsidR="00470C70" w:rsidRDefault="00470C70" w:rsidP="00966E61">
      <w:pPr>
        <w:pStyle w:val="whitespace-normal"/>
        <w:spacing w:line="480" w:lineRule="auto"/>
        <w:ind w:firstLine="720"/>
        <w:rPr>
          <w:rFonts w:ascii="Garamond" w:hAnsi="Garamond"/>
          <w:sz w:val="22"/>
          <w:szCs w:val="22"/>
        </w:rPr>
      </w:pPr>
      <w:r>
        <w:rPr>
          <w:rFonts w:ascii="Garamond" w:hAnsi="Garamond"/>
          <w:sz w:val="22"/>
          <w:szCs w:val="22"/>
        </w:rPr>
        <w:t xml:space="preserve">A pattern of early returning upper Kuskokwim stocks clearly affords higher protection </w:t>
      </w:r>
      <w:proofErr w:type="gramStart"/>
      <w:r>
        <w:rPr>
          <w:rFonts w:ascii="Garamond" w:hAnsi="Garamond"/>
          <w:sz w:val="22"/>
          <w:szCs w:val="22"/>
        </w:rPr>
        <w:t>to</w:t>
      </w:r>
      <w:proofErr w:type="gramEnd"/>
      <w:r>
        <w:rPr>
          <w:rFonts w:ascii="Garamond" w:hAnsi="Garamond"/>
          <w:sz w:val="22"/>
          <w:szCs w:val="22"/>
        </w:rPr>
        <w:t xml:space="preserve"> these stocks from a </w:t>
      </w:r>
      <w:proofErr w:type="gramStart"/>
      <w:r>
        <w:rPr>
          <w:rFonts w:ascii="Garamond" w:hAnsi="Garamond"/>
          <w:sz w:val="22"/>
          <w:szCs w:val="22"/>
        </w:rPr>
        <w:t>front end</w:t>
      </w:r>
      <w:proofErr w:type="gramEnd"/>
      <w:r>
        <w:rPr>
          <w:rFonts w:ascii="Garamond" w:hAnsi="Garamond"/>
          <w:sz w:val="22"/>
          <w:szCs w:val="22"/>
        </w:rPr>
        <w:t xml:space="preserve"> closure ending on June 12</w:t>
      </w:r>
      <w:r w:rsidRPr="00470C70">
        <w:rPr>
          <w:rFonts w:ascii="Garamond" w:hAnsi="Garamond"/>
          <w:sz w:val="22"/>
          <w:szCs w:val="22"/>
          <w:vertAlign w:val="superscript"/>
        </w:rPr>
        <w:t>th</w:t>
      </w:r>
      <w:r>
        <w:rPr>
          <w:rFonts w:ascii="Garamond" w:hAnsi="Garamond"/>
          <w:sz w:val="22"/>
          <w:szCs w:val="22"/>
        </w:rPr>
        <w:t xml:space="preserve">.  Nearly all stocks upstream of Swift River received median protection &gt;10% of the total stock contribution across all years of our dataset, with several notable </w:t>
      </w:r>
      <w:proofErr w:type="spellStart"/>
      <w:r>
        <w:rPr>
          <w:rFonts w:ascii="Garamond" w:hAnsi="Garamond"/>
          <w:sz w:val="22"/>
          <w:szCs w:val="22"/>
        </w:rPr>
        <w:t>outlkiers</w:t>
      </w:r>
      <w:proofErr w:type="spellEnd"/>
      <w:r>
        <w:rPr>
          <w:rFonts w:ascii="Garamond" w:hAnsi="Garamond"/>
          <w:sz w:val="22"/>
          <w:szCs w:val="22"/>
        </w:rPr>
        <w:t xml:space="preserve"> &gt;30% protection in some years. An exception is the </w:t>
      </w:r>
      <w:proofErr w:type="spellStart"/>
      <w:r>
        <w:rPr>
          <w:rFonts w:ascii="Garamond" w:hAnsi="Garamond"/>
          <w:sz w:val="22"/>
          <w:szCs w:val="22"/>
        </w:rPr>
        <w:t>Takotna</w:t>
      </w:r>
      <w:proofErr w:type="spellEnd"/>
      <w:r>
        <w:rPr>
          <w:rFonts w:ascii="Garamond" w:hAnsi="Garamond"/>
          <w:sz w:val="22"/>
          <w:szCs w:val="22"/>
        </w:rPr>
        <w:t xml:space="preserve"> river and Nixon Fork stocks, which received a median protection of only 6.6%. Several stocks which contribute only minimally to the overall run are afforded significant protection. For example, although the East Fork Kuskokwim contributes minimally to the total run</w:t>
      </w:r>
      <w:r w:rsidR="00DC75BB" w:rsidRPr="000C429D">
        <w:rPr>
          <w:rFonts w:ascii="Garamond" w:hAnsi="Garamond"/>
          <w:sz w:val="22"/>
          <w:szCs w:val="22"/>
        </w:rPr>
        <w:t xml:space="preserve"> (~2-3% annually), approximately one-quarter of its total returns are protected by a front-end closure. </w:t>
      </w:r>
      <w:r>
        <w:rPr>
          <w:rFonts w:ascii="Garamond" w:hAnsi="Garamond"/>
          <w:sz w:val="22"/>
          <w:szCs w:val="22"/>
        </w:rPr>
        <w:t xml:space="preserve">Stocks positioned lower in the watershed received less protection due to their generally late arrival, with all stocks downstream or the Swift River receiving </w:t>
      </w:r>
      <w:r w:rsidR="00966E61">
        <w:rPr>
          <w:rFonts w:ascii="Garamond" w:hAnsi="Garamond"/>
          <w:sz w:val="22"/>
          <w:szCs w:val="22"/>
        </w:rPr>
        <w:t xml:space="preserve">median protection of less than 10%. The stony and </w:t>
      </w:r>
      <w:proofErr w:type="spellStart"/>
      <w:r w:rsidR="00966E61">
        <w:rPr>
          <w:rFonts w:ascii="Garamond" w:hAnsi="Garamond"/>
          <w:sz w:val="22"/>
          <w:szCs w:val="22"/>
        </w:rPr>
        <w:t>Hoholitna</w:t>
      </w:r>
      <w:proofErr w:type="spellEnd"/>
      <w:r w:rsidR="00966E61">
        <w:rPr>
          <w:rFonts w:ascii="Garamond" w:hAnsi="Garamond"/>
          <w:sz w:val="22"/>
          <w:szCs w:val="22"/>
        </w:rPr>
        <w:t xml:space="preserve"> River stocks, however, contain outliers of 22.1% and 18.4%, indicating that a </w:t>
      </w:r>
      <w:proofErr w:type="gramStart"/>
      <w:r w:rsidR="00966E61">
        <w:rPr>
          <w:rFonts w:ascii="Garamond" w:hAnsi="Garamond"/>
          <w:sz w:val="22"/>
          <w:szCs w:val="22"/>
        </w:rPr>
        <w:t>front end</w:t>
      </w:r>
      <w:proofErr w:type="gramEnd"/>
      <w:r w:rsidR="00966E61">
        <w:rPr>
          <w:rFonts w:ascii="Garamond" w:hAnsi="Garamond"/>
          <w:sz w:val="22"/>
          <w:szCs w:val="22"/>
        </w:rPr>
        <w:t xml:space="preserve"> closure may afford these stocks substantial protection in some years. </w:t>
      </w:r>
    </w:p>
    <w:p w14:paraId="3CB3724D" w14:textId="77777777" w:rsidR="00966E61" w:rsidRDefault="00966E61" w:rsidP="00397FF6">
      <w:pPr>
        <w:pStyle w:val="whitespace-normal"/>
        <w:spacing w:line="480" w:lineRule="auto"/>
        <w:rPr>
          <w:rFonts w:ascii="Garamond" w:hAnsi="Garamond"/>
          <w:sz w:val="22"/>
          <w:szCs w:val="22"/>
        </w:rPr>
      </w:pPr>
    </w:p>
    <w:p w14:paraId="67527FF1" w14:textId="77777777" w:rsidR="00966E61" w:rsidRDefault="00966E61" w:rsidP="00397FF6">
      <w:pPr>
        <w:pStyle w:val="whitespace-normal"/>
        <w:spacing w:line="480" w:lineRule="auto"/>
        <w:rPr>
          <w:rFonts w:ascii="Garamond" w:hAnsi="Garamond"/>
          <w:sz w:val="22"/>
          <w:szCs w:val="22"/>
        </w:rPr>
      </w:pPr>
    </w:p>
    <w:p w14:paraId="558FF82F" w14:textId="77777777" w:rsidR="00966E61" w:rsidRDefault="000854BE" w:rsidP="00F55974">
      <w:pPr>
        <w:pStyle w:val="whitespace-normal"/>
        <w:spacing w:line="480" w:lineRule="auto"/>
        <w:rPr>
          <w:rFonts w:ascii="Garamond" w:hAnsi="Garamond"/>
          <w:b/>
          <w:bCs/>
          <w:sz w:val="32"/>
          <w:szCs w:val="32"/>
          <w:u w:val="single"/>
        </w:rPr>
      </w:pPr>
      <w:r w:rsidRPr="00966E61">
        <w:rPr>
          <w:rFonts w:ascii="Garamond" w:hAnsi="Garamond"/>
          <w:b/>
          <w:bCs/>
          <w:sz w:val="32"/>
          <w:szCs w:val="32"/>
          <w:u w:val="single"/>
        </w:rPr>
        <w:lastRenderedPageBreak/>
        <w:t>Discussion</w:t>
      </w:r>
    </w:p>
    <w:p w14:paraId="3D7CB943" w14:textId="7935EA4D" w:rsidR="006101C3" w:rsidRDefault="00D0546A" w:rsidP="006101C3">
      <w:pPr>
        <w:pStyle w:val="whitespace-normal"/>
        <w:spacing w:line="480" w:lineRule="auto"/>
        <w:ind w:firstLine="720"/>
        <w:rPr>
          <w:rFonts w:ascii="Garamond" w:hAnsi="Garamond"/>
          <w:sz w:val="22"/>
          <w:szCs w:val="22"/>
        </w:rPr>
      </w:pPr>
      <w:r w:rsidRPr="00D0546A">
        <w:rPr>
          <w:rFonts w:ascii="Garamond" w:hAnsi="Garamond"/>
          <w:sz w:val="22"/>
          <w:szCs w:val="22"/>
        </w:rPr>
        <w:t>Our analysis reveals consistent spatiotemporal patterns of Chinook salmon migration timing across the Kuskokwim River basin</w:t>
      </w:r>
      <w:r>
        <w:rPr>
          <w:rFonts w:ascii="Garamond" w:hAnsi="Garamond"/>
          <w:sz w:val="22"/>
          <w:szCs w:val="22"/>
        </w:rPr>
        <w:t xml:space="preserve"> </w:t>
      </w:r>
      <w:r w:rsidR="00F55974" w:rsidRPr="00717B12">
        <w:rPr>
          <w:rFonts w:ascii="Garamond" w:hAnsi="Garamond"/>
          <w:sz w:val="22"/>
          <w:szCs w:val="22"/>
        </w:rPr>
        <w:t xml:space="preserve">over several years and </w:t>
      </w:r>
      <w:commentRangeStart w:id="17"/>
      <w:r w:rsidR="00F55974" w:rsidRPr="00717B12">
        <w:rPr>
          <w:rFonts w:ascii="Garamond" w:hAnsi="Garamond"/>
          <w:sz w:val="22"/>
          <w:szCs w:val="22"/>
        </w:rPr>
        <w:t xml:space="preserve">at a finer spatial scale </w:t>
      </w:r>
      <w:commentRangeEnd w:id="17"/>
      <w:r w:rsidR="00966E61">
        <w:rPr>
          <w:rStyle w:val="CommentReference"/>
          <w:rFonts w:asciiTheme="minorHAnsi" w:eastAsiaTheme="minorHAnsi" w:hAnsiTheme="minorHAnsi" w:cstheme="minorBidi"/>
          <w:kern w:val="2"/>
          <w14:ligatures w14:val="standardContextual"/>
        </w:rPr>
        <w:commentReference w:id="17"/>
      </w:r>
      <w:r w:rsidR="00F55974" w:rsidRPr="00717B12">
        <w:rPr>
          <w:rFonts w:ascii="Garamond" w:hAnsi="Garamond"/>
          <w:sz w:val="22"/>
          <w:szCs w:val="22"/>
        </w:rPr>
        <w:t>than previously available</w:t>
      </w:r>
      <w:r w:rsidR="00966E61">
        <w:rPr>
          <w:rFonts w:ascii="Garamond" w:hAnsi="Garamond"/>
          <w:sz w:val="22"/>
          <w:szCs w:val="22"/>
        </w:rPr>
        <w:t xml:space="preserve">. </w:t>
      </w:r>
      <w:r w:rsidR="00FB3E37">
        <w:rPr>
          <w:rFonts w:ascii="Garamond" w:hAnsi="Garamond"/>
          <w:sz w:val="22"/>
          <w:szCs w:val="22"/>
        </w:rPr>
        <w:t>Although these</w:t>
      </w:r>
      <w:r w:rsidR="00717B12">
        <w:rPr>
          <w:rFonts w:ascii="Garamond" w:hAnsi="Garamond"/>
          <w:sz w:val="22"/>
          <w:szCs w:val="22"/>
        </w:rPr>
        <w:t xml:space="preserve"> pattern</w:t>
      </w:r>
      <w:r w:rsidR="00FB3E37">
        <w:rPr>
          <w:rFonts w:ascii="Garamond" w:hAnsi="Garamond"/>
          <w:sz w:val="22"/>
          <w:szCs w:val="22"/>
        </w:rPr>
        <w:t>s</w:t>
      </w:r>
      <w:r w:rsidR="00717B12">
        <w:rPr>
          <w:rFonts w:ascii="Garamond" w:hAnsi="Garamond"/>
          <w:sz w:val="22"/>
          <w:szCs w:val="22"/>
        </w:rPr>
        <w:t xml:space="preserve"> ha</w:t>
      </w:r>
      <w:r w:rsidR="00FB3E37">
        <w:rPr>
          <w:rFonts w:ascii="Garamond" w:hAnsi="Garamond"/>
          <w:sz w:val="22"/>
          <w:szCs w:val="22"/>
        </w:rPr>
        <w:t>ve</w:t>
      </w:r>
      <w:r w:rsidR="00717B12">
        <w:rPr>
          <w:rFonts w:ascii="Garamond" w:hAnsi="Garamond"/>
          <w:sz w:val="22"/>
          <w:szCs w:val="22"/>
        </w:rPr>
        <w:t xml:space="preserve"> been </w:t>
      </w:r>
      <w:r w:rsidR="00FB3E37">
        <w:rPr>
          <w:rFonts w:ascii="Garamond" w:hAnsi="Garamond"/>
          <w:sz w:val="22"/>
          <w:szCs w:val="22"/>
        </w:rPr>
        <w:t xml:space="preserve">suggested previously </w:t>
      </w:r>
      <w:r w:rsidR="00966E61">
        <w:rPr>
          <w:rFonts w:ascii="Garamond" w:hAnsi="Garamond"/>
          <w:sz w:val="22"/>
          <w:szCs w:val="22"/>
        </w:rPr>
        <w:t>the findings presented here demonstrate the consistency of which this</w:t>
      </w:r>
      <w:r w:rsidR="00FB3E37">
        <w:rPr>
          <w:rFonts w:ascii="Garamond" w:hAnsi="Garamond"/>
          <w:sz w:val="22"/>
          <w:szCs w:val="22"/>
        </w:rPr>
        <w:t xml:space="preserve"> ecological</w:t>
      </w:r>
      <w:r w:rsidR="00966E61">
        <w:rPr>
          <w:rFonts w:ascii="Garamond" w:hAnsi="Garamond"/>
          <w:sz w:val="22"/>
          <w:szCs w:val="22"/>
        </w:rPr>
        <w:t xml:space="preserve"> pattern plays out over several years </w:t>
      </w:r>
      <w:r w:rsidR="00FB3E37">
        <w:rPr>
          <w:rFonts w:ascii="Garamond" w:hAnsi="Garamond"/>
          <w:sz w:val="22"/>
          <w:szCs w:val="22"/>
        </w:rPr>
        <w:t xml:space="preserve">and in returns with variable run timing and duration. </w:t>
      </w:r>
      <w:r w:rsidR="008F2118" w:rsidRPr="008F2118">
        <w:rPr>
          <w:rFonts w:ascii="Garamond" w:hAnsi="Garamond"/>
          <w:sz w:val="22"/>
          <w:szCs w:val="22"/>
        </w:rPr>
        <w:t xml:space="preserve">Absent targeted management, upper Kuskokwim stocks remain among the most vulnerable to overharvest due to the timing of their returns. Importantly, because downstream dynamics reflect the aggregate behavior of upstream metapopulations, the health of these upper-basin stocks plays a disproportionate role in supporting stability and opportunity for downstream fisheries. In addition, these stocks are critical subsistence resources for upstream communities such as </w:t>
      </w:r>
      <w:proofErr w:type="spellStart"/>
      <w:r w:rsidR="008F2118" w:rsidRPr="008F2118">
        <w:rPr>
          <w:rFonts w:ascii="Garamond" w:hAnsi="Garamond"/>
          <w:sz w:val="22"/>
          <w:szCs w:val="22"/>
        </w:rPr>
        <w:t>Takotna</w:t>
      </w:r>
      <w:proofErr w:type="spellEnd"/>
      <w:r w:rsidR="008F2118" w:rsidRPr="008F2118">
        <w:rPr>
          <w:rFonts w:ascii="Garamond" w:hAnsi="Garamond"/>
          <w:sz w:val="22"/>
          <w:szCs w:val="22"/>
        </w:rPr>
        <w:t xml:space="preserve"> and McGrath. If overharvest occurs before salmon </w:t>
      </w:r>
      <w:proofErr w:type="gramStart"/>
      <w:r w:rsidR="008F2118" w:rsidRPr="008F2118">
        <w:rPr>
          <w:rFonts w:ascii="Garamond" w:hAnsi="Garamond"/>
          <w:sz w:val="22"/>
          <w:szCs w:val="22"/>
        </w:rPr>
        <w:t>reach</w:t>
      </w:r>
      <w:proofErr w:type="gramEnd"/>
      <w:r w:rsidR="008F2118" w:rsidRPr="008F2118">
        <w:rPr>
          <w:rFonts w:ascii="Garamond" w:hAnsi="Garamond"/>
          <w:sz w:val="22"/>
          <w:szCs w:val="22"/>
        </w:rPr>
        <w:t xml:space="preserve"> the upper watershed, these communities may face shortfalls in resource availability.</w:t>
      </w:r>
    </w:p>
    <w:p w14:paraId="7C80E096" w14:textId="77777777" w:rsidR="00FF19B1" w:rsidRDefault="00D0546A" w:rsidP="00FF19B1">
      <w:pPr>
        <w:pStyle w:val="whitespace-normal"/>
        <w:spacing w:line="480" w:lineRule="auto"/>
        <w:ind w:firstLine="720"/>
        <w:rPr>
          <w:rFonts w:ascii="Garamond" w:hAnsi="Garamond"/>
          <w:sz w:val="22"/>
          <w:szCs w:val="22"/>
        </w:rPr>
      </w:pPr>
      <w:r w:rsidRPr="00D0546A">
        <w:rPr>
          <w:rFonts w:ascii="Garamond" w:hAnsi="Garamond"/>
          <w:sz w:val="22"/>
          <w:szCs w:val="22"/>
        </w:rPr>
        <w:t>The current front-end closure demonstrates significant protective value for upper Kuskokwim stocks. On average, [X]% of upper watershed production occurs within the closure window, effectively allowing substantial escapement before harvest begins. This protection benefits both major contributors like [specific stocks] and smaller populations such as the North and East Fork Kuskokwim tributaries, which contribute critically to system biocomplexity and resilience despite their smaller numerical contribution to overall runs.</w:t>
      </w:r>
      <w:r>
        <w:rPr>
          <w:rFonts w:ascii="Garamond" w:hAnsi="Garamond"/>
          <w:sz w:val="22"/>
          <w:szCs w:val="22"/>
        </w:rPr>
        <w:t xml:space="preserve"> </w:t>
      </w:r>
      <w:r w:rsidRPr="00D0546A">
        <w:rPr>
          <w:rFonts w:ascii="Garamond" w:hAnsi="Garamond"/>
          <w:sz w:val="22"/>
          <w:szCs w:val="22"/>
        </w:rPr>
        <w:t>However, protection effectiveness varies substantially across years due to the interaction between fixed closure timing and dynamic run characteristics. Late-starting runs (e.g., 2017) result in proportionally less protection, while compressed runs (e.g., 2019) experience greater protection than extended runs (e.g., 2020) during the same closure window. This variability highlights a fundamental challenge: static management tools applied to dynamic ecological systems may provide inconsistent conservation outcomes.</w:t>
      </w:r>
    </w:p>
    <w:p w14:paraId="421419C8" w14:textId="4A238786" w:rsidR="00FF19B1" w:rsidRDefault="00E671EF" w:rsidP="00E671EF">
      <w:pPr>
        <w:pStyle w:val="whitespace-normal"/>
        <w:spacing w:line="480" w:lineRule="auto"/>
        <w:ind w:firstLine="720"/>
        <w:rPr>
          <w:rFonts w:ascii="Garamond" w:hAnsi="Garamond"/>
          <w:sz w:val="22"/>
          <w:szCs w:val="22"/>
        </w:rPr>
      </w:pPr>
      <w:r w:rsidRPr="00E671EF">
        <w:rPr>
          <w:rFonts w:ascii="Garamond" w:hAnsi="Garamond"/>
          <w:sz w:val="22"/>
          <w:szCs w:val="22"/>
        </w:rPr>
        <w:t xml:space="preserve">These results advance our understanding of Chinook salmon spatial ecology in the Kuskokwim River and contribute to broader insights into salmon dynamics in large river systems. While otolith-based chemical methods used in this study have not been explicitly validated for the Kuskokwim, they have demonstrated </w:t>
      </w:r>
      <w:r w:rsidRPr="00E671EF">
        <w:rPr>
          <w:rFonts w:ascii="Garamond" w:hAnsi="Garamond"/>
          <w:sz w:val="22"/>
          <w:szCs w:val="22"/>
        </w:rPr>
        <w:lastRenderedPageBreak/>
        <w:t>high assignment accuracy in other comparable systems and species (Cite cite). The spatial patterns revealed here highlight the importance of evaluating management strategies at appropriate spatial scales to identify interactions between stock-specific ecological behavior and regulatory frameworks. Strategies aiming to maintain ecosystem-scale resource availability should account for both the health of individual stocks and the broader metapopulation complex. By explicitly incorporating the spatiotemporal dynamics of metapopulations, managers may be better equipped to design conservation strategies that meet human resource needs while preserving the biocomplexity essential to healthy ecosystems.</w:t>
      </w:r>
    </w:p>
    <w:p w14:paraId="558FBC3D" w14:textId="77777777" w:rsidR="00310A9F" w:rsidRDefault="00310A9F" w:rsidP="00310A9F">
      <w:pPr>
        <w:pStyle w:val="whitespace-normal"/>
        <w:pBdr>
          <w:bottom w:val="single" w:sz="6" w:space="1" w:color="auto"/>
        </w:pBdr>
        <w:spacing w:line="480" w:lineRule="auto"/>
        <w:ind w:firstLine="720"/>
        <w:rPr>
          <w:rFonts w:ascii="Garamond" w:hAnsi="Garamond"/>
          <w:sz w:val="22"/>
          <w:szCs w:val="22"/>
        </w:rPr>
      </w:pPr>
    </w:p>
    <w:p w14:paraId="7A0B8536" w14:textId="77777777" w:rsidR="003610A6" w:rsidRDefault="003610A6" w:rsidP="00310A9F">
      <w:pPr>
        <w:pStyle w:val="whitespace-normal"/>
        <w:spacing w:line="480" w:lineRule="auto"/>
        <w:ind w:firstLine="720"/>
        <w:rPr>
          <w:rFonts w:ascii="Garamond" w:hAnsi="Garamond"/>
          <w:sz w:val="22"/>
          <w:szCs w:val="22"/>
        </w:rPr>
      </w:pPr>
    </w:p>
    <w:p w14:paraId="4998CFA4" w14:textId="77777777" w:rsidR="003610A6" w:rsidRDefault="003610A6" w:rsidP="003610A6">
      <w:pPr>
        <w:spacing w:line="480" w:lineRule="auto"/>
        <w:ind w:firstLine="720"/>
        <w:rPr>
          <w:rFonts w:ascii="Garamond" w:hAnsi="Garamond"/>
          <w:sz w:val="22"/>
          <w:szCs w:val="22"/>
        </w:rPr>
      </w:pPr>
    </w:p>
    <w:p w14:paraId="0662A3B8" w14:textId="77777777" w:rsidR="003610A6" w:rsidRDefault="003610A6" w:rsidP="003610A6">
      <w:pPr>
        <w:spacing w:line="480" w:lineRule="auto"/>
        <w:ind w:firstLine="720"/>
        <w:rPr>
          <w:rFonts w:ascii="Garamond" w:hAnsi="Garamond"/>
          <w:sz w:val="22"/>
          <w:szCs w:val="22"/>
        </w:rPr>
      </w:pPr>
    </w:p>
    <w:p w14:paraId="112F74DB" w14:textId="77777777" w:rsidR="003610A6" w:rsidRDefault="003610A6" w:rsidP="003610A6">
      <w:pPr>
        <w:pStyle w:val="NormalWeb"/>
        <w:spacing w:line="480" w:lineRule="auto"/>
        <w:ind w:firstLine="720"/>
        <w:rPr>
          <w:rFonts w:ascii="Garamond" w:hAnsi="Garamond"/>
          <w:sz w:val="22"/>
          <w:szCs w:val="22"/>
        </w:rPr>
      </w:pPr>
    </w:p>
    <w:p w14:paraId="64A2B313" w14:textId="77777777" w:rsidR="003610A6" w:rsidRDefault="003610A6" w:rsidP="003610A6">
      <w:pPr>
        <w:spacing w:line="480" w:lineRule="auto"/>
        <w:ind w:firstLine="720"/>
        <w:rPr>
          <w:rFonts w:ascii="Garamond" w:hAnsi="Garamond"/>
          <w:sz w:val="22"/>
          <w:szCs w:val="22"/>
        </w:rPr>
      </w:pPr>
    </w:p>
    <w:p w14:paraId="50BCBE9C" w14:textId="77777777" w:rsidR="003610A6" w:rsidRDefault="003610A6" w:rsidP="003610A6">
      <w:pPr>
        <w:spacing w:line="480" w:lineRule="auto"/>
        <w:ind w:firstLine="720"/>
        <w:rPr>
          <w:rFonts w:ascii="Garamond" w:hAnsi="Garamond"/>
          <w:sz w:val="22"/>
          <w:szCs w:val="22"/>
        </w:rPr>
      </w:pPr>
    </w:p>
    <w:p w14:paraId="73E95749" w14:textId="77777777" w:rsidR="003610A6" w:rsidRDefault="003610A6" w:rsidP="003610A6">
      <w:pPr>
        <w:spacing w:line="480" w:lineRule="auto"/>
        <w:ind w:firstLine="720"/>
        <w:rPr>
          <w:rFonts w:ascii="Garamond" w:hAnsi="Garamond"/>
          <w:sz w:val="22"/>
          <w:szCs w:val="22"/>
        </w:rPr>
      </w:pPr>
    </w:p>
    <w:p w14:paraId="59C68BF2" w14:textId="77777777" w:rsidR="003610A6" w:rsidRDefault="003610A6" w:rsidP="003610A6">
      <w:pPr>
        <w:spacing w:line="480" w:lineRule="auto"/>
        <w:ind w:firstLine="720"/>
        <w:rPr>
          <w:rFonts w:ascii="Garamond" w:hAnsi="Garamond"/>
          <w:sz w:val="22"/>
          <w:szCs w:val="22"/>
        </w:rPr>
      </w:pPr>
    </w:p>
    <w:p w14:paraId="30F3A9A4" w14:textId="77777777" w:rsidR="003610A6" w:rsidRDefault="003610A6" w:rsidP="003610A6">
      <w:pPr>
        <w:spacing w:line="480" w:lineRule="auto"/>
        <w:ind w:firstLine="720"/>
        <w:rPr>
          <w:rFonts w:ascii="Garamond" w:hAnsi="Garamond"/>
          <w:sz w:val="22"/>
          <w:szCs w:val="22"/>
        </w:rPr>
      </w:pPr>
    </w:p>
    <w:p w14:paraId="0EBFD38B" w14:textId="77777777" w:rsidR="003610A6" w:rsidRDefault="003610A6" w:rsidP="003610A6">
      <w:pPr>
        <w:spacing w:line="480" w:lineRule="auto"/>
        <w:ind w:firstLine="720"/>
        <w:rPr>
          <w:rFonts w:ascii="Garamond" w:hAnsi="Garamond"/>
          <w:sz w:val="22"/>
          <w:szCs w:val="22"/>
        </w:rPr>
      </w:pPr>
      <w:r>
        <w:rPr>
          <w:rFonts w:ascii="Garamond" w:hAnsi="Garamond"/>
          <w:sz w:val="22"/>
          <w:szCs w:val="22"/>
        </w:rPr>
        <w:t xml:space="preserve">This has led to the use of </w:t>
      </w:r>
      <w:proofErr w:type="gramStart"/>
      <w:r>
        <w:rPr>
          <w:rFonts w:ascii="Garamond" w:hAnsi="Garamond"/>
          <w:sz w:val="22"/>
          <w:szCs w:val="22"/>
        </w:rPr>
        <w:t>front end</w:t>
      </w:r>
      <w:proofErr w:type="gramEnd"/>
      <w:r>
        <w:rPr>
          <w:rFonts w:ascii="Garamond" w:hAnsi="Garamond"/>
          <w:sz w:val="22"/>
          <w:szCs w:val="22"/>
        </w:rPr>
        <w:t xml:space="preserve"> closure strategy in </w:t>
      </w:r>
      <w:proofErr w:type="gramStart"/>
      <w:r>
        <w:rPr>
          <w:rFonts w:ascii="Garamond" w:hAnsi="Garamond"/>
          <w:sz w:val="22"/>
          <w:szCs w:val="22"/>
        </w:rPr>
        <w:t>the Kuskokwim</w:t>
      </w:r>
      <w:proofErr w:type="gramEnd"/>
      <w:r>
        <w:rPr>
          <w:rFonts w:ascii="Garamond" w:hAnsi="Garamond"/>
          <w:sz w:val="22"/>
          <w:szCs w:val="22"/>
        </w:rPr>
        <w:t xml:space="preserve"> to protect opportunity for upstream comm. And stabilize the fishery by protecting upstream stocks </w:t>
      </w:r>
    </w:p>
    <w:p w14:paraId="7023429A" w14:textId="77777777" w:rsidR="003610A6" w:rsidRDefault="003610A6" w:rsidP="003610A6">
      <w:pPr>
        <w:spacing w:line="480" w:lineRule="auto"/>
        <w:ind w:firstLine="720"/>
        <w:rPr>
          <w:rFonts w:ascii="Garamond" w:hAnsi="Garamond"/>
          <w:sz w:val="22"/>
          <w:szCs w:val="22"/>
        </w:rPr>
      </w:pPr>
      <w:r>
        <w:rPr>
          <w:rFonts w:ascii="Garamond" w:hAnsi="Garamond"/>
          <w:sz w:val="22"/>
          <w:szCs w:val="22"/>
        </w:rPr>
        <w:t xml:space="preserve">Little understanding of the spatiotemporal patterns in the system </w:t>
      </w:r>
    </w:p>
    <w:p w14:paraId="13BEF640" w14:textId="77777777" w:rsidR="003610A6" w:rsidRDefault="003610A6" w:rsidP="003610A6">
      <w:pPr>
        <w:spacing w:line="480" w:lineRule="auto"/>
        <w:ind w:firstLine="720"/>
        <w:rPr>
          <w:rFonts w:ascii="Garamond" w:hAnsi="Garamond"/>
          <w:sz w:val="22"/>
          <w:szCs w:val="22"/>
        </w:rPr>
      </w:pPr>
      <w:r>
        <w:rPr>
          <w:rFonts w:ascii="Garamond" w:hAnsi="Garamond"/>
          <w:sz w:val="22"/>
          <w:szCs w:val="22"/>
        </w:rPr>
        <w:t xml:space="preserve">Here, we…. </w:t>
      </w:r>
    </w:p>
    <w:p w14:paraId="1FF9A2BC" w14:textId="77777777" w:rsidR="003610A6" w:rsidRDefault="003610A6" w:rsidP="003610A6">
      <w:pPr>
        <w:spacing w:line="480" w:lineRule="auto"/>
        <w:ind w:firstLine="720"/>
        <w:rPr>
          <w:rFonts w:ascii="Garamond" w:hAnsi="Garamond"/>
          <w:sz w:val="22"/>
          <w:szCs w:val="22"/>
        </w:rPr>
      </w:pPr>
    </w:p>
    <w:p w14:paraId="46E4C397" w14:textId="77777777" w:rsidR="003610A6" w:rsidRDefault="003610A6" w:rsidP="003610A6">
      <w:pPr>
        <w:spacing w:line="480" w:lineRule="auto"/>
        <w:ind w:firstLine="720"/>
        <w:rPr>
          <w:rFonts w:ascii="Garamond" w:hAnsi="Garamond"/>
          <w:sz w:val="22"/>
          <w:szCs w:val="22"/>
        </w:rPr>
      </w:pPr>
      <w:r>
        <w:rPr>
          <w:rFonts w:ascii="Garamond" w:hAnsi="Garamond"/>
          <w:sz w:val="22"/>
          <w:szCs w:val="22"/>
        </w:rPr>
        <w:t xml:space="preserve"> </w:t>
      </w:r>
    </w:p>
    <w:p w14:paraId="513041A9" w14:textId="77777777" w:rsidR="003610A6" w:rsidRDefault="003610A6" w:rsidP="003610A6">
      <w:pPr>
        <w:spacing w:line="480" w:lineRule="auto"/>
        <w:ind w:firstLine="720"/>
        <w:rPr>
          <w:rFonts w:ascii="Garamond" w:hAnsi="Garamond"/>
          <w:sz w:val="22"/>
          <w:szCs w:val="22"/>
        </w:rPr>
      </w:pPr>
    </w:p>
    <w:p w14:paraId="4353C703" w14:textId="77777777" w:rsidR="003610A6" w:rsidRDefault="003610A6" w:rsidP="003610A6">
      <w:pPr>
        <w:spacing w:line="480" w:lineRule="auto"/>
        <w:ind w:firstLine="720"/>
        <w:rPr>
          <w:rFonts w:ascii="Garamond" w:hAnsi="Garamond"/>
          <w:sz w:val="22"/>
          <w:szCs w:val="22"/>
        </w:rPr>
      </w:pPr>
    </w:p>
    <w:p w14:paraId="00069709" w14:textId="77777777" w:rsidR="003610A6" w:rsidRDefault="003610A6" w:rsidP="003610A6">
      <w:pPr>
        <w:spacing w:line="480" w:lineRule="auto"/>
        <w:ind w:firstLine="720"/>
        <w:rPr>
          <w:rFonts w:ascii="Garamond" w:hAnsi="Garamond"/>
          <w:sz w:val="22"/>
          <w:szCs w:val="22"/>
        </w:rPr>
      </w:pPr>
    </w:p>
    <w:p w14:paraId="17DCD8B0" w14:textId="77777777" w:rsidR="003610A6" w:rsidRDefault="003610A6" w:rsidP="003610A6">
      <w:pPr>
        <w:spacing w:line="480" w:lineRule="auto"/>
        <w:ind w:firstLine="720"/>
        <w:rPr>
          <w:rFonts w:ascii="Garamond" w:hAnsi="Garamond"/>
          <w:sz w:val="22"/>
          <w:szCs w:val="22"/>
        </w:rPr>
      </w:pPr>
    </w:p>
    <w:p w14:paraId="0E71960F" w14:textId="77777777" w:rsidR="003610A6" w:rsidRDefault="003610A6" w:rsidP="003610A6">
      <w:pPr>
        <w:spacing w:line="480" w:lineRule="auto"/>
        <w:ind w:firstLine="720"/>
        <w:rPr>
          <w:rFonts w:ascii="Garamond" w:hAnsi="Garamond"/>
          <w:sz w:val="22"/>
          <w:szCs w:val="22"/>
        </w:rPr>
      </w:pPr>
    </w:p>
    <w:p w14:paraId="36966E79" w14:textId="77777777" w:rsidR="003610A6" w:rsidRDefault="003610A6" w:rsidP="003610A6">
      <w:pPr>
        <w:spacing w:line="480" w:lineRule="auto"/>
        <w:ind w:firstLine="720"/>
        <w:rPr>
          <w:rFonts w:ascii="Garamond" w:hAnsi="Garamond"/>
          <w:sz w:val="22"/>
          <w:szCs w:val="22"/>
        </w:rPr>
      </w:pPr>
    </w:p>
    <w:p w14:paraId="4418E201" w14:textId="77777777" w:rsidR="003610A6" w:rsidRDefault="003610A6" w:rsidP="003610A6">
      <w:pPr>
        <w:spacing w:line="480" w:lineRule="auto"/>
        <w:ind w:firstLine="720"/>
        <w:rPr>
          <w:rFonts w:ascii="Garamond" w:hAnsi="Garamond"/>
          <w:sz w:val="22"/>
          <w:szCs w:val="22"/>
        </w:rPr>
      </w:pPr>
    </w:p>
    <w:p w14:paraId="09A32406" w14:textId="77777777" w:rsidR="003610A6" w:rsidRPr="006D1917" w:rsidRDefault="003610A6" w:rsidP="003610A6">
      <w:pPr>
        <w:spacing w:line="480" w:lineRule="auto"/>
        <w:ind w:firstLine="720"/>
        <w:rPr>
          <w:rFonts w:ascii="Garamond" w:hAnsi="Garamond"/>
          <w:sz w:val="22"/>
          <w:szCs w:val="22"/>
        </w:rPr>
      </w:pPr>
      <w:r w:rsidRPr="006D1917">
        <w:rPr>
          <w:rFonts w:ascii="Garamond" w:hAnsi="Garamond"/>
          <w:sz w:val="22"/>
          <w:szCs w:val="22"/>
        </w:rPr>
        <w:t>Chinook salmon populations are experiencing unprecedented declines across much of their range</w:t>
      </w:r>
      <w:r>
        <w:rPr>
          <w:rFonts w:ascii="Garamond" w:hAnsi="Garamond"/>
          <w:sz w:val="22"/>
          <w:szCs w:val="22"/>
        </w:rPr>
        <w:t xml:space="preserve"> </w:t>
      </w:r>
      <w:r>
        <w:rPr>
          <w:rFonts w:ascii="Garamond" w:hAnsi="Garamond"/>
          <w:sz w:val="22"/>
          <w:szCs w:val="22"/>
        </w:rPr>
        <w:fldChar w:fldCharType="begin"/>
      </w:r>
      <w:r>
        <w:rPr>
          <w:rFonts w:ascii="Garamond" w:hAnsi="Garamond"/>
          <w:sz w:val="22"/>
          <w:szCs w:val="22"/>
        </w:rPr>
        <w:instrText xml:space="preserve"> ADDIN ZOTERO_ITEM CSL_CITATION {"citationID":"lr8eoJO9","properties":{"formattedCitation":"(Atlas et al., 2023; Ohlberger et al., 2018)","plainCitation":"(Atlas et al., 2023; Ohlberger et al., 2018)","noteIndex":0},"citationItems":[{"id":5384,"uris":["http://zotero.org/users/8421274/items/YYBUBGXV"],"itemData":{"id":5384,"type":"article-journal","abstract":"Chinook salmon (Oncorhynchus tshawytscha, Salmonidae) are foundational to social-ecological systems of the Northeast Pacific Rim and exhibit a rich diversity of life histories including in their adult migration timing, age at critical life-history transitions and marine feeding distributions. In recent decades Chinook have experienced declines across much of their native range; however, changes in productivity and abundance have rarely been evaluated in relation to life-history variation. To understand trends in Chinook salmon production, and how they are related to life history, we compiled time series data from the Fraser River to the Sacramento River on total run size (pre-fishery abundance) and escapement (post-fishery spawner abundance) and fit time series models to estimate trends across this bioregion. Our analysis revealed that most Chinook populations are declining, with negative trends in escapement (57 of 79) and total run (16 of 23) size. Trends were most acutely negative for interior spring Chinook in the Fraser, Columbia and Snake Rivers and most populations in California. Summer and fall Chinook had mixed trends, with several summer and fall upriver bright populations in the interior Columbia and Fraser exhibiting increases in abundance from the 1990s to 2019. Our research reveals widespread declines of this important species, but local complexity in trends that are mediated by population-level life history, migratory behaviours and watershed-scale restoration actions. Understanding linkages between life histories and resilience should inform rebuilding efforts for Chinook salmon and highlight the need to conserve intraspecific biodiversity.","container-title":"Fish and Fisheries","DOI":"10.1111/faf.12750","ISSN":"1467-2979","issue":"4","language":"en","license":"© 2023 The Authors. Fish and Fisheries published by John Wiley &amp; Sons Ltd.","note":"_eprint: https://onlinelibrary.wiley.com/doi/pdf/10.1111/faf.12750","page":"595-617","source":"Wiley Online Library","title":"Trends in Chinook salmon spawner abundance and total run size highlight linkages between life history, geography and decline","volume":"24","author":[{"family":"Atlas","given":"William I."},{"family":"Sloat","given":"Matthew R."},{"family":"Satterthwaite","given":"William H."},{"family":"Buehrens","given":"Thomas W."},{"family":"Parken","given":"Charles K."},{"family":"Moore","given":"Jonathan W."},{"family":"Mantua","given":"Nathan J."},{"family":"Hart","given":"Jon"},{"family":"Potapova","given":"Anna"}],"issued":{"date-parts":[["2023"]]}}},{"id":4421,"uris":["http://zotero.org/users/8421274/items/PUA9GF7A"],"itemData":{"id":4421,"type":"article-journal","abstract":"The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(Atlas et al., 2023; Ohlberger et al., 2018)</w:t>
      </w:r>
      <w:r>
        <w:rPr>
          <w:rFonts w:ascii="Garamond" w:hAnsi="Garamond"/>
          <w:sz w:val="22"/>
          <w:szCs w:val="22"/>
        </w:rPr>
        <w:fldChar w:fldCharType="end"/>
      </w:r>
      <w:r w:rsidRPr="006D1917">
        <w:rPr>
          <w:rFonts w:ascii="Garamond" w:hAnsi="Garamond"/>
          <w:sz w:val="22"/>
          <w:szCs w:val="22"/>
        </w:rPr>
        <w:t xml:space="preserve">. This trend is especially severe in </w:t>
      </w:r>
      <w:r>
        <w:rPr>
          <w:rFonts w:ascii="Garamond" w:hAnsi="Garamond"/>
          <w:sz w:val="22"/>
          <w:szCs w:val="22"/>
        </w:rPr>
        <w:t>w</w:t>
      </w:r>
      <w:r w:rsidRPr="006D1917">
        <w:rPr>
          <w:rFonts w:ascii="Garamond" w:hAnsi="Garamond"/>
          <w:sz w:val="22"/>
          <w:szCs w:val="22"/>
        </w:rPr>
        <w:t xml:space="preserve">estern Alaska watersheds, which contain some of the world's last pristine Chinook </w:t>
      </w:r>
      <w:r>
        <w:rPr>
          <w:rFonts w:ascii="Garamond" w:hAnsi="Garamond"/>
          <w:sz w:val="22"/>
          <w:szCs w:val="22"/>
        </w:rPr>
        <w:t xml:space="preserve">salmon </w:t>
      </w:r>
      <w:r w:rsidRPr="006D1917">
        <w:rPr>
          <w:rFonts w:ascii="Garamond" w:hAnsi="Garamond"/>
          <w:sz w:val="22"/>
          <w:szCs w:val="22"/>
        </w:rPr>
        <w:t xml:space="preserve">habitat but have seen steep declines in returning Chinook and </w:t>
      </w:r>
      <w:r>
        <w:rPr>
          <w:rFonts w:ascii="Garamond" w:hAnsi="Garamond"/>
          <w:sz w:val="22"/>
          <w:szCs w:val="22"/>
        </w:rPr>
        <w:t>c</w:t>
      </w:r>
      <w:r w:rsidRPr="006D1917">
        <w:rPr>
          <w:rFonts w:ascii="Garamond" w:hAnsi="Garamond"/>
          <w:sz w:val="22"/>
          <w:szCs w:val="22"/>
        </w:rPr>
        <w:t>hum salmon in recent years</w:t>
      </w:r>
      <w:r>
        <w:rPr>
          <w:rFonts w:ascii="Garamond" w:hAnsi="Garamond"/>
          <w:sz w:val="22"/>
          <w:szCs w:val="22"/>
        </w:rPr>
        <w:t xml:space="preserve"> </w:t>
      </w:r>
      <w:r>
        <w:rPr>
          <w:rFonts w:ascii="Garamond" w:hAnsi="Garamond"/>
          <w:sz w:val="22"/>
          <w:szCs w:val="22"/>
        </w:rPr>
        <w:fldChar w:fldCharType="begin"/>
      </w:r>
      <w:r>
        <w:rPr>
          <w:rFonts w:ascii="Garamond" w:hAnsi="Garamond"/>
          <w:sz w:val="22"/>
          <w:szCs w:val="22"/>
        </w:rPr>
        <w:instrText xml:space="preserve"> ADDIN ZOTERO_ITEM CSL_CITATION {"citationID":"MP9B29WU","properties":{"formattedCitation":"(Lamborn et al., 2025; Murdoch et al., 2024)","plainCitation":"(Lamborn et al., 2025; Murdoch et al., 2024)","noteIndex":0},"citationItems":[{"id":5379,"uris":["http://zotero.org/users/8421274/items/6TRPLVW4"],"itemData":{"id":5379,"type":"article-journal","abstract":"Across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W."}],"accessed":{"date-parts":[["2025",6,4]]},"issued":{"date-parts":[["2025"]]}}},{"id":5327,"uris":["http://zotero.org/users/8421274/items/QJJ96GUP"],"itemData":{"id":5327,"type":"article-journal","abstract":"Recent declines of Yukon River Chinook salmon (Oncorhynchus tshawytscha) populations have severely impacted people residing in the Yukon and Alaska. Evidence-based conservation strategies focused on stock recovery and adaptation are urgently needed but are limited by our understanding of what is driving declines, particularly in Canadian portions of the Yukon River basin. We examined how multiple environmental drivers may be influencing Canadian-origin Yukon River Chinook salmon productivity for eight populations over a 28-year period. We found that productivity was related to various environmental and ecosystem processes acting cumulatively over multiple life stages and across broad geographic scales. Productivity decreased in association with warmer upriver migration temperatures, wetter freshwater juvenile rearing habitats, and increasing abundances of potential marine competitors. In contrast, productivity increased in years with warmer and snowier winters and earlier spring onset. We found that different populations had similar relationships with environmental drivers, with potentially negative implications for regional fisheries stability. Our findings provide insight into how Chinook salmon are responding to rapid environmental change and can help inform salmon conservation initiatives and sustainable harvest strategies.","container-title":"CANADIAN JOURNAL OF FISHERIES AND AQUATIC SCIENCES","DOI":"10.1139/cjfas-2022-0254","ISSN":"0706-652X, 1205-7533","issue":"1","journalAbbreviation":"Can. J. Fish. Aquat. Sci.","language":"English","note":"number-of-pages: 18\npublisher-place: Ottawa\npublisher: Canadian Science Publishing\nWeb of Science ID: WOS:001129796500001","page":"97-114","source":"Clarivate Analytics Web of Science","title":"Multiple environmental drivers across life stages influence Yukon River Chinook salmon productivity","volume":"81","author":[{"family":"Murdoch","given":"A."},{"family":"Connors","given":"B. M."},{"family":"Lapointe","given":"N. W. R."},{"family":"Flemming","given":"J. Mills"},{"family":"Cooke","given":"S. J."},{"family":"Mantyka-Pringle","given":"C."}],"issued":{"date-parts":[["2024",1]]}}}],"schema":"https://github.com/citation-style-language/schema/raw/master/csl-citation.json"}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(Lamborn et al., 2025; Murdoch et al., 2024)</w:t>
      </w:r>
      <w:r>
        <w:rPr>
          <w:rFonts w:ascii="Garamond" w:hAnsi="Garamond"/>
          <w:sz w:val="22"/>
          <w:szCs w:val="22"/>
        </w:rPr>
        <w:fldChar w:fldCharType="end"/>
      </w:r>
      <w:r w:rsidRPr="006D1917">
        <w:rPr>
          <w:rFonts w:ascii="Garamond" w:hAnsi="Garamond"/>
          <w:sz w:val="22"/>
          <w:szCs w:val="22"/>
        </w:rPr>
        <w:t xml:space="preserve">. Salmon from this region </w:t>
      </w:r>
      <w:proofErr w:type="gramStart"/>
      <w:r>
        <w:rPr>
          <w:rFonts w:ascii="Garamond" w:hAnsi="Garamond"/>
          <w:sz w:val="22"/>
          <w:szCs w:val="22"/>
        </w:rPr>
        <w:t>have</w:t>
      </w:r>
      <w:proofErr w:type="gramEnd"/>
      <w:r>
        <w:rPr>
          <w:rFonts w:ascii="Garamond" w:hAnsi="Garamond"/>
          <w:sz w:val="22"/>
          <w:szCs w:val="22"/>
        </w:rPr>
        <w:t xml:space="preserve"> supported</w:t>
      </w:r>
      <w:r w:rsidRPr="006D1917">
        <w:rPr>
          <w:rFonts w:ascii="Garamond" w:hAnsi="Garamond"/>
          <w:sz w:val="22"/>
          <w:szCs w:val="22"/>
        </w:rPr>
        <w:t xml:space="preserve"> lucrative commercial fisheries and have historically </w:t>
      </w:r>
      <w:r>
        <w:rPr>
          <w:rFonts w:ascii="Garamond" w:hAnsi="Garamond"/>
          <w:sz w:val="22"/>
          <w:szCs w:val="22"/>
        </w:rPr>
        <w:t>provided the cultural and nutritional</w:t>
      </w:r>
      <w:r w:rsidRPr="006D1917">
        <w:rPr>
          <w:rFonts w:ascii="Garamond" w:hAnsi="Garamond"/>
          <w:sz w:val="22"/>
          <w:szCs w:val="22"/>
        </w:rPr>
        <w:t xml:space="preserve"> </w:t>
      </w:r>
      <w:r>
        <w:rPr>
          <w:rFonts w:ascii="Garamond" w:hAnsi="Garamond"/>
          <w:sz w:val="22"/>
          <w:szCs w:val="22"/>
        </w:rPr>
        <w:t>foundation for</w:t>
      </w:r>
      <w:r w:rsidRPr="006D1917">
        <w:rPr>
          <w:rFonts w:ascii="Garamond" w:hAnsi="Garamond"/>
          <w:sz w:val="22"/>
          <w:szCs w:val="22"/>
        </w:rPr>
        <w:t xml:space="preserve"> dozens of </w:t>
      </w:r>
      <w:r>
        <w:rPr>
          <w:rFonts w:ascii="Garamond" w:hAnsi="Garamond"/>
          <w:sz w:val="22"/>
          <w:szCs w:val="22"/>
        </w:rPr>
        <w:t xml:space="preserve">subsistence </w:t>
      </w:r>
      <w:r w:rsidRPr="006D1917">
        <w:rPr>
          <w:rFonts w:ascii="Garamond" w:hAnsi="Garamond"/>
          <w:sz w:val="22"/>
          <w:szCs w:val="22"/>
        </w:rPr>
        <w:t xml:space="preserve">communities in the region. As runs have collapsed, however, </w:t>
      </w:r>
      <w:r>
        <w:rPr>
          <w:rFonts w:ascii="Garamond" w:hAnsi="Garamond"/>
          <w:sz w:val="22"/>
          <w:szCs w:val="22"/>
        </w:rPr>
        <w:t>harvest has been completed restricted for</w:t>
      </w:r>
      <w:r w:rsidRPr="006D1917">
        <w:rPr>
          <w:rFonts w:ascii="Garamond" w:hAnsi="Garamond"/>
          <w:sz w:val="22"/>
          <w:szCs w:val="22"/>
        </w:rPr>
        <w:t xml:space="preserve"> upstream communities </w:t>
      </w:r>
      <w:r>
        <w:rPr>
          <w:rFonts w:ascii="Garamond" w:hAnsi="Garamond"/>
          <w:sz w:val="22"/>
          <w:szCs w:val="22"/>
        </w:rPr>
        <w:t xml:space="preserve">who </w:t>
      </w:r>
      <w:r w:rsidRPr="006D1917">
        <w:rPr>
          <w:rFonts w:ascii="Garamond" w:hAnsi="Garamond"/>
          <w:sz w:val="22"/>
          <w:szCs w:val="22"/>
        </w:rPr>
        <w:t>have voluntarily reduced or ceased subsistence fishing altogether, triggering a region-wide crisis of food insecurity, cultural loss, and the potential disappearance of a critical economic resource</w:t>
      </w:r>
      <w:r>
        <w:rPr>
          <w:rFonts w:ascii="Garamond" w:hAnsi="Garamond"/>
          <w:sz w:val="22"/>
          <w:szCs w:val="22"/>
        </w:rPr>
        <w:t xml:space="preserve"> </w:t>
      </w:r>
      <w:r>
        <w:rPr>
          <w:rFonts w:ascii="Garamond" w:hAnsi="Garamond"/>
          <w:sz w:val="22"/>
          <w:szCs w:val="22"/>
        </w:rPr>
        <w:fldChar w:fldCharType="begin"/>
      </w:r>
      <w:r>
        <w:rPr>
          <w:rFonts w:ascii="Garamond" w:hAnsi="Garamond"/>
          <w:sz w:val="22"/>
          <w:szCs w:val="22"/>
        </w:rPr>
        <w:instrText xml:space="preserve"> ADDIN ZOTERO_ITEM CSL_CITATION {"citationID":"pEObtCaz","properties":{"formattedCitation":"(Brown &amp; Godduhn, 2015)","plainCitation":"(Brown &amp; Godduhn, 2015)","noteIndex":0},"citationItems":[{"id":4428,"uris":["http://zotero.org/users/8421274/items/2WA8NCRM"],"itemData":{"id":4428,"type":"article-journal","language":"en","source":"Zotero","title":"Socioeconomic effects of declining salmon runs on the Yukon River","author":[{"family":"Brown","given":"Caroline L"},{"family":"Godduhn","given":"Anna"}],"issued":{"date-parts":[["2015"]]}}}],"schema":"https://github.com/citation-style-language/schema/raw/master/csl-citation.json"}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(Brown &amp; Godduhn, 2015)</w:t>
      </w:r>
      <w:r>
        <w:rPr>
          <w:rFonts w:ascii="Garamond" w:hAnsi="Garamond"/>
          <w:sz w:val="22"/>
          <w:szCs w:val="22"/>
        </w:rPr>
        <w:fldChar w:fldCharType="end"/>
      </w:r>
      <w:r w:rsidRPr="006D1917">
        <w:rPr>
          <w:rFonts w:ascii="Garamond" w:hAnsi="Garamond"/>
          <w:sz w:val="22"/>
          <w:szCs w:val="22"/>
        </w:rPr>
        <w:t xml:space="preserve">. As a result, resource managers face the difficult task of designing management strategies which balancing ongoing harvest opportunities with the urgent need to rebuild salmon populations and strengthen their resilience to future perturbations. </w:t>
      </w:r>
    </w:p>
    <w:p w14:paraId="52A99D9F" w14:textId="77777777" w:rsidR="003610A6" w:rsidRDefault="003610A6" w:rsidP="003610A6">
      <w:pPr>
        <w:pStyle w:val="NormalWeb"/>
        <w:spacing w:line="480" w:lineRule="auto"/>
        <w:ind w:firstLine="720"/>
        <w:rPr>
          <w:rFonts w:ascii="Garamond" w:hAnsi="Garamond"/>
          <w:sz w:val="22"/>
          <w:szCs w:val="22"/>
        </w:rPr>
      </w:pPr>
      <w:r w:rsidRPr="006D1917">
        <w:rPr>
          <w:rFonts w:ascii="Garamond" w:hAnsi="Garamond"/>
          <w:sz w:val="22"/>
          <w:szCs w:val="22"/>
        </w:rPr>
        <w:t>There is growing recognition of the critical role that intrapopulation variability plays in fostering resilience at the ecosystem scale in both terrestrial and aquatic ecosystems</w:t>
      </w:r>
      <w:r>
        <w:rPr>
          <w:rFonts w:ascii="Garamond" w:hAnsi="Garamond"/>
          <w:sz w:val="22"/>
          <w:szCs w:val="22"/>
        </w:rPr>
        <w:t xml:space="preserve"> </w:t>
      </w:r>
      <w:r>
        <w:rPr>
          <w:rFonts w:ascii="Garamond" w:hAnsi="Garamond"/>
          <w:sz w:val="22"/>
          <w:szCs w:val="22"/>
        </w:rPr>
        <w:fldChar w:fldCharType="begin"/>
      </w:r>
      <w:r>
        <w:rPr>
          <w:rFonts w:ascii="Garamond" w:hAnsi="Garamond"/>
          <w:sz w:val="22"/>
          <w:szCs w:val="22"/>
        </w:rPr>
        <w:instrText xml:space="preserve"> ADDIN ZOTERO_ITEM CSL_CITATION {"citationID":"ZMEsTNxs","properties":{"formattedCitation":"(Luck et al., 2003; Schindler et al., 2015)","plainCitation":"(Luck et al., 2003; Schindler et al., 2015)","noteIndex":0},"citationItems":[{"id":5557,"uris":["http://zotero.org/users/8421274/items/VSKUKCRX"],"itemData":{"id":5557,"type":"article-journal","abstract":"The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68,"uris":["http://zotero.org/users/8421274/items/DIRY8NHC"],"itemData":{"id":68,"type":"article-journal","container-title":"Frontiers in Ecology and the Environment","issue":"5","note":"publisher: Wiley Online Library","page":"257–263","source":"Google Scholar","title":"The portfolio concept in ecology and evolution","volume":"13","author":[{"family":"Schindler","given":"Daniel E."},{"family":"Armstrong","given":"Jonathan B."},{"family":"Reed","given":"Thomas E."}],"issued":{"date-parts":[["2015"]]}}}],"schema":"https://github.com/citation-style-language/schema/raw/master/csl-citation.json"}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(Luck et al., 2003; Schindler et al., 2015)</w:t>
      </w:r>
      <w:r>
        <w:rPr>
          <w:rFonts w:ascii="Garamond" w:hAnsi="Garamond"/>
          <w:sz w:val="22"/>
          <w:szCs w:val="22"/>
        </w:rPr>
        <w:fldChar w:fldCharType="end"/>
      </w:r>
      <w:r w:rsidRPr="006D1917">
        <w:rPr>
          <w:rFonts w:ascii="Garamond" w:hAnsi="Garamond"/>
          <w:sz w:val="22"/>
          <w:szCs w:val="22"/>
        </w:rPr>
        <w:t xml:space="preserve">. In salmon populations, substantial variation in both return timing and spatial distribution of habitat </w:t>
      </w:r>
      <w:r w:rsidRPr="006D1917">
        <w:rPr>
          <w:rFonts w:ascii="Garamond" w:hAnsi="Garamond"/>
          <w:sz w:val="22"/>
          <w:szCs w:val="22"/>
        </w:rPr>
        <w:lastRenderedPageBreak/>
        <w:t>use produces significant complexity in life history strategies within and among populations</w:t>
      </w:r>
      <w:r>
        <w:rPr>
          <w:rFonts w:ascii="Garamond" w:hAnsi="Garamond"/>
          <w:sz w:val="22"/>
          <w:szCs w:val="22"/>
        </w:rPr>
        <w:t xml:space="preserve"> (Hilborn et al. 2003)</w:t>
      </w:r>
      <w:r w:rsidRPr="006D1917">
        <w:rPr>
          <w:rFonts w:ascii="Garamond" w:hAnsi="Garamond"/>
          <w:sz w:val="22"/>
          <w:szCs w:val="22"/>
        </w:rPr>
        <w:t>. Overall population performance in salmon ecosystems is</w:t>
      </w:r>
      <w:r>
        <w:rPr>
          <w:rFonts w:ascii="Garamond" w:hAnsi="Garamond"/>
          <w:sz w:val="22"/>
          <w:szCs w:val="22"/>
        </w:rPr>
        <w:t xml:space="preserve"> therefore</w:t>
      </w:r>
      <w:r w:rsidRPr="006D1917">
        <w:rPr>
          <w:rFonts w:ascii="Garamond" w:hAnsi="Garamond"/>
          <w:sz w:val="22"/>
          <w:szCs w:val="22"/>
        </w:rPr>
        <w:t xml:space="preserve"> shaped by the statistical averaging of multiple distinct, semi-independent sub-units distributed across space and time</w:t>
      </w:r>
      <w:r>
        <w:rPr>
          <w:rFonts w:ascii="Garamond" w:hAnsi="Garamond"/>
          <w:sz w:val="22"/>
          <w:szCs w:val="22"/>
        </w:rPr>
        <w:t xml:space="preserve"> </w:t>
      </w:r>
      <w:r>
        <w:rPr>
          <w:rFonts w:ascii="Garamond" w:hAnsi="Garamond"/>
          <w:sz w:val="22"/>
          <w:szCs w:val="22"/>
        </w:rPr>
        <w:fldChar w:fldCharType="begin"/>
      </w:r>
      <w:r>
        <w:rPr>
          <w:rFonts w:ascii="Garamond" w:hAnsi="Garamond"/>
          <w:sz w:val="22"/>
          <w:szCs w:val="22"/>
        </w:rPr>
        <w:instrText xml:space="preserve"> ADDIN ZOTERO_ITEM CSL_CITATION {"citationID":"4R3sEUmP","properties":{"formattedCitation":"(Connors et al., 2022; Ohlberger et al., 2016)","plainCitation":"(Connors et al., 2022; Ohlberger et al., 2016)","dontUpdate":true,"noteIndex":0},"citationItems":[{"id":4144,"uris":["http://zotero.org/users/8421274/items/M4DUIZ82"],"itemData":{"id":4144,"type":"article-journal","abstract":"Variation among populations in life history and intrinsic population characteristics (i.e., population diversity) helps maintain resilience to environmental change and dampen interannual variability in ecosystem services. As a result, ecological variation, and the processes that generate it, is considered central to strategies for managing risks to ecosystems in an increasingly variable and uncertain world. However, characterizing population diversity is difficult, particularly in large and remote regions, which often prevents its formal consideration in management advice. We combined genetic stock identification of archived scale and tissue samples with state-space run-reconstruction models to estimate migration timing and annual return abundance for eight geographically and genetically distinct Chinook salmon populations within the Canadian portion of the Yukon River. We found that among-population variation in migration timing and return abundances resulted in aggregate return migrations that were 2.1 times longer and 1.4 times more stable than if they had composed a single homogeneous population. We then fit state-space spawner–recruitment models to the annual return abundances to characterize among-population diversity in intrinsic productivity and population size and their consequences for the fisheries they support. Productivity and carrying capacity varied among populations by approximately 2.4-fold (2.9 to 6.9 recruits per spawner) and three-fold (8800 to 27,000 spawners), respectively. This diversity implies an equilibrium trade-off between harvesting of the population aggregate and the conservation of individual populations whereby the harvest rate predicted to maximize aggregate harvests comes at the cost of overfishing 40% of the populations but with a relatively low risk of extirpating the weakest ones. Our findings illustrate how population diversity in one of the largest salmon-producing river basins in the world contributes to fishery stability and food security in a region where salmon have high cultural and subsistence value. More generally, our work demonstrates the utility of molecular analyses of archived biological material for characterizing diversity in biological systems and its benefits and consequences for trade-offs in decision-making.","container-title":"Ecological Applications","DOI":"10.1002/eap.2709","ISSN":"1939-5582","issue":"8","language":"en","license":"© 2022 The Ecological Society of America.","note":"_eprint: https://onlinelibrary.wiley.com/doi/pdf/10.1002/eap.2709","page":"e2709","source":"Wiley Online Library","title":"Chinook salmon diversity contributes to fishery stability and trade-offs with mixed-stock harvest","volume":"32","author":[{"family":"Connors","given":"Brendan M."},{"family":"Siegle","given":"Matthew R."},{"family":"Harding","given":"Joel"},{"family":"Rossi","given":"Steven"},{"family":"Staton","given":"Benjamin A."},{"family":"Jones","given":"Michael L."},{"family":"Bradford","given":"Michael J."},{"family":"Brown","given":"Randy"},{"family":"Bechtol","given":"Bill"},{"family":"Doherty","given":"Beau"},{"family":"Cox","given":"Sean"},{"family":"Sutherland","given":"Ben J. G."}],"issued":{"date-parts":[["2022"]]}}},{"id":5321,"uris":["http://zotero.org/users/8421274/items/PJWLDI6C"],"itemData":{"id":5321,"type":"article-journal","abstract":"A central problem in understanding how species respond to global change is in parsing the effects of local drivers of population dynamics from regional and global drivers that are shared among populations. Management and conservation efforts that typically focus on a particular population would benefit greatly from being able to separate the effects of environmental processes at local, regional, and global scales. One way of addressing this challenge is to integrate data across multiple populations and use multivariate time series approaches to estimate shared and independent components of dynamics among neighboring populations. Here, we use a data set of 15 populations of Chinook salmon (Oncorhynchus tshawytscha) covering a broad geographical range in the eastern North Pacific Ocean to show how Dynamic Factor Analysis (DFA) can be used to estimate temporal coherence in population dynamics and to detect environmental drivers across spatial scales. Our results show that productivity dynamics of Chinook salmon populations strongly covary at the regional scale, but to a lesser degree at larger spatial scales. The timing of river ice break-up in spring was identified as an important driver of regional productivity dynamics. In addition, broad-scale variability in population productivity was linked to the North Pacific Gyre Oscillation, a dominant pattern of sea surface height variability. These broad-scale patterns in productivity dynamics may be associated with recent regime shifts in the Northeast Pacific Ocean. However, our results also demonstrate that populations within regions do not always respond consistently to the same environmental drivers, thus suggesting location-specific impacts. Overall, this study illustrates the use of DFA for quantifying the spatial and temporal complexity of multiple population responses to environmental change, thereby providing insights to processes that affect populations across large geographic areas, but that might be filtered by local habitat conditions.","container-title":"Ecosphere","DOI":"10.1002/ecs2.1333","ISSN":"2150-8925","issue":"4","language":"en","license":"© 2016 Ohlberger et al.","note":"_eprint: https://esajournals.onlinelibrary.wiley.com/doi/pdf/10.1002/ecs2.1333","page":"e01333","source":"Wiley Online Library","title":"Population coherence and environmental impacts across spatial scales: a case study of Chinook salmon","title-short":"Population coherence and environmental impacts across spatial scales","volume":"7","author":[{"family":"Ohlberger","given":"Jan"},{"family":"Scheuerell","given":"Mark D."},{"family":"Schindler","given":"Daniel E."}],"issued":{"date-parts":[["2016"]]}}}],"schema":"https://github.com/citation-style-language/schema/raw/master/csl-citation.json"}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(Schindler et al. 2010; Connors et al., 2022)</w:t>
      </w:r>
      <w:r>
        <w:rPr>
          <w:rFonts w:ascii="Garamond" w:hAnsi="Garamond"/>
          <w:sz w:val="22"/>
          <w:szCs w:val="22"/>
        </w:rPr>
        <w:fldChar w:fldCharType="end"/>
      </w:r>
      <w:r>
        <w:rPr>
          <w:rFonts w:ascii="Garamond" w:hAnsi="Garamond"/>
          <w:sz w:val="22"/>
          <w:szCs w:val="22"/>
        </w:rPr>
        <w:t xml:space="preserve">. </w:t>
      </w:r>
      <w:r w:rsidRPr="006D1917">
        <w:rPr>
          <w:rFonts w:ascii="Garamond" w:hAnsi="Garamond"/>
          <w:sz w:val="22"/>
          <w:szCs w:val="22"/>
        </w:rPr>
        <w:t>Weak or negative covariance among these stocks helps buffer the broader population against the poor performance of any individual subunit, whose success may fluctuate in response to a dynamic mosaic of multi-dimensional environmental conditions</w:t>
      </w:r>
      <w:r>
        <w:rPr>
          <w:rFonts w:ascii="Garamond" w:hAnsi="Garamond"/>
          <w:sz w:val="22"/>
          <w:szCs w:val="22"/>
        </w:rPr>
        <w:t xml:space="preserve"> </w:t>
      </w:r>
      <w:r>
        <w:rPr>
          <w:rFonts w:ascii="Garamond" w:hAnsi="Garamond"/>
          <w:sz w:val="22"/>
          <w:szCs w:val="22"/>
        </w:rPr>
        <w:fldChar w:fldCharType="begin"/>
      </w:r>
      <w:r>
        <w:rPr>
          <w:rFonts w:ascii="Garamond" w:hAnsi="Garamond"/>
          <w:sz w:val="22"/>
          <w:szCs w:val="22"/>
        </w:rPr>
        <w:instrText xml:space="preserve"> ADDIN ZOTERO_ITEM CSL_CITATION {"citationID":"m5A16NUn","properties":{"formattedCitation":"(Brennan, Schindler, et al., 2019; Schindler et al., 2010)","plainCitation":"(Brennan, Schindler,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P."}],"issued":{"date-parts":[["2019"]]}},"label":"page"},{"id":272,"uris":["http://zotero.org/users/8421274/items/24NDGS7V"],"itemData":{"id":272,"type":"article-journal","abstract":"One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(Brennan, Schindler, et al., 2019; Schindler et al., 2010)</w:t>
      </w:r>
      <w:r>
        <w:rPr>
          <w:rFonts w:ascii="Garamond" w:hAnsi="Garamond"/>
          <w:sz w:val="22"/>
          <w:szCs w:val="22"/>
        </w:rPr>
        <w:fldChar w:fldCharType="end"/>
      </w:r>
      <w:r w:rsidRPr="006D1917">
        <w:rPr>
          <w:rFonts w:ascii="Garamond" w:hAnsi="Garamond"/>
          <w:sz w:val="22"/>
          <w:szCs w:val="22"/>
        </w:rPr>
        <w:t>. This “portfolio effect” dampens ecosystem variability by distributing risk across its components, much in the same way that financial diversification of a portfolio spreads investment risk across sectors to reduce overall volatility</w:t>
      </w:r>
      <w:r>
        <w:rPr>
          <w:rFonts w:ascii="Garamond" w:hAnsi="Garamond"/>
          <w:sz w:val="22"/>
          <w:szCs w:val="22"/>
        </w:rPr>
        <w:t xml:space="preserve"> </w:t>
      </w:r>
      <w:r>
        <w:rPr>
          <w:rFonts w:ascii="Garamond" w:hAnsi="Garamond"/>
          <w:sz w:val="22"/>
          <w:szCs w:val="22"/>
        </w:rPr>
        <w:fldChar w:fldCharType="begin"/>
      </w:r>
      <w:r>
        <w:rPr>
          <w:rFonts w:ascii="Garamond" w:hAnsi="Garamond"/>
          <w:sz w:val="22"/>
          <w:szCs w:val="22"/>
        </w:rPr>
        <w:instrText xml:space="preserve"> ADDIN ZOTERO_ITEM CSL_CITATION {"citationID":"ropzGQtb","properties":{"formattedCitation":"(Cline et al., 2017; Griffiths et al., 2014; Markowitz, 1952; Schindler et al., 2015)","plainCitation":"(Cline et al., 2017; Griffiths et al., 2014; Markowitz, 1952; Schindler et al., 2015)","dontUpdate":true,"noteIndex":0},"citationItems":[{"id":1181,"uris":["http://zotero.org/users/8421274/items/B23FV4AJ"],"itemData":{"id":1181,"type":"article-journal","abstract":"Abrupt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1\npublisher: Nature Publishing Group","page":"14042","source":"www-nature-com.offcampus.lib.washington.edu","title":"Fisheries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Hoboken\npublisher: Wiley-Blackwell\nWeb of Science ID: WOS:000345706100010","page":"1554-1563","source":"Clarivate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C."}],"issued":{"date-parts":[["2014",12]]}}},{"id":5389,"uris":["http://zotero.org/users/8421274/items/4NQQUH9L"],"itemData":{"id":5389,"type":"article-journal","container-title":"The Journal of Finance","DOI":"10.2307/2975974","ISSN":"0022-1082","issue":"1","note":"publisher: [American Finance Association, Wiley]","page":"77-91","source":"JSTOR","title":"Portfolio Selection","volume":"7","author":[{"family":"Markowitz","given":"Harry"}],"issued":{"date-parts":[["1952"]]}}},{"id":68,"uris":["http://zotero.org/users/8421274/items/DIRY8NHC"],"itemData":{"id":68,"type":"article-journal","container-title":"Frontiers in Ecology and the Environment","issue":"5","note":"publisher: Wiley Online Library","page":"257–263","source":"Google Scholar","title":"The portfolio concept in ecology and evolution","volume":"13","author":[{"family":"Schindler","given":"Daniel E."},{"family":"Armstrong","given":"Jonathan B."},{"family":"Reed","given":"Thomas E."}],"issued":{"date-parts":[["2015"]]}}}],"schema":"https://github.com/citation-style-language/schema/raw/master/csl-citation.json"} </w:instrText>
      </w:r>
      <w:r>
        <w:rPr>
          <w:rFonts w:ascii="Garamond" w:hAnsi="Garamond"/>
          <w:sz w:val="22"/>
          <w:szCs w:val="22"/>
        </w:rPr>
        <w:fldChar w:fldCharType="separate"/>
      </w:r>
      <w:r w:rsidRPr="00F552CD">
        <w:rPr>
          <w:rFonts w:ascii="Garamond" w:hAnsi="Garamond"/>
          <w:noProof/>
          <w:sz w:val="22"/>
          <w:szCs w:val="22"/>
        </w:rPr>
        <w:t>(Griffiths et al., 2014; Markowitz, 1952; Schindler et al., 2015)</w:t>
      </w:r>
      <w:r>
        <w:rPr>
          <w:rFonts w:ascii="Garamond" w:hAnsi="Garamond"/>
          <w:sz w:val="22"/>
          <w:szCs w:val="22"/>
        </w:rPr>
        <w:fldChar w:fldCharType="end"/>
      </w:r>
      <w:r w:rsidRPr="00F552CD">
        <w:rPr>
          <w:rFonts w:ascii="Garamond" w:hAnsi="Garamond"/>
          <w:sz w:val="22"/>
          <w:szCs w:val="22"/>
        </w:rPr>
        <w:t xml:space="preserve">. </w:t>
      </w:r>
    </w:p>
    <w:p w14:paraId="5010B361" w14:textId="77777777" w:rsidR="003610A6" w:rsidRDefault="003610A6" w:rsidP="003610A6">
      <w:pPr>
        <w:pStyle w:val="NormalWeb"/>
        <w:spacing w:line="480" w:lineRule="auto"/>
        <w:ind w:firstLine="720"/>
        <w:rPr>
          <w:rFonts w:ascii="Garamond" w:hAnsi="Garamond"/>
          <w:sz w:val="22"/>
          <w:szCs w:val="22"/>
        </w:rPr>
      </w:pPr>
      <w:r>
        <w:rPr>
          <w:rFonts w:ascii="Garamond" w:hAnsi="Garamond"/>
          <w:sz w:val="22"/>
          <w:szCs w:val="22"/>
        </w:rPr>
        <w:t xml:space="preserve">The reliability of salmon resources to communities is a product of the health of stock components throughout the watershed. For Pacific salmon fisheries, which harvest stocks as the migrate upstream, the duration and reliability of this resource is the result of the aggregate dynamics of upstream stocks. For example, healthy stock components with unique spatiotemporal patterns may allow for more diverse set of harvest opportunities over a longer time period  </w:t>
      </w:r>
      <w:r>
        <w:rPr>
          <w:rFonts w:ascii="Garamond" w:hAnsi="Garamond"/>
          <w:sz w:val="22"/>
          <w:szCs w:val="22"/>
        </w:rPr>
        <w:fldChar w:fldCharType="begin"/>
      </w:r>
      <w:r>
        <w:rPr>
          <w:rFonts w:ascii="Garamond" w:hAnsi="Garamond"/>
          <w:sz w:val="22"/>
          <w:szCs w:val="22"/>
        </w:rPr>
        <w:instrText xml:space="preserve"> ADDIN ZOTERO_ITEM CSL_CITATION {"citationID":"bdM2yxbf","properties":{"formattedCitation":"(Nesbitt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(Nesbitt &amp; Moore, 2016)</w:t>
      </w:r>
      <w:r>
        <w:rPr>
          <w:rFonts w:ascii="Garamond" w:hAnsi="Garamond"/>
          <w:sz w:val="22"/>
          <w:szCs w:val="22"/>
        </w:rPr>
        <w:fldChar w:fldCharType="end"/>
      </w:r>
      <w:r>
        <w:rPr>
          <w:rFonts w:ascii="Garamond" w:hAnsi="Garamond"/>
          <w:sz w:val="22"/>
          <w:szCs w:val="22"/>
        </w:rPr>
        <w:t xml:space="preserve">. Further, distributing risk across space and time in several stocks may buffer basin-wide returns to local or short-term changes to habitat conditions, thereby enhancing </w:t>
      </w:r>
      <w:r w:rsidRPr="00C3570A">
        <w:rPr>
          <w:rFonts w:ascii="Garamond" w:hAnsi="Garamond"/>
          <w:sz w:val="22"/>
          <w:szCs w:val="22"/>
        </w:rPr>
        <w:t xml:space="preserve">both the accessibility and reliability of </w:t>
      </w:r>
      <w:r>
        <w:rPr>
          <w:rFonts w:ascii="Garamond" w:hAnsi="Garamond"/>
          <w:sz w:val="22"/>
          <w:szCs w:val="22"/>
        </w:rPr>
        <w:t xml:space="preserve">downstream </w:t>
      </w:r>
      <w:r w:rsidRPr="00C3570A">
        <w:rPr>
          <w:rFonts w:ascii="Garamond" w:hAnsi="Garamond"/>
          <w:sz w:val="22"/>
          <w:szCs w:val="22"/>
        </w:rPr>
        <w:t>harvest opportunities</w:t>
      </w:r>
      <w:r>
        <w:rPr>
          <w:rFonts w:ascii="Garamond" w:hAnsi="Garamond"/>
          <w:sz w:val="22"/>
          <w:szCs w:val="22"/>
        </w:rPr>
        <w:t xml:space="preserve"> (Schindler et al. 2010). The health of salmon populations in terms of </w:t>
      </w:r>
      <w:r w:rsidRPr="006D1917">
        <w:rPr>
          <w:rFonts w:ascii="Garamond" w:hAnsi="Garamond"/>
          <w:sz w:val="22"/>
          <w:szCs w:val="22"/>
        </w:rPr>
        <w:t>long-term resilience</w:t>
      </w:r>
      <w:r>
        <w:rPr>
          <w:rFonts w:ascii="Garamond" w:hAnsi="Garamond"/>
          <w:sz w:val="22"/>
          <w:szCs w:val="22"/>
        </w:rPr>
        <w:t xml:space="preserve"> and reliability of ecosystem services is therefore better assessed </w:t>
      </w:r>
      <w:r w:rsidRPr="006D1917">
        <w:rPr>
          <w:rFonts w:ascii="Garamond" w:hAnsi="Garamond"/>
          <w:sz w:val="22"/>
          <w:szCs w:val="22"/>
        </w:rPr>
        <w:t>by the health and viability of contributing subunits rather than by total run size alone</w:t>
      </w:r>
      <w:r>
        <w:rPr>
          <w:rFonts w:ascii="Garamond" w:hAnsi="Garamond"/>
          <w:sz w:val="22"/>
          <w:szCs w:val="22"/>
        </w:rPr>
        <w:t xml:space="preserve"> </w:t>
      </w:r>
      <w:r>
        <w:rPr>
          <w:rFonts w:ascii="Garamond" w:hAnsi="Garamond"/>
          <w:sz w:val="22"/>
          <w:szCs w:val="22"/>
        </w:rPr>
        <w:fldChar w:fldCharType="begin"/>
      </w:r>
      <w:r>
        <w:rPr>
          <w:rFonts w:ascii="Garamond" w:hAnsi="Garamond"/>
          <w:sz w:val="22"/>
          <w:szCs w:val="22"/>
        </w:rPr>
        <w:instrText xml:space="preserve"> ADDIN ZOTERO_ITEM CSL_CITATION {"citationID":"XiDspMSN","properties":{"formattedCitation":"(Connors et al., 2022)","plainCitation":"(Connors et al., 2022)","dontUpdate":true,"noteIndex":0},"citationItems":[{"id":4144,"uris":["http://zotero.org/users/8421274/items/M4DUIZ82"],"itemData":{"id":4144,"type":"article-journal","abstract":"Variation among populations in life history and intrinsic population characteristics (i.e., population diversity) helps maintain resilience to environmental change and dampen interannual variability in ecosystem services. As a result, ecological variation, and the processes that generate it, is considered central to strategies for managing risks to ecosystems in an increasingly variable and uncertain world. However, characterizing population diversity is difficult, particularly in large and remote regions, which often prevents its formal consideration in management advice. We combined genetic stock identification of archived scale and tissue samples with state-space run-reconstruction models to estimate migration timing and annual return abundance for eight geographically and genetically distinct Chinook salmon populations within the Canadian portion of the Yukon River. We found that among-population variation in migration timing and return abundances resulted in aggregate return migrations that were 2.1 times longer and 1.4 times more stable than if they had composed a single homogeneous population. We then fit state-space spawner–recruitment models to the annual return abundances to characterize among-population diversity in intrinsic productivity and population size and their consequences for the fisheries they support. Productivity and carrying capacity varied among populations by approximately 2.4-fold (2.9 to 6.9 recruits per spawner) and three-fold (8800 to 27,000 spawners), respectively. This diversity implies an equilibrium trade-off between harvesting of the population aggregate and the conservation of individual populations whereby the harvest rate predicted to maximize aggregate harvests comes at the cost of overfishing 40% of the populations but with a relatively low risk of extirpating the weakest ones. Our findings illustrate how population diversity in one of the largest salmon-producing river basins in the world contributes to fishery stability and food security in a region where salmon have high cultural and subsistence value. More generally, our work demonstrates the utility of molecular analyses of archived biological material for characterizing diversity in biological systems and its benefits and consequences for trade-offs in decision-making.","container-title":"Ecological Applications","DOI":"10.1002/eap.2709","ISSN":"1939-5582","issue":"8","language":"en","license":"© 2022 The Ecological Society of America.","note":"_eprint: https://onlinelibrary.wiley.com/doi/pdf/10.1002/eap.2709","page":"e2709","source":"Wiley Online Library","title":"Chinook salmon diversity contributes to fishery stability and trade-offs with mixed-stock harvest","volume":"32","author":[{"family":"Connors","given":"Brendan M."},{"family":"Siegle","given":"Matthew R."},{"family":"Harding","given":"Joel"},{"family":"Rossi","given":"Steven"},{"family":"Staton","given":"Benjamin A."},{"family":"Jones","given":"Michael L."},{"family":"Bradford","given":"Michael J."},{"family":"Brown","given":"Randy"},{"family":"Bechtol","given":"Bill"},{"family":"Doherty","given":"Beau"},{"family":"Cox","given":"Sean"},{"family":"Sutherland","given":"Ben J. G."}],"issued":{"date-parts":[["2022"]]}}}],"schema":"https://github.com/citation-style-language/schema/raw/master/csl-citation.json"}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(Griffiths et al. 2014; Connors et al., 2022)</w:t>
      </w:r>
      <w:r>
        <w:rPr>
          <w:rFonts w:ascii="Garamond" w:hAnsi="Garamond"/>
          <w:sz w:val="22"/>
          <w:szCs w:val="22"/>
        </w:rPr>
        <w:fldChar w:fldCharType="end"/>
      </w:r>
      <w:r w:rsidRPr="006D1917">
        <w:rPr>
          <w:rFonts w:ascii="Garamond" w:hAnsi="Garamond"/>
          <w:sz w:val="22"/>
          <w:szCs w:val="22"/>
        </w:rPr>
        <w:t>.</w:t>
      </w:r>
      <w:r>
        <w:rPr>
          <w:rFonts w:ascii="Garamond" w:hAnsi="Garamond"/>
          <w:sz w:val="22"/>
          <w:szCs w:val="22"/>
        </w:rPr>
        <w:t xml:space="preserve"> </w:t>
      </w:r>
    </w:p>
    <w:p w14:paraId="2BBE692E" w14:textId="77777777" w:rsidR="003610A6" w:rsidRDefault="003610A6" w:rsidP="003610A6">
      <w:pPr>
        <w:pStyle w:val="NormalWeb"/>
        <w:spacing w:line="480" w:lineRule="auto"/>
        <w:ind w:firstLine="720"/>
        <w:rPr>
          <w:rFonts w:ascii="Garamond" w:hAnsi="Garamond"/>
          <w:sz w:val="22"/>
          <w:szCs w:val="22"/>
        </w:rPr>
      </w:pPr>
      <w:r>
        <w:rPr>
          <w:rFonts w:ascii="Garamond" w:hAnsi="Garamond"/>
          <w:sz w:val="22"/>
          <w:szCs w:val="22"/>
        </w:rPr>
        <w:t xml:space="preserve">Downstream fisheries which harvest migrating stocks face a difficult challenge to design harvest methods which consider both </w:t>
      </w:r>
      <w:r w:rsidRPr="006D1917">
        <w:rPr>
          <w:rFonts w:ascii="Garamond" w:hAnsi="Garamond"/>
          <w:sz w:val="22"/>
          <w:szCs w:val="22"/>
        </w:rPr>
        <w:t xml:space="preserve">overall </w:t>
      </w:r>
      <w:r>
        <w:rPr>
          <w:rFonts w:ascii="Garamond" w:hAnsi="Garamond"/>
          <w:sz w:val="22"/>
          <w:szCs w:val="22"/>
        </w:rPr>
        <w:t>harvest opportunity</w:t>
      </w:r>
      <w:r w:rsidRPr="006D1917">
        <w:rPr>
          <w:rFonts w:ascii="Garamond" w:hAnsi="Garamond"/>
          <w:sz w:val="22"/>
          <w:szCs w:val="22"/>
        </w:rPr>
        <w:t xml:space="preserve"> as well as</w:t>
      </w:r>
      <w:r>
        <w:rPr>
          <w:rFonts w:ascii="Garamond" w:hAnsi="Garamond"/>
          <w:sz w:val="22"/>
          <w:szCs w:val="22"/>
        </w:rPr>
        <w:t xml:space="preserve"> stock specific exploitation rates. For example, strategies which </w:t>
      </w:r>
      <w:r w:rsidRPr="006D1917">
        <w:rPr>
          <w:rFonts w:ascii="Garamond" w:hAnsi="Garamond"/>
          <w:sz w:val="22"/>
          <w:szCs w:val="22"/>
        </w:rPr>
        <w:t>concentrate harvest in periods of peak abundance (e.g., highest CPUE per day)</w:t>
      </w:r>
      <w:r>
        <w:rPr>
          <w:rFonts w:ascii="Garamond" w:hAnsi="Garamond"/>
          <w:sz w:val="22"/>
          <w:szCs w:val="22"/>
        </w:rPr>
        <w:t xml:space="preserve"> </w:t>
      </w:r>
      <w:r w:rsidRPr="006D1917">
        <w:rPr>
          <w:rFonts w:ascii="Garamond" w:hAnsi="Garamond"/>
          <w:sz w:val="22"/>
          <w:szCs w:val="22"/>
        </w:rPr>
        <w:t>may fail to account for whether this peak consists of a mix of vulnerable, weak stocks or a single, more robust stock that can sustain higher exploitation</w:t>
      </w:r>
      <w:r>
        <w:rPr>
          <w:rFonts w:ascii="Garamond" w:hAnsi="Garamond"/>
          <w:sz w:val="22"/>
          <w:szCs w:val="22"/>
        </w:rPr>
        <w:t xml:space="preserve"> (Connors et al. 2022)</w:t>
      </w:r>
      <w:r w:rsidRPr="006D1917">
        <w:rPr>
          <w:rFonts w:ascii="Garamond" w:hAnsi="Garamond"/>
          <w:sz w:val="22"/>
          <w:szCs w:val="22"/>
        </w:rPr>
        <w:t xml:space="preserve">. </w:t>
      </w:r>
      <w:r>
        <w:rPr>
          <w:rFonts w:ascii="Garamond" w:hAnsi="Garamond"/>
          <w:sz w:val="22"/>
          <w:szCs w:val="22"/>
        </w:rPr>
        <w:t xml:space="preserve">Fishing which disproportionally exploits weak stocks as they migrate upstream may threaten the availability of resources to upstream communities and </w:t>
      </w:r>
      <w:r>
        <w:rPr>
          <w:rFonts w:ascii="Garamond" w:hAnsi="Garamond"/>
          <w:sz w:val="22"/>
          <w:szCs w:val="22"/>
        </w:rPr>
        <w:lastRenderedPageBreak/>
        <w:t>threaten the reliability of downstream resources in subsequent years as upstream stock health degrades. M</w:t>
      </w:r>
      <w:r w:rsidRPr="006D1917">
        <w:rPr>
          <w:rFonts w:ascii="Garamond" w:hAnsi="Garamond"/>
          <w:sz w:val="22"/>
          <w:szCs w:val="22"/>
        </w:rPr>
        <w:t>anagement strateg</w:t>
      </w:r>
      <w:r>
        <w:rPr>
          <w:rFonts w:ascii="Garamond" w:hAnsi="Garamond"/>
          <w:sz w:val="22"/>
          <w:szCs w:val="22"/>
        </w:rPr>
        <w:t>ies which maintain reliable fishery resources</w:t>
      </w:r>
      <w:r w:rsidRPr="006D1917">
        <w:rPr>
          <w:rFonts w:ascii="Garamond" w:hAnsi="Garamond"/>
          <w:sz w:val="22"/>
          <w:szCs w:val="22"/>
        </w:rPr>
        <w:t xml:space="preserve"> should </w:t>
      </w:r>
      <w:r>
        <w:rPr>
          <w:rFonts w:ascii="Garamond" w:hAnsi="Garamond"/>
          <w:sz w:val="22"/>
          <w:szCs w:val="22"/>
        </w:rPr>
        <w:t xml:space="preserve">therefore </w:t>
      </w:r>
      <w:r w:rsidRPr="006D1917">
        <w:rPr>
          <w:rFonts w:ascii="Garamond" w:hAnsi="Garamond"/>
          <w:sz w:val="22"/>
          <w:szCs w:val="22"/>
        </w:rPr>
        <w:t>aim to allow harvest opportunities on healthy stocks while minimizing the risk of overexploitation for co-migrating weak stocks</w:t>
      </w:r>
      <w:r>
        <w:rPr>
          <w:rFonts w:ascii="Garamond" w:hAnsi="Garamond"/>
          <w:sz w:val="22"/>
          <w:szCs w:val="22"/>
        </w:rPr>
        <w:t xml:space="preserve"> </w:t>
      </w:r>
      <w:r>
        <w:rPr>
          <w:rFonts w:ascii="Garamond" w:hAnsi="Garamond"/>
          <w:sz w:val="22"/>
          <w:szCs w:val="22"/>
        </w:rPr>
        <w:fldChar w:fldCharType="begin"/>
      </w:r>
      <w:r>
        <w:rPr>
          <w:rFonts w:ascii="Garamond" w:hAnsi="Garamond"/>
          <w:sz w:val="22"/>
          <w:szCs w:val="22"/>
        </w:rPr>
        <w:instrText xml:space="preserve"> ADDIN ZOTERO_ITEM CSL_CITATION {"citationID":"XABq2458","properties":{"formattedCitation":"(Connors et al., 2020)","plainCitation":"(Connors et al., 2020)","noteIndex":0},"citationItems":[{"id":4416,"uris":["http://zotero.org/users/8421274/items/STEMPPV7"],"itemData":{"id":4416,"type":"article-journal","abstract":"Accounting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Sci.","note":"publisher: NRC Research Press","page":"1076-1089","source":"cdnsciencepub-com.offcampus.lib.washington.edu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(Connors et al., 2020)</w:t>
      </w:r>
      <w:r>
        <w:rPr>
          <w:rFonts w:ascii="Garamond" w:hAnsi="Garamond"/>
          <w:sz w:val="22"/>
          <w:szCs w:val="22"/>
        </w:rPr>
        <w:fldChar w:fldCharType="end"/>
      </w:r>
      <w:r>
        <w:rPr>
          <w:rFonts w:ascii="Garamond" w:hAnsi="Garamond"/>
          <w:sz w:val="22"/>
          <w:szCs w:val="22"/>
        </w:rPr>
        <w:t xml:space="preserve">. </w:t>
      </w:r>
      <w:r w:rsidRPr="006D1917">
        <w:rPr>
          <w:rFonts w:ascii="Garamond" w:hAnsi="Garamond"/>
          <w:sz w:val="22"/>
          <w:szCs w:val="22"/>
        </w:rPr>
        <w:t xml:space="preserve"> In practice, however, implementing such stock-specific management approaches requires detailed data on the spatiotemporal ecology of salmon populations; information that has historically been limited at sufficiently fine spatial and temporal scales</w:t>
      </w:r>
      <w:r>
        <w:rPr>
          <w:rFonts w:ascii="Garamond" w:hAnsi="Garamond"/>
          <w:sz w:val="22"/>
          <w:szCs w:val="22"/>
        </w:rPr>
        <w:t xml:space="preserve"> </w:t>
      </w:r>
      <w:r>
        <w:rPr>
          <w:rFonts w:ascii="Garamond" w:hAnsi="Garamond"/>
          <w:sz w:val="22"/>
          <w:szCs w:val="22"/>
        </w:rPr>
        <w:fldChar w:fldCharType="begin"/>
      </w:r>
      <w:r>
        <w:rPr>
          <w:rFonts w:ascii="Garamond" w:hAnsi="Garamond"/>
          <w:sz w:val="22"/>
          <w:szCs w:val="22"/>
        </w:rPr>
        <w:instrText xml:space="preserve"> ADDIN ZOTERO_ITEM CSL_CITATION {"citationID":"Gpa69QVN","properties":{"formattedCitation":"(Connors et al., 2020, 2022)","plainCitation":"(Connors et al., 2020, 2022)","noteIndex":0},"citationItems":[{"id":4416,"uris":["http://zotero.org/users/8421274/items/STEMPPV7"],"itemData":{"id":4416,"type":"article-journal","abstract":"Accounting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Sci.","note":"publisher: NRC Research Press","page":"1076-1089","source":"cdnsciencepub-com.offcampus.lib.washington.edu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4144,"uris":["http://zotero.org/users/8421274/items/M4DUIZ82"],"itemData":{"id":4144,"type":"article-journal","abstract":"Variation among populations in life history and intrinsic population characteristics (i.e., population diversity) helps maintain resilience to environmental change and dampen interannual variability in ecosystem services. As a result, ecological variation, and the processes that generate it, is considered central to strategies for managing risks to ecosystems in an increasingly variable and uncertain world. However, characterizing population diversity is difficult, particularly in large and remote regions, which often prevents its formal consideration in management advice. We combined genetic stock identification of archived scale and tissue samples with state-space run-reconstruction models to estimate migration timing and annual return abundance for eight geographically and genetically distinct Chinook salmon populations within the Canadian portion of the Yukon River. We found that among-population variation in migration timing and return abundances resulted in aggregate return migrations that were 2.1 times longer and 1.4 times more stable than if they had composed a single homogeneous population. We then fit state-space spawner–recruitment models to the annual return abundances to characterize among-population diversity in intrinsic productivity and population size and their consequences for the fisheries they support. Productivity and carrying capacity varied among populations by approximately 2.4-fold (2.9 to 6.9 recruits per spawner) and three-fold (8800 to 27,000 spawners), respectively. This diversity implies an equilibrium trade-off between harvesting of the population aggregate and the conservation of individual populations whereby the harvest rate predicted to maximize aggregate harvests comes at the cost of overfishing 40% of the populations but with a relatively low risk of extirpating the weakest ones. Our findings illustrate how population diversity in one of the largest salmon-producing river basins in the world contributes to fishery stability and food security in a region where salmon have high cultural and subsistence value. More generally, our work demonstrates the utility of molecular analyses of archived biological material for characterizing diversity in biological systems and its benefits and consequences for trade-offs in decision-making.","container-title":"Ecological Applications","DOI":"10.1002/eap.2709","ISSN":"1939-5582","issue":"8","language":"en","license":"© 2022 The Ecological Society of America.","note":"_eprint: https://onlinelibrary.wiley.com/doi/pdf/10.1002/eap.2709","page":"e2709","source":"Wiley Online Library","title":"Chinook salmon diversity contributes to fishery stability and trade-offs with mixed-stock harvest","volume":"32","author":[{"family":"Connors","given":"Brendan M."},{"family":"Siegle","given":"Matthew R."},{"family":"Harding","given":"Joel"},{"family":"Rossi","given":"Steven"},{"family":"Staton","given":"Benjamin A."},{"family":"Jones","given":"Michael L."},{"family":"Bradford","given":"Michael J."},{"family":"Brown","given":"Randy"},{"family":"Bechtol","given":"Bill"},{"family":"Doherty","given":"Beau"},{"family":"Cox","given":"Sean"},{"family":"Sutherland","given":"Ben J. G."}],"issued":{"date-parts":[["2022"]]}}}],"schema":"https://github.com/citation-style-language/schema/raw/master/csl-citation.json"}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(Connors et al., 2020, 2022)</w:t>
      </w:r>
      <w:r>
        <w:rPr>
          <w:rFonts w:ascii="Garamond" w:hAnsi="Garamond"/>
          <w:sz w:val="22"/>
          <w:szCs w:val="22"/>
        </w:rPr>
        <w:fldChar w:fldCharType="end"/>
      </w:r>
      <w:r>
        <w:rPr>
          <w:rFonts w:ascii="Garamond" w:hAnsi="Garamond"/>
          <w:sz w:val="22"/>
          <w:szCs w:val="22"/>
        </w:rPr>
        <w:t xml:space="preserve">. </w:t>
      </w:r>
    </w:p>
    <w:p w14:paraId="42D5D47D" w14:textId="77777777" w:rsidR="003610A6" w:rsidRDefault="003610A6" w:rsidP="003610A6">
      <w:pPr>
        <w:pStyle w:val="NormalWeb"/>
        <w:spacing w:line="480" w:lineRule="auto"/>
        <w:ind w:firstLine="720"/>
        <w:rPr>
          <w:ins w:id="18" w:author="Benjamin J. Makhlouf" w:date="2025-07-26T14:59:00Z" w16du:dateUtc="2025-07-26T21:59:00Z"/>
          <w:rFonts w:ascii="Garamond" w:hAnsi="Garamond"/>
          <w:sz w:val="22"/>
          <w:szCs w:val="22"/>
        </w:rPr>
      </w:pPr>
    </w:p>
    <w:p w14:paraId="2045A3E4" w14:textId="77777777" w:rsidR="003610A6" w:rsidRDefault="003610A6" w:rsidP="003610A6">
      <w:pPr>
        <w:spacing w:line="480" w:lineRule="auto"/>
        <w:ind w:firstLine="720"/>
        <w:rPr>
          <w:rFonts w:ascii="Garamond" w:hAnsi="Garamond"/>
          <w:sz w:val="22"/>
          <w:szCs w:val="22"/>
        </w:rPr>
      </w:pPr>
      <w:r>
        <w:rPr>
          <w:rFonts w:ascii="Garamond" w:hAnsi="Garamond"/>
          <w:sz w:val="22"/>
          <w:szCs w:val="22"/>
        </w:rPr>
        <w:t>Lack</w:t>
      </w:r>
      <w:r w:rsidRPr="006D1917">
        <w:rPr>
          <w:rFonts w:ascii="Garamond" w:hAnsi="Garamond"/>
          <w:sz w:val="22"/>
          <w:szCs w:val="22"/>
        </w:rPr>
        <w:t xml:space="preserve"> of stock-specific spatial ecology </w:t>
      </w:r>
      <w:r>
        <w:rPr>
          <w:rFonts w:ascii="Garamond" w:hAnsi="Garamond"/>
          <w:sz w:val="22"/>
          <w:szCs w:val="22"/>
        </w:rPr>
        <w:t xml:space="preserve">of Chinook salmon populations </w:t>
      </w:r>
      <w:r w:rsidRPr="006D1917">
        <w:rPr>
          <w:rFonts w:ascii="Garamond" w:hAnsi="Garamond"/>
          <w:sz w:val="22"/>
          <w:szCs w:val="22"/>
        </w:rPr>
        <w:t xml:space="preserve">in </w:t>
      </w:r>
      <w:r>
        <w:rPr>
          <w:rFonts w:ascii="Garamond" w:hAnsi="Garamond"/>
          <w:sz w:val="22"/>
          <w:szCs w:val="22"/>
        </w:rPr>
        <w:t>w</w:t>
      </w:r>
      <w:r w:rsidRPr="006D1917">
        <w:rPr>
          <w:rFonts w:ascii="Garamond" w:hAnsi="Garamond"/>
          <w:sz w:val="22"/>
          <w:szCs w:val="22"/>
        </w:rPr>
        <w:t>estern Alaska</w:t>
      </w:r>
      <w:r>
        <w:rPr>
          <w:rFonts w:ascii="Garamond" w:hAnsi="Garamond"/>
          <w:sz w:val="22"/>
          <w:szCs w:val="22"/>
        </w:rPr>
        <w:t xml:space="preserve"> has necessitated that </w:t>
      </w:r>
      <w:r w:rsidRPr="006D1917">
        <w:rPr>
          <w:rFonts w:ascii="Garamond" w:hAnsi="Garamond"/>
          <w:sz w:val="22"/>
          <w:szCs w:val="22"/>
        </w:rPr>
        <w:t xml:space="preserve">management strategies </w:t>
      </w:r>
      <w:r>
        <w:rPr>
          <w:rFonts w:ascii="Garamond" w:hAnsi="Garamond"/>
          <w:sz w:val="22"/>
          <w:szCs w:val="22"/>
        </w:rPr>
        <w:t>be</w:t>
      </w:r>
      <w:r w:rsidRPr="006D1917">
        <w:rPr>
          <w:rFonts w:ascii="Garamond" w:hAnsi="Garamond"/>
          <w:sz w:val="22"/>
          <w:szCs w:val="22"/>
        </w:rPr>
        <w:t xml:space="preserve"> implemented at relatively coarse spatial scales. </w:t>
      </w:r>
      <w:r>
        <w:rPr>
          <w:rFonts w:ascii="Garamond" w:hAnsi="Garamond"/>
          <w:sz w:val="22"/>
          <w:szCs w:val="22"/>
        </w:rPr>
        <w:t>A salient example of this is in the</w:t>
      </w:r>
      <w:r w:rsidRPr="006D1917">
        <w:rPr>
          <w:rFonts w:ascii="Garamond" w:hAnsi="Garamond"/>
          <w:sz w:val="22"/>
          <w:szCs w:val="22"/>
        </w:rPr>
        <w:t xml:space="preserve"> Kuskokwim River </w:t>
      </w:r>
      <w:r>
        <w:rPr>
          <w:rFonts w:ascii="Garamond" w:hAnsi="Garamond"/>
          <w:sz w:val="22"/>
          <w:szCs w:val="22"/>
        </w:rPr>
        <w:t>where managers implement a</w:t>
      </w:r>
      <w:r w:rsidRPr="006D1917">
        <w:rPr>
          <w:rFonts w:ascii="Garamond" w:hAnsi="Garamond"/>
          <w:sz w:val="22"/>
          <w:szCs w:val="22"/>
        </w:rPr>
        <w:t xml:space="preserve"> front-end closure strateg</w:t>
      </w:r>
      <w:r>
        <w:rPr>
          <w:rFonts w:ascii="Garamond" w:hAnsi="Garamond"/>
          <w:sz w:val="22"/>
          <w:szCs w:val="22"/>
        </w:rPr>
        <w:t xml:space="preserve">y that heavily restricts fishing during the beginning of the salmon migration season to protect early returning fish </w:t>
      </w:r>
      <w:r>
        <w:rPr>
          <w:rFonts w:ascii="Garamond" w:hAnsi="Garamond"/>
          <w:sz w:val="22"/>
          <w:szCs w:val="22"/>
        </w:rPr>
        <w:fldChar w:fldCharType="begin"/>
      </w:r>
      <w:r>
        <w:rPr>
          <w:rFonts w:ascii="Garamond" w:hAnsi="Garamond"/>
          <w:sz w:val="22"/>
          <w:szCs w:val="22"/>
        </w:rPr>
        <w:instrText xml:space="preserve"> ADDIN ZOTERO_ITEM CSL_CITATION {"citationID":"A32imaA8","properties":{"formattedCitation":"(Bechtol et al., 2025)","plainCitation":"(Bechtol et al., 2025)","dontUpdate":true,"noteIndex":0},"citationItems":[{"id":5396,"uris":["http://zotero.org/users/8421274/items/5K4UUKKW"],"itemData":{"id":5396,"type":"report","language":"en","publisher":"Kuskokwim River Inter-Tribal Fish Commission, Bethel","source":"Zotero","title":"Inseason Harvest and Effort Estimates for the 2024 Kuskokwim River Subsistence Salmon Fisheries During Block Openings","author":[{"family":"Bechtol","given":"William R"},{"family":"Vicente","given":"Terese"},{"family":"Leon","given":"Justin"},{"family":"Hoffman","given":"Avery"},{"family":"Moses","given":"Aaron"},{"family":"Hooper","given":"Delen"}],"issued":{"date-parts":[["2025"]]}}}],"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(e.g. Bechtol et al., 2025)</w:t>
      </w:r>
      <w:r>
        <w:rPr>
          <w:rFonts w:ascii="Garamond" w:hAnsi="Garamond"/>
          <w:sz w:val="22"/>
          <w:szCs w:val="22"/>
        </w:rPr>
        <w:fldChar w:fldCharType="end"/>
      </w:r>
      <w:r>
        <w:rPr>
          <w:rFonts w:ascii="Garamond" w:hAnsi="Garamond"/>
          <w:sz w:val="22"/>
          <w:szCs w:val="22"/>
        </w:rPr>
        <w:t>.</w:t>
      </w:r>
      <w:r w:rsidRPr="006D1917">
        <w:rPr>
          <w:rFonts w:ascii="Garamond" w:hAnsi="Garamond"/>
          <w:sz w:val="22"/>
          <w:szCs w:val="22"/>
        </w:rPr>
        <w:t xml:space="preserve"> </w:t>
      </w:r>
      <w:r>
        <w:rPr>
          <w:rFonts w:ascii="Garamond" w:hAnsi="Garamond"/>
          <w:sz w:val="22"/>
          <w:szCs w:val="22"/>
        </w:rPr>
        <w:t>This strategy aims to</w:t>
      </w:r>
      <w:r w:rsidRPr="006D1917">
        <w:rPr>
          <w:rFonts w:ascii="Garamond" w:hAnsi="Garamond"/>
          <w:sz w:val="22"/>
          <w:szCs w:val="22"/>
        </w:rPr>
        <w:t xml:space="preserve"> support</w:t>
      </w:r>
      <w:r>
        <w:rPr>
          <w:rFonts w:ascii="Garamond" w:hAnsi="Garamond"/>
          <w:sz w:val="22"/>
          <w:szCs w:val="22"/>
        </w:rPr>
        <w:t xml:space="preserve"> </w:t>
      </w:r>
      <w:r w:rsidRPr="006D1917">
        <w:rPr>
          <w:rFonts w:ascii="Garamond" w:hAnsi="Garamond"/>
          <w:sz w:val="22"/>
          <w:szCs w:val="22"/>
        </w:rPr>
        <w:t>basin-wide escapement goals</w:t>
      </w:r>
      <w:r>
        <w:rPr>
          <w:rFonts w:ascii="Garamond" w:hAnsi="Garamond"/>
          <w:sz w:val="22"/>
          <w:szCs w:val="22"/>
        </w:rPr>
        <w:t xml:space="preserve"> while allowing for a significant number of fish to return to stocks in the upper portions of the river basin , thereby protecting access to harvest opportunities for upstream communities and bolstering the health of upstream stocks which have a general tendency to migrate early in the season </w:t>
      </w:r>
      <w:commentRangeStart w:id="19"/>
      <w:r>
        <w:rPr>
          <w:rFonts w:ascii="Garamond" w:hAnsi="Garamond"/>
          <w:sz w:val="22"/>
          <w:szCs w:val="22"/>
        </w:rPr>
        <w:fldChar w:fldCharType="begin"/>
      </w:r>
      <w:r>
        <w:rPr>
          <w:rFonts w:ascii="Garamond" w:hAnsi="Garamond"/>
          <w:sz w:val="22"/>
          <w:szCs w:val="22"/>
        </w:rPr>
        <w:instrText xml:space="preserve"> ADDIN ZOTERO_ITEM CSL_CITATION {"citationID":"7EzFVXNC","properties":{"formattedCitation":"(Clark et al., 2015)","plainCitation":"(Clark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Pr>
          <w:rFonts w:ascii="Cambria Math" w:hAnsi="Cambria Math" w:cs="Cambria Math"/>
          <w:sz w:val="22"/>
          <w:szCs w:val="22"/>
        </w:rPr>
        <w:instrText>‐</w:instrText>
      </w:r>
      <w:r>
        <w:rPr>
          <w:rFonts w:ascii="Garamond" w:hAnsi="Garamond"/>
          <w:sz w:val="22"/>
          <w:szCs w:val="22"/>
        </w:rPr>
        <w:instrText>wide effects of body size, sex, spawning location, and year on the timing of spawning</w:instrText>
      </w:r>
      <w:r>
        <w:rPr>
          <w:rFonts w:ascii="Cambria Math" w:hAnsi="Cambria Math" w:cs="Cambria Math"/>
          <w:sz w:val="22"/>
          <w:szCs w:val="22"/>
        </w:rPr>
        <w:instrText>‐</w:instrText>
      </w:r>
      <w:r>
        <w:rPr>
          <w:rFonts w:ascii="Garamond" w:hAnsi="Garamond"/>
          <w:sz w:val="22"/>
          <w:szCs w:val="22"/>
        </w:rPr>
        <w:instrText>run migration into the Togiak River. Migration data and spawning fate were collected using radiotelemetry and analyzed with mixed effects models to account for among</w:instrText>
      </w:r>
      <w:r>
        <w:rPr>
          <w:rFonts w:ascii="Cambria Math" w:hAnsi="Cambria Math" w:cs="Cambria Math"/>
          <w:sz w:val="22"/>
          <w:szCs w:val="22"/>
        </w:rPr>
        <w:instrText>‐</w:instrText>
      </w:r>
      <w:r>
        <w:rPr>
          <w:rFonts w:ascii="Garamond" w:hAnsi="Garamond"/>
          <w:sz w:val="22"/>
          <w:szCs w:val="22"/>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Pr>
          <w:rFonts w:ascii="Garamond" w:hAnsi="Garamond"/>
          <w:sz w:val="22"/>
          <w:szCs w:val="22"/>
        </w:rPr>
        <w:fldChar w:fldCharType="separate"/>
      </w:r>
      <w:r w:rsidRPr="008B4FCB">
        <w:rPr>
          <w:rFonts w:ascii="Garamond" w:hAnsi="Garamond"/>
          <w:sz w:val="22"/>
        </w:rPr>
        <w:t>(Clark et al., 2015)</w:t>
      </w:r>
      <w:r>
        <w:rPr>
          <w:rFonts w:ascii="Garamond" w:hAnsi="Garamond"/>
          <w:sz w:val="22"/>
          <w:szCs w:val="22"/>
        </w:rPr>
        <w:fldChar w:fldCharType="end"/>
      </w:r>
      <w:commentRangeEnd w:id="19"/>
      <w:r>
        <w:rPr>
          <w:rStyle w:val="CommentReference"/>
        </w:rPr>
        <w:commentReference w:id="19"/>
      </w:r>
      <w:r>
        <w:rPr>
          <w:rFonts w:ascii="Garamond" w:hAnsi="Garamond"/>
          <w:sz w:val="22"/>
          <w:szCs w:val="22"/>
        </w:rPr>
        <w:t xml:space="preserve">. However, little data </w:t>
      </w:r>
      <w:proofErr w:type="gramStart"/>
      <w:r>
        <w:rPr>
          <w:rFonts w:ascii="Garamond" w:hAnsi="Garamond"/>
          <w:sz w:val="22"/>
          <w:szCs w:val="22"/>
        </w:rPr>
        <w:t>exist</w:t>
      </w:r>
      <w:proofErr w:type="gramEnd"/>
      <w:r>
        <w:rPr>
          <w:rFonts w:ascii="Garamond" w:hAnsi="Garamond"/>
          <w:sz w:val="22"/>
          <w:szCs w:val="22"/>
        </w:rPr>
        <w:t xml:space="preserve"> which quantifies the spatiotemporal patterns among stocks. The impact of front-end closure strategies on individual stock components is not well understood, and a more complete understanding of stock contribution to the overall run both within and among years is currently not readily available. </w:t>
      </w:r>
      <w:proofErr w:type="gramStart"/>
      <w:r>
        <w:rPr>
          <w:rFonts w:ascii="Garamond" w:hAnsi="Garamond"/>
          <w:sz w:val="22"/>
          <w:szCs w:val="22"/>
        </w:rPr>
        <w:t>These</w:t>
      </w:r>
      <w:proofErr w:type="gramEnd"/>
      <w:r>
        <w:rPr>
          <w:rFonts w:ascii="Garamond" w:hAnsi="Garamond"/>
          <w:sz w:val="22"/>
          <w:szCs w:val="22"/>
        </w:rPr>
        <w:t xml:space="preserve"> data may be important to assessing the impact of current management strategies and designing new strategies which maintain stock health across all components of the watershed and maintain a reliable resource for communities and industry in the region. </w:t>
      </w:r>
    </w:p>
    <w:p w14:paraId="2AAD2B8F" w14:textId="77777777" w:rsidR="003610A6" w:rsidRPr="00617050" w:rsidRDefault="003610A6" w:rsidP="003610A6">
      <w:pPr>
        <w:spacing w:line="480" w:lineRule="auto"/>
        <w:ind w:firstLine="720"/>
        <w:rPr>
          <w:rFonts w:ascii="Garamond" w:hAnsi="Garamond"/>
          <w:sz w:val="22"/>
          <w:szCs w:val="22"/>
        </w:rPr>
      </w:pPr>
      <w:r w:rsidRPr="006D1917">
        <w:rPr>
          <w:rFonts w:ascii="Garamond" w:hAnsi="Garamond"/>
          <w:sz w:val="22"/>
          <w:szCs w:val="22"/>
        </w:rPr>
        <w:t>Here, we apply otolit</w:t>
      </w:r>
      <w:r>
        <w:rPr>
          <w:rFonts w:ascii="Garamond" w:hAnsi="Garamond"/>
          <w:sz w:val="22"/>
          <w:szCs w:val="22"/>
        </w:rPr>
        <w:t>h microchemistry from fish caught at different times of the migration season over 6 years in the Kuskokwim River-basin</w:t>
      </w:r>
      <w:r w:rsidRPr="006D1917">
        <w:rPr>
          <w:rFonts w:ascii="Garamond" w:hAnsi="Garamond"/>
          <w:sz w:val="22"/>
          <w:szCs w:val="22"/>
        </w:rPr>
        <w:t xml:space="preserve"> to reconstruct spatiotemporal patterns of Chinook salmon natal origin distribution</w:t>
      </w:r>
      <w:r>
        <w:rPr>
          <w:rFonts w:ascii="Garamond" w:hAnsi="Garamond"/>
          <w:sz w:val="22"/>
          <w:szCs w:val="22"/>
        </w:rPr>
        <w:t xml:space="preserve"> at the sub basin scale. In doing so, we will</w:t>
      </w:r>
      <w:r w:rsidRPr="006D1917">
        <w:rPr>
          <w:rFonts w:ascii="Garamond" w:hAnsi="Garamond"/>
          <w:sz w:val="22"/>
          <w:szCs w:val="22"/>
        </w:rPr>
        <w:t xml:space="preserve">: (1) identify the spatiotemporal structure of </w:t>
      </w:r>
      <w:r w:rsidRPr="006D1917">
        <w:rPr>
          <w:rFonts w:ascii="Garamond" w:hAnsi="Garamond"/>
          <w:sz w:val="22"/>
          <w:szCs w:val="22"/>
        </w:rPr>
        <w:lastRenderedPageBreak/>
        <w:t>returning populations in</w:t>
      </w:r>
      <w:r>
        <w:rPr>
          <w:rFonts w:ascii="Garamond" w:hAnsi="Garamond"/>
          <w:sz w:val="22"/>
          <w:szCs w:val="22"/>
        </w:rPr>
        <w:t xml:space="preserve"> the Kuskokwim river-basin, and </w:t>
      </w:r>
      <w:r w:rsidRPr="006D1917">
        <w:rPr>
          <w:rFonts w:ascii="Garamond" w:hAnsi="Garamond"/>
          <w:sz w:val="22"/>
          <w:szCs w:val="22"/>
        </w:rPr>
        <w:t>(2)</w:t>
      </w:r>
      <w:r>
        <w:rPr>
          <w:rFonts w:ascii="Garamond" w:hAnsi="Garamond"/>
          <w:sz w:val="22"/>
          <w:szCs w:val="22"/>
        </w:rPr>
        <w:t xml:space="preserve"> </w:t>
      </w:r>
      <w:r w:rsidRPr="006D1917">
        <w:rPr>
          <w:rFonts w:ascii="Garamond" w:hAnsi="Garamond"/>
          <w:sz w:val="22"/>
          <w:szCs w:val="22"/>
        </w:rPr>
        <w:t>evaluate the potential impacts of harvest strategies</w:t>
      </w:r>
      <w:r>
        <w:rPr>
          <w:rFonts w:ascii="Garamond" w:hAnsi="Garamond"/>
          <w:sz w:val="22"/>
          <w:szCs w:val="22"/>
        </w:rPr>
        <w:t xml:space="preserve"> such as a</w:t>
      </w:r>
      <w:r w:rsidRPr="006D1917">
        <w:rPr>
          <w:rFonts w:ascii="Garamond" w:hAnsi="Garamond"/>
          <w:sz w:val="22"/>
          <w:szCs w:val="22"/>
        </w:rPr>
        <w:t xml:space="preserve"> front-end closure</w:t>
      </w:r>
      <w:r>
        <w:rPr>
          <w:rFonts w:ascii="Garamond" w:hAnsi="Garamond"/>
          <w:sz w:val="22"/>
          <w:szCs w:val="22"/>
        </w:rPr>
        <w:t xml:space="preserve"> </w:t>
      </w:r>
      <w:r w:rsidRPr="006D1917">
        <w:rPr>
          <w:rFonts w:ascii="Garamond" w:hAnsi="Garamond"/>
          <w:sz w:val="22"/>
          <w:szCs w:val="22"/>
        </w:rPr>
        <w:t>on stocks across these systems.</w:t>
      </w:r>
    </w:p>
    <w:p w14:paraId="01CE03EB" w14:textId="77777777" w:rsidR="003610A6" w:rsidRDefault="003610A6" w:rsidP="00310A9F">
      <w:pPr>
        <w:pStyle w:val="whitespace-normal"/>
        <w:spacing w:line="480" w:lineRule="auto"/>
        <w:ind w:firstLine="720"/>
        <w:rPr>
          <w:rFonts w:ascii="Garamond" w:hAnsi="Garamond"/>
          <w:sz w:val="22"/>
          <w:szCs w:val="22"/>
        </w:rPr>
      </w:pPr>
    </w:p>
    <w:p w14:paraId="29FC0768" w14:textId="77777777" w:rsidR="007072E7" w:rsidRDefault="007072E7" w:rsidP="000566CD">
      <w:pPr>
        <w:pStyle w:val="whitespace-normal"/>
        <w:spacing w:line="480" w:lineRule="auto"/>
        <w:ind w:firstLine="720"/>
        <w:rPr>
          <w:rFonts w:ascii="Garamond" w:hAnsi="Garamond"/>
          <w:sz w:val="22"/>
          <w:szCs w:val="22"/>
        </w:rPr>
      </w:pPr>
    </w:p>
    <w:p w14:paraId="75B1D681" w14:textId="77777777" w:rsidR="000566CD" w:rsidRDefault="000566CD" w:rsidP="000566CD">
      <w:pPr>
        <w:pStyle w:val="whitespace-normal"/>
        <w:spacing w:line="480" w:lineRule="auto"/>
        <w:ind w:firstLine="720"/>
        <w:rPr>
          <w:rFonts w:ascii="Garamond" w:hAnsi="Garamond"/>
          <w:sz w:val="22"/>
          <w:szCs w:val="22"/>
        </w:rPr>
      </w:pPr>
    </w:p>
    <w:p w14:paraId="145AE99D" w14:textId="77777777" w:rsidR="000566CD" w:rsidRDefault="000566CD" w:rsidP="00966E61">
      <w:pPr>
        <w:pStyle w:val="whitespace-normal"/>
        <w:spacing w:line="480" w:lineRule="auto"/>
        <w:ind w:firstLine="720"/>
        <w:rPr>
          <w:rFonts w:ascii="Garamond" w:hAnsi="Garamond"/>
          <w:sz w:val="22"/>
          <w:szCs w:val="22"/>
        </w:rPr>
      </w:pPr>
    </w:p>
    <w:p w14:paraId="651D3A1D" w14:textId="2A59DFB2" w:rsidR="008D1422" w:rsidRPr="00310A9F" w:rsidRDefault="008D1422" w:rsidP="00310A9F">
      <w:pPr>
        <w:pStyle w:val="whitespace-normal"/>
        <w:spacing w:line="480" w:lineRule="auto"/>
        <w:rPr>
          <w:rFonts w:ascii="Garamond" w:hAnsi="Garamond"/>
          <w:sz w:val="22"/>
          <w:szCs w:val="22"/>
        </w:rPr>
      </w:pPr>
    </w:p>
    <w:sectPr w:rsidR="008D1422" w:rsidRPr="00310A9F" w:rsidSect="004712C9">
      <w:footerReference w:type="even" r:id="rId11"/>
      <w:footerReference w:type="default" r:id="rId12"/>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jamin J. Makhlouf" w:date="2025-07-26T11:23:00Z" w:initials="b">
    <w:p w14:paraId="545E12D6" w14:textId="77777777" w:rsidR="000F3B6C" w:rsidRDefault="000F3B6C" w:rsidP="000F3B6C">
      <w:r>
        <w:rPr>
          <w:rStyle w:val="CommentReference"/>
        </w:rPr>
        <w:annotationRef/>
      </w:r>
      <w:r>
        <w:rPr>
          <w:sz w:val="20"/>
          <w:szCs w:val="20"/>
        </w:rPr>
        <w:t xml:space="preserve">Thoughts on others to add? </w:t>
      </w:r>
    </w:p>
  </w:comment>
  <w:comment w:id="1" w:author="Daniel Schindler" w:date="2025-07-17T12:57:00Z" w:initials="DS">
    <w:p w14:paraId="2AD4524E" w14:textId="77777777" w:rsidR="00367B6D" w:rsidRDefault="00367B6D" w:rsidP="00367B6D">
      <w:pPr>
        <w:pStyle w:val="CommentText"/>
      </w:pPr>
      <w:r>
        <w:rPr>
          <w:rStyle w:val="CommentReference"/>
        </w:rPr>
        <w:annotationRef/>
      </w:r>
      <w:r>
        <w:t>Need to reorganize this to broaden scope a bit for J Appl Ecology</w:t>
      </w:r>
    </w:p>
  </w:comment>
  <w:comment w:id="2" w:author="Daniel Schindler" w:date="2025-07-17T13:14:00Z" w:initials="DS">
    <w:p w14:paraId="0DA0C363" w14:textId="77777777" w:rsidR="00313CB8" w:rsidRDefault="00313CB8" w:rsidP="00313CB8">
      <w:pPr>
        <w:pStyle w:val="CommentText"/>
      </w:pPr>
      <w:r>
        <w:rPr>
          <w:rStyle w:val="CommentReference"/>
        </w:rPr>
        <w:annotationRef/>
      </w:r>
      <w:r>
        <w:t>I will come back to this later.</w:t>
      </w:r>
    </w:p>
  </w:comment>
  <w:comment w:id="11" w:author="Benjamin J. Makhlouf" w:date="2025-07-28T07:41:00Z" w:initials="BM">
    <w:p w14:paraId="317DFEBA" w14:textId="77777777" w:rsidR="009C079F" w:rsidRDefault="009C079F" w:rsidP="009C079F">
      <w:pPr>
        <w:pStyle w:val="CommentText"/>
      </w:pPr>
      <w:r>
        <w:rPr>
          <w:rStyle w:val="CommentReference"/>
        </w:rPr>
        <w:annotationRef/>
      </w:r>
      <w:r>
        <w:t xml:space="preserve">Since this is published in french et al., do you think I should not include it as a figure? </w:t>
      </w:r>
    </w:p>
  </w:comment>
  <w:comment w:id="12" w:author="Benjamin J. Makhlouf" w:date="2025-07-28T07:42:00Z" w:initials="BM">
    <w:p w14:paraId="05C4AF8C" w14:textId="77777777" w:rsidR="009C079F" w:rsidRDefault="009C079F" w:rsidP="009C079F">
      <w:pPr>
        <w:pStyle w:val="CommentText"/>
      </w:pPr>
      <w:r>
        <w:rPr>
          <w:rStyle w:val="CommentReference"/>
        </w:rPr>
        <w:annotationRef/>
      </w:r>
      <w:r>
        <w:t xml:space="preserve">This is in one of Sean’s papers but I cannot find it </w:t>
      </w:r>
    </w:p>
  </w:comment>
  <w:comment w:id="17" w:author="Benjamin J. Makhlouf" w:date="2025-07-28T13:54:00Z" w:initials="BM">
    <w:p w14:paraId="036EDFB1" w14:textId="77777777" w:rsidR="00966E61" w:rsidRDefault="00966E61" w:rsidP="00966E61">
      <w:pPr>
        <w:pStyle w:val="CommentText"/>
      </w:pPr>
      <w:r>
        <w:rPr>
          <w:rStyle w:val="CommentReference"/>
        </w:rPr>
        <w:annotationRef/>
      </w:r>
      <w:r>
        <w:t xml:space="preserve">This might not be true for comparison to Telemetry </w:t>
      </w:r>
    </w:p>
  </w:comment>
  <w:comment w:id="19" w:author="Daniel Schindler" w:date="2025-06-27T11:54:00Z" w:initials="DS">
    <w:p w14:paraId="506CDC99" w14:textId="77777777" w:rsidR="003610A6" w:rsidRDefault="003610A6" w:rsidP="003610A6">
      <w:pPr>
        <w:pStyle w:val="CommentText"/>
      </w:pPr>
      <w:r>
        <w:rPr>
          <w:rStyle w:val="CommentReference"/>
        </w:rPr>
        <w:annotationRef/>
      </w:r>
      <w:r>
        <w:t>We should try to track down that ADF&amp;G tech report that described their telemetry results. Jordan Head was a co-author. Zach Liller would have been as well, I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5E12D6" w15:done="0"/>
  <w15:commentEx w15:paraId="2AD4524E" w15:done="0"/>
  <w15:commentEx w15:paraId="0DA0C363" w15:paraIdParent="2AD4524E" w15:done="0"/>
  <w15:commentEx w15:paraId="317DFEBA" w15:done="0"/>
  <w15:commentEx w15:paraId="05C4AF8C" w15:done="0"/>
  <w15:commentEx w15:paraId="036EDFB1" w15:done="0"/>
  <w15:commentEx w15:paraId="506CDC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F9D5BC" w16cex:dateUtc="2025-07-26T18:23:00Z"/>
  <w16cex:commentExtensible w16cex:durableId="6C50E346" w16cex:dateUtc="2025-07-17T20:57:00Z"/>
  <w16cex:commentExtensible w16cex:durableId="31A19B43" w16cex:dateUtc="2025-07-17T21:14:00Z"/>
  <w16cex:commentExtensible w16cex:durableId="6C95C996" w16cex:dateUtc="2025-07-28T14:41:00Z"/>
  <w16cex:commentExtensible w16cex:durableId="3CAE4ABD" w16cex:dateUtc="2025-07-28T14:42:00Z"/>
  <w16cex:commentExtensible w16cex:durableId="6836BCE2" w16cex:dateUtc="2025-07-28T20:54:00Z"/>
  <w16cex:commentExtensible w16cex:durableId="08B9BEA6" w16cex:dateUtc="2025-06-27T19: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5E12D6" w16cid:durableId="0AF9D5BC"/>
  <w16cid:commentId w16cid:paraId="2AD4524E" w16cid:durableId="6C50E346"/>
  <w16cid:commentId w16cid:paraId="0DA0C363" w16cid:durableId="31A19B43"/>
  <w16cid:commentId w16cid:paraId="317DFEBA" w16cid:durableId="6C95C996"/>
  <w16cid:commentId w16cid:paraId="05C4AF8C" w16cid:durableId="3CAE4ABD"/>
  <w16cid:commentId w16cid:paraId="036EDFB1" w16cid:durableId="6836BCE2"/>
  <w16cid:commentId w16cid:paraId="506CDC99" w16cid:durableId="08B9BE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CB3A1" w14:textId="77777777" w:rsidR="00DD7574" w:rsidRDefault="00DD7574">
      <w:pPr>
        <w:spacing w:after="0" w:line="240" w:lineRule="auto"/>
      </w:pPr>
      <w:r>
        <w:separator/>
      </w:r>
    </w:p>
  </w:endnote>
  <w:endnote w:type="continuationSeparator" w:id="0">
    <w:p w14:paraId="5D35DC23" w14:textId="77777777" w:rsidR="00DD7574" w:rsidRDefault="00DD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000000" w:rsidP="009E12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rsidP="005C36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000000" w:rsidP="009E12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rsidP="005C360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4BF47" w14:textId="77777777" w:rsidR="00DD7574" w:rsidRDefault="00DD7574">
      <w:pPr>
        <w:spacing w:after="0" w:line="240" w:lineRule="auto"/>
      </w:pPr>
      <w:r>
        <w:separator/>
      </w:r>
    </w:p>
  </w:footnote>
  <w:footnote w:type="continuationSeparator" w:id="0">
    <w:p w14:paraId="6B211E49" w14:textId="77777777" w:rsidR="00DD7574" w:rsidRDefault="00DD7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4"/>
  </w:num>
  <w:num w:numId="2" w16cid:durableId="1353727518">
    <w:abstractNumId w:val="2"/>
  </w:num>
  <w:num w:numId="3" w16cid:durableId="329413611">
    <w:abstractNumId w:val="7"/>
  </w:num>
  <w:num w:numId="4" w16cid:durableId="991065100">
    <w:abstractNumId w:val="5"/>
  </w:num>
  <w:num w:numId="5" w16cid:durableId="1019696258">
    <w:abstractNumId w:val="1"/>
  </w:num>
  <w:num w:numId="6" w16cid:durableId="1265116596">
    <w:abstractNumId w:val="6"/>
  </w:num>
  <w:num w:numId="7" w16cid:durableId="416367737">
    <w:abstractNumId w:val="3"/>
  </w:num>
  <w:num w:numId="8" w16cid:durableId="18637807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J. Makhlouf">
    <w15:presenceInfo w15:providerId="AD" w15:userId="S::bmak29@uw.edu::e2d819b1-db99-41fc-888c-ad60b4d561ad"/>
  </w15:person>
  <w15:person w15:author="Daniel Schindler">
    <w15:presenceInfo w15:providerId="AD" w15:userId="S::deschind@uw.edu::638f7977-a89c-40df-b85e-dc804ddb3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33E6D"/>
    <w:rsid w:val="00040237"/>
    <w:rsid w:val="000566CD"/>
    <w:rsid w:val="00060FEB"/>
    <w:rsid w:val="00085380"/>
    <w:rsid w:val="000854BE"/>
    <w:rsid w:val="000941AF"/>
    <w:rsid w:val="000979CB"/>
    <w:rsid w:val="000B5639"/>
    <w:rsid w:val="000B7514"/>
    <w:rsid w:val="000C384D"/>
    <w:rsid w:val="000C429D"/>
    <w:rsid w:val="000C6898"/>
    <w:rsid w:val="000D6E8E"/>
    <w:rsid w:val="000F3B6C"/>
    <w:rsid w:val="00103582"/>
    <w:rsid w:val="00120202"/>
    <w:rsid w:val="00121BC7"/>
    <w:rsid w:val="001269D4"/>
    <w:rsid w:val="00131432"/>
    <w:rsid w:val="001419E1"/>
    <w:rsid w:val="0015783A"/>
    <w:rsid w:val="00162958"/>
    <w:rsid w:val="0016395C"/>
    <w:rsid w:val="001679D4"/>
    <w:rsid w:val="00171632"/>
    <w:rsid w:val="001844EB"/>
    <w:rsid w:val="0019169F"/>
    <w:rsid w:val="00197965"/>
    <w:rsid w:val="001F2097"/>
    <w:rsid w:val="0020187E"/>
    <w:rsid w:val="00206F6C"/>
    <w:rsid w:val="002323C1"/>
    <w:rsid w:val="002549E1"/>
    <w:rsid w:val="0025573D"/>
    <w:rsid w:val="002A3FE3"/>
    <w:rsid w:val="002C21B7"/>
    <w:rsid w:val="002D12FE"/>
    <w:rsid w:val="00306D21"/>
    <w:rsid w:val="00310A9F"/>
    <w:rsid w:val="00312FC9"/>
    <w:rsid w:val="00313CB8"/>
    <w:rsid w:val="003442B4"/>
    <w:rsid w:val="003508BF"/>
    <w:rsid w:val="00354EC0"/>
    <w:rsid w:val="003610A6"/>
    <w:rsid w:val="003642FE"/>
    <w:rsid w:val="00367B6D"/>
    <w:rsid w:val="00371AC6"/>
    <w:rsid w:val="00374558"/>
    <w:rsid w:val="00383B9A"/>
    <w:rsid w:val="0039598A"/>
    <w:rsid w:val="0039711B"/>
    <w:rsid w:val="00397FF6"/>
    <w:rsid w:val="003A53E2"/>
    <w:rsid w:val="003A58F7"/>
    <w:rsid w:val="003B0A46"/>
    <w:rsid w:val="003D0402"/>
    <w:rsid w:val="003D30C7"/>
    <w:rsid w:val="00401EE2"/>
    <w:rsid w:val="004025DD"/>
    <w:rsid w:val="00416B2E"/>
    <w:rsid w:val="004261EE"/>
    <w:rsid w:val="00442120"/>
    <w:rsid w:val="00464971"/>
    <w:rsid w:val="00470C70"/>
    <w:rsid w:val="004712C9"/>
    <w:rsid w:val="00477415"/>
    <w:rsid w:val="00481088"/>
    <w:rsid w:val="00491C12"/>
    <w:rsid w:val="004A0003"/>
    <w:rsid w:val="004A072A"/>
    <w:rsid w:val="004A6CF4"/>
    <w:rsid w:val="004C2230"/>
    <w:rsid w:val="004D6874"/>
    <w:rsid w:val="004E3592"/>
    <w:rsid w:val="004F04C2"/>
    <w:rsid w:val="00505979"/>
    <w:rsid w:val="00517577"/>
    <w:rsid w:val="005229F0"/>
    <w:rsid w:val="00530411"/>
    <w:rsid w:val="00536536"/>
    <w:rsid w:val="00537343"/>
    <w:rsid w:val="005416E6"/>
    <w:rsid w:val="00557194"/>
    <w:rsid w:val="005805EB"/>
    <w:rsid w:val="005A53C9"/>
    <w:rsid w:val="005B3AB3"/>
    <w:rsid w:val="005C58CB"/>
    <w:rsid w:val="005E6A59"/>
    <w:rsid w:val="005F3448"/>
    <w:rsid w:val="006101C3"/>
    <w:rsid w:val="00617B67"/>
    <w:rsid w:val="00625357"/>
    <w:rsid w:val="00631AAA"/>
    <w:rsid w:val="0063694A"/>
    <w:rsid w:val="006617C0"/>
    <w:rsid w:val="006762C3"/>
    <w:rsid w:val="00676513"/>
    <w:rsid w:val="00682611"/>
    <w:rsid w:val="00693A39"/>
    <w:rsid w:val="006B418B"/>
    <w:rsid w:val="006D6AEE"/>
    <w:rsid w:val="006E5473"/>
    <w:rsid w:val="007072E7"/>
    <w:rsid w:val="00711069"/>
    <w:rsid w:val="00717B12"/>
    <w:rsid w:val="007266BC"/>
    <w:rsid w:val="007555A4"/>
    <w:rsid w:val="007561E4"/>
    <w:rsid w:val="0076034D"/>
    <w:rsid w:val="00780305"/>
    <w:rsid w:val="007A1D0A"/>
    <w:rsid w:val="007B17D6"/>
    <w:rsid w:val="007C2267"/>
    <w:rsid w:val="007C6D95"/>
    <w:rsid w:val="007D1726"/>
    <w:rsid w:val="007F4A77"/>
    <w:rsid w:val="007F75D5"/>
    <w:rsid w:val="00807290"/>
    <w:rsid w:val="00811477"/>
    <w:rsid w:val="00816626"/>
    <w:rsid w:val="00856168"/>
    <w:rsid w:val="00863C27"/>
    <w:rsid w:val="0087708A"/>
    <w:rsid w:val="0088327B"/>
    <w:rsid w:val="008872F5"/>
    <w:rsid w:val="00895FC7"/>
    <w:rsid w:val="008C378F"/>
    <w:rsid w:val="008D1422"/>
    <w:rsid w:val="008E3428"/>
    <w:rsid w:val="008F2118"/>
    <w:rsid w:val="0090107F"/>
    <w:rsid w:val="00907410"/>
    <w:rsid w:val="009076B8"/>
    <w:rsid w:val="009110AF"/>
    <w:rsid w:val="00932FBC"/>
    <w:rsid w:val="00966E61"/>
    <w:rsid w:val="00967DC4"/>
    <w:rsid w:val="0097448D"/>
    <w:rsid w:val="009833DB"/>
    <w:rsid w:val="00983880"/>
    <w:rsid w:val="00986BAC"/>
    <w:rsid w:val="009879FD"/>
    <w:rsid w:val="009C079F"/>
    <w:rsid w:val="009C308C"/>
    <w:rsid w:val="009D66DA"/>
    <w:rsid w:val="009F3E36"/>
    <w:rsid w:val="009F7AF2"/>
    <w:rsid w:val="00A06CC6"/>
    <w:rsid w:val="00A13EDE"/>
    <w:rsid w:val="00A25870"/>
    <w:rsid w:val="00A26A50"/>
    <w:rsid w:val="00A36D27"/>
    <w:rsid w:val="00A44879"/>
    <w:rsid w:val="00A4712A"/>
    <w:rsid w:val="00AB074C"/>
    <w:rsid w:val="00AD1910"/>
    <w:rsid w:val="00AD484F"/>
    <w:rsid w:val="00AD7B82"/>
    <w:rsid w:val="00B07AE4"/>
    <w:rsid w:val="00B13E93"/>
    <w:rsid w:val="00B30111"/>
    <w:rsid w:val="00B40601"/>
    <w:rsid w:val="00B50583"/>
    <w:rsid w:val="00B74D8D"/>
    <w:rsid w:val="00BB27C2"/>
    <w:rsid w:val="00BB381E"/>
    <w:rsid w:val="00C10AF2"/>
    <w:rsid w:val="00C31CB4"/>
    <w:rsid w:val="00C32D99"/>
    <w:rsid w:val="00C50733"/>
    <w:rsid w:val="00C6603A"/>
    <w:rsid w:val="00C67240"/>
    <w:rsid w:val="00C83BF2"/>
    <w:rsid w:val="00C95028"/>
    <w:rsid w:val="00C9741A"/>
    <w:rsid w:val="00C97C2C"/>
    <w:rsid w:val="00CA262D"/>
    <w:rsid w:val="00CA7EEC"/>
    <w:rsid w:val="00CB3C24"/>
    <w:rsid w:val="00CF03CC"/>
    <w:rsid w:val="00CF45A1"/>
    <w:rsid w:val="00D0546A"/>
    <w:rsid w:val="00D105F1"/>
    <w:rsid w:val="00D149EB"/>
    <w:rsid w:val="00D30A4B"/>
    <w:rsid w:val="00D43F43"/>
    <w:rsid w:val="00D53B0E"/>
    <w:rsid w:val="00D625F2"/>
    <w:rsid w:val="00DA7E79"/>
    <w:rsid w:val="00DC75BB"/>
    <w:rsid w:val="00DD0E6E"/>
    <w:rsid w:val="00DD7574"/>
    <w:rsid w:val="00DE33E0"/>
    <w:rsid w:val="00E212FE"/>
    <w:rsid w:val="00E355B2"/>
    <w:rsid w:val="00E35FA9"/>
    <w:rsid w:val="00E454BB"/>
    <w:rsid w:val="00E671EF"/>
    <w:rsid w:val="00E94ABC"/>
    <w:rsid w:val="00EB2EDF"/>
    <w:rsid w:val="00EE5153"/>
    <w:rsid w:val="00EE55A4"/>
    <w:rsid w:val="00EF1756"/>
    <w:rsid w:val="00EF5ED9"/>
    <w:rsid w:val="00EF6581"/>
    <w:rsid w:val="00F02538"/>
    <w:rsid w:val="00F06D5A"/>
    <w:rsid w:val="00F335F2"/>
    <w:rsid w:val="00F3538C"/>
    <w:rsid w:val="00F41FAF"/>
    <w:rsid w:val="00F51DB9"/>
    <w:rsid w:val="00F552CD"/>
    <w:rsid w:val="00F55974"/>
    <w:rsid w:val="00FA2074"/>
    <w:rsid w:val="00FA738D"/>
    <w:rsid w:val="00FB33D7"/>
    <w:rsid w:val="00FB3E37"/>
    <w:rsid w:val="00FC42A0"/>
    <w:rsid w:val="00FD1F7F"/>
    <w:rsid w:val="00FD6CE5"/>
    <w:rsid w:val="00FE3CBB"/>
    <w:rsid w:val="00FE3D0B"/>
    <w:rsid w:val="00FF1407"/>
    <w:rsid w:val="00FF19B1"/>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E45E8F7C-A7EC-9441-8FBE-5462EB3F3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2C9"/>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1776</TotalTime>
  <Pages>14</Pages>
  <Words>17510</Words>
  <Characters>99813</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20</cp:revision>
  <dcterms:created xsi:type="dcterms:W3CDTF">2025-07-26T18:19:00Z</dcterms:created>
  <dcterms:modified xsi:type="dcterms:W3CDTF">2025-07-29T17:58:00Z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id="h4h2qxOD"/&gt;&lt;style id="http://www.zotero.org/styles/journal-of-applied-ecology" hasBibliography="1" bibliographyStyleHasBeenSet="0"/&gt;&lt;prefs&gt;&lt;pref name="fieldType" value="Field"/&gt;&lt;/prefs&gt;&lt;/data&gt;</vt:lpwstr>
  </property>
</Properties>
</file>