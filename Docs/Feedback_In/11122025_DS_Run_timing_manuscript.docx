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1783" w14:textId="7028B994" w:rsidR="0066241A" w:rsidRPr="005956BD" w:rsidRDefault="007F66C5" w:rsidP="0017389D">
      <w:pPr>
        <w:suppressLineNumbers/>
        <w:jc w:val="center"/>
        <w:rPr>
          <w:rFonts w:ascii="Times New Roman" w:hAnsi="Times New Roman" w:cs="Times New Roman"/>
          <w:b/>
          <w:bCs/>
          <w:sz w:val="36"/>
          <w:szCs w:val="36"/>
        </w:rPr>
      </w:pPr>
      <w:r w:rsidRPr="005956BD">
        <w:rPr>
          <w:rFonts w:ascii="Times New Roman" w:hAnsi="Times New Roman" w:cs="Times New Roman"/>
          <w:b/>
          <w:bCs/>
          <w:sz w:val="36"/>
          <w:szCs w:val="36"/>
        </w:rPr>
        <w:t xml:space="preserve">Strategic fisheries closure balances harvest opportunity and stock diversity in a </w:t>
      </w:r>
      <w:r w:rsidR="00477415" w:rsidRPr="005956BD">
        <w:rPr>
          <w:rFonts w:ascii="Times New Roman" w:hAnsi="Times New Roman" w:cs="Times New Roman"/>
          <w:b/>
          <w:bCs/>
          <w:sz w:val="36"/>
          <w:szCs w:val="36"/>
        </w:rPr>
        <w:t>large Alaska river-basin.</w:t>
      </w:r>
    </w:p>
    <w:p w14:paraId="1E8600C0" w14:textId="77777777" w:rsidR="00424DB6" w:rsidRPr="005956BD" w:rsidRDefault="00424DB6" w:rsidP="004712C9">
      <w:pPr>
        <w:suppressLineNumbers/>
        <w:jc w:val="center"/>
        <w:rPr>
          <w:rFonts w:ascii="Times New Roman" w:hAnsi="Times New Roman" w:cs="Times New Roman"/>
        </w:rPr>
      </w:pPr>
    </w:p>
    <w:p w14:paraId="0C7925DE" w14:textId="28477A17" w:rsidR="000F3B6C" w:rsidRPr="005956BD" w:rsidRDefault="000F3B6C" w:rsidP="004712C9">
      <w:pPr>
        <w:suppressLineNumbers/>
        <w:jc w:val="center"/>
        <w:rPr>
          <w:rFonts w:ascii="Times New Roman" w:hAnsi="Times New Roman" w:cs="Times New Roman"/>
        </w:rPr>
      </w:pPr>
      <w:r w:rsidRPr="005956BD">
        <w:rPr>
          <w:rFonts w:ascii="Times New Roman" w:hAnsi="Times New Roman" w:cs="Times New Roman"/>
        </w:rPr>
        <w:t xml:space="preserve">Ben Makhlouf, Daniel </w:t>
      </w:r>
      <w:ins w:id="0" w:author="Daniel Schindler" w:date="2025-11-11T17:41:00Z" w16du:dateUtc="2025-11-12T01:41:00Z">
        <w:r w:rsidR="00E471DA">
          <w:rPr>
            <w:rFonts w:ascii="Times New Roman" w:hAnsi="Times New Roman" w:cs="Times New Roman"/>
          </w:rPr>
          <w:t xml:space="preserve">E. </w:t>
        </w:r>
      </w:ins>
      <w:r w:rsidRPr="005956BD">
        <w:rPr>
          <w:rFonts w:ascii="Times New Roman" w:hAnsi="Times New Roman" w:cs="Times New Roman"/>
        </w:rPr>
        <w:t>Schindler, Tim</w:t>
      </w:r>
      <w:r w:rsidR="0024031C" w:rsidRPr="005956BD">
        <w:rPr>
          <w:rFonts w:ascii="Times New Roman" w:hAnsi="Times New Roman" w:cs="Times New Roman"/>
        </w:rPr>
        <w:t>othy J.</w:t>
      </w:r>
      <w:r w:rsidRPr="005956BD">
        <w:rPr>
          <w:rFonts w:ascii="Times New Roman" w:hAnsi="Times New Roman" w:cs="Times New Roman"/>
        </w:rPr>
        <w:t xml:space="preserve"> Cline</w:t>
      </w:r>
      <w:r w:rsidR="00612B95" w:rsidRPr="005956BD">
        <w:rPr>
          <w:rFonts w:ascii="Times New Roman" w:hAnsi="Times New Roman" w:cs="Times New Roman"/>
        </w:rPr>
        <w:t>, Diego Fernandez</w:t>
      </w:r>
      <w:r w:rsidR="007A07BC" w:rsidRPr="005956BD">
        <w:rPr>
          <w:rFonts w:ascii="Times New Roman" w:hAnsi="Times New Roman" w:cs="Times New Roman"/>
        </w:rPr>
        <w:t xml:space="preserve">, Janessa </w:t>
      </w:r>
      <w:proofErr w:type="spellStart"/>
      <w:r w:rsidR="007A07BC" w:rsidRPr="005956BD">
        <w:rPr>
          <w:rFonts w:ascii="Times New Roman" w:hAnsi="Times New Roman" w:cs="Times New Roman"/>
        </w:rPr>
        <w:t>Esquible</w:t>
      </w:r>
      <w:proofErr w:type="spellEnd"/>
      <w:r w:rsidR="007A07BC" w:rsidRPr="005956BD">
        <w:rPr>
          <w:rFonts w:ascii="Times New Roman" w:hAnsi="Times New Roman" w:cs="Times New Roman"/>
        </w:rPr>
        <w:t>,</w:t>
      </w:r>
      <w:r w:rsidR="00BA542C">
        <w:rPr>
          <w:rFonts w:ascii="Times New Roman" w:hAnsi="Times New Roman" w:cs="Times New Roman"/>
        </w:rPr>
        <w:t xml:space="preserve"> </w:t>
      </w:r>
      <w:r w:rsidR="00820E08" w:rsidRPr="005956BD">
        <w:rPr>
          <w:rFonts w:ascii="Times New Roman" w:hAnsi="Times New Roman" w:cs="Times New Roman"/>
        </w:rPr>
        <w:t>Avery Hoffman</w:t>
      </w:r>
      <w:r w:rsidR="007A07BC" w:rsidRPr="005956BD">
        <w:rPr>
          <w:rFonts w:ascii="Times New Roman" w:hAnsi="Times New Roman" w:cs="Times New Roman"/>
        </w:rPr>
        <w:t xml:space="preserve"> </w:t>
      </w:r>
    </w:p>
    <w:p w14:paraId="398E1809" w14:textId="787A2D25" w:rsidR="009A7B39" w:rsidRPr="0016395C" w:rsidRDefault="009A7B39" w:rsidP="004712C9">
      <w:pPr>
        <w:suppressLineNumbers/>
        <w:jc w:val="center"/>
        <w:rPr>
          <w:rFonts w:ascii="Garamond" w:hAnsi="Garamond"/>
          <w:b/>
          <w:bCs/>
          <w:sz w:val="20"/>
          <w:szCs w:val="20"/>
        </w:rPr>
      </w:pPr>
    </w:p>
    <w:p w14:paraId="75F3761F" w14:textId="092F2BAB" w:rsidR="003717DB" w:rsidRPr="005956BD" w:rsidRDefault="00E61436" w:rsidP="004712C9">
      <w:pPr>
        <w:suppressLineNumbers/>
        <w:rPr>
          <w:rFonts w:ascii="Times New Roman" w:hAnsi="Times New Roman" w:cs="Times New Roman"/>
          <w:b/>
          <w:bCs/>
          <w:u w:val="single"/>
        </w:rPr>
      </w:pPr>
      <w:r w:rsidRPr="005956BD">
        <w:rPr>
          <w:rFonts w:ascii="Times New Roman" w:hAnsi="Times New Roman" w:cs="Times New Roman"/>
          <w:b/>
          <w:bCs/>
          <w:u w:val="single"/>
        </w:rPr>
        <w:t>Abstract:</w:t>
      </w:r>
    </w:p>
    <w:p w14:paraId="06EA0954" w14:textId="2420654D" w:rsidR="009B595F" w:rsidRPr="005956BD" w:rsidRDefault="0026256C" w:rsidP="005956BD">
      <w:pPr>
        <w:suppressLineNumbers/>
        <w:spacing w:line="480" w:lineRule="auto"/>
        <w:ind w:firstLine="720"/>
        <w:rPr>
          <w:rFonts w:ascii="Times New Roman" w:hAnsi="Times New Roman" w:cs="Times New Roman"/>
        </w:rPr>
      </w:pPr>
      <w:r w:rsidRPr="005956BD">
        <w:rPr>
          <w:rFonts w:ascii="Times New Roman" w:hAnsi="Times New Roman" w:cs="Times New Roman"/>
        </w:rPr>
        <w:t xml:space="preserve">Effective fisheries management requires balancing harvest opportunities with the protection of </w:t>
      </w:r>
      <w:commentRangeStart w:id="1"/>
      <w:commentRangeEnd w:id="1"/>
      <w:r w:rsidR="0024031C" w:rsidRPr="005956BD">
        <w:rPr>
          <w:rStyle w:val="CommentReference"/>
          <w:rFonts w:ascii="Times New Roman" w:hAnsi="Times New Roman" w:cs="Times New Roman"/>
          <w:sz w:val="24"/>
          <w:szCs w:val="24"/>
        </w:rPr>
        <w:commentReference w:id="1"/>
      </w:r>
      <w:r w:rsidRPr="005956BD">
        <w:rPr>
          <w:rFonts w:ascii="Times New Roman" w:hAnsi="Times New Roman" w:cs="Times New Roman"/>
        </w:rPr>
        <w:t xml:space="preserve">biodiversity. Pacific salmon returning to large river systems exhibit significant interpopulation variability in return timing and spatial habitat use patterns, which contribute to population resilience. However, these spatiotemporal dynamics are poorly understood, limiting their integration into management strategies. Here, we reconstruct the spatiotemporal dynamics of return timing </w:t>
      </w:r>
      <w:del w:id="2" w:author="Daniel Schindler" w:date="2025-11-11T17:42:00Z" w16du:dateUtc="2025-11-12T01:42:00Z">
        <w:r w:rsidRPr="005956BD" w:rsidDel="00E471DA">
          <w:rPr>
            <w:rFonts w:ascii="Times New Roman" w:hAnsi="Times New Roman" w:cs="Times New Roman"/>
          </w:rPr>
          <w:delText xml:space="preserve">for Kuskokwim River </w:delText>
        </w:r>
      </w:del>
      <w:r w:rsidRPr="005956BD">
        <w:rPr>
          <w:rFonts w:ascii="Times New Roman" w:hAnsi="Times New Roman" w:cs="Times New Roman"/>
        </w:rPr>
        <w:t>Chinook salmon</w:t>
      </w:r>
      <w:ins w:id="3" w:author="Daniel Schindler" w:date="2025-11-11T17:42:00Z" w16du:dateUtc="2025-11-12T01:42:00Z">
        <w:r w:rsidR="00E471DA">
          <w:rPr>
            <w:rFonts w:ascii="Times New Roman" w:hAnsi="Times New Roman" w:cs="Times New Roman"/>
          </w:rPr>
          <w:t xml:space="preserve"> to the Kuskokwim River of western Alaska,</w:t>
        </w:r>
      </w:ins>
      <w:r w:rsidRPr="005956BD">
        <w:rPr>
          <w:rFonts w:ascii="Times New Roman" w:hAnsi="Times New Roman" w:cs="Times New Roman"/>
        </w:rPr>
        <w:t xml:space="preserve"> across six years using otolith isotope </w:t>
      </w:r>
      <w:r w:rsidR="0066241A" w:rsidRPr="005956BD">
        <w:rPr>
          <w:rFonts w:ascii="Times New Roman" w:hAnsi="Times New Roman" w:cs="Times New Roman"/>
        </w:rPr>
        <w:t>signatures and</w:t>
      </w:r>
      <w:r w:rsidRPr="005956BD">
        <w:rPr>
          <w:rFonts w:ascii="Times New Roman" w:hAnsi="Times New Roman" w:cs="Times New Roman"/>
        </w:rPr>
        <w:t xml:space="preserve"> examine the </w:t>
      </w:r>
      <w:r w:rsidR="007878C0" w:rsidRPr="005956BD">
        <w:rPr>
          <w:rFonts w:ascii="Times New Roman" w:hAnsi="Times New Roman" w:cs="Times New Roman"/>
        </w:rPr>
        <w:t>population-</w:t>
      </w:r>
      <w:r w:rsidRPr="005956BD">
        <w:rPr>
          <w:rFonts w:ascii="Times New Roman" w:hAnsi="Times New Roman" w:cs="Times New Roman"/>
        </w:rPr>
        <w:t xml:space="preserve">specific impacts of a front-end fishery closure implemented in the basin. We demonstrate a consistent relationship between </w:t>
      </w:r>
      <w:ins w:id="4" w:author="Daniel Schindler" w:date="2025-11-11T17:43:00Z" w16du:dateUtc="2025-11-12T01:43:00Z">
        <w:r w:rsidR="00E471DA">
          <w:rPr>
            <w:rFonts w:ascii="Times New Roman" w:hAnsi="Times New Roman" w:cs="Times New Roman"/>
          </w:rPr>
          <w:t xml:space="preserve">seasonal </w:t>
        </w:r>
      </w:ins>
      <w:r w:rsidRPr="005956BD">
        <w:rPr>
          <w:rFonts w:ascii="Times New Roman" w:hAnsi="Times New Roman" w:cs="Times New Roman"/>
        </w:rPr>
        <w:t xml:space="preserve">run timing and watershed position, with earlier returning populations contributing disproportionately to the uppermost portion of the watershed. This trend was consistent when examining relative contributions within discrete temporal windows during the return migration, as well as in cumulative distribution analyses that controlled for total return abundance. While this spatial pattern was robust, we </w:t>
      </w:r>
      <w:r w:rsidR="00C92AB0" w:rsidRPr="005956BD">
        <w:rPr>
          <w:rFonts w:ascii="Times New Roman" w:hAnsi="Times New Roman" w:cs="Times New Roman"/>
        </w:rPr>
        <w:t xml:space="preserve">did </w:t>
      </w:r>
      <w:r w:rsidR="00424DB6" w:rsidRPr="005956BD">
        <w:rPr>
          <w:rFonts w:ascii="Times New Roman" w:hAnsi="Times New Roman" w:cs="Times New Roman"/>
        </w:rPr>
        <w:t>observe</w:t>
      </w:r>
      <w:r w:rsidRPr="005956BD">
        <w:rPr>
          <w:rFonts w:ascii="Times New Roman" w:hAnsi="Times New Roman" w:cs="Times New Roman"/>
        </w:rPr>
        <w:t xml:space="preserve"> interannual variability in the magnitude of population contributions and overall run timing. The front-end closure strategy </w:t>
      </w:r>
      <w:r w:rsidR="007A07BC" w:rsidRPr="005956BD">
        <w:rPr>
          <w:rFonts w:ascii="Times New Roman" w:hAnsi="Times New Roman" w:cs="Times New Roman"/>
        </w:rPr>
        <w:t xml:space="preserve">provided </w:t>
      </w:r>
      <w:r w:rsidRPr="005956BD">
        <w:rPr>
          <w:rFonts w:ascii="Times New Roman" w:hAnsi="Times New Roman" w:cs="Times New Roman"/>
        </w:rPr>
        <w:t>disproportionately higher protection to upper watershed stocks</w:t>
      </w:r>
      <w:r w:rsidR="007A07BC" w:rsidRPr="005956BD">
        <w:rPr>
          <w:rFonts w:ascii="Times New Roman" w:hAnsi="Times New Roman" w:cs="Times New Roman"/>
        </w:rPr>
        <w:t>, thereby protecting upper watershed life history diversity.</w:t>
      </w:r>
      <w:r w:rsidR="00356F8B" w:rsidRPr="005956BD">
        <w:rPr>
          <w:rFonts w:ascii="Times New Roman" w:hAnsi="Times New Roman" w:cs="Times New Roman"/>
        </w:rPr>
        <w:t xml:space="preserve"> This </w:t>
      </w:r>
      <w:r w:rsidR="002768BC" w:rsidRPr="005956BD">
        <w:rPr>
          <w:rFonts w:ascii="Times New Roman" w:hAnsi="Times New Roman" w:cs="Times New Roman"/>
        </w:rPr>
        <w:t xml:space="preserve">protection to </w:t>
      </w:r>
      <w:r w:rsidRPr="005956BD">
        <w:rPr>
          <w:rFonts w:ascii="Times New Roman" w:hAnsi="Times New Roman" w:cs="Times New Roman"/>
        </w:rPr>
        <w:t>upstream population</w:t>
      </w:r>
      <w:ins w:id="5" w:author="Daniel Schindler" w:date="2025-11-11T17:45:00Z" w16du:dateUtc="2025-11-12T01:45:00Z">
        <w:r w:rsidR="00E471DA">
          <w:rPr>
            <w:rFonts w:ascii="Times New Roman" w:hAnsi="Times New Roman" w:cs="Times New Roman"/>
          </w:rPr>
          <w:t>s</w:t>
        </w:r>
      </w:ins>
      <w:del w:id="6" w:author="Daniel Schindler" w:date="2025-11-11T17:45:00Z" w16du:dateUtc="2025-11-12T01:45:00Z">
        <w:r w:rsidRPr="005956BD" w:rsidDel="00E471DA">
          <w:rPr>
            <w:rFonts w:ascii="Times New Roman" w:hAnsi="Times New Roman" w:cs="Times New Roman"/>
          </w:rPr>
          <w:delText xml:space="preserve"> diversity</w:delText>
        </w:r>
      </w:del>
      <w:r w:rsidRPr="005956BD">
        <w:rPr>
          <w:rFonts w:ascii="Times New Roman" w:hAnsi="Times New Roman" w:cs="Times New Roman"/>
        </w:rPr>
        <w:t xml:space="preserve"> </w:t>
      </w:r>
      <w:r w:rsidR="007878C0" w:rsidRPr="005956BD">
        <w:rPr>
          <w:rFonts w:ascii="Times New Roman" w:hAnsi="Times New Roman" w:cs="Times New Roman"/>
        </w:rPr>
        <w:t xml:space="preserve">may help </w:t>
      </w:r>
      <w:r w:rsidRPr="005956BD">
        <w:rPr>
          <w:rFonts w:ascii="Times New Roman" w:hAnsi="Times New Roman" w:cs="Times New Roman"/>
        </w:rPr>
        <w:t>stabiliz</w:t>
      </w:r>
      <w:r w:rsidR="002768BC" w:rsidRPr="005956BD">
        <w:rPr>
          <w:rFonts w:ascii="Times New Roman" w:hAnsi="Times New Roman" w:cs="Times New Roman"/>
        </w:rPr>
        <w:t>e</w:t>
      </w:r>
      <w:r w:rsidRPr="005956BD">
        <w:rPr>
          <w:rFonts w:ascii="Times New Roman" w:hAnsi="Times New Roman" w:cs="Times New Roman"/>
        </w:rPr>
        <w:t xml:space="preserve"> </w:t>
      </w:r>
      <w:r w:rsidR="007A07BC" w:rsidRPr="005956BD">
        <w:rPr>
          <w:rFonts w:ascii="Times New Roman" w:hAnsi="Times New Roman" w:cs="Times New Roman"/>
        </w:rPr>
        <w:t xml:space="preserve">downstream </w:t>
      </w:r>
      <w:r w:rsidRPr="005956BD">
        <w:rPr>
          <w:rFonts w:ascii="Times New Roman" w:hAnsi="Times New Roman" w:cs="Times New Roman"/>
        </w:rPr>
        <w:t>fishery dynamics</w:t>
      </w:r>
      <w:ins w:id="7" w:author="Daniel Schindler" w:date="2025-11-11T17:45:00Z" w16du:dateUtc="2025-11-12T01:45:00Z">
        <w:r w:rsidR="00E471DA">
          <w:rPr>
            <w:rFonts w:ascii="Times New Roman" w:hAnsi="Times New Roman" w:cs="Times New Roman"/>
          </w:rPr>
          <w:t xml:space="preserve"> which integrate across the entire watershed</w:t>
        </w:r>
      </w:ins>
      <w:r w:rsidR="00356F8B" w:rsidRPr="005956BD">
        <w:rPr>
          <w:rFonts w:ascii="Times New Roman" w:hAnsi="Times New Roman" w:cs="Times New Roman"/>
        </w:rPr>
        <w:t xml:space="preserve">, however, </w:t>
      </w:r>
      <w:r w:rsidR="007878C0" w:rsidRPr="005956BD">
        <w:rPr>
          <w:rFonts w:ascii="Times New Roman" w:hAnsi="Times New Roman" w:cs="Times New Roman"/>
        </w:rPr>
        <w:t xml:space="preserve">the </w:t>
      </w:r>
      <w:r w:rsidR="007878C0" w:rsidRPr="005956BD">
        <w:rPr>
          <w:rFonts w:ascii="Times New Roman" w:hAnsi="Times New Roman" w:cs="Times New Roman"/>
        </w:rPr>
        <w:lastRenderedPageBreak/>
        <w:t xml:space="preserve">effect on </w:t>
      </w:r>
      <w:r w:rsidR="002768BC" w:rsidRPr="005956BD">
        <w:rPr>
          <w:rFonts w:ascii="Times New Roman" w:hAnsi="Times New Roman" w:cs="Times New Roman"/>
        </w:rPr>
        <w:t xml:space="preserve">basin-wide </w:t>
      </w:r>
      <w:r w:rsidR="007878C0" w:rsidRPr="005956BD">
        <w:rPr>
          <w:rFonts w:ascii="Times New Roman" w:hAnsi="Times New Roman" w:cs="Times New Roman"/>
        </w:rPr>
        <w:t>biodiversity</w:t>
      </w:r>
      <w:r w:rsidR="002768BC" w:rsidRPr="005956BD">
        <w:rPr>
          <w:rFonts w:ascii="Times New Roman" w:hAnsi="Times New Roman" w:cs="Times New Roman"/>
        </w:rPr>
        <w:t xml:space="preserve"> </w:t>
      </w:r>
      <w:r w:rsidR="007A07BC" w:rsidRPr="005956BD">
        <w:rPr>
          <w:rFonts w:ascii="Times New Roman" w:hAnsi="Times New Roman" w:cs="Times New Roman"/>
        </w:rPr>
        <w:t>dependents</w:t>
      </w:r>
      <w:r w:rsidR="002768BC" w:rsidRPr="005956BD">
        <w:rPr>
          <w:rFonts w:ascii="Times New Roman" w:hAnsi="Times New Roman" w:cs="Times New Roman"/>
        </w:rPr>
        <w:t xml:space="preserve"> </w:t>
      </w:r>
      <w:r w:rsidR="007878C0" w:rsidRPr="005956BD">
        <w:rPr>
          <w:rFonts w:ascii="Times New Roman" w:hAnsi="Times New Roman" w:cs="Times New Roman"/>
        </w:rPr>
        <w:t xml:space="preserve">on the interaction between run dynamics and harvest </w:t>
      </w:r>
      <w:r w:rsidR="002768BC" w:rsidRPr="005956BD">
        <w:rPr>
          <w:rFonts w:ascii="Times New Roman" w:hAnsi="Times New Roman" w:cs="Times New Roman"/>
        </w:rPr>
        <w:t xml:space="preserve">pressures </w:t>
      </w:r>
      <w:r w:rsidR="007878C0" w:rsidRPr="005956BD">
        <w:rPr>
          <w:rFonts w:ascii="Times New Roman" w:hAnsi="Times New Roman" w:cs="Times New Roman"/>
        </w:rPr>
        <w:t xml:space="preserve">on later returning stocks. </w:t>
      </w:r>
    </w:p>
    <w:p w14:paraId="58C68C67" w14:textId="255604E3" w:rsidR="00F552CD" w:rsidRPr="005956BD" w:rsidRDefault="00F552CD" w:rsidP="00F552CD">
      <w:pPr>
        <w:spacing w:line="480" w:lineRule="auto"/>
        <w:rPr>
          <w:rFonts w:ascii="Times New Roman" w:hAnsi="Times New Roman" w:cs="Times New Roman"/>
          <w:b/>
          <w:bCs/>
          <w:sz w:val="28"/>
          <w:szCs w:val="28"/>
          <w:u w:val="single"/>
        </w:rPr>
      </w:pPr>
      <w:r w:rsidRPr="005956BD">
        <w:rPr>
          <w:rFonts w:ascii="Times New Roman" w:hAnsi="Times New Roman" w:cs="Times New Roman"/>
          <w:b/>
          <w:bCs/>
          <w:sz w:val="28"/>
          <w:szCs w:val="28"/>
          <w:u w:val="single"/>
        </w:rPr>
        <w:t xml:space="preserve">Introduction: </w:t>
      </w:r>
      <w:r w:rsidRPr="005956BD">
        <w:rPr>
          <w:rFonts w:ascii="Times New Roman" w:hAnsi="Times New Roman" w:cs="Times New Roman"/>
          <w:sz w:val="28"/>
          <w:szCs w:val="28"/>
        </w:rPr>
        <w:t xml:space="preserve"> </w:t>
      </w:r>
    </w:p>
    <w:p w14:paraId="6DA4DC8E" w14:textId="33726F7E" w:rsidR="00D86CD4" w:rsidRPr="005956BD" w:rsidRDefault="00AD4BE1" w:rsidP="00946A92">
      <w:pPr>
        <w:spacing w:line="480" w:lineRule="auto"/>
        <w:ind w:firstLine="720"/>
        <w:rPr>
          <w:rFonts w:ascii="Times New Roman" w:hAnsi="Times New Roman" w:cs="Times New Roman"/>
        </w:rPr>
      </w:pPr>
      <w:r w:rsidRPr="005956BD">
        <w:rPr>
          <w:rFonts w:ascii="Times New Roman" w:hAnsi="Times New Roman" w:cs="Times New Roman"/>
        </w:rPr>
        <w:t xml:space="preserve">A </w:t>
      </w:r>
      <w:r w:rsidR="009423AC" w:rsidRPr="005956BD">
        <w:rPr>
          <w:rFonts w:ascii="Times New Roman" w:hAnsi="Times New Roman" w:cs="Times New Roman"/>
        </w:rPr>
        <w:t>key</w:t>
      </w:r>
      <w:r w:rsidRPr="005956BD">
        <w:rPr>
          <w:rFonts w:ascii="Times New Roman" w:hAnsi="Times New Roman" w:cs="Times New Roman"/>
        </w:rPr>
        <w:t xml:space="preserve"> challenge in fisheries management is balancing the dual goals of maximizing harvest opportunities </w:t>
      </w:r>
      <w:r w:rsidR="007F66C5" w:rsidRPr="005956BD">
        <w:rPr>
          <w:rFonts w:ascii="Times New Roman" w:hAnsi="Times New Roman" w:cs="Times New Roman"/>
        </w:rPr>
        <w:t xml:space="preserve">while preserving </w:t>
      </w:r>
      <w:r w:rsidRPr="005956BD">
        <w:rPr>
          <w:rFonts w:ascii="Times New Roman" w:hAnsi="Times New Roman" w:cs="Times New Roman"/>
        </w:rPr>
        <w:t xml:space="preserve">biodiversity. </w:t>
      </w:r>
      <w:r w:rsidR="007F66C5" w:rsidRPr="005956BD">
        <w:rPr>
          <w:rFonts w:ascii="Times New Roman" w:hAnsi="Times New Roman" w:cs="Times New Roman"/>
        </w:rPr>
        <w:t>In this context, b</w:t>
      </w:r>
      <w:r w:rsidRPr="005956BD">
        <w:rPr>
          <w:rFonts w:ascii="Times New Roman" w:hAnsi="Times New Roman" w:cs="Times New Roman"/>
        </w:rPr>
        <w:t xml:space="preserve">iodiversity can be defined </w:t>
      </w:r>
      <w:r w:rsidR="007F66C5" w:rsidRPr="005956BD">
        <w:rPr>
          <w:rFonts w:ascii="Times New Roman" w:hAnsi="Times New Roman" w:cs="Times New Roman"/>
        </w:rPr>
        <w:t>both by</w:t>
      </w:r>
      <w:r w:rsidRPr="005956BD">
        <w:rPr>
          <w:rFonts w:ascii="Times New Roman" w:hAnsi="Times New Roman" w:cs="Times New Roman"/>
        </w:rPr>
        <w:t xml:space="preserve"> the number of species within an ecosystem</w:t>
      </w:r>
      <w:r w:rsidR="007F66C5" w:rsidRPr="005956BD">
        <w:rPr>
          <w:rFonts w:ascii="Times New Roman" w:hAnsi="Times New Roman" w:cs="Times New Roman"/>
        </w:rPr>
        <w:t xml:space="preserve"> as well as</w:t>
      </w:r>
      <w:r w:rsidRPr="005956BD">
        <w:rPr>
          <w:rFonts w:ascii="Times New Roman" w:hAnsi="Times New Roman" w:cs="Times New Roman"/>
        </w:rPr>
        <w:t xml:space="preserve"> </w:t>
      </w:r>
      <w:r w:rsidR="007F66C5" w:rsidRPr="005956BD">
        <w:rPr>
          <w:rFonts w:ascii="Times New Roman" w:hAnsi="Times New Roman" w:cs="Times New Roman"/>
        </w:rPr>
        <w:t xml:space="preserve">intrapopulation </w:t>
      </w:r>
      <w:r w:rsidRPr="005956BD">
        <w:rPr>
          <w:rFonts w:ascii="Times New Roman" w:hAnsi="Times New Roman" w:cs="Times New Roman"/>
        </w:rPr>
        <w:t xml:space="preserve">diversity among </w:t>
      </w:r>
      <w:r w:rsidR="007F66C5" w:rsidRPr="005956BD">
        <w:rPr>
          <w:rFonts w:ascii="Times New Roman" w:hAnsi="Times New Roman" w:cs="Times New Roman"/>
        </w:rPr>
        <w:t xml:space="preserve">metapopulations of a </w:t>
      </w:r>
      <w:r w:rsidRPr="005956BD">
        <w:rPr>
          <w:rFonts w:ascii="Times New Roman" w:hAnsi="Times New Roman" w:cs="Times New Roman"/>
        </w:rPr>
        <w:t>single species</w:t>
      </w:r>
      <w:r w:rsidR="00B01FE3" w:rsidRPr="005956BD">
        <w:rPr>
          <w:rFonts w:ascii="Times New Roman" w:hAnsi="Times New Roman" w:cs="Times New Roman"/>
        </w:rPr>
        <w:t xml:space="preserve"> </w:t>
      </w:r>
      <w:r w:rsidR="00B01FE3" w:rsidRPr="005956BD">
        <w:rPr>
          <w:rFonts w:ascii="Times New Roman" w:hAnsi="Times New Roman" w:cs="Times New Roman"/>
        </w:rPr>
        <w:fldChar w:fldCharType="begin"/>
      </w:r>
      <w:r w:rsidR="00B01FE3" w:rsidRPr="005956BD">
        <w:rPr>
          <w:rFonts w:ascii="Times New Roman" w:hAnsi="Times New Roman" w:cs="Times New Roman"/>
        </w:rPr>
        <w:instrText xml:space="preserve"> ADDIN ZOTERO_ITEM CSL_CITATION {"citationID":"O8GNuS7R","properties":{"formattedCitation":"(Bolnick et al., 2011; Luck et al., 2003; Schindler et al., 2010)","plainCitation":"(Bolnick et al., 2011; Luck et al., 2003; Schindler et al., 2010)","noteIndex":0},"citationItems":[{"id":5318,"uris":["http://zotero.org/users/8421274/items/R2ZYTKMR"],"itemData":{"id":5318,"type":"article-journal","container-title":"Trends in Ecology &amp; Evolution","DOI":"10.1016/j.tree.2011.01.009","ISSN":"0169-5347","issue":"4","journalAbbreviation":"Trends in Ecology &amp; Evolution","language":"English","note":"publisher: Elsevier\nPMID: 21367482","page":"183-192","source":"www.cell.com","title":"Why intraspecific trait variation matters in community ecology","volume":"26","author":[{"family":"Bolnick","given":"Daniel I."},{"family":"Amarasekare","given":"Priyanga"},{"family":"Araújo","given":"Márcio S."},{"family":"Bürger","given":"Reinhard"},{"family":"Levine","given":"Jonathan M."},{"family":"Novak","given":"Mark"},{"family":"Rudolf","given":"Volker H. W."},{"family":"Schreiber","given":"Sebastian J."},{"family":"Urban","given":"Mark C."},{"family":"Vasseur","given":"David A."}],"issued":{"date-parts":[["2011",4,1]]}}},{"id":5557,"uris":["http://zotero.org/users/8421274/items/VSKUKCRX"],"itemData":{"id":5557,"type":"article-journal","abstract":"The current rate of biodiversity loss threatens to disrupt greatly the functioning of ecosystems, with potentially significant consequences for humanity. The magnitude of the loss is generally measured with the use of species extinction rates, an approach that understates the severity of the problem and masks some of its most important consequences. Here, we propose a major expansion of this focus to include population diversity: considering changes in the size, number, distribution and genetic composition of populations and the implications of those changes for the functioning of ecosystems and the provision of ecosystem services. We also outline the key components of population diversity and describe a new approach to delineating a population unit that explicitly links it to the services that it provides","container-title":"Trends in Ecology &amp; Evolution","DOI":"10.1016/S0169-5347(03)00100-9","journalAbbreviation":"Trends in Ecology &amp; Evolution","page":"331-336","source":"ResearchGate","title":"Population diversity and ecosystem services","volume":"18","author":[{"family":"Luck","given":"Gary"},{"family":"Daily","given":"Gretchen"},{"family":"Ehrlich","given":"Paul"}],"issued":{"date-parts":[["2003",7,1]]}}},{"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B01FE3" w:rsidRPr="005956BD">
        <w:rPr>
          <w:rFonts w:ascii="Times New Roman" w:hAnsi="Times New Roman" w:cs="Times New Roman"/>
        </w:rPr>
        <w:fldChar w:fldCharType="separate"/>
      </w:r>
      <w:r w:rsidR="00B01FE3" w:rsidRPr="005956BD">
        <w:rPr>
          <w:rFonts w:ascii="Times New Roman" w:hAnsi="Times New Roman" w:cs="Times New Roman"/>
          <w:noProof/>
        </w:rPr>
        <w:t>(Bolnick et al., 2011; Luck et al., 2003; Schindler et al., 2010)</w:t>
      </w:r>
      <w:r w:rsidR="00B01FE3" w:rsidRPr="005956BD">
        <w:rPr>
          <w:rFonts w:ascii="Times New Roman" w:hAnsi="Times New Roman" w:cs="Times New Roman"/>
        </w:rPr>
        <w:fldChar w:fldCharType="end"/>
      </w:r>
      <w:r w:rsidR="00B01FE3" w:rsidRPr="005956BD">
        <w:rPr>
          <w:rFonts w:ascii="Times New Roman" w:hAnsi="Times New Roman" w:cs="Times New Roman"/>
        </w:rPr>
        <w:t xml:space="preserve">. </w:t>
      </w:r>
      <w:r w:rsidR="007F66C5" w:rsidRPr="005956BD">
        <w:rPr>
          <w:rFonts w:ascii="Times New Roman" w:hAnsi="Times New Roman" w:cs="Times New Roman"/>
        </w:rPr>
        <w:t xml:space="preserve">In either case, </w:t>
      </w:r>
      <w:r w:rsidR="00F1425A" w:rsidRPr="005956BD">
        <w:rPr>
          <w:rFonts w:ascii="Times New Roman" w:hAnsi="Times New Roman" w:cs="Times New Roman"/>
        </w:rPr>
        <w:t>bio</w:t>
      </w:r>
      <w:r w:rsidR="005078D8" w:rsidRPr="005956BD">
        <w:rPr>
          <w:rFonts w:ascii="Times New Roman" w:hAnsi="Times New Roman" w:cs="Times New Roman"/>
        </w:rPr>
        <w:t xml:space="preserve">diversity </w:t>
      </w:r>
      <w:r w:rsidR="007F66C5" w:rsidRPr="005956BD">
        <w:rPr>
          <w:rFonts w:ascii="Times New Roman" w:hAnsi="Times New Roman" w:cs="Times New Roman"/>
        </w:rPr>
        <w:t>stabiliz</w:t>
      </w:r>
      <w:r w:rsidR="003C2A7E" w:rsidRPr="005956BD">
        <w:rPr>
          <w:rFonts w:ascii="Times New Roman" w:hAnsi="Times New Roman" w:cs="Times New Roman"/>
        </w:rPr>
        <w:t>e</w:t>
      </w:r>
      <w:r w:rsidR="009F6624" w:rsidRPr="005956BD">
        <w:rPr>
          <w:rFonts w:ascii="Times New Roman" w:hAnsi="Times New Roman" w:cs="Times New Roman"/>
        </w:rPr>
        <w:t>s</w:t>
      </w:r>
      <w:r w:rsidR="007F66C5" w:rsidRPr="005956BD">
        <w:rPr>
          <w:rFonts w:ascii="Times New Roman" w:hAnsi="Times New Roman" w:cs="Times New Roman"/>
        </w:rPr>
        <w:t xml:space="preserve"> ecosystem level processes</w:t>
      </w:r>
      <w:r w:rsidR="003C2A7E" w:rsidRPr="005956BD">
        <w:rPr>
          <w:rFonts w:ascii="Times New Roman" w:hAnsi="Times New Roman" w:cs="Times New Roman"/>
        </w:rPr>
        <w:t>, bolster</w:t>
      </w:r>
      <w:r w:rsidR="009F6624" w:rsidRPr="005956BD">
        <w:rPr>
          <w:rFonts w:ascii="Times New Roman" w:hAnsi="Times New Roman" w:cs="Times New Roman"/>
        </w:rPr>
        <w:t>s</w:t>
      </w:r>
      <w:r w:rsidR="003C2A7E" w:rsidRPr="005956BD">
        <w:rPr>
          <w:rFonts w:ascii="Times New Roman" w:hAnsi="Times New Roman" w:cs="Times New Roman"/>
        </w:rPr>
        <w:t xml:space="preserve"> resilience to environmental change,</w:t>
      </w:r>
      <w:r w:rsidR="007F66C5" w:rsidRPr="005956BD">
        <w:rPr>
          <w:rFonts w:ascii="Times New Roman" w:hAnsi="Times New Roman" w:cs="Times New Roman"/>
        </w:rPr>
        <w:t xml:space="preserve"> and increase</w:t>
      </w:r>
      <w:r w:rsidR="009F6624" w:rsidRPr="005956BD">
        <w:rPr>
          <w:rFonts w:ascii="Times New Roman" w:hAnsi="Times New Roman" w:cs="Times New Roman"/>
        </w:rPr>
        <w:t>s</w:t>
      </w:r>
      <w:r w:rsidR="007F66C5" w:rsidRPr="005956BD">
        <w:rPr>
          <w:rFonts w:ascii="Times New Roman" w:hAnsi="Times New Roman" w:cs="Times New Roman"/>
        </w:rPr>
        <w:t xml:space="preserve"> </w:t>
      </w:r>
      <w:r w:rsidR="003C2A7E" w:rsidRPr="005956BD">
        <w:rPr>
          <w:rFonts w:ascii="Times New Roman" w:hAnsi="Times New Roman" w:cs="Times New Roman"/>
        </w:rPr>
        <w:t xml:space="preserve">the reliability of ecosystem services </w:t>
      </w:r>
      <w:r w:rsidR="00B01FE3" w:rsidRPr="005956BD">
        <w:rPr>
          <w:rFonts w:ascii="Times New Roman" w:hAnsi="Times New Roman" w:cs="Times New Roman"/>
        </w:rPr>
        <w:fldChar w:fldCharType="begin"/>
      </w:r>
      <w:r w:rsidR="007F7231" w:rsidRPr="005956BD">
        <w:rPr>
          <w:rFonts w:ascii="Times New Roman" w:hAnsi="Times New Roman" w:cs="Times New Roman"/>
        </w:rPr>
        <w:instrText xml:space="preserve"> ADDIN ZOTERO_ITEM CSL_CITATION {"citationID":"jvEzPS6S","properties":{"formattedCitation":"(Cline et al., 2017; Schindler et al., 2015; Tilman et al., 2005)","plainCitation":"(Cline et al., 2017; Schindler et al., 2015; Tilman et al., 2005)","noteIndex":0},"citationItems":[{"id":1181,"uris":["http://zotero.org/users/8421274/items/B23FV4AJ"],"itemData":{"id":1181,"type":"article-journal","abstract":"Abrupt shifts in natural resources and their markets are a ubiquitous challenge to human communities. Building resilient social-ecological systems requires approaches that are robust to uncertainty and to regime shifts. Harvesting diverse portfolios of natural resources and adapting portfolios in response to change could stabilize economies reliant on natural resources and their markets, both of which are prone to unpredictable shifts. Here we use fisheries catch and revenue data from Alaskan fishing communities over 34 years to test whether diversification and turnover in the composition of fishing opportunities increased economic stability during major ocean and market regime shifts in 1989. More than 85% of communities show reduced fishing revenues following these regime shifts. However, communities with the highest portfolio diversity and those that could opportunistically shift the composition of resources they harvest, experienced negligible or even positive changes in revenue. Maintaining diversity in economic opportunities and enabling turnover facilitates sustainability of communities reliant on renewable resources facing uncertain futures.","container-title":"Nature Communications","DOI":"10.1038/ncomms14042","ISSN":"2041-1723","issue":"1","journalAbbreviation":"Nat Commun","language":"en","license":"2017 The Author(s)","note":"number: 1\npublisher: Nature Publishing Group","page":"14042","source":"www-nature-com.offcampus.lib.washington.edu","title":"Fisheries portfolio diversification and turnover buffer Alaskan fishing communities from abrupt resource and market changes","volume":"8","author":[{"family":"Cline","given":"Timothy J."},{"family":"Schindler","given":"Daniel E."},{"family":"Hilborn","given":"Ray"}],"issued":{"date-parts":[["2017",1,16]]}}},{"id":68,"uris":["http://zotero.org/users/8421274/items/DIRY8NHC"],"itemData":{"id":68,"type":"article-journal","container-title":"Frontiers in Ecology and the Environment","issue":"5","note":"publisher: Wiley Online Library","page":"257–263","source":"Google Scholar","title":"The portfolio concept in ecology and evolution","volume":"13","author":[{"family":"Schindler","given":"Daniel E."},{"family":"Armstrong","given":"Jonathan B."},{"family":"Reed","given":"Thomas E."}],"issued":{"date-parts":[["2015"]]}}},{"id":5940,"uris":["http://zotero.org/users/8421274/items/TKB7YW3B"],"itemData":{"id":5940,"type":"article-journal","abstract":"Recent advances in ecology are of great potential relevance to economists. Here we present two ecological models of mechanisms of competition and coexistence, and use these to derive how the primary productivity of ecosystems, the amount of carbon dioxide removed from the atmosphere and stored by plants, the efficiency of resource use, and the spatial and temporal variability of productivity and resource use should depend on diversity. We then discuss the relevance of these results to (1) ecosystem services and the economic value of diversity and (2) the functioning of any competitive system, including the economy.","container-title":"Journal of Environmental Economics and Management","DOI":"10.1016/j.jeem.2004.03.008","ISSN":"0095-0696","issue":"3","journalAbbreviation":"Journal of Environmental Economics and Management","page":"405-426","source":"ScienceDirect","title":"Diversity, productivity and temporal stability in the economies of humans and nature","volume":"49","author":[{"family":"Tilman","given":"David"},{"family":"Polasky","given":"Stephen"},{"family":"Lehman","given":"Clarence"}],"issued":{"date-parts":[["2005",5,1]]}}}],"schema":"https://github.com/citation-style-language/schema/raw/master/csl-citation.json"} </w:instrText>
      </w:r>
      <w:r w:rsidR="00B01FE3" w:rsidRPr="005956BD">
        <w:rPr>
          <w:rFonts w:ascii="Times New Roman" w:hAnsi="Times New Roman" w:cs="Times New Roman"/>
        </w:rPr>
        <w:fldChar w:fldCharType="separate"/>
      </w:r>
      <w:r w:rsidR="007F7231" w:rsidRPr="005956BD">
        <w:rPr>
          <w:rFonts w:ascii="Times New Roman" w:hAnsi="Times New Roman" w:cs="Times New Roman"/>
          <w:noProof/>
        </w:rPr>
        <w:t>(Cline et al., 2017; Schindler et al., 2015; Tilman et al., 2005)</w:t>
      </w:r>
      <w:r w:rsidR="00B01FE3" w:rsidRPr="005956BD">
        <w:rPr>
          <w:rFonts w:ascii="Times New Roman" w:hAnsi="Times New Roman" w:cs="Times New Roman"/>
        </w:rPr>
        <w:fldChar w:fldCharType="end"/>
      </w:r>
      <w:r w:rsidRPr="005956BD">
        <w:rPr>
          <w:rFonts w:ascii="Times New Roman" w:hAnsi="Times New Roman" w:cs="Times New Roman"/>
        </w:rPr>
        <w:t xml:space="preserve">. </w:t>
      </w:r>
      <w:r w:rsidR="003C2A7E" w:rsidRPr="005956BD">
        <w:rPr>
          <w:rFonts w:ascii="Times New Roman" w:hAnsi="Times New Roman" w:cs="Times New Roman"/>
        </w:rPr>
        <w:t>Designing management strategies that explicitly protect biodiversity</w:t>
      </w:r>
      <w:r w:rsidR="005078D8" w:rsidRPr="005956BD">
        <w:rPr>
          <w:rFonts w:ascii="Times New Roman" w:hAnsi="Times New Roman" w:cs="Times New Roman"/>
        </w:rPr>
        <w:t>, however,</w:t>
      </w:r>
      <w:r w:rsidR="003C2A7E" w:rsidRPr="005956BD">
        <w:rPr>
          <w:rFonts w:ascii="Times New Roman" w:hAnsi="Times New Roman" w:cs="Times New Roman"/>
        </w:rPr>
        <w:t xml:space="preserve"> require a thorough understanding </w:t>
      </w:r>
      <w:del w:id="8" w:author="Daniel Schindler" w:date="2025-11-11T17:46:00Z" w16du:dateUtc="2025-11-12T01:46:00Z">
        <w:r w:rsidR="003C2A7E" w:rsidRPr="005956BD" w:rsidDel="00E471DA">
          <w:rPr>
            <w:rFonts w:ascii="Times New Roman" w:hAnsi="Times New Roman" w:cs="Times New Roman"/>
          </w:rPr>
          <w:delText>of the ecological mechanisms that drive it</w:delText>
        </w:r>
      </w:del>
      <w:ins w:id="9" w:author="Daniel Schindler" w:date="2025-11-11T17:46:00Z" w16du:dateUtc="2025-11-12T01:46:00Z">
        <w:r w:rsidR="00E471DA">
          <w:rPr>
            <w:rFonts w:ascii="Times New Roman" w:hAnsi="Times New Roman" w:cs="Times New Roman"/>
          </w:rPr>
          <w:t>of the potential consequences of different strategies for harvest and pro</w:t>
        </w:r>
      </w:ins>
      <w:ins w:id="10" w:author="Daniel Schindler" w:date="2025-11-11T17:47:00Z" w16du:dateUtc="2025-11-12T01:47:00Z">
        <w:r w:rsidR="00E471DA">
          <w:rPr>
            <w:rFonts w:ascii="Times New Roman" w:hAnsi="Times New Roman" w:cs="Times New Roman"/>
          </w:rPr>
          <w:t>tection of biodiversity</w:t>
        </w:r>
      </w:ins>
      <w:r w:rsidR="003C2A7E" w:rsidRPr="005956BD">
        <w:rPr>
          <w:rFonts w:ascii="Times New Roman" w:hAnsi="Times New Roman" w:cs="Times New Roman"/>
        </w:rPr>
        <w:t xml:space="preserve">. In many </w:t>
      </w:r>
      <w:r w:rsidR="005078D8" w:rsidRPr="005956BD">
        <w:rPr>
          <w:rFonts w:ascii="Times New Roman" w:hAnsi="Times New Roman" w:cs="Times New Roman"/>
        </w:rPr>
        <w:t xml:space="preserve">cases, such as in </w:t>
      </w:r>
      <w:r w:rsidR="003C2A7E" w:rsidRPr="005956BD">
        <w:rPr>
          <w:rFonts w:ascii="Times New Roman" w:hAnsi="Times New Roman" w:cs="Times New Roman"/>
        </w:rPr>
        <w:t>large and remote ecosystems,</w:t>
      </w:r>
      <w:r w:rsidR="00066D9D" w:rsidRPr="005956BD">
        <w:rPr>
          <w:rFonts w:ascii="Times New Roman" w:hAnsi="Times New Roman" w:cs="Times New Roman"/>
        </w:rPr>
        <w:t xml:space="preserve"> understanding these patterns at sufficient spatial or temporal scales remains </w:t>
      </w:r>
      <w:del w:id="11" w:author="Daniel Schindler" w:date="2025-11-11T17:47:00Z" w16du:dateUtc="2025-11-12T01:47:00Z">
        <w:r w:rsidR="00066D9D" w:rsidRPr="005956BD" w:rsidDel="00E471DA">
          <w:rPr>
            <w:rFonts w:ascii="Times New Roman" w:hAnsi="Times New Roman" w:cs="Times New Roman"/>
          </w:rPr>
          <w:delText>a challenge</w:delText>
        </w:r>
      </w:del>
      <w:ins w:id="12" w:author="Daniel Schindler" w:date="2025-11-11T17:47:00Z" w16du:dateUtc="2025-11-12T01:47:00Z">
        <w:r w:rsidR="00E471DA">
          <w:rPr>
            <w:rFonts w:ascii="Times New Roman" w:hAnsi="Times New Roman" w:cs="Times New Roman"/>
          </w:rPr>
          <w:t>an impediment to developing robust management strategies that have the potential to achieve both these goals</w:t>
        </w:r>
      </w:ins>
      <w:r w:rsidR="005078D8" w:rsidRPr="005956BD">
        <w:rPr>
          <w:rFonts w:ascii="Times New Roman" w:hAnsi="Times New Roman" w:cs="Times New Roman"/>
        </w:rPr>
        <w:t>.</w:t>
      </w:r>
    </w:p>
    <w:p w14:paraId="66C444C4" w14:textId="34B180C0" w:rsidR="00ED2A48" w:rsidRPr="005956BD" w:rsidRDefault="009F6624" w:rsidP="0091492C">
      <w:pPr>
        <w:spacing w:line="480" w:lineRule="auto"/>
        <w:ind w:firstLine="720"/>
        <w:rPr>
          <w:rFonts w:ascii="Times New Roman" w:hAnsi="Times New Roman" w:cs="Times New Roman"/>
        </w:rPr>
      </w:pPr>
      <w:r w:rsidRPr="005956BD">
        <w:rPr>
          <w:rFonts w:ascii="Times New Roman" w:hAnsi="Times New Roman" w:cs="Times New Roman"/>
        </w:rPr>
        <w:t>Pacific salmon</w:t>
      </w:r>
      <w:r w:rsidR="00B60D7F" w:rsidRPr="005956BD">
        <w:rPr>
          <w:rFonts w:ascii="Times New Roman" w:hAnsi="Times New Roman" w:cs="Times New Roman"/>
        </w:rPr>
        <w:t xml:space="preserve"> (</w:t>
      </w:r>
      <w:r w:rsidR="00B60D7F" w:rsidRPr="005956BD">
        <w:rPr>
          <w:rFonts w:ascii="Times New Roman" w:hAnsi="Times New Roman" w:cs="Times New Roman"/>
          <w:i/>
          <w:iCs/>
        </w:rPr>
        <w:t>Oncorhynchus spp.)</w:t>
      </w:r>
      <w:r w:rsidRPr="005956BD">
        <w:rPr>
          <w:rFonts w:ascii="Times New Roman" w:hAnsi="Times New Roman" w:cs="Times New Roman"/>
        </w:rPr>
        <w:t xml:space="preserve"> returning to </w:t>
      </w:r>
      <w:r w:rsidR="007F7231" w:rsidRPr="005956BD">
        <w:rPr>
          <w:rFonts w:ascii="Times New Roman" w:hAnsi="Times New Roman" w:cs="Times New Roman"/>
        </w:rPr>
        <w:t xml:space="preserve">their natal </w:t>
      </w:r>
      <w:r w:rsidRPr="005956BD">
        <w:rPr>
          <w:rFonts w:ascii="Times New Roman" w:hAnsi="Times New Roman" w:cs="Times New Roman"/>
        </w:rPr>
        <w:t>watersheds</w:t>
      </w:r>
      <w:r w:rsidR="0047513B" w:rsidRPr="005956BD">
        <w:rPr>
          <w:rFonts w:ascii="Times New Roman" w:hAnsi="Times New Roman" w:cs="Times New Roman"/>
        </w:rPr>
        <w:t xml:space="preserve"> exhibit significant diversity in run timing and spatial distribution across large</w:t>
      </w:r>
      <w:r w:rsidRPr="005956BD">
        <w:rPr>
          <w:rFonts w:ascii="Times New Roman" w:hAnsi="Times New Roman" w:cs="Times New Roman"/>
        </w:rPr>
        <w:t xml:space="preserve"> and</w:t>
      </w:r>
      <w:r w:rsidR="0047513B" w:rsidRPr="005956BD">
        <w:rPr>
          <w:rFonts w:ascii="Times New Roman" w:hAnsi="Times New Roman" w:cs="Times New Roman"/>
        </w:rPr>
        <w:t xml:space="preserve"> complex</w:t>
      </w:r>
      <w:r w:rsidRPr="005956BD">
        <w:rPr>
          <w:rFonts w:ascii="Times New Roman" w:hAnsi="Times New Roman" w:cs="Times New Roman"/>
        </w:rPr>
        <w:t xml:space="preserve"> </w:t>
      </w:r>
      <w:r w:rsidR="0047513B" w:rsidRPr="005956BD">
        <w:rPr>
          <w:rFonts w:ascii="Times New Roman" w:hAnsi="Times New Roman" w:cs="Times New Roman"/>
        </w:rPr>
        <w:t>river systems</w:t>
      </w:r>
      <w:r w:rsidR="007E1736" w:rsidRPr="005956BD">
        <w:rPr>
          <w:rFonts w:ascii="Times New Roman" w:hAnsi="Times New Roman" w:cs="Times New Roman"/>
        </w:rPr>
        <w:t xml:space="preserve"> </w:t>
      </w:r>
      <w:r w:rsidR="007E1736" w:rsidRPr="005956BD">
        <w:rPr>
          <w:rFonts w:ascii="Times New Roman" w:hAnsi="Times New Roman" w:cs="Times New Roman"/>
        </w:rPr>
        <w:fldChar w:fldCharType="begin"/>
      </w:r>
      <w:r w:rsidR="007E1736" w:rsidRPr="005956BD">
        <w:rPr>
          <w:rFonts w:ascii="Times New Roman" w:hAnsi="Times New Roman" w:cs="Times New Roman"/>
        </w:rPr>
        <w:instrText xml:space="preserve"> ADDIN ZOTERO_ITEM CSL_CITATION {"citationID":"74xWzV2z","properties":{"formattedCitation":"(Griffiths et al., 2014; Nesbitt &amp; Moore, 2016; Schindler et al., 2010)","plainCitation":"(Griffiths et al., 2014; Nesbitt &amp; Moore, 2016; Schindler et al., 2010)","noteIndex":0},"citationItems":[{"id":4217,"uris":["http://zotero.org/users/8421274/items/8XTQF7BZ"],"itemData":{"id":4217,"type":"article-journal","abstract":"&lt;list list-type=\"1\" id=\"jpe12341-list-0001\"&gt; Quantifying the variability in the delivery of ecosystem services across the landscape can be used to set appropriate management targets, evaluate resilience and target conservation efforts. Ecosystem functions and services may exhibit portfolio-type dynamics, whereby diversity within lower levels promotes stability at more aggregated levels. Portfolio theory provides a framework to characterize the relative performance among ecosystems and the processes that drive differences in performance. We assessed Pacific salmon Oncorhynchus spp. portfolio performance across their native latitudinal range focusing on the reliability of salmon returns as a metric with which to assess the function of salmon ecosystems and their services to humans. We used the Sharpe ratio (e.g. the size of the total salmon return to the portfolio relative to its variability (risk)) to evaluate the performance of Chinook and sockeye salmon portfolios across the west coast of North America. We evaluated the effects on portfolio performance from the variance of and covariance among salmon returns within each portfolio, and the association between portfolio performance and watershed attributes. We found a positive latitudinal trend in the risk-adjusted performance of Chinook and sockeye salmon portfolios that also correlated negatively with anthropogenic impact on watersheds (e.g. dams and land-use change). High-latitude Chinook salmon portfolios were on average 25 times more reliable, and their portfolio risk was mainly due to low variance in the individual assets. Sockeye salmon portfolios were also more reliable at higher latitudes, but sources of risk varied among the highest performing portfolios.Synthesis and applications.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change.","container-title":"JOURNAL OF APPLIED ECOLOGY","DOI":"10.1111/1365-2664.12341","ISSN":"0021-8901, 1365-2664","issue":"6","journalAbbreviation":"J. Appl. Ecol.","language":"English","note":"number-of-pages: 10\npublisher-place: Hoboken\npublisher: Wiley-Blackwell\nWeb of Science ID: WOS:000345706100010","page":"1554-1563","source":"Clarivate Analytics Web of Science","title":"Performance of salmon fishery portfolios across western North America","volume":"51","author":[{"family":"Griffiths","given":"Jennifer R."},{"family":"Schindler","given":"Daniel E."},{"family":"Armstrong","given":"Jonathan B."},{"family":"Scheuerell","given":"Mark D."},{"family":"Whited","given":"Diane C."},{"family":"Clark","given":"Robert A."},{"family":"Hilborn","given":"Ray"},{"family":"Holt","given":"Carrie A."},{"family":"Lindley","given":"Steven T."},{"family":"Stanford","given":"Jack A."},{"family":"Volk","given":"Eric C."}],"issued":{"date-parts":[["2014",12]]}}},{"id":3361,"uris":["http://zotero.org/users/8421274/items/U6M4JZTI"],"itemData":{"id":3361,"type":"article-journal","abstract":"Indigenous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7E1736" w:rsidRPr="005956BD">
        <w:rPr>
          <w:rFonts w:ascii="Times New Roman" w:hAnsi="Times New Roman" w:cs="Times New Roman"/>
        </w:rPr>
        <w:fldChar w:fldCharType="separate"/>
      </w:r>
      <w:r w:rsidR="007E1736" w:rsidRPr="005956BD">
        <w:rPr>
          <w:rFonts w:ascii="Times New Roman" w:hAnsi="Times New Roman" w:cs="Times New Roman"/>
          <w:noProof/>
        </w:rPr>
        <w:t>(Griffiths et al., 2014; Nesbitt &amp; Moore, 2016; Schindler et al., 2010)</w:t>
      </w:r>
      <w:r w:rsidR="007E1736" w:rsidRPr="005956BD">
        <w:rPr>
          <w:rFonts w:ascii="Times New Roman" w:hAnsi="Times New Roman" w:cs="Times New Roman"/>
        </w:rPr>
        <w:fldChar w:fldCharType="end"/>
      </w:r>
      <w:r w:rsidR="007E1736" w:rsidRPr="005956BD">
        <w:rPr>
          <w:rFonts w:ascii="Times New Roman" w:hAnsi="Times New Roman" w:cs="Times New Roman"/>
        </w:rPr>
        <w:t xml:space="preserve">. </w:t>
      </w:r>
      <w:r w:rsidR="005078D8" w:rsidRPr="005956BD">
        <w:rPr>
          <w:rFonts w:ascii="Times New Roman" w:hAnsi="Times New Roman" w:cs="Times New Roman"/>
        </w:rPr>
        <w:t xml:space="preserve">Populations of adult fish migrating upstream are comprised of multiple </w:t>
      </w:r>
      <w:r w:rsidR="0047513B" w:rsidRPr="005956BD">
        <w:rPr>
          <w:rFonts w:ascii="Times New Roman" w:hAnsi="Times New Roman" w:cs="Times New Roman"/>
        </w:rPr>
        <w:t>distinct</w:t>
      </w:r>
      <w:r w:rsidR="00D57D37" w:rsidRPr="005956BD">
        <w:rPr>
          <w:rFonts w:ascii="Times New Roman" w:hAnsi="Times New Roman" w:cs="Times New Roman"/>
        </w:rPr>
        <w:t xml:space="preserve"> stocks </w:t>
      </w:r>
      <w:r w:rsidR="005078D8" w:rsidRPr="005956BD">
        <w:rPr>
          <w:rFonts w:ascii="Times New Roman" w:hAnsi="Times New Roman" w:cs="Times New Roman"/>
        </w:rPr>
        <w:t xml:space="preserve">which vary in their relative </w:t>
      </w:r>
      <w:r w:rsidR="00F1425A" w:rsidRPr="005956BD">
        <w:rPr>
          <w:rFonts w:ascii="Times New Roman" w:hAnsi="Times New Roman" w:cs="Times New Roman"/>
        </w:rPr>
        <w:t>abundance and life-history</w:t>
      </w:r>
      <w:r w:rsidR="00D86CD4" w:rsidRPr="005956BD">
        <w:rPr>
          <w:rFonts w:ascii="Times New Roman" w:hAnsi="Times New Roman" w:cs="Times New Roman"/>
        </w:rPr>
        <w:t>,</w:t>
      </w:r>
      <w:r w:rsidR="00E95A9F" w:rsidRPr="005956BD">
        <w:rPr>
          <w:rFonts w:ascii="Times New Roman" w:hAnsi="Times New Roman" w:cs="Times New Roman"/>
        </w:rPr>
        <w:t xml:space="preserve"> </w:t>
      </w:r>
      <w:r w:rsidR="005078D8" w:rsidRPr="005956BD">
        <w:rPr>
          <w:rFonts w:ascii="Times New Roman" w:hAnsi="Times New Roman" w:cs="Times New Roman"/>
        </w:rPr>
        <w:t xml:space="preserve">but which </w:t>
      </w:r>
      <w:r w:rsidR="00D57D37" w:rsidRPr="005956BD">
        <w:rPr>
          <w:rFonts w:ascii="Times New Roman" w:hAnsi="Times New Roman" w:cs="Times New Roman"/>
        </w:rPr>
        <w:t xml:space="preserve">co-migrate within overlapping temporal windows. </w:t>
      </w:r>
      <w:r w:rsidR="009B595F" w:rsidRPr="005956BD">
        <w:rPr>
          <w:rFonts w:ascii="Times New Roman" w:hAnsi="Times New Roman" w:cs="Times New Roman"/>
        </w:rPr>
        <w:t xml:space="preserve">Downstream fisheries which harvest </w:t>
      </w:r>
      <w:del w:id="13" w:author="Daniel Schindler" w:date="2025-11-11T17:47:00Z" w16du:dateUtc="2025-11-12T01:47:00Z">
        <w:r w:rsidR="009B595F" w:rsidRPr="005956BD" w:rsidDel="00E471DA">
          <w:rPr>
            <w:rFonts w:ascii="Times New Roman" w:hAnsi="Times New Roman" w:cs="Times New Roman"/>
          </w:rPr>
          <w:delText xml:space="preserve">on </w:delText>
        </w:r>
      </w:del>
      <w:r w:rsidR="009B595F" w:rsidRPr="005956BD">
        <w:rPr>
          <w:rFonts w:ascii="Times New Roman" w:hAnsi="Times New Roman" w:cs="Times New Roman"/>
        </w:rPr>
        <w:t xml:space="preserve">migrating </w:t>
      </w:r>
      <w:r w:rsidR="0050237A" w:rsidRPr="005956BD">
        <w:rPr>
          <w:rFonts w:ascii="Times New Roman" w:hAnsi="Times New Roman" w:cs="Times New Roman"/>
        </w:rPr>
        <w:t xml:space="preserve">individuals </w:t>
      </w:r>
      <w:r w:rsidR="009B595F" w:rsidRPr="005956BD">
        <w:rPr>
          <w:rFonts w:ascii="Times New Roman" w:hAnsi="Times New Roman" w:cs="Times New Roman"/>
        </w:rPr>
        <w:t>therefore</w:t>
      </w:r>
      <w:r w:rsidR="007F7231" w:rsidRPr="005956BD">
        <w:rPr>
          <w:rFonts w:ascii="Times New Roman" w:hAnsi="Times New Roman" w:cs="Times New Roman"/>
        </w:rPr>
        <w:t xml:space="preserve"> </w:t>
      </w:r>
      <w:r w:rsidR="009B595F" w:rsidRPr="005956BD">
        <w:rPr>
          <w:rFonts w:ascii="Times New Roman" w:hAnsi="Times New Roman" w:cs="Times New Roman"/>
        </w:rPr>
        <w:t xml:space="preserve">risk </w:t>
      </w:r>
      <w:r w:rsidR="007F7231" w:rsidRPr="005956BD">
        <w:rPr>
          <w:rFonts w:ascii="Times New Roman" w:hAnsi="Times New Roman" w:cs="Times New Roman"/>
        </w:rPr>
        <w:t>overexploitation of vulnerable stocks which co-</w:t>
      </w:r>
      <w:r w:rsidR="0091492C" w:rsidRPr="005956BD">
        <w:rPr>
          <w:rFonts w:ascii="Times New Roman" w:hAnsi="Times New Roman" w:cs="Times New Roman"/>
        </w:rPr>
        <w:t>mingle</w:t>
      </w:r>
      <w:r w:rsidR="007F7231" w:rsidRPr="005956BD">
        <w:rPr>
          <w:rFonts w:ascii="Times New Roman" w:hAnsi="Times New Roman" w:cs="Times New Roman"/>
        </w:rPr>
        <w:t xml:space="preserve"> with more robust one</w:t>
      </w:r>
      <w:r w:rsidR="009B595F" w:rsidRPr="005956BD">
        <w:rPr>
          <w:rFonts w:ascii="Times New Roman" w:hAnsi="Times New Roman" w:cs="Times New Roman"/>
        </w:rPr>
        <w:t>s</w:t>
      </w:r>
      <w:r w:rsidR="007F7231" w:rsidRPr="005956BD">
        <w:rPr>
          <w:rFonts w:ascii="Times New Roman" w:hAnsi="Times New Roman" w:cs="Times New Roman"/>
        </w:rPr>
        <w:t xml:space="preserve"> </w:t>
      </w:r>
      <w:r w:rsidR="005078D8" w:rsidRPr="005956BD">
        <w:rPr>
          <w:rFonts w:ascii="Times New Roman" w:hAnsi="Times New Roman" w:cs="Times New Roman"/>
        </w:rPr>
        <w:fldChar w:fldCharType="begin"/>
      </w:r>
      <w:r w:rsidR="005078D8" w:rsidRPr="005956BD">
        <w:rPr>
          <w:rFonts w:ascii="Times New Roman" w:hAnsi="Times New Roman" w:cs="Times New Roman"/>
        </w:rPr>
        <w:instrText xml:space="preserve"> ADDIN ZOTERO_ITEM CSL_CITATION {"citationID":"Xy2B32bc","properties":{"formattedCitation":"(Connors et al., 2020; Moore et al., 2021)","plainCitation":"(Connors et al., 2020; Moore et al., 2021)","noteIndex":0},"citationItems":[{"id":4416,"uris":["http://zotero.org/users/8421274/items/STEMPPV7"],"itemData":{"id":4416,"type":"article-journal","abstract":"Accounting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Sci.","note":"publisher: NRC Research Press","page":"1076-1089","source":"cdnsciencepub-com.offcampus.lib.washington.edu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id":2083,"uris":["http://zotero.org/users/8421274/items/4M6WQVDS"],"itemData":{"id":2083,"type":"article-journal","abstract":"Fish biodiversity sustains the resilience and productivity of fisheries, yet this biodiversity can be threatened by overharvest and depletion in mixed-stock fisheries. Thus, the biodiversity that provides benefits may also make sustainable resource extraction more difficult, a key challenge in fisheries management. We simulated a mixed-stock fishery to explore relationships between different dimensions of biodiversity and fishery performance relative to conservation and fishery objectives. Different dimensions of biodiversity (number of stocks, evenness, asynchrony among stocks, heterogeneity in stock productivity) exacerbated trade-offs between fishery and conservation objectives. For example, fisheries targeting stock-complexes with greater asynchrony, and to a lesser extent richness, had greater stability in harvest through time but also greater risks of overfishing weak stocks and reduced yield compared to less biodiverse stock-complexes. These trade-offs were ameliorated by increasing management control—the capacity of fishery managers to harvest specific stocks. To explore these trade-offs in real-world fisheries, we contrasted the fishing and population status of individual stocks within three major mixed-stock sockeye salmon (Oncorhynchus nerka, Salmonidae) fisheries—Bristol Bay, Fraser River, and Skeena River. In general, the fisheries with lower management control had individual stocks that were more often being over- or under-fished, compared with those with higher management control, though variation among regions in biodiversity, scale of management, and magnitude of habitat alteration likely also contribute to these relationships. Collectively, our findings emphasize that there is a need to extract less or regulate better in order to conserve and benefit from biodiversity in fisheries and other natural resource management systems.","container-title":"Fish and Fisheries","DOI":"10.1111/faf.12567","ISSN":"1467-2979","issue":"5","language":"en","note":"_eprint: https://onlinelibrary.wiley.com/doi/pdf/10.1111/faf.12567","page":"1024-1040","source":"Wiley Online Library","title":"Conservation risks and portfolio effects in mixed-stock fisheries","volume":"22","author":[{"family":"Moore","given":"Jonathan W."},{"family":"Connors","given":"Brendan M."},{"family":"Hodgson","given":"Emma E."}],"issued":{"date-parts":[["2021"]]}}}],"schema":"https://github.com/citation-style-language/schema/raw/master/csl-citation.json"} </w:instrText>
      </w:r>
      <w:r w:rsidR="005078D8" w:rsidRPr="005956BD">
        <w:rPr>
          <w:rFonts w:ascii="Times New Roman" w:hAnsi="Times New Roman" w:cs="Times New Roman"/>
        </w:rPr>
        <w:fldChar w:fldCharType="separate"/>
      </w:r>
      <w:r w:rsidR="005078D8" w:rsidRPr="005956BD">
        <w:rPr>
          <w:rFonts w:ascii="Times New Roman" w:hAnsi="Times New Roman" w:cs="Times New Roman"/>
          <w:noProof/>
        </w:rPr>
        <w:t>(Connors et al., 2020; Moore et al., 2021)</w:t>
      </w:r>
      <w:r w:rsidR="005078D8" w:rsidRPr="005956BD">
        <w:rPr>
          <w:rFonts w:ascii="Times New Roman" w:hAnsi="Times New Roman" w:cs="Times New Roman"/>
        </w:rPr>
        <w:fldChar w:fldCharType="end"/>
      </w:r>
      <w:r w:rsidR="005078D8" w:rsidRPr="005956BD">
        <w:rPr>
          <w:rFonts w:ascii="Times New Roman" w:hAnsi="Times New Roman" w:cs="Times New Roman"/>
        </w:rPr>
        <w:t xml:space="preserve">. </w:t>
      </w:r>
      <w:r w:rsidR="0050237A" w:rsidRPr="005956BD">
        <w:rPr>
          <w:rFonts w:ascii="Times New Roman" w:hAnsi="Times New Roman" w:cs="Times New Roman"/>
        </w:rPr>
        <w:t xml:space="preserve">Stocks </w:t>
      </w:r>
      <w:r w:rsidR="0091492C" w:rsidRPr="005956BD">
        <w:rPr>
          <w:rFonts w:ascii="Times New Roman" w:hAnsi="Times New Roman" w:cs="Times New Roman"/>
        </w:rPr>
        <w:lastRenderedPageBreak/>
        <w:t xml:space="preserve">returning to the furthest </w:t>
      </w:r>
      <w:r w:rsidR="003157C4" w:rsidRPr="005956BD">
        <w:rPr>
          <w:rFonts w:ascii="Times New Roman" w:hAnsi="Times New Roman" w:cs="Times New Roman"/>
        </w:rPr>
        <w:t xml:space="preserve">upstream </w:t>
      </w:r>
      <w:r w:rsidR="0091492C" w:rsidRPr="005956BD">
        <w:rPr>
          <w:rFonts w:ascii="Times New Roman" w:hAnsi="Times New Roman" w:cs="Times New Roman"/>
        </w:rPr>
        <w:t xml:space="preserve">portions of the watershed </w:t>
      </w:r>
      <w:r w:rsidR="003157C4" w:rsidRPr="005956BD">
        <w:rPr>
          <w:rFonts w:ascii="Times New Roman" w:hAnsi="Times New Roman" w:cs="Times New Roman"/>
        </w:rPr>
        <w:t xml:space="preserve">face particular risk </w:t>
      </w:r>
      <w:r w:rsidR="00F40CAD" w:rsidRPr="005956BD">
        <w:rPr>
          <w:rFonts w:ascii="Times New Roman" w:hAnsi="Times New Roman" w:cs="Times New Roman"/>
        </w:rPr>
        <w:t>of overharvest given their</w:t>
      </w:r>
      <w:r w:rsidR="0091492C" w:rsidRPr="005956BD">
        <w:rPr>
          <w:rFonts w:ascii="Times New Roman" w:hAnsi="Times New Roman" w:cs="Times New Roman"/>
        </w:rPr>
        <w:t xml:space="preserve"> extended migration</w:t>
      </w:r>
      <w:r w:rsidR="00F40CAD" w:rsidRPr="005956BD">
        <w:rPr>
          <w:rFonts w:ascii="Times New Roman" w:hAnsi="Times New Roman" w:cs="Times New Roman"/>
        </w:rPr>
        <w:t xml:space="preserve">. </w:t>
      </w:r>
      <w:r w:rsidR="0050237A" w:rsidRPr="005956BD">
        <w:rPr>
          <w:rFonts w:ascii="Times New Roman" w:hAnsi="Times New Roman" w:cs="Times New Roman"/>
        </w:rPr>
        <w:t>However, t</w:t>
      </w:r>
      <w:r w:rsidR="00ED2A48" w:rsidRPr="005956BD">
        <w:rPr>
          <w:rFonts w:ascii="Times New Roman" w:hAnsi="Times New Roman" w:cs="Times New Roman"/>
        </w:rPr>
        <w:t xml:space="preserve">he timing, </w:t>
      </w:r>
      <w:r w:rsidR="007F7231" w:rsidRPr="005956BD">
        <w:rPr>
          <w:rFonts w:ascii="Times New Roman" w:hAnsi="Times New Roman" w:cs="Times New Roman"/>
        </w:rPr>
        <w:t>yield</w:t>
      </w:r>
      <w:r w:rsidR="00ED2A48" w:rsidRPr="005956BD">
        <w:rPr>
          <w:rFonts w:ascii="Times New Roman" w:hAnsi="Times New Roman" w:cs="Times New Roman"/>
        </w:rPr>
        <w:t>, and duration of</w:t>
      </w:r>
      <w:r w:rsidR="00946A92" w:rsidRPr="005956BD">
        <w:rPr>
          <w:rFonts w:ascii="Times New Roman" w:hAnsi="Times New Roman" w:cs="Times New Roman"/>
        </w:rPr>
        <w:t xml:space="preserve"> </w:t>
      </w:r>
      <w:r w:rsidR="0050237A" w:rsidRPr="005956BD">
        <w:rPr>
          <w:rFonts w:ascii="Times New Roman" w:hAnsi="Times New Roman" w:cs="Times New Roman"/>
        </w:rPr>
        <w:t xml:space="preserve">downstream </w:t>
      </w:r>
      <w:r w:rsidR="00946A92" w:rsidRPr="005956BD">
        <w:rPr>
          <w:rFonts w:ascii="Times New Roman" w:hAnsi="Times New Roman" w:cs="Times New Roman"/>
        </w:rPr>
        <w:t>fisheries</w:t>
      </w:r>
      <w:r w:rsidR="0050237A" w:rsidRPr="005956BD">
        <w:rPr>
          <w:rFonts w:ascii="Times New Roman" w:hAnsi="Times New Roman" w:cs="Times New Roman"/>
        </w:rPr>
        <w:t xml:space="preserve"> </w:t>
      </w:r>
      <w:r w:rsidR="0091492C" w:rsidRPr="005956BD">
        <w:rPr>
          <w:rFonts w:ascii="Times New Roman" w:hAnsi="Times New Roman" w:cs="Times New Roman"/>
        </w:rPr>
        <w:t>is</w:t>
      </w:r>
      <w:r w:rsidR="00ED2A48" w:rsidRPr="005956BD">
        <w:rPr>
          <w:rFonts w:ascii="Times New Roman" w:hAnsi="Times New Roman" w:cs="Times New Roman"/>
        </w:rPr>
        <w:t xml:space="preserve"> the </w:t>
      </w:r>
      <w:r w:rsidR="00946A92" w:rsidRPr="005956BD">
        <w:rPr>
          <w:rFonts w:ascii="Times New Roman" w:hAnsi="Times New Roman" w:cs="Times New Roman"/>
        </w:rPr>
        <w:t xml:space="preserve">result of the aggregate dynamics of </w:t>
      </w:r>
      <w:r w:rsidR="00F40CAD" w:rsidRPr="005956BD">
        <w:rPr>
          <w:rFonts w:ascii="Times New Roman" w:hAnsi="Times New Roman" w:cs="Times New Roman"/>
        </w:rPr>
        <w:t xml:space="preserve">these </w:t>
      </w:r>
      <w:r w:rsidR="00946A92" w:rsidRPr="005956BD">
        <w:rPr>
          <w:rFonts w:ascii="Times New Roman" w:hAnsi="Times New Roman" w:cs="Times New Roman"/>
        </w:rPr>
        <w:t>upstream stock components</w:t>
      </w:r>
      <w:r w:rsidR="0091492C" w:rsidRPr="005956BD">
        <w:rPr>
          <w:rFonts w:ascii="Times New Roman" w:hAnsi="Times New Roman" w:cs="Times New Roman"/>
        </w:rPr>
        <w:t xml:space="preserve"> </w:t>
      </w:r>
      <w:r w:rsidR="0091492C" w:rsidRPr="005956BD">
        <w:rPr>
          <w:rFonts w:ascii="Times New Roman" w:hAnsi="Times New Roman" w:cs="Times New Roman"/>
        </w:rPr>
        <w:fldChar w:fldCharType="begin"/>
      </w:r>
      <w:r w:rsidR="0091492C" w:rsidRPr="005956BD">
        <w:rPr>
          <w:rFonts w:ascii="Times New Roman" w:hAnsi="Times New Roman" w:cs="Times New Roman"/>
        </w:rPr>
        <w:instrText xml:space="preserve"> ADDIN ZOTERO_ITEM CSL_CITATION {"citationID":"8jsHSzDF","properties":{"formattedCitation":"(Nesbitt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instrText>
      </w:r>
      <w:r w:rsidR="0091492C" w:rsidRPr="005956BD">
        <w:rPr>
          <w:rFonts w:ascii="Times New Roman" w:hAnsi="Times New Roman" w:cs="Times New Roman"/>
        </w:rPr>
        <w:fldChar w:fldCharType="separate"/>
      </w:r>
      <w:r w:rsidR="0091492C" w:rsidRPr="005956BD">
        <w:rPr>
          <w:rFonts w:ascii="Times New Roman" w:hAnsi="Times New Roman" w:cs="Times New Roman"/>
          <w:noProof/>
        </w:rPr>
        <w:t>(Nesbitt &amp; Moore, 2016)</w:t>
      </w:r>
      <w:r w:rsidR="0091492C" w:rsidRPr="005956BD">
        <w:rPr>
          <w:rFonts w:ascii="Times New Roman" w:hAnsi="Times New Roman" w:cs="Times New Roman"/>
        </w:rPr>
        <w:fldChar w:fldCharType="end"/>
      </w:r>
      <w:r w:rsidR="0091492C" w:rsidRPr="005956BD">
        <w:rPr>
          <w:rFonts w:ascii="Times New Roman" w:hAnsi="Times New Roman" w:cs="Times New Roman"/>
        </w:rPr>
        <w:t xml:space="preserve">. Further, maintaining life history diversity across the full stock complex contributes to ecosystem resilience by distributing population level </w:t>
      </w:r>
      <w:r w:rsidR="00F40CAD" w:rsidRPr="005956BD">
        <w:rPr>
          <w:rFonts w:ascii="Times New Roman" w:hAnsi="Times New Roman" w:cs="Times New Roman"/>
        </w:rPr>
        <w:t>risk across s</w:t>
      </w:r>
      <w:r w:rsidR="0091492C" w:rsidRPr="005956BD">
        <w:rPr>
          <w:rFonts w:ascii="Times New Roman" w:hAnsi="Times New Roman" w:cs="Times New Roman"/>
        </w:rPr>
        <w:t>pace and time</w:t>
      </w:r>
      <w:r w:rsidR="00F40CAD" w:rsidRPr="005956BD">
        <w:rPr>
          <w:rFonts w:ascii="Times New Roman" w:hAnsi="Times New Roman" w:cs="Times New Roman"/>
        </w:rPr>
        <w:t xml:space="preserve"> </w:t>
      </w:r>
      <w:r w:rsidR="00F40CAD" w:rsidRPr="005956BD">
        <w:rPr>
          <w:rFonts w:ascii="Times New Roman" w:hAnsi="Times New Roman" w:cs="Times New Roman"/>
        </w:rPr>
        <w:fldChar w:fldCharType="begin"/>
      </w:r>
      <w:r w:rsidR="00F40CAD" w:rsidRPr="005956BD">
        <w:rPr>
          <w:rFonts w:ascii="Times New Roman" w:hAnsi="Times New Roman" w:cs="Times New Roman"/>
        </w:rPr>
        <w:instrText xml:space="preserve"> ADDIN ZOTERO_ITEM CSL_CITATION {"citationID":"5lxSSTQb","properties":{"formattedCitation":"(Schindler et al., 2010)","plainCitation":"(Schindler et al., 2010)","noteIndex":0},"citationItems":[{"id":272,"uris":["http://zotero.org/users/8421274/items/24NDGS7V"],"itemData":{"id":272,"type":"article-journal","abstract":"One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F40CAD" w:rsidRPr="005956BD">
        <w:rPr>
          <w:rFonts w:ascii="Times New Roman" w:hAnsi="Times New Roman" w:cs="Times New Roman"/>
        </w:rPr>
        <w:fldChar w:fldCharType="separate"/>
      </w:r>
      <w:r w:rsidR="00F40CAD" w:rsidRPr="005956BD">
        <w:rPr>
          <w:rFonts w:ascii="Times New Roman" w:hAnsi="Times New Roman" w:cs="Times New Roman"/>
          <w:noProof/>
        </w:rPr>
        <w:t>(Schindler et al., 2010)</w:t>
      </w:r>
      <w:r w:rsidR="00F40CAD" w:rsidRPr="005956BD">
        <w:rPr>
          <w:rFonts w:ascii="Times New Roman" w:hAnsi="Times New Roman" w:cs="Times New Roman"/>
        </w:rPr>
        <w:fldChar w:fldCharType="end"/>
      </w:r>
      <w:r w:rsidR="00F40CAD" w:rsidRPr="005956BD">
        <w:rPr>
          <w:rFonts w:ascii="Times New Roman" w:hAnsi="Times New Roman" w:cs="Times New Roman"/>
        </w:rPr>
        <w:t>. Designing strategies which</w:t>
      </w:r>
      <w:r w:rsidR="00D10F35" w:rsidRPr="005956BD">
        <w:rPr>
          <w:rFonts w:ascii="Times New Roman" w:hAnsi="Times New Roman" w:cs="Times New Roman"/>
        </w:rPr>
        <w:t xml:space="preserve"> explicitly consider and</w:t>
      </w:r>
      <w:r w:rsidR="00F40CAD" w:rsidRPr="005956BD">
        <w:rPr>
          <w:rFonts w:ascii="Times New Roman" w:hAnsi="Times New Roman" w:cs="Times New Roman"/>
        </w:rPr>
        <w:t xml:space="preserve"> protect </w:t>
      </w:r>
      <w:r w:rsidR="00836381" w:rsidRPr="005956BD">
        <w:rPr>
          <w:rFonts w:ascii="Times New Roman" w:hAnsi="Times New Roman" w:cs="Times New Roman"/>
        </w:rPr>
        <w:t xml:space="preserve">this </w:t>
      </w:r>
      <w:r w:rsidR="00F40CAD" w:rsidRPr="005956BD">
        <w:rPr>
          <w:rFonts w:ascii="Times New Roman" w:hAnsi="Times New Roman" w:cs="Times New Roman"/>
        </w:rPr>
        <w:t>biodiversity</w:t>
      </w:r>
      <w:r w:rsidR="0091492C" w:rsidRPr="005956BD">
        <w:rPr>
          <w:rFonts w:ascii="Times New Roman" w:hAnsi="Times New Roman" w:cs="Times New Roman"/>
        </w:rPr>
        <w:t>, including</w:t>
      </w:r>
      <w:r w:rsidR="00455535" w:rsidRPr="005956BD">
        <w:rPr>
          <w:rFonts w:ascii="Times New Roman" w:hAnsi="Times New Roman" w:cs="Times New Roman"/>
        </w:rPr>
        <w:t xml:space="preserve"> </w:t>
      </w:r>
      <w:r w:rsidR="0091492C" w:rsidRPr="005956BD">
        <w:rPr>
          <w:rFonts w:ascii="Times New Roman" w:hAnsi="Times New Roman" w:cs="Times New Roman"/>
        </w:rPr>
        <w:t>vulnerable upstream stocks,</w:t>
      </w:r>
      <w:r w:rsidR="00F40CAD" w:rsidRPr="005956BD">
        <w:rPr>
          <w:rFonts w:ascii="Times New Roman" w:hAnsi="Times New Roman" w:cs="Times New Roman"/>
        </w:rPr>
        <w:t xml:space="preserve"> is therefore critical to </w:t>
      </w:r>
      <w:r w:rsidR="00D10F35" w:rsidRPr="005956BD">
        <w:rPr>
          <w:rFonts w:ascii="Times New Roman" w:hAnsi="Times New Roman" w:cs="Times New Roman"/>
        </w:rPr>
        <w:t xml:space="preserve">stabilizing downstream fishery resources. </w:t>
      </w:r>
    </w:p>
    <w:p w14:paraId="05748622" w14:textId="565B7B85" w:rsidR="0070135F" w:rsidRPr="005956BD" w:rsidRDefault="002574F7" w:rsidP="002574F7">
      <w:pPr>
        <w:spacing w:line="480" w:lineRule="auto"/>
        <w:ind w:firstLine="720"/>
        <w:rPr>
          <w:rFonts w:ascii="Times New Roman" w:hAnsi="Times New Roman" w:cs="Times New Roman"/>
        </w:rPr>
      </w:pPr>
      <w:r w:rsidRPr="005956BD">
        <w:rPr>
          <w:rFonts w:ascii="Times New Roman" w:hAnsi="Times New Roman" w:cs="Times New Roman"/>
        </w:rPr>
        <w:t>Western Alaska watersheds contain some of the last remaining pristine salmon habitat and have historically supported large returns of Pacific salmon</w:t>
      </w:r>
      <w:r w:rsidR="00356F8B" w:rsidRPr="005956BD">
        <w:rPr>
          <w:rFonts w:ascii="Times New Roman" w:hAnsi="Times New Roman" w:cs="Times New Roman"/>
        </w:rPr>
        <w:t>.</w:t>
      </w:r>
      <w:r w:rsidRPr="005956BD">
        <w:rPr>
          <w:rFonts w:ascii="Times New Roman" w:hAnsi="Times New Roman" w:cs="Times New Roman"/>
        </w:rPr>
        <w:t xml:space="preserve"> </w:t>
      </w:r>
      <w:r w:rsidR="002811E4" w:rsidRPr="005956BD">
        <w:rPr>
          <w:rFonts w:ascii="Times New Roman" w:hAnsi="Times New Roman" w:cs="Times New Roman"/>
        </w:rPr>
        <w:t>In the Kuskokwim River basin, a large</w:t>
      </w:r>
      <w:r w:rsidR="007F35F9" w:rsidRPr="005956BD">
        <w:rPr>
          <w:rFonts w:ascii="Times New Roman" w:hAnsi="Times New Roman" w:cs="Times New Roman"/>
        </w:rPr>
        <w:t xml:space="preserve"> (127,000 km</w:t>
      </w:r>
      <w:r w:rsidR="00066D9D" w:rsidRPr="005956BD">
        <w:rPr>
          <w:rFonts w:ascii="Times New Roman" w:hAnsi="Times New Roman" w:cs="Times New Roman"/>
          <w:vertAlign w:val="superscript"/>
        </w:rPr>
        <w:t>2</w:t>
      </w:r>
      <w:r w:rsidR="007F35F9" w:rsidRPr="005956BD">
        <w:rPr>
          <w:rFonts w:ascii="Times New Roman" w:hAnsi="Times New Roman" w:cs="Times New Roman"/>
        </w:rPr>
        <w:t>)</w:t>
      </w:r>
      <w:r w:rsidR="002811E4" w:rsidRPr="005956BD">
        <w:rPr>
          <w:rFonts w:ascii="Times New Roman" w:hAnsi="Times New Roman" w:cs="Times New Roman"/>
        </w:rPr>
        <w:t xml:space="preserve"> free flowing watershed in Western Alaska, Chinook salmon</w:t>
      </w:r>
      <w:r w:rsidR="00F73FEE" w:rsidRPr="005956BD">
        <w:rPr>
          <w:rFonts w:ascii="Times New Roman" w:hAnsi="Times New Roman" w:cs="Times New Roman"/>
        </w:rPr>
        <w:t xml:space="preserve"> (</w:t>
      </w:r>
      <w:r w:rsidR="00F73FEE" w:rsidRPr="005956BD">
        <w:rPr>
          <w:rFonts w:ascii="Times New Roman" w:hAnsi="Times New Roman" w:cs="Times New Roman"/>
          <w:i/>
          <w:iCs/>
          <w:color w:val="000000" w:themeColor="text1"/>
        </w:rPr>
        <w:t>Oncorhynchus tshawytscha</w:t>
      </w:r>
      <w:r w:rsidR="00F73FEE" w:rsidRPr="005956BD">
        <w:rPr>
          <w:rFonts w:ascii="Times New Roman" w:hAnsi="Times New Roman" w:cs="Times New Roman"/>
          <w:color w:val="000000" w:themeColor="text1"/>
        </w:rPr>
        <w:t>)</w:t>
      </w:r>
      <w:r w:rsidR="002811E4" w:rsidRPr="005956BD">
        <w:rPr>
          <w:rFonts w:ascii="Times New Roman" w:hAnsi="Times New Roman" w:cs="Times New Roman"/>
          <w:color w:val="000000" w:themeColor="text1"/>
        </w:rPr>
        <w:t xml:space="preserve"> </w:t>
      </w:r>
      <w:r w:rsidR="002811E4" w:rsidRPr="005956BD">
        <w:rPr>
          <w:rFonts w:ascii="Times New Roman" w:hAnsi="Times New Roman" w:cs="Times New Roman"/>
        </w:rPr>
        <w:t xml:space="preserve">populations </w:t>
      </w:r>
      <w:r w:rsidR="0070135F" w:rsidRPr="005956BD">
        <w:rPr>
          <w:rFonts w:ascii="Times New Roman" w:hAnsi="Times New Roman" w:cs="Times New Roman"/>
        </w:rPr>
        <w:t>support subsistence fishing opportunities for dozens of communities, almost all of which are rural and indigenous</w:t>
      </w:r>
      <w:r w:rsidR="00C41758" w:rsidRPr="005956BD">
        <w:rPr>
          <w:rFonts w:ascii="Times New Roman" w:hAnsi="Times New Roman" w:cs="Times New Roman"/>
        </w:rPr>
        <w:t>.</w:t>
      </w:r>
      <w:r w:rsidR="002811E4" w:rsidRPr="005956BD">
        <w:rPr>
          <w:rFonts w:ascii="Times New Roman" w:hAnsi="Times New Roman" w:cs="Times New Roman"/>
        </w:rPr>
        <w:t xml:space="preserve"> </w:t>
      </w:r>
      <w:r w:rsidR="007F35F9" w:rsidRPr="005956BD">
        <w:rPr>
          <w:rFonts w:ascii="Times New Roman" w:hAnsi="Times New Roman" w:cs="Times New Roman"/>
        </w:rPr>
        <w:t xml:space="preserve">Subsistence fisheries </w:t>
      </w:r>
      <w:r w:rsidR="00066D9D" w:rsidRPr="005956BD">
        <w:rPr>
          <w:rFonts w:ascii="Times New Roman" w:hAnsi="Times New Roman" w:cs="Times New Roman"/>
        </w:rPr>
        <w:t>are the primary form of harvest in the watershed</w:t>
      </w:r>
      <w:r w:rsidR="007F35F9" w:rsidRPr="005956BD">
        <w:rPr>
          <w:rFonts w:ascii="Times New Roman" w:hAnsi="Times New Roman" w:cs="Times New Roman"/>
        </w:rPr>
        <w:t xml:space="preserve">, and nearly every household participates in the fishery in some way </w:t>
      </w:r>
      <w:r w:rsidR="00C41758" w:rsidRPr="005956BD">
        <w:rPr>
          <w:rFonts w:ascii="Times New Roman" w:hAnsi="Times New Roman" w:cs="Times New Roman"/>
        </w:rPr>
        <w:fldChar w:fldCharType="begin"/>
      </w:r>
      <w:r w:rsidR="00C41758" w:rsidRPr="005956BD">
        <w:rPr>
          <w:rFonts w:ascii="Times New Roman" w:hAnsi="Times New Roman" w:cs="Times New Roman"/>
        </w:rPr>
        <w:instrText xml:space="preserve"> ADDIN ZOTERO_ITEM CSL_CITATION {"citationID":"zpW1mB0G","properties":{"formattedCitation":"(Esquible, 2024)","plainCitation":"(Esquible, 2024)","noteIndex":0},"citationItems":[{"id":5642,"uris":["http://zotero.org/users/8421274/items/IM4GUPIR"],"itemData":{"id":5642,"type":"thesis","abstract":"This dissertation research is situated in southwestern Alaska, in the communities of Kongiganak,\nQuinhagak, Bethel, Aniak, and McGrath, spanning the Kuskokwim Bay and Kuskokwim River,\nand with Alaska Native Peoples (primarily Yup’ik and Athabascan fishing families) who have\nbeen salmon peoples and stewards of their ancestral homelands since time immemorial. This\nIndigenous-led project documented historical and current ways in which Yup’ik and Athabascan\nPeoples have served as salmon stewards, and the values and governance mechanisms pertaining\nto salmon stewardship. We utilized a participatory approach by involving Tribal governments,\ncommunities, and Indigenous local youth in all aspects of our research. We carried out multiple\nmethods including: participant observation, circle dialogues, and individual and\nmultigenerational fishing family interviews with Kuskokwim fishers in the coastal, lower,\nmiddle, and headwater communities of the Kuskokwim Region. We used a grounded theory\napproach to qualitative data analysis that generated five key themes that form the first chapter of\nthis dissertation including: traditional Indigenous ways of life, Indigenous stewardship, selfdetermination, food and livelihood sovereignty, and ecosystem changes. This chapter identified\nequitable and sustainable paths forward for salmon and people in Alaska. Chapter two of this\ndissertation bridged perspectives and experiences around the state of salmon management and\nresearch, with a focus on Alaska Native inclusion in these processes and organizations , equity,\nequality, and relationships. Lastly, the third chapter of this dissertation research highlights the\nmethodologies utilized in this research process, with an emphasis on circle dialogues as a core\nmethodology for building initial relationships and partnerships between Tribes and universities,\nand as a mechanism to shape the research in a way that is aligned with Tribal priorities and\nrespecting Tribal sovereignty. This chapter highlights the importance of including local Alaska\nNative youth in research, spending time in community and building relationships, because it is\nthese relationships that serve as a core foundation for carrying out research in a ‘good way’.","language":"en","publisher":"University of Alaska Fairbanks","title":"Salmon, Stewardship, and Indigenous Livelihoods: Bridging Knowledge Systems and Reshaping Research Relationality in the Kuskokwim Region of Southwestern Alaska","title-short":"Salmon, Stewardship, and Indigenous Livelihoods","URL":"https://www.proquest.com/openview/7ee1a02966e9e495ecd6b9b749308c22/1?pq-origsite=gscholar&amp;cbl=18750&amp;diss=y","author":[{"family":"Esquible","given":"Janessa"}],"accessed":{"date-parts":[["2025",8,17]]},"issued":{"date-parts":[["2024",12]]}}}],"schema":"https://github.com/citation-style-language/schema/raw/master/csl-citation.json"} </w:instrText>
      </w:r>
      <w:r w:rsidR="00C41758" w:rsidRPr="005956BD">
        <w:rPr>
          <w:rFonts w:ascii="Times New Roman" w:hAnsi="Times New Roman" w:cs="Times New Roman"/>
        </w:rPr>
        <w:fldChar w:fldCharType="separate"/>
      </w:r>
      <w:r w:rsidR="00C41758" w:rsidRPr="005956BD">
        <w:rPr>
          <w:rFonts w:ascii="Times New Roman" w:hAnsi="Times New Roman" w:cs="Times New Roman"/>
          <w:noProof/>
        </w:rPr>
        <w:t>(Esquible, 2024)</w:t>
      </w:r>
      <w:r w:rsidR="00C41758" w:rsidRPr="005956BD">
        <w:rPr>
          <w:rFonts w:ascii="Times New Roman" w:hAnsi="Times New Roman" w:cs="Times New Roman"/>
        </w:rPr>
        <w:fldChar w:fldCharType="end"/>
      </w:r>
      <w:r w:rsidR="001D3E40" w:rsidRPr="005956BD">
        <w:rPr>
          <w:rFonts w:ascii="Times New Roman" w:hAnsi="Times New Roman" w:cs="Times New Roman"/>
        </w:rPr>
        <w:t xml:space="preserve">. </w:t>
      </w:r>
      <w:r w:rsidR="00455535" w:rsidRPr="005956BD">
        <w:rPr>
          <w:rFonts w:ascii="Times New Roman" w:hAnsi="Times New Roman" w:cs="Times New Roman"/>
        </w:rPr>
        <w:t xml:space="preserve"> </w:t>
      </w:r>
      <w:r w:rsidR="007F35F9" w:rsidRPr="005956BD">
        <w:rPr>
          <w:rFonts w:ascii="Times New Roman" w:hAnsi="Times New Roman" w:cs="Times New Roman"/>
        </w:rPr>
        <w:t xml:space="preserve">However, Chinook salmon populations in the Kuskokwim have declined precipitously in recent years, </w:t>
      </w:r>
      <w:r w:rsidR="000D6E8E" w:rsidRPr="005956BD">
        <w:rPr>
          <w:rFonts w:ascii="Times New Roman" w:hAnsi="Times New Roman" w:cs="Times New Roman"/>
        </w:rPr>
        <w:t>leading to subsistence fishing</w:t>
      </w:r>
      <w:r w:rsidR="007F35F9" w:rsidRPr="005956BD">
        <w:rPr>
          <w:rFonts w:ascii="Times New Roman" w:hAnsi="Times New Roman" w:cs="Times New Roman"/>
        </w:rPr>
        <w:t xml:space="preserve"> restrictions</w:t>
      </w:r>
      <w:r w:rsidR="000D6E8E" w:rsidRPr="005956BD">
        <w:rPr>
          <w:rFonts w:ascii="Times New Roman" w:hAnsi="Times New Roman" w:cs="Times New Roman"/>
        </w:rPr>
        <w:t xml:space="preserve"> and triggering a crisis of food insecurity</w:t>
      </w:r>
      <w:r w:rsidR="007F35F9" w:rsidRPr="005956BD">
        <w:rPr>
          <w:rFonts w:ascii="Times New Roman" w:hAnsi="Times New Roman" w:cs="Times New Roman"/>
        </w:rPr>
        <w:t xml:space="preserve"> and </w:t>
      </w:r>
      <w:r w:rsidR="000D6E8E" w:rsidRPr="005956BD">
        <w:rPr>
          <w:rFonts w:ascii="Times New Roman" w:hAnsi="Times New Roman" w:cs="Times New Roman"/>
        </w:rPr>
        <w:t>cultural loss</w:t>
      </w:r>
      <w:r w:rsidR="007F35F9" w:rsidRPr="005956BD">
        <w:rPr>
          <w:rFonts w:ascii="Times New Roman" w:hAnsi="Times New Roman" w:cs="Times New Roman"/>
        </w:rPr>
        <w:t xml:space="preserve"> </w:t>
      </w:r>
      <w:r w:rsidR="000D6E8E" w:rsidRPr="005956BD">
        <w:rPr>
          <w:rFonts w:ascii="Times New Roman" w:hAnsi="Times New Roman" w:cs="Times New Roman"/>
        </w:rPr>
        <w:fldChar w:fldCharType="begin"/>
      </w:r>
      <w:r w:rsidR="005104A5" w:rsidRPr="005956BD">
        <w:rPr>
          <w:rFonts w:ascii="Times New Roman" w:hAnsi="Times New Roman" w:cs="Times New Roman"/>
        </w:rPr>
        <w:instrText xml:space="preserve"> ADDIN ZOTERO_ITEM CSL_CITATION {"citationID":"C4EZBjwd","properties":{"formattedCitation":"(Brown &amp; Godduhn, 2015; Lamborn et al., 2025; Ohlberger et al., 2018)","plainCitation":"(Brown &amp; Godduhn, 2015; Lamborn et al., 2025; Ohlberger et al., 2018)","noteIndex":0},"citationItems":[{"id":4428,"uris":["http://zotero.org/users/8421274/items/2WA8NCRM"],"itemData":{"id":4428,"type":"article-journal","language":"en","source":"Zotero","title":"Socioeconomic effects of declining salmon runs on the Yukon River","author":[{"family":"Brown","given":"Caroline L"},{"family":"Godduhn","given":"Anna"}],"issued":{"date-parts":[["2015"]]}}},{"id":5379,"uris":["http://zotero.org/users/8421274/items/6TRPLVW4"],"itemData":{"id":5379,"type":"article-journal","abstract":"Across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0D6E8E" w:rsidRPr="005956BD">
        <w:rPr>
          <w:rFonts w:ascii="Times New Roman" w:hAnsi="Times New Roman" w:cs="Times New Roman"/>
        </w:rPr>
        <w:fldChar w:fldCharType="separate"/>
      </w:r>
      <w:r w:rsidR="005104A5" w:rsidRPr="005956BD">
        <w:rPr>
          <w:rFonts w:ascii="Times New Roman" w:hAnsi="Times New Roman" w:cs="Times New Roman"/>
          <w:noProof/>
        </w:rPr>
        <w:t>(Brown &amp; Godduhn, 2015; Lamborn et al., 2025; Ohlberger et al., 2018)</w:t>
      </w:r>
      <w:r w:rsidR="000D6E8E" w:rsidRPr="005956BD">
        <w:rPr>
          <w:rFonts w:ascii="Times New Roman" w:hAnsi="Times New Roman" w:cs="Times New Roman"/>
        </w:rPr>
        <w:fldChar w:fldCharType="end"/>
      </w:r>
      <w:r w:rsidR="000D6E8E" w:rsidRPr="005956BD">
        <w:rPr>
          <w:rFonts w:ascii="Times New Roman" w:hAnsi="Times New Roman" w:cs="Times New Roman"/>
        </w:rPr>
        <w:t>.</w:t>
      </w:r>
      <w:r w:rsidR="002811E4" w:rsidRPr="005956BD">
        <w:rPr>
          <w:rFonts w:ascii="Times New Roman" w:hAnsi="Times New Roman" w:cs="Times New Roman"/>
        </w:rPr>
        <w:t xml:space="preserve"> </w:t>
      </w:r>
      <w:r w:rsidR="00CB2EEB" w:rsidRPr="005956BD">
        <w:rPr>
          <w:rFonts w:ascii="Times New Roman" w:hAnsi="Times New Roman" w:cs="Times New Roman"/>
        </w:rPr>
        <w:t xml:space="preserve">As a result, resource managers are </w:t>
      </w:r>
      <w:r w:rsidR="00066D9D" w:rsidRPr="005956BD">
        <w:rPr>
          <w:rFonts w:ascii="Times New Roman" w:hAnsi="Times New Roman" w:cs="Times New Roman"/>
        </w:rPr>
        <w:t xml:space="preserve">tasked with </w:t>
      </w:r>
      <w:r w:rsidR="00CB2EEB" w:rsidRPr="005956BD">
        <w:rPr>
          <w:rFonts w:ascii="Times New Roman" w:hAnsi="Times New Roman" w:cs="Times New Roman"/>
        </w:rPr>
        <w:t xml:space="preserve">designing management strategies that </w:t>
      </w:r>
      <w:r w:rsidR="0070135F" w:rsidRPr="005956BD">
        <w:rPr>
          <w:rFonts w:ascii="Times New Roman" w:hAnsi="Times New Roman" w:cs="Times New Roman"/>
        </w:rPr>
        <w:t xml:space="preserve">allow for harvest opportunities while simultaneously rebuilding </w:t>
      </w:r>
      <w:r w:rsidR="00343C0B" w:rsidRPr="005956BD">
        <w:rPr>
          <w:rFonts w:ascii="Times New Roman" w:hAnsi="Times New Roman" w:cs="Times New Roman"/>
        </w:rPr>
        <w:t>the diversity of stocks throughout the basin</w:t>
      </w:r>
      <w:del w:id="14" w:author="Daniel Schindler" w:date="2025-11-11T17:49:00Z" w16du:dateUtc="2025-11-12T01:49:00Z">
        <w:r w:rsidR="00343C0B" w:rsidRPr="005956BD" w:rsidDel="00E471DA">
          <w:rPr>
            <w:rFonts w:ascii="Times New Roman" w:hAnsi="Times New Roman" w:cs="Times New Roman"/>
          </w:rPr>
          <w:delText xml:space="preserve"> to enhance</w:delText>
        </w:r>
        <w:r w:rsidR="0070135F" w:rsidRPr="005956BD" w:rsidDel="00E471DA">
          <w:rPr>
            <w:rFonts w:ascii="Times New Roman" w:hAnsi="Times New Roman" w:cs="Times New Roman"/>
          </w:rPr>
          <w:delText xml:space="preserve"> ecosystem resilience</w:delText>
        </w:r>
      </w:del>
      <w:r w:rsidR="00CB2EEB" w:rsidRPr="005956BD">
        <w:rPr>
          <w:rFonts w:ascii="Times New Roman" w:hAnsi="Times New Roman" w:cs="Times New Roman"/>
        </w:rPr>
        <w:t>.</w:t>
      </w:r>
      <w:r w:rsidR="0070135F" w:rsidRPr="005956BD">
        <w:rPr>
          <w:rFonts w:ascii="Times New Roman" w:hAnsi="Times New Roman" w:cs="Times New Roman"/>
        </w:rPr>
        <w:t xml:space="preserve"> </w:t>
      </w:r>
    </w:p>
    <w:p w14:paraId="50946457" w14:textId="665F5996" w:rsidR="00044401" w:rsidRPr="005956BD" w:rsidRDefault="00D86CD4" w:rsidP="00D86CD4">
      <w:pPr>
        <w:spacing w:line="480" w:lineRule="auto"/>
        <w:ind w:firstLine="720"/>
        <w:rPr>
          <w:rFonts w:ascii="Times New Roman" w:hAnsi="Times New Roman" w:cs="Times New Roman"/>
        </w:rPr>
      </w:pPr>
      <w:r w:rsidRPr="005956BD">
        <w:rPr>
          <w:rStyle w:val="Strong"/>
          <w:rFonts w:ascii="Times New Roman" w:hAnsi="Times New Roman" w:cs="Times New Roman"/>
          <w:b w:val="0"/>
          <w:bCs w:val="0"/>
        </w:rPr>
        <w:t xml:space="preserve">A </w:t>
      </w:r>
      <w:ins w:id="15" w:author="Daniel Schindler" w:date="2025-11-11T17:49:00Z" w16du:dateUtc="2025-11-12T01:49:00Z">
        <w:r w:rsidR="00E471DA">
          <w:rPr>
            <w:rStyle w:val="Strong"/>
            <w:rFonts w:ascii="Times New Roman" w:hAnsi="Times New Roman" w:cs="Times New Roman"/>
            <w:b w:val="0"/>
            <w:bCs w:val="0"/>
          </w:rPr>
          <w:t xml:space="preserve">current </w:t>
        </w:r>
      </w:ins>
      <w:r w:rsidRPr="005956BD">
        <w:rPr>
          <w:rStyle w:val="Strong"/>
          <w:rFonts w:ascii="Times New Roman" w:hAnsi="Times New Roman" w:cs="Times New Roman"/>
          <w:b w:val="0"/>
          <w:bCs w:val="0"/>
        </w:rPr>
        <w:t>management approach implemented in the Kuskokwim River-basin has been a front-end closure which prohibits fishing during a fixed temporal window from June 1</w:t>
      </w:r>
      <w:r w:rsidRPr="005956BD">
        <w:rPr>
          <w:rStyle w:val="Strong"/>
          <w:rFonts w:ascii="Times New Roman" w:hAnsi="Times New Roman" w:cs="Times New Roman"/>
          <w:b w:val="0"/>
          <w:bCs w:val="0"/>
          <w:vertAlign w:val="superscript"/>
        </w:rPr>
        <w:t>st</w:t>
      </w:r>
      <w:r w:rsidRPr="005956BD">
        <w:rPr>
          <w:rStyle w:val="Strong"/>
          <w:rFonts w:ascii="Times New Roman" w:hAnsi="Times New Roman" w:cs="Times New Roman"/>
          <w:b w:val="0"/>
          <w:bCs w:val="0"/>
        </w:rPr>
        <w:t xml:space="preserve"> to June 11</w:t>
      </w:r>
      <w:r w:rsidRPr="005956BD">
        <w:rPr>
          <w:rStyle w:val="Strong"/>
          <w:rFonts w:ascii="Times New Roman" w:hAnsi="Times New Roman" w:cs="Times New Roman"/>
          <w:b w:val="0"/>
          <w:bCs w:val="0"/>
          <w:vertAlign w:val="superscript"/>
        </w:rPr>
        <w:t>th</w:t>
      </w:r>
      <w:r w:rsidRPr="005956BD">
        <w:rPr>
          <w:rStyle w:val="Strong"/>
          <w:rFonts w:ascii="Times New Roman" w:hAnsi="Times New Roman" w:cs="Times New Roman"/>
          <w:b w:val="0"/>
          <w:bCs w:val="0"/>
        </w:rPr>
        <w:t xml:space="preserve">. </w:t>
      </w:r>
      <w:r w:rsidR="00044401" w:rsidRPr="005956BD">
        <w:rPr>
          <w:rFonts w:ascii="Times New Roman" w:hAnsi="Times New Roman" w:cs="Times New Roman"/>
        </w:rPr>
        <w:t xml:space="preserve">This strategy is designed to protect early </w:t>
      </w:r>
      <w:r w:rsidR="0017389D" w:rsidRPr="005956BD">
        <w:rPr>
          <w:rFonts w:ascii="Times New Roman" w:hAnsi="Times New Roman" w:cs="Times New Roman"/>
        </w:rPr>
        <w:t xml:space="preserve">arriving </w:t>
      </w:r>
      <w:r w:rsidR="00044401" w:rsidRPr="005956BD">
        <w:rPr>
          <w:rFonts w:ascii="Times New Roman" w:hAnsi="Times New Roman" w:cs="Times New Roman"/>
        </w:rPr>
        <w:t xml:space="preserve">fish </w:t>
      </w:r>
      <w:r w:rsidR="001255D3" w:rsidRPr="005956BD">
        <w:rPr>
          <w:rFonts w:ascii="Times New Roman" w:hAnsi="Times New Roman" w:cs="Times New Roman"/>
        </w:rPr>
        <w:t xml:space="preserve">which are </w:t>
      </w:r>
      <w:r w:rsidR="00044401" w:rsidRPr="005956BD">
        <w:rPr>
          <w:rFonts w:ascii="Times New Roman" w:hAnsi="Times New Roman" w:cs="Times New Roman"/>
        </w:rPr>
        <w:t>assum</w:t>
      </w:r>
      <w:r w:rsidR="001255D3" w:rsidRPr="005956BD">
        <w:rPr>
          <w:rFonts w:ascii="Times New Roman" w:hAnsi="Times New Roman" w:cs="Times New Roman"/>
        </w:rPr>
        <w:t xml:space="preserve">ed to </w:t>
      </w:r>
      <w:r w:rsidR="00044401" w:rsidRPr="005956BD">
        <w:rPr>
          <w:rFonts w:ascii="Times New Roman" w:hAnsi="Times New Roman" w:cs="Times New Roman"/>
        </w:rPr>
        <w:t>return to the furthest upstream stocks</w:t>
      </w:r>
      <w:r w:rsidR="00343C0B" w:rsidRPr="005956BD">
        <w:rPr>
          <w:rFonts w:ascii="Times New Roman" w:hAnsi="Times New Roman" w:cs="Times New Roman"/>
        </w:rPr>
        <w:t xml:space="preserve"> and are, therefore, subjected to harvest over more of the river than lower </w:t>
      </w:r>
      <w:r w:rsidR="00343C0B" w:rsidRPr="005956BD">
        <w:rPr>
          <w:rFonts w:ascii="Times New Roman" w:hAnsi="Times New Roman" w:cs="Times New Roman"/>
        </w:rPr>
        <w:lastRenderedPageBreak/>
        <w:t>watershed stocks</w:t>
      </w:r>
      <w:r w:rsidR="001255D3" w:rsidRPr="005956BD">
        <w:rPr>
          <w:rFonts w:ascii="Times New Roman" w:hAnsi="Times New Roman" w:cs="Times New Roman"/>
        </w:rPr>
        <w:t xml:space="preserve">. </w:t>
      </w:r>
      <w:r w:rsidR="007D2894" w:rsidRPr="005956BD">
        <w:rPr>
          <w:rFonts w:ascii="Times New Roman" w:hAnsi="Times New Roman" w:cs="Times New Roman"/>
        </w:rPr>
        <w:t xml:space="preserve">This assumption is based on patterns established in other systems </w:t>
      </w:r>
      <w:r w:rsidR="007E1736" w:rsidRPr="005956BD">
        <w:rPr>
          <w:rFonts w:ascii="Times New Roman" w:hAnsi="Times New Roman" w:cs="Times New Roman"/>
        </w:rPr>
        <w:fldChar w:fldCharType="begin"/>
      </w:r>
      <w:r w:rsidR="00DF28C6" w:rsidRPr="005956BD">
        <w:rPr>
          <w:rFonts w:ascii="Times New Roman" w:hAnsi="Times New Roman" w:cs="Times New Roman"/>
        </w:rPr>
        <w:instrText xml:space="preserve"> ADDIN ZOTERO_ITEM CSL_CITATION {"citationID":"DfGnnmMb","properties":{"formattedCitation":"(S. C. Clark et al., 2015)","plainCitation":"(S. C. Clark et al., 2015)","noteIndex":0},"citationItems":[{"id":5370,"uris":["http://zotero.org/users/8421274/items/CSEI4Y28"],"itemData":{"id":5370,"type":"article-journal","abstract":"Variation in the timing of migration to freshwaters to spawn is one important dimension of the life history variation within individual salmon stocks. That variable has important implications for developing sustainable fisheries that simultaneously exploit multiple populations within the same geographic area. We examined the variation in migration timing of adult Chinook Salmon Oncorhynchus tshawytscha within the Togiak River system of southwest Alaska to determine whether fish that spawned in different habitats migrated into freshwater from the ocean at different times. In particular, we evaluated whether there were watershed‐wide effects of body size, sex, spawning location, and year on the timing of spawning‐run migration into the Togiak River. Migration data and spawning fate were collected using radiotelemetry and analyzed with mixed effects models to account for among‐year variation in migration timing across the 4 years of the study. We found that migration timing of Chinook Salmon in the Togiak watershed is segregated by spawning location and sex and is consistent across body sizes and years. Fish that spawned higher in the watershed had a tendency to enter freshwater earlier than fish that spawned lower in the watershed and in the main stem of the river. Our results indicate clear stock structure in the migration of spawning Chinook Salmon to the Togiak River watershed, suggesting that it is important to distribute harvest over the entire distribution of Chinook Salmon run timing to minimize the risk of overexploiting certain components of the stock complex.","container-title":"Transactions of the American Fisheries Society","DOI":"10.1080/00028487.2015.1031281","ISSN":"0002-8487","issue":"4","journalAbbreviation":"Transactions of the American Fisheries Society","page":"829-836","source":"Silverchair","title":"Migration Timing of Adult Chinook Salmon into the Togiak River, Alaska, Watershed: Is There Evidence for Stock Structure?","title-short":"Migration Timing of Adult Chinook Salmon into the Togiak River, Alaska, Watershed","volume":"144","author":[{"family":"Clark","given":"Sydney C."},{"family":"Tanner","given":"Theresa L."},{"family":"Sethi","given":"Suresh A."},{"family":"Bentley","given":"Kale T."},{"family":"Schindler","given":"Daniel E."}],"issued":{"date-parts":[["2015",7,1]]}}}],"schema":"https://github.com/citation-style-language/schema/raw/master/csl-citation.json"} </w:instrText>
      </w:r>
      <w:r w:rsidR="007E1736" w:rsidRPr="005956BD">
        <w:rPr>
          <w:rFonts w:ascii="Times New Roman" w:hAnsi="Times New Roman" w:cs="Times New Roman"/>
        </w:rPr>
        <w:fldChar w:fldCharType="separate"/>
      </w:r>
      <w:r w:rsidR="00DF28C6" w:rsidRPr="005956BD">
        <w:rPr>
          <w:rFonts w:ascii="Times New Roman" w:hAnsi="Times New Roman" w:cs="Times New Roman"/>
          <w:noProof/>
        </w:rPr>
        <w:t>(S. C. Clark et al., 2015)</w:t>
      </w:r>
      <w:r w:rsidR="007E1736" w:rsidRPr="005956BD">
        <w:rPr>
          <w:rFonts w:ascii="Times New Roman" w:hAnsi="Times New Roman" w:cs="Times New Roman"/>
        </w:rPr>
        <w:fldChar w:fldCharType="end"/>
      </w:r>
      <w:r w:rsidR="007E1736" w:rsidRPr="005956BD">
        <w:rPr>
          <w:rFonts w:ascii="Times New Roman" w:hAnsi="Times New Roman" w:cs="Times New Roman"/>
        </w:rPr>
        <w:t xml:space="preserve">, </w:t>
      </w:r>
      <w:r w:rsidR="002574F7" w:rsidRPr="005956BD">
        <w:rPr>
          <w:rFonts w:ascii="Times New Roman" w:hAnsi="Times New Roman" w:cs="Times New Roman"/>
        </w:rPr>
        <w:t xml:space="preserve"> supported</w:t>
      </w:r>
      <w:r w:rsidR="007D2894" w:rsidRPr="005956BD">
        <w:rPr>
          <w:rFonts w:ascii="Times New Roman" w:hAnsi="Times New Roman" w:cs="Times New Roman"/>
        </w:rPr>
        <w:t xml:space="preserve"> by limited telemetry data in the Kuskokwim </w:t>
      </w:r>
      <w:r w:rsidR="00C41758" w:rsidRPr="005956BD">
        <w:rPr>
          <w:rFonts w:ascii="Times New Roman" w:hAnsi="Times New Roman" w:cs="Times New Roman"/>
        </w:rPr>
        <w:fldChar w:fldCharType="begin"/>
      </w:r>
      <w:r w:rsidR="003157C4" w:rsidRPr="005956BD">
        <w:rPr>
          <w:rFonts w:ascii="Times New Roman" w:hAnsi="Times New Roman" w:cs="Times New Roman"/>
        </w:rPr>
        <w:instrText xml:space="preserve"> ADDIN ZOTERO_ITEM CSL_CITATION {"citationID":"63CDq9nT","properties":{"formattedCitation":"(J. N. Clark &amp; Smith, 2019; Head et al., 2017; Smith &amp; Liller, 2017a, 2017b)","plainCitation":"(J. N. Clark &amp; Smith, 2019; Head et al., 2017; Smith &amp; Liller, 2017a, 2017b)","noteIndex":0},"citationItems":[{"id":5951,"uris":["http://zotero.org/users/8421274/items/CIAC53WC"],"itemData":{"id":5951,"type":"article-journal","collection-title":"Alaska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W."}],"issued":{"date-parts":[["2017"]]}}},{"id":5949,"uris":["http://zotero.org/users/8421274/items/LBRV3BM5"],"itemData":{"id":5949,"type":"article-journal","collection-title":"Alaska Department of Fish and Game, Fishery Data Series No. 17-47, Anchorage.","language":"en","source":"Zotero","title":"Inriver abundance and migration characteristics of Kuskokwim River Chinook salmon, 2016.","author":[{"family":"Smith","given":"Nicholas J."},{"family":"Liller","given":"Zachary W."}],"issued":{"date-parts":[["2017"]]}}}],"schema":"https://github.com/citation-style-language/schema/raw/master/csl-citation.json"} </w:instrText>
      </w:r>
      <w:r w:rsidR="00C41758" w:rsidRPr="005956BD">
        <w:rPr>
          <w:rFonts w:ascii="Times New Roman" w:hAnsi="Times New Roman" w:cs="Times New Roman"/>
        </w:rPr>
        <w:fldChar w:fldCharType="separate"/>
      </w:r>
      <w:r w:rsidR="003157C4" w:rsidRPr="005956BD">
        <w:rPr>
          <w:rFonts w:ascii="Times New Roman" w:hAnsi="Times New Roman" w:cs="Times New Roman"/>
          <w:noProof/>
        </w:rPr>
        <w:t>(J. N. Clark &amp; Smith, 2019; Head et al., 2017; Smith &amp; Liller, 2017a, 2017b)</w:t>
      </w:r>
      <w:r w:rsidR="00C41758" w:rsidRPr="005956BD">
        <w:rPr>
          <w:rFonts w:ascii="Times New Roman" w:hAnsi="Times New Roman" w:cs="Times New Roman"/>
        </w:rPr>
        <w:fldChar w:fldCharType="end"/>
      </w:r>
      <w:r w:rsidR="00DF28C6" w:rsidRPr="005956BD">
        <w:rPr>
          <w:rFonts w:ascii="Times New Roman" w:hAnsi="Times New Roman" w:cs="Times New Roman"/>
        </w:rPr>
        <w:t>,</w:t>
      </w:r>
      <w:r w:rsidR="00C27BF0" w:rsidRPr="005956BD">
        <w:rPr>
          <w:rFonts w:ascii="Times New Roman" w:hAnsi="Times New Roman" w:cs="Times New Roman"/>
        </w:rPr>
        <w:t xml:space="preserve"> and </w:t>
      </w:r>
      <w:r w:rsidR="002574F7" w:rsidRPr="005956BD">
        <w:rPr>
          <w:rFonts w:ascii="Times New Roman" w:hAnsi="Times New Roman" w:cs="Times New Roman"/>
        </w:rPr>
        <w:t xml:space="preserve">further corroborated </w:t>
      </w:r>
      <w:r w:rsidR="00C27BF0" w:rsidRPr="005956BD">
        <w:rPr>
          <w:rFonts w:ascii="Times New Roman" w:hAnsi="Times New Roman" w:cs="Times New Roman"/>
        </w:rPr>
        <w:t xml:space="preserve">by traditional knowledge </w:t>
      </w:r>
      <w:del w:id="16" w:author="Daniel Schindler" w:date="2025-11-11T17:49:00Z" w16du:dateUtc="2025-11-12T01:49:00Z">
        <w:r w:rsidR="00C27BF0" w:rsidRPr="005956BD" w:rsidDel="00E471DA">
          <w:rPr>
            <w:rFonts w:ascii="Times New Roman" w:hAnsi="Times New Roman" w:cs="Times New Roman"/>
          </w:rPr>
          <w:delText xml:space="preserve">among </w:delText>
        </w:r>
      </w:del>
      <w:ins w:id="17" w:author="Daniel Schindler" w:date="2025-11-11T17:49:00Z" w16du:dateUtc="2025-11-12T01:49:00Z">
        <w:r w:rsidR="00E471DA">
          <w:rPr>
            <w:rFonts w:ascii="Times New Roman" w:hAnsi="Times New Roman" w:cs="Times New Roman"/>
          </w:rPr>
          <w:t>held b</w:t>
        </w:r>
      </w:ins>
      <w:ins w:id="18" w:author="Daniel Schindler" w:date="2025-11-11T17:50:00Z" w16du:dateUtc="2025-11-12T01:50:00Z">
        <w:r w:rsidR="00E471DA">
          <w:rPr>
            <w:rFonts w:ascii="Times New Roman" w:hAnsi="Times New Roman" w:cs="Times New Roman"/>
          </w:rPr>
          <w:t>y</w:t>
        </w:r>
      </w:ins>
      <w:ins w:id="19" w:author="Daniel Schindler" w:date="2025-11-11T17:49:00Z" w16du:dateUtc="2025-11-12T01:49:00Z">
        <w:r w:rsidR="00E471DA" w:rsidRPr="005956BD">
          <w:rPr>
            <w:rFonts w:ascii="Times New Roman" w:hAnsi="Times New Roman" w:cs="Times New Roman"/>
          </w:rPr>
          <w:t xml:space="preserve"> </w:t>
        </w:r>
      </w:ins>
      <w:r w:rsidR="00C27BF0" w:rsidRPr="005956BD">
        <w:rPr>
          <w:rFonts w:ascii="Times New Roman" w:hAnsi="Times New Roman" w:cs="Times New Roman"/>
        </w:rPr>
        <w:t>stakeholders</w:t>
      </w:r>
      <w:r w:rsidR="007D2894" w:rsidRPr="005956BD">
        <w:rPr>
          <w:rFonts w:ascii="Times New Roman" w:hAnsi="Times New Roman" w:cs="Times New Roman"/>
        </w:rPr>
        <w:t xml:space="preserve">. </w:t>
      </w:r>
      <w:r w:rsidR="00066D9D" w:rsidRPr="005956BD">
        <w:rPr>
          <w:rFonts w:ascii="Times New Roman" w:hAnsi="Times New Roman" w:cs="Times New Roman"/>
        </w:rPr>
        <w:t xml:space="preserve">By protecting upriver stocks, managers aim to </w:t>
      </w:r>
      <w:r w:rsidR="007D2894" w:rsidRPr="005956BD">
        <w:rPr>
          <w:rFonts w:ascii="Times New Roman" w:hAnsi="Times New Roman" w:cs="Times New Roman"/>
        </w:rPr>
        <w:t>support basin-wide escapement goals, provide harvest opportunities to upstream communities, and protect upper river stocks which are at heightened risk of overharvest but contribute disproportionately to downstream fisher</w:t>
      </w:r>
      <w:ins w:id="20" w:author="Daniel Schindler" w:date="2025-11-11T17:50:00Z" w16du:dateUtc="2025-11-12T01:50:00Z">
        <w:r w:rsidR="00E471DA">
          <w:rPr>
            <w:rFonts w:ascii="Times New Roman" w:hAnsi="Times New Roman" w:cs="Times New Roman"/>
          </w:rPr>
          <w:t>ies</w:t>
        </w:r>
      </w:ins>
      <w:del w:id="21" w:author="Daniel Schindler" w:date="2025-11-11T17:50:00Z" w16du:dateUtc="2025-11-12T01:50:00Z">
        <w:r w:rsidR="007D2894" w:rsidRPr="005956BD" w:rsidDel="00E471DA">
          <w:rPr>
            <w:rFonts w:ascii="Times New Roman" w:hAnsi="Times New Roman" w:cs="Times New Roman"/>
          </w:rPr>
          <w:delText>y dynamics</w:delText>
        </w:r>
      </w:del>
      <w:r w:rsidR="007D2894" w:rsidRPr="005956BD">
        <w:rPr>
          <w:rFonts w:ascii="Times New Roman" w:hAnsi="Times New Roman" w:cs="Times New Roman"/>
        </w:rPr>
        <w:t xml:space="preserve">. </w:t>
      </w:r>
      <w:r w:rsidR="00F20CE9" w:rsidRPr="005956BD">
        <w:rPr>
          <w:rFonts w:ascii="Times New Roman" w:hAnsi="Times New Roman" w:cs="Times New Roman"/>
        </w:rPr>
        <w:t>However,</w:t>
      </w:r>
      <w:r w:rsidR="00044401" w:rsidRPr="005956BD">
        <w:rPr>
          <w:rFonts w:ascii="Times New Roman" w:hAnsi="Times New Roman" w:cs="Times New Roman"/>
        </w:rPr>
        <w:t xml:space="preserve"> </w:t>
      </w:r>
      <w:r w:rsidR="00FD5572" w:rsidRPr="005956BD">
        <w:rPr>
          <w:rFonts w:ascii="Times New Roman" w:hAnsi="Times New Roman" w:cs="Times New Roman"/>
        </w:rPr>
        <w:t>the spatial ecology of Chinook salmon in the Kuskokwim River basin remains poorly understood</w:t>
      </w:r>
      <w:del w:id="22" w:author="Daniel Schindler" w:date="2025-11-11T17:50:00Z" w16du:dateUtc="2025-11-12T01:50:00Z">
        <w:r w:rsidR="00FD5572" w:rsidRPr="005956BD" w:rsidDel="00E471DA">
          <w:rPr>
            <w:rFonts w:ascii="Times New Roman" w:hAnsi="Times New Roman" w:cs="Times New Roman"/>
          </w:rPr>
          <w:delText xml:space="preserve">. </w:delText>
        </w:r>
        <w:r w:rsidR="00F315A1" w:rsidRPr="005956BD" w:rsidDel="00E471DA">
          <w:rPr>
            <w:rFonts w:ascii="Times New Roman" w:hAnsi="Times New Roman" w:cs="Times New Roman"/>
          </w:rPr>
          <w:delText xml:space="preserve">In addition, it is not well understood whether </w:delText>
        </w:r>
        <w:r w:rsidR="00F20CE9" w:rsidRPr="005956BD" w:rsidDel="00E471DA">
          <w:rPr>
            <w:rFonts w:ascii="Times New Roman" w:hAnsi="Times New Roman" w:cs="Times New Roman"/>
          </w:rPr>
          <w:delText>pattern</w:delText>
        </w:r>
        <w:r w:rsidR="00FD5572" w:rsidRPr="005956BD" w:rsidDel="00E471DA">
          <w:rPr>
            <w:rFonts w:ascii="Times New Roman" w:hAnsi="Times New Roman" w:cs="Times New Roman"/>
          </w:rPr>
          <w:delText>s observed in telemetry studies are</w:delText>
        </w:r>
        <w:r w:rsidR="00F20CE9" w:rsidRPr="005956BD" w:rsidDel="00E471DA">
          <w:rPr>
            <w:rFonts w:ascii="Times New Roman" w:hAnsi="Times New Roman" w:cs="Times New Roman"/>
          </w:rPr>
          <w:delText xml:space="preserve"> </w:delText>
        </w:r>
        <w:r w:rsidR="00F20CE9" w:rsidRPr="005956BD" w:rsidDel="00E471DA">
          <w:rPr>
            <w:rStyle w:val="Strong"/>
            <w:rFonts w:ascii="Times New Roman" w:hAnsi="Times New Roman" w:cs="Times New Roman"/>
            <w:b w:val="0"/>
            <w:bCs w:val="0"/>
          </w:rPr>
          <w:delText>consistent</w:delText>
        </w:r>
        <w:r w:rsidR="00F20CE9" w:rsidRPr="005956BD" w:rsidDel="00E471DA">
          <w:rPr>
            <w:rFonts w:ascii="Times New Roman" w:hAnsi="Times New Roman" w:cs="Times New Roman"/>
          </w:rPr>
          <w:delText xml:space="preserve"> over several years,</w:delText>
        </w:r>
      </w:del>
      <w:ins w:id="23" w:author="Daniel Schindler" w:date="2025-11-11T17:50:00Z" w16du:dateUtc="2025-11-12T01:50:00Z">
        <w:r w:rsidR="00E471DA">
          <w:rPr>
            <w:rFonts w:ascii="Times New Roman" w:hAnsi="Times New Roman" w:cs="Times New Roman"/>
          </w:rPr>
          <w:t xml:space="preserve"> and</w:t>
        </w:r>
      </w:ins>
      <w:r w:rsidR="00F20CE9" w:rsidRPr="005956BD">
        <w:rPr>
          <w:rFonts w:ascii="Times New Roman" w:hAnsi="Times New Roman" w:cs="Times New Roman"/>
        </w:rPr>
        <w:t xml:space="preserve"> </w:t>
      </w:r>
      <w:del w:id="24" w:author="Daniel Schindler" w:date="2025-11-11T17:51:00Z" w16du:dateUtc="2025-11-12T01:51:00Z">
        <w:r w:rsidR="00F20CE9" w:rsidRPr="005956BD" w:rsidDel="00E471DA">
          <w:rPr>
            <w:rFonts w:ascii="Times New Roman" w:hAnsi="Times New Roman" w:cs="Times New Roman"/>
          </w:rPr>
          <w:delText xml:space="preserve">whether there is a geographic organization to run timing, </w:delText>
        </w:r>
        <w:r w:rsidR="00F20CE9" w:rsidRPr="005956BD" w:rsidDel="00E471DA">
          <w:rPr>
            <w:rStyle w:val="Strong"/>
            <w:rFonts w:ascii="Times New Roman" w:hAnsi="Times New Roman" w:cs="Times New Roman"/>
            <w:b w:val="0"/>
            <w:bCs w:val="0"/>
          </w:rPr>
          <w:delText xml:space="preserve">and </w:delText>
        </w:r>
      </w:del>
      <w:r w:rsidR="00F20CE9" w:rsidRPr="005956BD">
        <w:rPr>
          <w:rStyle w:val="Strong"/>
          <w:rFonts w:ascii="Times New Roman" w:hAnsi="Times New Roman" w:cs="Times New Roman"/>
          <w:b w:val="0"/>
          <w:bCs w:val="0"/>
        </w:rPr>
        <w:t>whether</w:t>
      </w:r>
      <w:r w:rsidR="00F20CE9" w:rsidRPr="005956BD">
        <w:rPr>
          <w:rFonts w:ascii="Times New Roman" w:hAnsi="Times New Roman" w:cs="Times New Roman"/>
        </w:rPr>
        <w:t xml:space="preserve"> </w:t>
      </w:r>
      <w:del w:id="25" w:author="Daniel Schindler" w:date="2025-11-11T17:51:00Z" w16du:dateUtc="2025-11-12T01:51:00Z">
        <w:r w:rsidR="00F20CE9" w:rsidRPr="005956BD" w:rsidDel="004C3939">
          <w:rPr>
            <w:rFonts w:ascii="Times New Roman" w:hAnsi="Times New Roman" w:cs="Times New Roman"/>
          </w:rPr>
          <w:delText xml:space="preserve">the </w:delText>
        </w:r>
      </w:del>
      <w:ins w:id="26" w:author="Daniel Schindler" w:date="2025-11-11T17:51:00Z" w16du:dateUtc="2025-11-12T01:51:00Z">
        <w:r w:rsidR="004C3939">
          <w:rPr>
            <w:rFonts w:ascii="Times New Roman" w:hAnsi="Times New Roman" w:cs="Times New Roman"/>
          </w:rPr>
          <w:t>an</w:t>
        </w:r>
        <w:r w:rsidR="004C3939" w:rsidRPr="005956BD">
          <w:rPr>
            <w:rFonts w:ascii="Times New Roman" w:hAnsi="Times New Roman" w:cs="Times New Roman"/>
          </w:rPr>
          <w:t xml:space="preserve"> </w:t>
        </w:r>
      </w:ins>
      <w:r w:rsidR="00F20CE9" w:rsidRPr="005956BD">
        <w:rPr>
          <w:rFonts w:ascii="Times New Roman" w:hAnsi="Times New Roman" w:cs="Times New Roman"/>
        </w:rPr>
        <w:t xml:space="preserve">interaction </w:t>
      </w:r>
      <w:r w:rsidR="00F20CE9" w:rsidRPr="005956BD">
        <w:rPr>
          <w:rStyle w:val="Strong"/>
          <w:rFonts w:ascii="Times New Roman" w:hAnsi="Times New Roman" w:cs="Times New Roman"/>
          <w:b w:val="0"/>
          <w:bCs w:val="0"/>
        </w:rPr>
        <w:t>between</w:t>
      </w:r>
      <w:r w:rsidR="00F20CE9" w:rsidRPr="005956BD">
        <w:rPr>
          <w:rFonts w:ascii="Times New Roman" w:hAnsi="Times New Roman" w:cs="Times New Roman"/>
        </w:rPr>
        <w:t xml:space="preserve"> </w:t>
      </w:r>
      <w:del w:id="27" w:author="Daniel Schindler" w:date="2025-11-11T17:51:00Z" w16du:dateUtc="2025-11-12T01:51:00Z">
        <w:r w:rsidR="00F20CE9" w:rsidRPr="005956BD" w:rsidDel="004C3939">
          <w:rPr>
            <w:rFonts w:ascii="Times New Roman" w:hAnsi="Times New Roman" w:cs="Times New Roman"/>
          </w:rPr>
          <w:delText>these patterns</w:delText>
        </w:r>
      </w:del>
      <w:ins w:id="28" w:author="Daniel Schindler" w:date="2025-11-11T17:51:00Z" w16du:dateUtc="2025-11-12T01:51:00Z">
        <w:r w:rsidR="004C3939">
          <w:rPr>
            <w:rFonts w:ascii="Times New Roman" w:hAnsi="Times New Roman" w:cs="Times New Roman"/>
          </w:rPr>
          <w:t>stock-specific migration patterns</w:t>
        </w:r>
      </w:ins>
      <w:r w:rsidR="00F20CE9" w:rsidRPr="005956BD">
        <w:rPr>
          <w:rFonts w:ascii="Times New Roman" w:hAnsi="Times New Roman" w:cs="Times New Roman"/>
        </w:rPr>
        <w:t xml:space="preserve"> and the front-end closure protects upstream stocks as </w:t>
      </w:r>
      <w:r w:rsidR="00F20CE9" w:rsidRPr="005956BD">
        <w:rPr>
          <w:rStyle w:val="Strong"/>
          <w:rFonts w:ascii="Times New Roman" w:hAnsi="Times New Roman" w:cs="Times New Roman"/>
          <w:b w:val="0"/>
          <w:bCs w:val="0"/>
        </w:rPr>
        <w:t>intended</w:t>
      </w:r>
      <w:r w:rsidR="00F20CE9" w:rsidRPr="005956BD">
        <w:rPr>
          <w:rFonts w:ascii="Times New Roman" w:hAnsi="Times New Roman" w:cs="Times New Roman"/>
          <w:b/>
          <w:bCs/>
        </w:rPr>
        <w:t>.</w:t>
      </w:r>
      <w:r w:rsidR="00F20CE9" w:rsidRPr="005956BD">
        <w:rPr>
          <w:rFonts w:ascii="Times New Roman" w:hAnsi="Times New Roman" w:cs="Times New Roman"/>
        </w:rPr>
        <w:t xml:space="preserve"> </w:t>
      </w:r>
    </w:p>
    <w:p w14:paraId="4B48F71D" w14:textId="56192E90" w:rsidR="00A72EBD" w:rsidRPr="005956BD" w:rsidRDefault="00A72EBD" w:rsidP="00A72EBD">
      <w:pPr>
        <w:spacing w:line="480" w:lineRule="auto"/>
        <w:ind w:firstLine="720"/>
        <w:rPr>
          <w:rFonts w:ascii="Times New Roman" w:hAnsi="Times New Roman" w:cs="Times New Roman"/>
          <w:b/>
          <w:bCs/>
        </w:rPr>
      </w:pPr>
      <w:r w:rsidRPr="005956BD">
        <w:rPr>
          <w:rFonts w:ascii="Times New Roman" w:hAnsi="Times New Roman" w:cs="Times New Roman"/>
        </w:rPr>
        <w:t xml:space="preserve">Here, we use otolith chemistry from fish caught during test fisheries throughout the seasonal migration period over six years in the Kuskokwim River </w:t>
      </w:r>
      <w:del w:id="29" w:author="Daniel Schindler" w:date="2025-11-11T17:51:00Z" w16du:dateUtc="2025-11-12T01:51:00Z">
        <w:r w:rsidRPr="005956BD" w:rsidDel="004C3939">
          <w:rPr>
            <w:rFonts w:ascii="Times New Roman" w:hAnsi="Times New Roman" w:cs="Times New Roman"/>
          </w:rPr>
          <w:delText xml:space="preserve">basin </w:delText>
        </w:r>
      </w:del>
      <w:r w:rsidRPr="005956BD">
        <w:rPr>
          <w:rFonts w:ascii="Times New Roman" w:hAnsi="Times New Roman" w:cs="Times New Roman"/>
        </w:rPr>
        <w:t>to reconstruct spatiotemporal patterns of Chinook salmon returns. The limited genetic structure of this stock complex precludes using genetic approaches to quantify migration timing of different stocks throughout the watershed. Otolith-based methods for estimating provenance therefore offer a novel approach to: (1) identify the spatiotemporal structure of returning populations in the Kuskokwim River basin, and (2) evaluate potential impacts of front-end closures on conserving population diversity within salmon stock complexes returning to large, remote watersheds.</w:t>
      </w:r>
    </w:p>
    <w:p w14:paraId="0AD36F79" w14:textId="77777777" w:rsidR="005956BD" w:rsidRDefault="005956BD" w:rsidP="009833DB">
      <w:pPr>
        <w:spacing w:line="480" w:lineRule="auto"/>
        <w:rPr>
          <w:rFonts w:ascii="Times New Roman" w:hAnsi="Times New Roman" w:cs="Times New Roman"/>
          <w:b/>
          <w:bCs/>
          <w:sz w:val="28"/>
          <w:szCs w:val="28"/>
          <w:u w:val="single"/>
        </w:rPr>
      </w:pPr>
    </w:p>
    <w:p w14:paraId="2A0F64D4" w14:textId="47D9D529" w:rsidR="009833DB" w:rsidRPr="005956BD" w:rsidRDefault="00467885" w:rsidP="009833DB">
      <w:pPr>
        <w:spacing w:line="480" w:lineRule="auto"/>
        <w:rPr>
          <w:rFonts w:ascii="Times New Roman" w:hAnsi="Times New Roman" w:cs="Times New Roman"/>
          <w:b/>
          <w:bCs/>
          <w:sz w:val="28"/>
          <w:szCs w:val="28"/>
          <w:u w:val="single"/>
        </w:rPr>
      </w:pPr>
      <w:r w:rsidRPr="005956BD">
        <w:rPr>
          <w:rFonts w:ascii="Times New Roman" w:hAnsi="Times New Roman" w:cs="Times New Roman"/>
          <w:b/>
          <w:bCs/>
          <w:sz w:val="28"/>
          <w:szCs w:val="28"/>
          <w:u w:val="single"/>
        </w:rPr>
        <w:t xml:space="preserve">Materials and </w:t>
      </w:r>
      <w:r w:rsidR="009833DB" w:rsidRPr="005956BD">
        <w:rPr>
          <w:rFonts w:ascii="Times New Roman" w:hAnsi="Times New Roman" w:cs="Times New Roman"/>
          <w:b/>
          <w:bCs/>
          <w:sz w:val="28"/>
          <w:szCs w:val="28"/>
          <w:u w:val="single"/>
        </w:rPr>
        <w:t xml:space="preserve">Methods: </w:t>
      </w:r>
    </w:p>
    <w:p w14:paraId="2B9BE153" w14:textId="1563F8E5" w:rsidR="009833DB" w:rsidRPr="005956BD" w:rsidRDefault="009833DB" w:rsidP="009833DB">
      <w:pPr>
        <w:spacing w:line="480" w:lineRule="auto"/>
        <w:rPr>
          <w:rFonts w:ascii="Times New Roman" w:hAnsi="Times New Roman" w:cs="Times New Roman"/>
          <w:b/>
          <w:bCs/>
        </w:rPr>
      </w:pPr>
      <w:r w:rsidRPr="005956BD">
        <w:rPr>
          <w:rFonts w:ascii="Times New Roman" w:hAnsi="Times New Roman" w:cs="Times New Roman"/>
          <w:b/>
          <w:bCs/>
        </w:rPr>
        <w:lastRenderedPageBreak/>
        <w:t xml:space="preserve">Otolith </w:t>
      </w:r>
      <w:r w:rsidR="00F21C45" w:rsidRPr="005956BD">
        <w:rPr>
          <w:rFonts w:ascii="Times New Roman" w:hAnsi="Times New Roman" w:cs="Times New Roman"/>
          <w:b/>
          <w:bCs/>
        </w:rPr>
        <w:t>samples</w:t>
      </w:r>
    </w:p>
    <w:p w14:paraId="2C50ADFF" w14:textId="394E6F06" w:rsidR="009C079F" w:rsidRPr="005956BD" w:rsidRDefault="003A1EB0" w:rsidP="009C079F">
      <w:pPr>
        <w:spacing w:line="480" w:lineRule="auto"/>
        <w:ind w:firstLine="720"/>
        <w:rPr>
          <w:rFonts w:ascii="Times New Roman" w:eastAsia="Times New Roman" w:hAnsi="Times New Roman" w:cs="Times New Roman"/>
          <w:kern w:val="0"/>
          <w14:ligatures w14:val="none"/>
        </w:rPr>
      </w:pPr>
      <w:r w:rsidRPr="005956BD">
        <w:rPr>
          <w:rFonts w:ascii="Times New Roman" w:eastAsia="Times New Roman" w:hAnsi="Times New Roman" w:cs="Times New Roman"/>
          <w:kern w:val="0"/>
          <w14:ligatures w14:val="none"/>
        </w:rPr>
        <w:t>Chinook salmon o</w:t>
      </w:r>
      <w:r w:rsidR="009833DB" w:rsidRPr="005956BD">
        <w:rPr>
          <w:rFonts w:ascii="Times New Roman" w:eastAsia="Times New Roman" w:hAnsi="Times New Roman" w:cs="Times New Roman"/>
          <w:kern w:val="0"/>
          <w14:ligatures w14:val="none"/>
        </w:rPr>
        <w:t xml:space="preserve">toliths were </w:t>
      </w:r>
      <w:r w:rsidRPr="005956BD">
        <w:rPr>
          <w:rFonts w:ascii="Times New Roman" w:eastAsia="Times New Roman" w:hAnsi="Times New Roman" w:cs="Times New Roman"/>
          <w:kern w:val="0"/>
          <w14:ligatures w14:val="none"/>
        </w:rPr>
        <w:t xml:space="preserve">collected </w:t>
      </w:r>
      <w:r w:rsidR="00313CB8" w:rsidRPr="005956BD">
        <w:rPr>
          <w:rFonts w:ascii="Times New Roman" w:eastAsia="Times New Roman" w:hAnsi="Times New Roman" w:cs="Times New Roman"/>
          <w:kern w:val="0"/>
          <w14:ligatures w14:val="none"/>
        </w:rPr>
        <w:t>from 2017 to 2022</w:t>
      </w:r>
      <w:r w:rsidR="00E212FE" w:rsidRPr="005956BD">
        <w:rPr>
          <w:rFonts w:ascii="Times New Roman" w:eastAsia="Times New Roman" w:hAnsi="Times New Roman" w:cs="Times New Roman"/>
          <w:kern w:val="0"/>
          <w14:ligatures w14:val="none"/>
        </w:rPr>
        <w:t xml:space="preserve"> </w:t>
      </w:r>
      <w:r w:rsidR="00313CB8" w:rsidRPr="005956BD">
        <w:rPr>
          <w:rFonts w:ascii="Times New Roman" w:eastAsia="Times New Roman" w:hAnsi="Times New Roman" w:cs="Times New Roman"/>
          <w:kern w:val="0"/>
          <w14:ligatures w14:val="none"/>
        </w:rPr>
        <w:t xml:space="preserve">in </w:t>
      </w:r>
      <w:r w:rsidR="00E212FE" w:rsidRPr="005956BD">
        <w:rPr>
          <w:rFonts w:ascii="Times New Roman" w:eastAsia="Times New Roman" w:hAnsi="Times New Roman" w:cs="Times New Roman"/>
          <w:kern w:val="0"/>
          <w14:ligatures w14:val="none"/>
        </w:rPr>
        <w:t xml:space="preserve">the Bethel Test Fishery (BTF) near Bethel, Alaska </w:t>
      </w:r>
      <w:r w:rsidR="00313CB8" w:rsidRPr="005956BD">
        <w:rPr>
          <w:rFonts w:ascii="Times New Roman" w:eastAsia="Times New Roman" w:hAnsi="Times New Roman" w:cs="Times New Roman"/>
          <w:kern w:val="0"/>
          <w14:ligatures w14:val="none"/>
        </w:rPr>
        <w:t>in collaboration with</w:t>
      </w:r>
      <w:r w:rsidR="00367B6D" w:rsidRPr="005956BD">
        <w:rPr>
          <w:rFonts w:ascii="Times New Roman" w:eastAsia="Times New Roman" w:hAnsi="Times New Roman" w:cs="Times New Roman"/>
          <w:kern w:val="0"/>
          <w14:ligatures w14:val="none"/>
        </w:rPr>
        <w:t xml:space="preserve"> the intern program of the </w:t>
      </w:r>
      <w:proofErr w:type="spellStart"/>
      <w:r w:rsidR="00367B6D" w:rsidRPr="005956BD">
        <w:rPr>
          <w:rFonts w:ascii="Times New Roman" w:eastAsia="Times New Roman" w:hAnsi="Times New Roman" w:cs="Times New Roman"/>
          <w:kern w:val="0"/>
          <w14:ligatures w14:val="none"/>
        </w:rPr>
        <w:t>Orutsaramiut</w:t>
      </w:r>
      <w:proofErr w:type="spellEnd"/>
      <w:r w:rsidR="00367B6D" w:rsidRPr="005956BD">
        <w:rPr>
          <w:rFonts w:ascii="Times New Roman" w:eastAsia="Times New Roman" w:hAnsi="Times New Roman" w:cs="Times New Roman"/>
          <w:kern w:val="0"/>
          <w14:ligatures w14:val="none"/>
        </w:rPr>
        <w:t xml:space="preserve"> Native Council </w:t>
      </w:r>
      <w:r w:rsidR="00313CB8" w:rsidRPr="005956BD">
        <w:rPr>
          <w:rFonts w:ascii="Times New Roman" w:eastAsia="Times New Roman" w:hAnsi="Times New Roman" w:cs="Times New Roman"/>
          <w:kern w:val="0"/>
          <w14:ligatures w14:val="none"/>
        </w:rPr>
        <w:t>and</w:t>
      </w:r>
      <w:r w:rsidR="00367B6D" w:rsidRPr="005956BD">
        <w:rPr>
          <w:rFonts w:ascii="Times New Roman" w:eastAsia="Times New Roman" w:hAnsi="Times New Roman" w:cs="Times New Roman"/>
          <w:kern w:val="0"/>
          <w14:ligatures w14:val="none"/>
        </w:rPr>
        <w:t xml:space="preserve"> the Alaska Department of Fish &amp; Game. </w:t>
      </w:r>
      <w:r w:rsidR="0082206F" w:rsidRPr="005956BD">
        <w:rPr>
          <w:rFonts w:ascii="Times New Roman" w:hAnsi="Times New Roman" w:cs="Times New Roman"/>
        </w:rPr>
        <w:t xml:space="preserve">The BTF was designed to enable in-season assessment of run strength based on catch-per-unit-effort, informing management decisions for subsistence fisheries throughout the river. Fish caught in this fishery </w:t>
      </w:r>
      <w:r w:rsidR="002574F7" w:rsidRPr="005956BD">
        <w:rPr>
          <w:rFonts w:ascii="Times New Roman" w:hAnsi="Times New Roman" w:cs="Times New Roman"/>
        </w:rPr>
        <w:t xml:space="preserve">are </w:t>
      </w:r>
      <w:r w:rsidR="0082206F" w:rsidRPr="005956BD">
        <w:rPr>
          <w:rFonts w:ascii="Times New Roman" w:hAnsi="Times New Roman" w:cs="Times New Roman"/>
        </w:rPr>
        <w:t xml:space="preserve">a representative sample of returning stocks </w:t>
      </w:r>
      <w:r w:rsidR="002574F7" w:rsidRPr="005956BD">
        <w:rPr>
          <w:rFonts w:ascii="Times New Roman" w:hAnsi="Times New Roman" w:cs="Times New Roman"/>
        </w:rPr>
        <w:t>throughout the basin above the test fishery location near Bethel, Alaska</w:t>
      </w:r>
      <w:r w:rsidR="0082206F" w:rsidRPr="005956BD">
        <w:rPr>
          <w:rFonts w:ascii="Times New Roman" w:hAnsi="Times New Roman" w:cs="Times New Roman"/>
        </w:rPr>
        <w:t xml:space="preserve"> </w:t>
      </w:r>
      <w:r w:rsidR="0082206F" w:rsidRPr="005956BD">
        <w:rPr>
          <w:rFonts w:ascii="Times New Roman" w:eastAsia="Times New Roman" w:hAnsi="Times New Roman" w:cs="Times New Roman"/>
          <w:kern w:val="0"/>
          <w14:ligatures w14:val="none"/>
        </w:rPr>
        <w:fldChar w:fldCharType="begin"/>
      </w:r>
      <w:r w:rsidR="0082206F" w:rsidRPr="005956BD">
        <w:rPr>
          <w:rFonts w:ascii="Times New Roman" w:eastAsia="Times New Roman" w:hAnsi="Times New Roman" w:cs="Times New Roman"/>
          <w:kern w:val="0"/>
          <w14:ligatures w14:val="none"/>
        </w:rPr>
        <w:instrText xml:space="preserve"> ADDIN ZOTERO_ITEM CSL_CITATION {"citationID":"oT8qdcVg","properties":{"formattedCitation":"(Lipka &amp; Elison, 2015)","plainCitation":"(Lipka &amp; Elison, 2015)","noteIndex":0},"citationItems":[{"id":5567,"uris":["http://zotero.org/users/8421274/items/PMPCYQ6E"],"itemData":{"id":5567,"type":"report","abstract":"OBJECTIVES................................................................................................................................................................ 3 Tasks .............................................................................................................................................................................. 4\nMETHODS .................................................................................................................................................................... 4 Field Operations ............................................................................................................................................................ 4 Test Fishing Index .........................................................................................................................................................5 Age, Sex and Length Composition ................................................................................................................................6 Climatological and Stream Observations ......................................................................................................................7\nRESULTS ...................................................................................................................................................................... 7 Operations...................................................................................................................................................................... 7 Abundance Indices and Run Timing .............................................................................................................................8 Chinook Salmon .......................................................................................................................................................8 Sockeye Salmon........................................................................................................................................................8 Chum Salmon ...........................................................................................................................................................9 Coho Salmon ............................................................................................................................................................9 Climatological and Stream Observations .................................................................................................................... 10 DISCUSSION.............................................................................................................................................................. 10 Abundance Index ......................................................................................................................................................... 10 Chinook Salmon ..................................................................................................................................................... 10 Sockeye Salmon...................................................................................................................................................... 11 Chum Salmon ......................................................................................................................................................... 11 Coho Salmon .......................................................................................................................................................... 11\nCONCLUSION ........................................................................................................................................................... 11 ACKNOWLEDGEMENTS......................................................................................................................................... 12 REFERENCES CITED ............................................................................................................................................... 13 TABLES AND FIGURES ........................................................................................................................................... 15 APPENDIX A: BETHEL TEST FISHERY DRIFT SCHEDUALE ........................................................................... 37 APPENDIX B: HISTORICAL CHINOOK SALMON DATA ................................................................................... 39 APPENDIX C: HISTORICAL SOCKEYE SALMON DATA ................................................................................... 43 APPENDIX D: HISTORICAL CHUM SALMON DATA ......................................................................................... 51 APPENDIX E: HISTORICAL COHO SALMON DATA .......................................................................................... 57 APPENDIX F: HISTORICAL CLIMATOLOGICAL DATA .................................................................................... 63","collection-title":"Fishery Data Series No. 16-06 Anchorage","language":"en","publisher":"Alaska Department of Fish and Game","source":"Zotero","title":"Characterization of the 2012 and 2013 salmon runs in the Kuskokwim River based on the test fishery at Bethel.","author":[{"family":"Lipka","given":"C"},{"family":"Elison","given":"T"}],"issued":{"date-parts":[["2015"]]}}}],"schema":"https://github.com/citation-style-language/schema/raw/master/csl-citation.json"} </w:instrText>
      </w:r>
      <w:r w:rsidR="0082206F" w:rsidRPr="005956BD">
        <w:rPr>
          <w:rFonts w:ascii="Times New Roman" w:eastAsia="Times New Roman" w:hAnsi="Times New Roman" w:cs="Times New Roman"/>
          <w:kern w:val="0"/>
          <w14:ligatures w14:val="none"/>
        </w:rPr>
        <w:fldChar w:fldCharType="separate"/>
      </w:r>
      <w:r w:rsidR="0082206F" w:rsidRPr="005956BD">
        <w:rPr>
          <w:rFonts w:ascii="Times New Roman" w:eastAsia="Times New Roman" w:hAnsi="Times New Roman" w:cs="Times New Roman"/>
          <w:noProof/>
          <w:kern w:val="0"/>
          <w14:ligatures w14:val="none"/>
        </w:rPr>
        <w:t>(Lipka &amp; Elison, 2015)</w:t>
      </w:r>
      <w:r w:rsidR="0082206F" w:rsidRPr="005956BD">
        <w:rPr>
          <w:rFonts w:ascii="Times New Roman" w:eastAsia="Times New Roman" w:hAnsi="Times New Roman" w:cs="Times New Roman"/>
          <w:kern w:val="0"/>
          <w14:ligatures w14:val="none"/>
        </w:rPr>
        <w:fldChar w:fldCharType="end"/>
      </w:r>
      <w:r w:rsidR="0082206F" w:rsidRPr="005956BD">
        <w:rPr>
          <w:rFonts w:ascii="Times New Roman" w:eastAsia="Times New Roman" w:hAnsi="Times New Roman" w:cs="Times New Roman"/>
          <w:kern w:val="0"/>
          <w14:ligatures w14:val="none"/>
        </w:rPr>
        <w:t>.</w:t>
      </w:r>
      <w:r w:rsidR="00313CB8" w:rsidRPr="005956BD">
        <w:rPr>
          <w:rFonts w:ascii="Times New Roman" w:eastAsia="Times New Roman" w:hAnsi="Times New Roman" w:cs="Times New Roman"/>
          <w:kern w:val="0"/>
          <w14:ligatures w14:val="none"/>
        </w:rPr>
        <w:t xml:space="preserve"> </w:t>
      </w:r>
      <w:r w:rsidR="00DD0E6E" w:rsidRPr="005956BD">
        <w:rPr>
          <w:rFonts w:ascii="Times New Roman" w:eastAsia="Times New Roman" w:hAnsi="Times New Roman" w:cs="Times New Roman"/>
          <w:kern w:val="0"/>
          <w14:ligatures w14:val="none"/>
        </w:rPr>
        <w:t xml:space="preserve">We collected approximately 500 otoliths from each year from 2017-2022, ensuring sampling efforts over the full course of the run. From these, approximately 250 otoliths were selected for chemical analysis in proportion to the relative catch per unit effort (CPUE) </w:t>
      </w:r>
      <w:r w:rsidR="009C079F" w:rsidRPr="005956BD">
        <w:rPr>
          <w:rFonts w:ascii="Times New Roman" w:eastAsia="Times New Roman" w:hAnsi="Times New Roman" w:cs="Times New Roman"/>
          <w:kern w:val="0"/>
          <w14:ligatures w14:val="none"/>
        </w:rPr>
        <w:t xml:space="preserve">throughout the season. </w:t>
      </w:r>
    </w:p>
    <w:p w14:paraId="23BCDAEA" w14:textId="3805DAD3" w:rsidR="00B857E3" w:rsidRDefault="00313CB8" w:rsidP="0082206F">
      <w:pPr>
        <w:spacing w:line="480" w:lineRule="auto"/>
        <w:ind w:firstLine="720"/>
        <w:rPr>
          <w:rFonts w:ascii="Garamond" w:eastAsia="Times New Roman" w:hAnsi="Garamond" w:cs="Times New Roman"/>
          <w:kern w:val="0"/>
          <w:sz w:val="22"/>
          <w:szCs w:val="22"/>
          <w14:ligatures w14:val="none"/>
        </w:rPr>
      </w:pPr>
      <w:r w:rsidRPr="005956BD">
        <w:rPr>
          <w:rFonts w:ascii="Times New Roman" w:hAnsi="Times New Roman" w:cs="Times New Roman"/>
        </w:rPr>
        <w:t xml:space="preserve">Otoliths </w:t>
      </w:r>
      <w:r w:rsidR="009833DB" w:rsidRPr="005956BD">
        <w:rPr>
          <w:rFonts w:ascii="Times New Roman" w:hAnsi="Times New Roman" w:cs="Times New Roman"/>
        </w:rPr>
        <w:t xml:space="preserve">were </w:t>
      </w:r>
      <w:r w:rsidR="009833DB" w:rsidRPr="005956BD">
        <w:rPr>
          <w:rFonts w:ascii="Times New Roman" w:eastAsia="Times New Roman" w:hAnsi="Times New Roman" w:cs="Times New Roman"/>
          <w:kern w:val="0"/>
          <w14:ligatures w14:val="none"/>
        </w:rPr>
        <w:t xml:space="preserve">sectioned </w:t>
      </w:r>
      <w:r w:rsidR="00EF1756" w:rsidRPr="005956BD">
        <w:rPr>
          <w:rFonts w:ascii="Times New Roman" w:eastAsia="Times New Roman" w:hAnsi="Times New Roman" w:cs="Times New Roman"/>
          <w:kern w:val="0"/>
          <w14:ligatures w14:val="none"/>
        </w:rPr>
        <w:t xml:space="preserve">with </w:t>
      </w:r>
      <w:r w:rsidR="0025573D" w:rsidRPr="005956BD">
        <w:rPr>
          <w:rFonts w:ascii="Times New Roman" w:eastAsia="Times New Roman" w:hAnsi="Times New Roman" w:cs="Times New Roman"/>
          <w:kern w:val="0"/>
          <w14:ligatures w14:val="none"/>
        </w:rPr>
        <w:t xml:space="preserve">low speed diamond blade </w:t>
      </w:r>
      <w:proofErr w:type="spellStart"/>
      <w:r w:rsidR="0025573D" w:rsidRPr="005956BD">
        <w:rPr>
          <w:rFonts w:ascii="Times New Roman" w:eastAsia="Times New Roman" w:hAnsi="Times New Roman" w:cs="Times New Roman"/>
          <w:kern w:val="0"/>
          <w14:ligatures w14:val="none"/>
        </w:rPr>
        <w:t>isomet</w:t>
      </w:r>
      <w:proofErr w:type="spellEnd"/>
      <w:r w:rsidR="0025573D" w:rsidRPr="005956BD">
        <w:rPr>
          <w:rFonts w:ascii="Times New Roman" w:eastAsia="Times New Roman" w:hAnsi="Times New Roman" w:cs="Times New Roman"/>
          <w:kern w:val="0"/>
          <w14:ligatures w14:val="none"/>
        </w:rPr>
        <w:t xml:space="preserve"> </w:t>
      </w:r>
      <w:r w:rsidR="00EF1756" w:rsidRPr="005956BD">
        <w:rPr>
          <w:rFonts w:ascii="Times New Roman" w:eastAsia="Times New Roman" w:hAnsi="Times New Roman" w:cs="Times New Roman"/>
          <w:kern w:val="0"/>
          <w14:ligatures w14:val="none"/>
        </w:rPr>
        <w:t xml:space="preserve">saw </w:t>
      </w:r>
      <w:r w:rsidR="009833DB" w:rsidRPr="005956BD">
        <w:rPr>
          <w:rFonts w:ascii="Times New Roman" w:eastAsia="Times New Roman" w:hAnsi="Times New Roman" w:cs="Times New Roman"/>
          <w:kern w:val="0"/>
          <w14:ligatures w14:val="none"/>
        </w:rPr>
        <w:t xml:space="preserve">along the transverse plane, mounted on microscope slides, and polished to expose internal growth structures </w:t>
      </w:r>
      <w:r w:rsidR="009833DB" w:rsidRPr="005956BD">
        <w:rPr>
          <w:rFonts w:ascii="Times New Roman" w:eastAsia="Times New Roman" w:hAnsi="Times New Roman" w:cs="Times New Roman"/>
          <w:kern w:val="0"/>
          <w14:ligatures w14:val="none"/>
        </w:rPr>
        <w:fldChar w:fldCharType="begin"/>
      </w:r>
      <w:r w:rsidR="009833DB" w:rsidRPr="005956BD">
        <w:rPr>
          <w:rFonts w:ascii="Times New Roman" w:eastAsia="Times New Roman" w:hAnsi="Times New Roman" w:cs="Times New Roman"/>
          <w:kern w:val="0"/>
          <w14:ligatures w14:val="none"/>
        </w:rPr>
        <w:instrText xml:space="preserve"> ADDIN ZOTERO_ITEM CSL_CITATION {"citationID":"4icvZ6KO","properties":{"formattedCitation":"(Donohoe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9833DB" w:rsidRPr="005956BD">
        <w:rPr>
          <w:rFonts w:ascii="Times New Roman" w:eastAsia="Times New Roman" w:hAnsi="Times New Roman" w:cs="Times New Roman"/>
          <w:kern w:val="0"/>
          <w14:ligatures w14:val="none"/>
        </w:rPr>
        <w:fldChar w:fldCharType="separate"/>
      </w:r>
      <w:r w:rsidR="009833DB" w:rsidRPr="005956BD">
        <w:rPr>
          <w:rFonts w:ascii="Times New Roman" w:eastAsia="Times New Roman" w:hAnsi="Times New Roman" w:cs="Times New Roman"/>
          <w:noProof/>
          <w:kern w:val="0"/>
          <w14:ligatures w14:val="none"/>
        </w:rPr>
        <w:t>(Donohoe &amp; Zimmerman, 2010; Zimmerman &amp; Reeves, 2002)</w:t>
      </w:r>
      <w:r w:rsidR="009833DB" w:rsidRPr="005956BD">
        <w:rPr>
          <w:rFonts w:ascii="Times New Roman" w:eastAsia="Times New Roman" w:hAnsi="Times New Roman" w:cs="Times New Roman"/>
          <w:kern w:val="0"/>
          <w14:ligatures w14:val="none"/>
        </w:rPr>
        <w:fldChar w:fldCharType="end"/>
      </w:r>
      <w:r w:rsidR="009833DB" w:rsidRPr="005956BD">
        <w:rPr>
          <w:rFonts w:ascii="Times New Roman" w:eastAsia="Times New Roman" w:hAnsi="Times New Roman" w:cs="Times New Roman"/>
          <w:kern w:val="0"/>
          <w14:ligatures w14:val="none"/>
        </w:rPr>
        <w:t xml:space="preserve">. Prepared samples were analyzed at the University of Utah Strontium Isotope Laboratory using laser ablation inductively coupled plasma mass spectrometry (LA-ICP-MS). Laser ablation was conducted along a transect from the otolith core to just beyond the onset of marine growth </w:t>
      </w:r>
      <w:r w:rsidR="0082206F" w:rsidRPr="005956BD">
        <w:rPr>
          <w:rFonts w:ascii="Times New Roman" w:eastAsia="Times New Roman" w:hAnsi="Times New Roman" w:cs="Times New Roman"/>
          <w:kern w:val="0"/>
          <w14:ligatures w14:val="none"/>
        </w:rPr>
        <w:t xml:space="preserve">(identified by the dark annuli check indicative of marine entry) </w:t>
      </w:r>
      <w:r w:rsidR="009833DB" w:rsidRPr="005956BD">
        <w:rPr>
          <w:rFonts w:ascii="Times New Roman" w:hAnsi="Times New Roman" w:cs="Times New Roman"/>
        </w:rPr>
        <w:t xml:space="preserve">using a 53 </w:t>
      </w:r>
      <w:r w:rsidR="009833DB" w:rsidRPr="005956BD">
        <w:rPr>
          <w:rFonts w:ascii="Times New Roman" w:hAnsi="Times New Roman" w:cs="Times New Roman"/>
        </w:rPr>
        <w:sym w:font="Symbol" w:char="F06D"/>
      </w:r>
      <w:r w:rsidR="009833DB" w:rsidRPr="005956BD">
        <w:rPr>
          <w:rFonts w:ascii="Times New Roman" w:hAnsi="Times New Roman" w:cs="Times New Roman"/>
        </w:rPr>
        <w:t>m diameter beam and scanning at 2</w:t>
      </w:r>
      <w:r w:rsidR="009833DB" w:rsidRPr="005956BD">
        <w:rPr>
          <w:rFonts w:ascii="Times New Roman" w:hAnsi="Times New Roman" w:cs="Times New Roman"/>
        </w:rPr>
        <w:sym w:font="Symbol" w:char="F06D"/>
      </w:r>
      <w:r w:rsidR="009833DB" w:rsidRPr="005956BD">
        <w:rPr>
          <w:rFonts w:ascii="Times New Roman" w:hAnsi="Times New Roman" w:cs="Times New Roman"/>
        </w:rPr>
        <w:t xml:space="preserve">m/second </w:t>
      </w:r>
      <w:r w:rsidR="009833DB" w:rsidRPr="005956BD">
        <w:rPr>
          <w:rFonts w:ascii="Times New Roman" w:hAnsi="Times New Roman" w:cs="Times New Roman"/>
        </w:rPr>
        <w:fldChar w:fldCharType="begin"/>
      </w:r>
      <w:r w:rsidR="00B95589" w:rsidRPr="005956BD">
        <w:rPr>
          <w:rFonts w:ascii="Times New Roman" w:hAnsi="Times New Roman" w:cs="Times New Roman"/>
        </w:rPr>
        <w:instrText xml:space="preserve"> ADDIN ZOTERO_ITEM CSL_CITATION {"citationID":"nvLrB1dQ","properties":{"formattedCitation":"(Brennan et al., 2015; Zimmerman &amp; Reeves, 2002)","plainCitation":"(Brennan et al., 2015; Zimmerman &amp; Reeves, 2002)","dontUpdate":true,"noteIndex":0},"citationItems":[{"id":"vMsmgirM/5BdTdxrg","uris":["http://zotero.org/users/8421274/items/IY3FLHLM"],"itemData":{"id":915,"type":"article-journal","abstract":"Strontium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9833DB" w:rsidRPr="005956BD">
        <w:rPr>
          <w:rFonts w:ascii="Times New Roman" w:hAnsi="Times New Roman" w:cs="Times New Roman"/>
        </w:rPr>
        <w:fldChar w:fldCharType="separate"/>
      </w:r>
      <w:r w:rsidR="009833DB" w:rsidRPr="005956BD">
        <w:rPr>
          <w:rFonts w:ascii="Times New Roman" w:hAnsi="Times New Roman" w:cs="Times New Roman"/>
          <w:noProof/>
        </w:rPr>
        <w:t>(Brennan et al., 2015)</w:t>
      </w:r>
      <w:r w:rsidR="009833DB" w:rsidRPr="005956BD">
        <w:rPr>
          <w:rFonts w:ascii="Times New Roman" w:hAnsi="Times New Roman" w:cs="Times New Roman"/>
        </w:rPr>
        <w:fldChar w:fldCharType="end"/>
      </w:r>
      <w:r w:rsidR="009833DB" w:rsidRPr="005956BD">
        <w:rPr>
          <w:rFonts w:ascii="Times New Roman" w:eastAsia="Times New Roman" w:hAnsi="Times New Roman" w:cs="Times New Roman"/>
          <w:kern w:val="0"/>
          <w14:ligatures w14:val="none"/>
        </w:rPr>
        <w:t>.</w:t>
      </w:r>
      <w:r w:rsidR="009833DB" w:rsidRPr="005956BD">
        <w:rPr>
          <w:rFonts w:ascii="Times New Roman" w:eastAsia="Times New Roman" w:hAnsi="Times New Roman" w:cs="Times New Roman"/>
          <w:kern w:val="0"/>
          <w:sz w:val="22"/>
          <w:szCs w:val="22"/>
          <w14:ligatures w14:val="none"/>
        </w:rPr>
        <w:t xml:space="preserve"> </w:t>
      </w:r>
      <w:r w:rsidR="009833DB" w:rsidRPr="005956BD">
        <w:rPr>
          <w:rFonts w:ascii="Times New Roman" w:eastAsia="Times New Roman" w:hAnsi="Times New Roman" w:cs="Times New Roman"/>
          <w:kern w:val="0"/>
          <w14:ligatures w14:val="none"/>
        </w:rPr>
        <w:t>The result</w:t>
      </w:r>
      <w:r w:rsidR="00E212FE" w:rsidRPr="005956BD">
        <w:rPr>
          <w:rFonts w:ascii="Times New Roman" w:eastAsia="Times New Roman" w:hAnsi="Times New Roman" w:cs="Times New Roman"/>
          <w:kern w:val="0"/>
          <w14:ligatures w14:val="none"/>
        </w:rPr>
        <w:t>ing</w:t>
      </w:r>
      <w:r w:rsidR="009833DB" w:rsidRPr="005956BD">
        <w:rPr>
          <w:rFonts w:ascii="Times New Roman" w:eastAsia="Times New Roman" w:hAnsi="Times New Roman" w:cs="Times New Roman"/>
          <w:kern w:val="0"/>
          <w14:ligatures w14:val="none"/>
        </w:rPr>
        <w:t xml:space="preserve"> data represent a continuously integrated measurement of Sr</w:t>
      </w:r>
      <w:r w:rsidR="009833DB" w:rsidRPr="005956BD">
        <w:rPr>
          <w:rFonts w:ascii="Times New Roman" w:eastAsia="Times New Roman" w:hAnsi="Times New Roman" w:cs="Times New Roman"/>
          <w:kern w:val="0"/>
          <w:vertAlign w:val="superscript"/>
          <w14:ligatures w14:val="none"/>
        </w:rPr>
        <w:t>87</w:t>
      </w:r>
      <w:r w:rsidR="009833DB" w:rsidRPr="005956BD">
        <w:rPr>
          <w:rFonts w:ascii="Times New Roman" w:eastAsia="Times New Roman" w:hAnsi="Times New Roman" w:cs="Times New Roman"/>
          <w:kern w:val="0"/>
          <w14:ligatures w14:val="none"/>
        </w:rPr>
        <w:t>/Sr</w:t>
      </w:r>
      <w:r w:rsidR="009833DB" w:rsidRPr="005956BD">
        <w:rPr>
          <w:rFonts w:ascii="Times New Roman" w:eastAsia="Times New Roman" w:hAnsi="Times New Roman" w:cs="Times New Roman"/>
          <w:kern w:val="0"/>
          <w:vertAlign w:val="superscript"/>
          <w14:ligatures w14:val="none"/>
        </w:rPr>
        <w:t>86</w:t>
      </w:r>
      <w:r w:rsidR="009833DB" w:rsidRPr="005956BD">
        <w:rPr>
          <w:rFonts w:ascii="Times New Roman" w:eastAsia="Times New Roman" w:hAnsi="Times New Roman" w:cs="Times New Roman"/>
          <w:kern w:val="0"/>
          <w14:ligatures w14:val="none"/>
        </w:rPr>
        <w:t xml:space="preserve"> from early development until marine entry </w:t>
      </w:r>
      <w:r w:rsidR="009833DB" w:rsidRPr="005956BD">
        <w:rPr>
          <w:rFonts w:ascii="Times New Roman" w:eastAsia="Times New Roman" w:hAnsi="Times New Roman" w:cs="Times New Roman"/>
          <w:kern w:val="0"/>
          <w14:ligatures w14:val="none"/>
        </w:rPr>
        <w:fldChar w:fldCharType="begin"/>
      </w:r>
      <w:r w:rsidR="00B95589" w:rsidRPr="005956BD">
        <w:rPr>
          <w:rFonts w:ascii="Times New Roman" w:eastAsia="Times New Roman" w:hAnsi="Times New Roman" w:cs="Times New Roman"/>
          <w:kern w:val="0"/>
          <w14:ligatures w14:val="none"/>
        </w:rPr>
        <w:instrText xml:space="preserve"> ADDIN ZOTERO_ITEM CSL_CITATION {"citationID":"drNJXJRw","properties":{"formattedCitation":"(Brennan et al., 2015; Campana, 1999; Capo et al., 1998)","plainCitation":"(Brennan et al., 2015; Campana, 1999; Capo et al., 1998)","noteIndex":0},"citationItems":[{"id":"vMsmgirM/5BdTdxrg","uris":["http://zotero.org/users/8421274/items/IY3FLHLM"],"itemData":{"id":"dI01jIsp/qEdWN4pU","type":"article-journal","abstract":"Strontium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9833DB" w:rsidRPr="005956BD">
        <w:rPr>
          <w:rFonts w:ascii="Times New Roman" w:eastAsia="Times New Roman" w:hAnsi="Times New Roman" w:cs="Times New Roman"/>
          <w:kern w:val="0"/>
          <w14:ligatures w14:val="none"/>
        </w:rPr>
        <w:fldChar w:fldCharType="separate"/>
      </w:r>
      <w:r w:rsidR="009833DB" w:rsidRPr="005956BD">
        <w:rPr>
          <w:rFonts w:ascii="Times New Roman" w:eastAsia="Times New Roman" w:hAnsi="Times New Roman" w:cs="Times New Roman"/>
          <w:noProof/>
          <w:kern w:val="0"/>
          <w14:ligatures w14:val="none"/>
        </w:rPr>
        <w:t>(Brennan et al., 2015; Campana, 1999; Capo et al., 1998)</w:t>
      </w:r>
      <w:r w:rsidR="009833DB" w:rsidRPr="005956BD">
        <w:rPr>
          <w:rFonts w:ascii="Times New Roman" w:eastAsia="Times New Roman" w:hAnsi="Times New Roman" w:cs="Times New Roman"/>
          <w:kern w:val="0"/>
          <w14:ligatures w14:val="none"/>
        </w:rPr>
        <w:fldChar w:fldCharType="end"/>
      </w:r>
      <w:r w:rsidR="009833DB" w:rsidRPr="005956BD">
        <w:rPr>
          <w:rFonts w:ascii="Times New Roman" w:eastAsia="Times New Roman" w:hAnsi="Times New Roman" w:cs="Times New Roman"/>
          <w:kern w:val="0"/>
          <w14:ligatures w14:val="none"/>
        </w:rPr>
        <w:t xml:space="preserve">. From these data, the </w:t>
      </w:r>
      <w:r w:rsidR="00C50332" w:rsidRPr="005956BD">
        <w:rPr>
          <w:rFonts w:ascii="Times New Roman" w:eastAsia="Times New Roman" w:hAnsi="Times New Roman" w:cs="Times New Roman"/>
          <w:kern w:val="0"/>
          <w14:ligatures w14:val="none"/>
        </w:rPr>
        <w:t>Sr</w:t>
      </w:r>
      <w:r w:rsidR="00C50332" w:rsidRPr="005956BD">
        <w:rPr>
          <w:rFonts w:ascii="Times New Roman" w:eastAsia="Times New Roman" w:hAnsi="Times New Roman" w:cs="Times New Roman"/>
          <w:kern w:val="0"/>
          <w:vertAlign w:val="superscript"/>
          <w14:ligatures w14:val="none"/>
        </w:rPr>
        <w:t>87</w:t>
      </w:r>
      <w:r w:rsidR="00C50332" w:rsidRPr="005956BD">
        <w:rPr>
          <w:rFonts w:ascii="Times New Roman" w:eastAsia="Times New Roman" w:hAnsi="Times New Roman" w:cs="Times New Roman"/>
          <w:kern w:val="0"/>
          <w14:ligatures w14:val="none"/>
        </w:rPr>
        <w:t>/Sr</w:t>
      </w:r>
      <w:r w:rsidR="00C50332" w:rsidRPr="005956BD">
        <w:rPr>
          <w:rFonts w:ascii="Times New Roman" w:eastAsia="Times New Roman" w:hAnsi="Times New Roman" w:cs="Times New Roman"/>
          <w:kern w:val="0"/>
          <w:vertAlign w:val="superscript"/>
          <w14:ligatures w14:val="none"/>
        </w:rPr>
        <w:t>86</w:t>
      </w:r>
      <w:r w:rsidR="00C50332" w:rsidRPr="005956BD">
        <w:rPr>
          <w:rFonts w:ascii="Times New Roman" w:eastAsia="Times New Roman" w:hAnsi="Times New Roman" w:cs="Times New Roman"/>
          <w:kern w:val="0"/>
          <w14:ligatures w14:val="none"/>
        </w:rPr>
        <w:t xml:space="preserve"> </w:t>
      </w:r>
      <w:r w:rsidR="00E212FE" w:rsidRPr="005956BD">
        <w:rPr>
          <w:rFonts w:ascii="Times New Roman" w:eastAsia="Times New Roman" w:hAnsi="Times New Roman" w:cs="Times New Roman"/>
          <w:kern w:val="0"/>
          <w14:ligatures w14:val="none"/>
        </w:rPr>
        <w:t xml:space="preserve">value associated with the </w:t>
      </w:r>
      <w:r w:rsidR="009833DB" w:rsidRPr="005956BD">
        <w:rPr>
          <w:rFonts w:ascii="Times New Roman" w:eastAsia="Times New Roman" w:hAnsi="Times New Roman" w:cs="Times New Roman"/>
          <w:kern w:val="0"/>
          <w14:ligatures w14:val="none"/>
        </w:rPr>
        <w:t>natal freshwater rearing period was extracted by examining patterns of change in Sr</w:t>
      </w:r>
      <w:r w:rsidR="009833DB" w:rsidRPr="005956BD">
        <w:rPr>
          <w:rFonts w:ascii="Times New Roman" w:eastAsia="Times New Roman" w:hAnsi="Times New Roman" w:cs="Times New Roman"/>
          <w:kern w:val="0"/>
          <w:vertAlign w:val="superscript"/>
          <w14:ligatures w14:val="none"/>
        </w:rPr>
        <w:t>87</w:t>
      </w:r>
      <w:r w:rsidR="009833DB" w:rsidRPr="005956BD">
        <w:rPr>
          <w:rFonts w:ascii="Times New Roman" w:eastAsia="Times New Roman" w:hAnsi="Times New Roman" w:cs="Times New Roman"/>
          <w:kern w:val="0"/>
          <w14:ligatures w14:val="none"/>
        </w:rPr>
        <w:t>/Sr</w:t>
      </w:r>
      <w:r w:rsidR="009833DB" w:rsidRPr="005956BD">
        <w:rPr>
          <w:rFonts w:ascii="Times New Roman" w:eastAsia="Times New Roman" w:hAnsi="Times New Roman" w:cs="Times New Roman"/>
          <w:kern w:val="0"/>
          <w:vertAlign w:val="superscript"/>
          <w14:ligatures w14:val="none"/>
        </w:rPr>
        <w:t>86</w:t>
      </w:r>
      <w:r w:rsidR="009833DB" w:rsidRPr="005956BD">
        <w:rPr>
          <w:rFonts w:ascii="Times New Roman" w:eastAsia="Times New Roman" w:hAnsi="Times New Roman" w:cs="Times New Roman"/>
          <w:kern w:val="0"/>
          <w14:ligatures w14:val="none"/>
        </w:rPr>
        <w:t xml:space="preserve"> and Sr</w:t>
      </w:r>
      <w:r w:rsidR="009833DB" w:rsidRPr="005956BD">
        <w:rPr>
          <w:rFonts w:ascii="Times New Roman" w:eastAsia="Times New Roman" w:hAnsi="Times New Roman" w:cs="Times New Roman"/>
          <w:kern w:val="0"/>
          <w:vertAlign w:val="superscript"/>
          <w14:ligatures w14:val="none"/>
        </w:rPr>
        <w:t>88</w:t>
      </w:r>
      <w:r w:rsidR="009833DB" w:rsidRPr="005956BD">
        <w:rPr>
          <w:rFonts w:ascii="Times New Roman" w:eastAsia="Times New Roman" w:hAnsi="Times New Roman" w:cs="Times New Roman"/>
          <w:kern w:val="0"/>
          <w14:ligatures w14:val="none"/>
        </w:rPr>
        <w:t xml:space="preserve"> between the core and freshwater region</w:t>
      </w:r>
      <w:r w:rsidR="00E212FE" w:rsidRPr="005956BD">
        <w:rPr>
          <w:rFonts w:ascii="Times New Roman" w:eastAsia="Times New Roman" w:hAnsi="Times New Roman" w:cs="Times New Roman"/>
          <w:kern w:val="0"/>
          <w14:ligatures w14:val="none"/>
        </w:rPr>
        <w:t xml:space="preserve">, </w:t>
      </w:r>
      <w:r w:rsidR="009833DB" w:rsidRPr="005956BD">
        <w:rPr>
          <w:rFonts w:ascii="Times New Roman" w:eastAsia="Times New Roman" w:hAnsi="Times New Roman" w:cs="Times New Roman"/>
          <w:kern w:val="0"/>
          <w14:ligatures w14:val="none"/>
        </w:rPr>
        <w:t>morphological features of the otolith visible a</w:t>
      </w:r>
      <w:r w:rsidR="00B02A4D" w:rsidRPr="005956BD">
        <w:rPr>
          <w:rFonts w:ascii="Times New Roman" w:eastAsia="Times New Roman" w:hAnsi="Times New Roman" w:cs="Times New Roman"/>
          <w:kern w:val="0"/>
          <w14:ligatures w14:val="none"/>
        </w:rPr>
        <w:t>long</w:t>
      </w:r>
      <w:r w:rsidR="009833DB" w:rsidRPr="005956BD">
        <w:rPr>
          <w:rFonts w:ascii="Times New Roman" w:eastAsia="Times New Roman" w:hAnsi="Times New Roman" w:cs="Times New Roman"/>
          <w:kern w:val="0"/>
          <w14:ligatures w14:val="none"/>
        </w:rPr>
        <w:t xml:space="preserve"> the ablation path</w:t>
      </w:r>
      <w:r w:rsidR="00E212FE" w:rsidRPr="005956BD">
        <w:rPr>
          <w:rFonts w:ascii="Times New Roman" w:eastAsia="Times New Roman" w:hAnsi="Times New Roman" w:cs="Times New Roman"/>
          <w:kern w:val="0"/>
          <w14:ligatures w14:val="none"/>
        </w:rPr>
        <w:t xml:space="preserve">, and </w:t>
      </w:r>
      <w:r w:rsidR="00E212FE" w:rsidRPr="005956BD">
        <w:rPr>
          <w:rFonts w:ascii="Times New Roman" w:eastAsia="Times New Roman" w:hAnsi="Times New Roman" w:cs="Times New Roman"/>
          <w:kern w:val="0"/>
          <w14:ligatures w14:val="none"/>
        </w:rPr>
        <w:lastRenderedPageBreak/>
        <w:t xml:space="preserve">known distances from the core to onset of the freshwater signal </w:t>
      </w:r>
      <w:r w:rsidR="00C95028" w:rsidRPr="005956BD">
        <w:rPr>
          <w:rFonts w:ascii="Times New Roman" w:eastAsia="Times New Roman" w:hAnsi="Times New Roman" w:cs="Times New Roman"/>
          <w:kern w:val="0"/>
          <w14:ligatures w14:val="none"/>
        </w:rPr>
        <w:fldChar w:fldCharType="begin"/>
      </w:r>
      <w:r w:rsidR="00C95028" w:rsidRPr="005956BD">
        <w:rPr>
          <w:rFonts w:ascii="Times New Roman" w:eastAsia="Times New Roman" w:hAnsi="Times New Roman" w:cs="Times New Roman"/>
          <w:kern w:val="0"/>
          <w14:ligatures w14:val="none"/>
        </w:rPr>
        <w:instrText xml:space="preserve"> ADDIN ZOTERO_ITEM CSL_CITATION {"citationID":"9Eo1mxW7","properties":{"formattedCitation":"(Brennan, Schindler, et al., 2019; Chittaro et al., 2023)","plainCitation":"(Brennan, Schindler, et al., 2019; Chittaro et al., 2023)","noteIndex":0},"citationItems":[{"id":3844,"uris":["http://zotero.org/users/8421274/items/RXD5IA9D"],"itemData":{"id":3844,"type":"article-journal","abstract":"Watersheds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basin.","container-title":"Science","DOI":"10.1126/science.aav4313","issue":"6442","note":"publisher: American Association for the Advancement of Science","page":"783-786","source":"science.org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P."}],"issued":{"date-parts":[["2019"]]}}},{"id":4257,"uris":["http://zotero.org/users/8421274/items/TAJ7RSQZ"],"itemData":{"id":4257,"type":"article-journal","abstract":"Effective species management often requires understanding patterns of movement and habitat use. A common approach in identifying where individuals reside relies upon chemical tracers from the environment that are incorporated into an individual's tissues. For fish, isotopes in their otoliths, specifically the portion of their otolith formed during their larval stage, have been used to identify the natal origin. Complicating this work, however, is the fact that during this life stage, there is a shift in the source of isotopes deposited onto the growing otolith from maternally to environmentally derived. The objective of this study was to identify the portion of the otolith representing this transition to environmentally derived isotopes so as to accurately investigate questions of natal origin for a threatened population of fall Chinook salmon (Oncorhynchus tshawytscha). We exposed developing larvae to four treatments that differed in terms of their water strontium isotope ratio (87Sr/86Sr) and used change-point analysis of otolith 87Sr/86Sr and strontium to calcium ratio (Sr/Ca) to identify the otolith radius corresponding to the transition to environmentally derived isotopes. Our results indicated this transition occurred, on average, at 132 μm (87Sr/86Sr; ±50 μm standard deviation) and 127 μm (Sr/Ca; ±29 μm) from the otolith core, which corresponded to the developmental time between hatching and exogenous feeding. A substantial proportion of our otoliths (i.e., 61%) did not show convergence between otolith and water 87Sr/86Sr by the end of the 113-day experiment, which was likely due to the dietary contribution of marine-based feed. Therefore, we were unable to recommend an otolith radius to target for the purposes of reconstructing natal origin apart from being beyond approximately 130 μm.","container-title":"Ecology of Freshwater Fish","DOI":"10.1111/eff.12673","ISSN":"1600-0633","issue":"1","language":"en","license":"© 2022 John Wiley &amp; Sons Ltd. This article has been contributed to by U.S. Government employees and their work is in the public domain in the USA.","note":"_eprint: https://onlinelibrary.wiley.com/doi/pdf/10.1111/eff.12673","page":"107-119","source":"Wiley Online Library","title":"The incorporation of environmentally derived 87Sr/86Sr and Sr/Ca in early otolith formation of Chinook salmon","volume":"32","author":[{"family":"Chittaro","given":"Paul"},{"family":"Hegg","given":"Jens"},{"family":"Fuhrman","given":"Abby"},{"family":"Robichaux","given":"Devin"},{"family":"Doung","given":"Rothboury"},{"family":"Beckman","given":"Brian"},{"family":"Fisher","given":"Chris"},{"family":"Vervoort","given":"Jeff"},{"family":"Kennedy","given":"Brian"}],"issued":{"date-parts":[["2023"]]}}}],"schema":"https://github.com/citation-style-language/schema/raw/master/csl-citation.json"} </w:instrText>
      </w:r>
      <w:r w:rsidR="00C95028" w:rsidRPr="005956BD">
        <w:rPr>
          <w:rFonts w:ascii="Times New Roman" w:eastAsia="Times New Roman" w:hAnsi="Times New Roman" w:cs="Times New Roman"/>
          <w:kern w:val="0"/>
          <w14:ligatures w14:val="none"/>
        </w:rPr>
        <w:fldChar w:fldCharType="separate"/>
      </w:r>
      <w:r w:rsidR="00C95028" w:rsidRPr="005956BD">
        <w:rPr>
          <w:rFonts w:ascii="Times New Roman" w:eastAsia="Times New Roman" w:hAnsi="Times New Roman" w:cs="Times New Roman"/>
          <w:noProof/>
          <w:kern w:val="0"/>
          <w14:ligatures w14:val="none"/>
        </w:rPr>
        <w:t>(Brennan, Schindler, et al., 2019; Chittaro et al., 2023)</w:t>
      </w:r>
      <w:r w:rsidR="00C95028" w:rsidRPr="005956BD">
        <w:rPr>
          <w:rFonts w:ascii="Times New Roman" w:eastAsia="Times New Roman" w:hAnsi="Times New Roman" w:cs="Times New Roman"/>
          <w:kern w:val="0"/>
          <w14:ligatures w14:val="none"/>
        </w:rPr>
        <w:fldChar w:fldCharType="end"/>
      </w:r>
      <w:r w:rsidR="00C95028" w:rsidRPr="005956BD">
        <w:rPr>
          <w:rFonts w:ascii="Times New Roman" w:eastAsia="Times New Roman" w:hAnsi="Times New Roman" w:cs="Times New Roman"/>
          <w:kern w:val="0"/>
          <w14:ligatures w14:val="none"/>
        </w:rPr>
        <w:t xml:space="preserve">. </w:t>
      </w:r>
    </w:p>
    <w:p w14:paraId="696145BD" w14:textId="7023AD50" w:rsidR="00B857E3" w:rsidRPr="005956BD" w:rsidRDefault="00B857E3" w:rsidP="00B857E3">
      <w:pPr>
        <w:spacing w:line="480" w:lineRule="auto"/>
        <w:rPr>
          <w:rFonts w:ascii="Times New Roman" w:eastAsia="Times New Roman" w:hAnsi="Times New Roman" w:cs="Times New Roman"/>
          <w:b/>
          <w:bCs/>
          <w:kern w:val="0"/>
          <w14:ligatures w14:val="none"/>
        </w:rPr>
      </w:pPr>
      <w:r w:rsidRPr="005956BD">
        <w:rPr>
          <w:rFonts w:ascii="Times New Roman" w:eastAsia="Times New Roman" w:hAnsi="Times New Roman" w:cs="Times New Roman"/>
          <w:b/>
          <w:bCs/>
          <w:kern w:val="0"/>
          <w14:ligatures w14:val="none"/>
        </w:rPr>
        <w:t xml:space="preserve">Natal Origin Estimation </w:t>
      </w:r>
    </w:p>
    <w:p w14:paraId="0305AF90" w14:textId="79949C7A" w:rsidR="00B857E3" w:rsidRPr="005956BD" w:rsidRDefault="00B857E3" w:rsidP="00B857E3">
      <w:pPr>
        <w:spacing w:before="100" w:beforeAutospacing="1" w:after="100" w:afterAutospacing="1" w:line="480" w:lineRule="auto"/>
        <w:ind w:firstLine="720"/>
        <w:rPr>
          <w:rFonts w:ascii="Times New Roman" w:hAnsi="Times New Roman" w:cs="Times New Roman"/>
        </w:rPr>
      </w:pPr>
      <w:r w:rsidRPr="005956BD">
        <w:rPr>
          <w:rFonts w:ascii="Times New Roman" w:eastAsia="Times New Roman" w:hAnsi="Times New Roman" w:cs="Times New Roman"/>
          <w:kern w:val="0"/>
          <w14:ligatures w14:val="none"/>
        </w:rPr>
        <w:t xml:space="preserve">A </w:t>
      </w:r>
      <w:r w:rsidR="00006A7A" w:rsidRPr="005956BD">
        <w:rPr>
          <w:rFonts w:ascii="Times New Roman" w:eastAsia="Times New Roman" w:hAnsi="Times New Roman" w:cs="Times New Roman"/>
          <w:kern w:val="0"/>
          <w14:ligatures w14:val="none"/>
        </w:rPr>
        <w:t>s</w:t>
      </w:r>
      <w:r w:rsidRPr="005956BD">
        <w:rPr>
          <w:rFonts w:ascii="Times New Roman" w:eastAsia="Times New Roman" w:hAnsi="Times New Roman" w:cs="Times New Roman"/>
          <w:kern w:val="0"/>
          <w14:ligatures w14:val="none"/>
        </w:rPr>
        <w:t xml:space="preserve">trontium </w:t>
      </w:r>
      <w:proofErr w:type="spellStart"/>
      <w:r w:rsidRPr="005956BD">
        <w:rPr>
          <w:rFonts w:ascii="Times New Roman" w:eastAsia="Times New Roman" w:hAnsi="Times New Roman" w:cs="Times New Roman"/>
          <w:kern w:val="0"/>
          <w14:ligatures w14:val="none"/>
        </w:rPr>
        <w:t>isoscape</w:t>
      </w:r>
      <w:proofErr w:type="spellEnd"/>
      <w:r w:rsidRPr="005956BD">
        <w:rPr>
          <w:rFonts w:ascii="Times New Roman" w:eastAsia="Times New Roman" w:hAnsi="Times New Roman" w:cs="Times New Roman"/>
          <w:kern w:val="0"/>
          <w14:ligatures w14:val="none"/>
        </w:rPr>
        <w:t xml:space="preserve"> </w:t>
      </w:r>
      <w:r w:rsidR="00E212FE" w:rsidRPr="005956BD">
        <w:rPr>
          <w:rFonts w:ascii="Times New Roman" w:eastAsia="Times New Roman" w:hAnsi="Times New Roman" w:cs="Times New Roman"/>
          <w:kern w:val="0"/>
          <w14:ligatures w14:val="none"/>
        </w:rPr>
        <w:t xml:space="preserve">of the Kuskokwim river </w:t>
      </w:r>
      <w:r w:rsidR="00AB074C" w:rsidRPr="005956BD">
        <w:rPr>
          <w:rFonts w:ascii="Times New Roman" w:eastAsia="Times New Roman" w:hAnsi="Times New Roman" w:cs="Times New Roman"/>
          <w:kern w:val="0"/>
          <w14:ligatures w14:val="none"/>
        </w:rPr>
        <w:t>basin</w:t>
      </w:r>
      <w:r w:rsidR="0082206F" w:rsidRPr="005956BD">
        <w:rPr>
          <w:rFonts w:ascii="Times New Roman" w:eastAsia="Times New Roman" w:hAnsi="Times New Roman" w:cs="Times New Roman"/>
          <w:kern w:val="0"/>
          <w14:ligatures w14:val="none"/>
        </w:rPr>
        <w:t xml:space="preserve"> (</w:t>
      </w:r>
      <w:r w:rsidR="00E85535" w:rsidRPr="005956BD">
        <w:rPr>
          <w:rFonts w:ascii="Times New Roman" w:eastAsia="Times New Roman" w:hAnsi="Times New Roman" w:cs="Times New Roman"/>
          <w:kern w:val="0"/>
          <w14:ligatures w14:val="none"/>
        </w:rPr>
        <w:t>Fig</w:t>
      </w:r>
      <w:r w:rsidR="0082206F" w:rsidRPr="005956BD">
        <w:rPr>
          <w:rFonts w:ascii="Times New Roman" w:eastAsia="Times New Roman" w:hAnsi="Times New Roman" w:cs="Times New Roman"/>
          <w:kern w:val="0"/>
          <w14:ligatures w14:val="none"/>
        </w:rPr>
        <w:t xml:space="preserve"> 1)</w:t>
      </w:r>
      <w:r w:rsidR="00AB074C" w:rsidRPr="005956BD">
        <w:rPr>
          <w:rFonts w:ascii="Times New Roman" w:eastAsia="Times New Roman" w:hAnsi="Times New Roman" w:cs="Times New Roman"/>
          <w:kern w:val="0"/>
          <w14:ligatures w14:val="none"/>
        </w:rPr>
        <w:t xml:space="preserve"> </w:t>
      </w:r>
      <w:r w:rsidRPr="005956BD">
        <w:rPr>
          <w:rFonts w:ascii="Times New Roman" w:eastAsia="Times New Roman" w:hAnsi="Times New Roman" w:cs="Times New Roman"/>
          <w:kern w:val="0"/>
          <w14:ligatures w14:val="none"/>
        </w:rPr>
        <w:t xml:space="preserve">was constructed by French et al., </w:t>
      </w:r>
      <w:ins w:id="30" w:author="Daniel Schindler" w:date="2025-11-11T17:55:00Z" w16du:dateUtc="2025-11-12T01:55:00Z">
        <w:r w:rsidR="00C34090">
          <w:rPr>
            <w:rFonts w:ascii="Times New Roman" w:eastAsia="Times New Roman" w:hAnsi="Times New Roman" w:cs="Times New Roman"/>
            <w:kern w:val="0"/>
            <w14:ligatures w14:val="none"/>
          </w:rPr>
          <w:t>(</w:t>
        </w:r>
      </w:ins>
      <w:r w:rsidRPr="005956BD">
        <w:rPr>
          <w:rFonts w:ascii="Times New Roman" w:eastAsia="Times New Roman" w:hAnsi="Times New Roman" w:cs="Times New Roman"/>
          <w:kern w:val="0"/>
          <w14:ligatures w14:val="none"/>
        </w:rPr>
        <w:t>2020</w:t>
      </w:r>
      <w:ins w:id="31" w:author="Daniel Schindler" w:date="2025-11-11T17:55:00Z" w16du:dateUtc="2025-11-12T01:55:00Z">
        <w:r w:rsidR="00C34090">
          <w:rPr>
            <w:rFonts w:ascii="Times New Roman" w:eastAsia="Times New Roman" w:hAnsi="Times New Roman" w:cs="Times New Roman"/>
            <w:kern w:val="0"/>
            <w14:ligatures w14:val="none"/>
          </w:rPr>
          <w:t>)</w:t>
        </w:r>
      </w:ins>
      <w:del w:id="32" w:author="Daniel Schindler" w:date="2025-11-11T17:55:00Z" w16du:dateUtc="2025-11-12T01:55:00Z">
        <w:r w:rsidR="00AB074C" w:rsidRPr="005956BD" w:rsidDel="00C34090">
          <w:rPr>
            <w:rFonts w:ascii="Times New Roman" w:eastAsia="Times New Roman" w:hAnsi="Times New Roman" w:cs="Times New Roman"/>
            <w:kern w:val="0"/>
            <w14:ligatures w14:val="none"/>
          </w:rPr>
          <w:delText>,</w:delText>
        </w:r>
      </w:del>
      <w:r w:rsidR="00AB074C" w:rsidRPr="005956BD">
        <w:rPr>
          <w:rFonts w:ascii="Times New Roman" w:eastAsia="Times New Roman" w:hAnsi="Times New Roman" w:cs="Times New Roman"/>
          <w:kern w:val="0"/>
          <w14:ligatures w14:val="none"/>
        </w:rPr>
        <w:t xml:space="preserve"> in which </w:t>
      </w:r>
      <w:r w:rsidR="009833DB" w:rsidRPr="005956BD">
        <w:rPr>
          <w:rFonts w:ascii="Times New Roman" w:eastAsia="Times New Roman" w:hAnsi="Times New Roman" w:cs="Times New Roman"/>
          <w:kern w:val="0"/>
          <w14:ligatures w14:val="none"/>
        </w:rPr>
        <w:t>spatial variation in Sr</w:t>
      </w:r>
      <w:r w:rsidR="009833DB" w:rsidRPr="005956BD">
        <w:rPr>
          <w:rFonts w:ascii="Times New Roman" w:eastAsia="Times New Roman" w:hAnsi="Times New Roman" w:cs="Times New Roman"/>
          <w:kern w:val="0"/>
          <w:vertAlign w:val="superscript"/>
          <w14:ligatures w14:val="none"/>
        </w:rPr>
        <w:t>87</w:t>
      </w:r>
      <w:r w:rsidR="009833DB" w:rsidRPr="005956BD">
        <w:rPr>
          <w:rFonts w:ascii="Times New Roman" w:eastAsia="Times New Roman" w:hAnsi="Times New Roman" w:cs="Times New Roman"/>
          <w:kern w:val="0"/>
          <w14:ligatures w14:val="none"/>
        </w:rPr>
        <w:t>/Sr</w:t>
      </w:r>
      <w:r w:rsidR="009833DB" w:rsidRPr="005956BD">
        <w:rPr>
          <w:rFonts w:ascii="Times New Roman" w:eastAsia="Times New Roman" w:hAnsi="Times New Roman" w:cs="Times New Roman"/>
          <w:kern w:val="0"/>
          <w:vertAlign w:val="superscript"/>
          <w14:ligatures w14:val="none"/>
        </w:rPr>
        <w:t>86</w:t>
      </w:r>
      <w:r w:rsidR="009833DB" w:rsidRPr="005956BD">
        <w:rPr>
          <w:rFonts w:ascii="Times New Roman" w:eastAsia="Times New Roman" w:hAnsi="Times New Roman" w:cs="Times New Roman"/>
          <w:kern w:val="0"/>
          <w14:ligatures w14:val="none"/>
        </w:rPr>
        <w:t xml:space="preserve"> ratios across the river basin</w:t>
      </w:r>
      <w:r w:rsidR="00AB074C" w:rsidRPr="005956BD">
        <w:rPr>
          <w:rFonts w:ascii="Times New Roman" w:eastAsia="Times New Roman" w:hAnsi="Times New Roman" w:cs="Times New Roman"/>
          <w:kern w:val="0"/>
          <w14:ligatures w14:val="none"/>
        </w:rPr>
        <w:t xml:space="preserve"> </w:t>
      </w:r>
      <w:del w:id="33" w:author="Daniel Schindler" w:date="2025-11-11T17:55:00Z" w16du:dateUtc="2025-11-12T01:55:00Z">
        <w:r w:rsidR="009C079F" w:rsidRPr="005956BD" w:rsidDel="00C34090">
          <w:rPr>
            <w:rFonts w:ascii="Times New Roman" w:eastAsia="Times New Roman" w:hAnsi="Times New Roman" w:cs="Times New Roman"/>
            <w:kern w:val="0"/>
            <w14:ligatures w14:val="none"/>
          </w:rPr>
          <w:delText xml:space="preserve">were </w:delText>
        </w:r>
      </w:del>
      <w:ins w:id="34" w:author="Daniel Schindler" w:date="2025-11-11T17:55:00Z" w16du:dateUtc="2025-11-12T01:55:00Z">
        <w:r w:rsidR="00C34090">
          <w:rPr>
            <w:rFonts w:ascii="Times New Roman" w:eastAsia="Times New Roman" w:hAnsi="Times New Roman" w:cs="Times New Roman"/>
            <w:kern w:val="0"/>
            <w14:ligatures w14:val="none"/>
          </w:rPr>
          <w:t>was</w:t>
        </w:r>
        <w:r w:rsidR="00C34090" w:rsidRPr="005956BD">
          <w:rPr>
            <w:rFonts w:ascii="Times New Roman" w:eastAsia="Times New Roman" w:hAnsi="Times New Roman" w:cs="Times New Roman"/>
            <w:kern w:val="0"/>
            <w14:ligatures w14:val="none"/>
          </w:rPr>
          <w:t xml:space="preserve"> </w:t>
        </w:r>
      </w:ins>
      <w:r w:rsidR="00AB074C" w:rsidRPr="005956BD">
        <w:rPr>
          <w:rFonts w:ascii="Times New Roman" w:eastAsia="Times New Roman" w:hAnsi="Times New Roman" w:cs="Times New Roman"/>
          <w:kern w:val="0"/>
          <w14:ligatures w14:val="none"/>
        </w:rPr>
        <w:t>modeled using spatial stream network modeling (SSNM)</w:t>
      </w:r>
      <w:r w:rsidR="0082206F" w:rsidRPr="005956BD">
        <w:rPr>
          <w:rFonts w:ascii="Times New Roman" w:eastAsia="Times New Roman" w:hAnsi="Times New Roman" w:cs="Times New Roman"/>
          <w:kern w:val="0"/>
          <w14:ligatures w14:val="none"/>
        </w:rPr>
        <w:t xml:space="preserve"> </w:t>
      </w:r>
      <w:r w:rsidR="009C079F" w:rsidRPr="005956BD">
        <w:rPr>
          <w:rFonts w:ascii="Times New Roman" w:eastAsia="Times New Roman" w:hAnsi="Times New Roman" w:cs="Times New Roman"/>
          <w:kern w:val="0"/>
          <w14:ligatures w14:val="none"/>
        </w:rPr>
        <w:t xml:space="preserve">derived from water samples collected throughout the river basin </w:t>
      </w:r>
      <w:r w:rsidR="00693A39" w:rsidRPr="005956BD">
        <w:rPr>
          <w:rFonts w:ascii="Times New Roman" w:eastAsia="Times New Roman" w:hAnsi="Times New Roman" w:cs="Times New Roman"/>
          <w:kern w:val="0"/>
          <w14:ligatures w14:val="none"/>
        </w:rPr>
        <w:fldChar w:fldCharType="begin"/>
      </w:r>
      <w:r w:rsidR="007E1736" w:rsidRPr="005956BD">
        <w:rPr>
          <w:rFonts w:ascii="Times New Roman" w:eastAsia="Times New Roman" w:hAnsi="Times New Roman" w:cs="Times New Roman"/>
          <w:kern w:val="0"/>
          <w14:ligatures w14:val="none"/>
        </w:rPr>
        <w:instrText xml:space="preserve"> ADDIN ZOTERO_ITEM CSL_CITATION {"citationID":"5Pp7WuA9","properties":{"formattedCitation":"(French et al., 2020)","plainCitation":"(French et al., 2020)","dontUpdate":true,"noteIndex":0},"citationItems":[{"id":1684,"uris":["http://zotero.org/users/8421274/items/M654PKRJ"],"itemData":{"id":1684,"type":"article-journal","abstract":"Riverine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sidR="00693A39" w:rsidRPr="005956BD">
        <w:rPr>
          <w:rFonts w:ascii="Times New Roman" w:eastAsia="Times New Roman" w:hAnsi="Times New Roman" w:cs="Times New Roman"/>
          <w:kern w:val="0"/>
          <w14:ligatures w14:val="none"/>
        </w:rPr>
        <w:fldChar w:fldCharType="separate"/>
      </w:r>
      <w:r w:rsidR="00DA289A" w:rsidRPr="005956BD">
        <w:rPr>
          <w:rFonts w:ascii="Times New Roman" w:eastAsia="Times New Roman" w:hAnsi="Times New Roman" w:cs="Times New Roman"/>
          <w:noProof/>
          <w:kern w:val="0"/>
          <w14:ligatures w14:val="none"/>
        </w:rPr>
        <w:t>(French et al., 2020</w:t>
      </w:r>
      <w:r w:rsidRPr="005956BD">
        <w:rPr>
          <w:rFonts w:ascii="Times New Roman" w:eastAsia="Times New Roman" w:hAnsi="Times New Roman" w:cs="Times New Roman"/>
          <w:noProof/>
          <w:kern w:val="0"/>
          <w14:ligatures w14:val="none"/>
        </w:rPr>
        <w:t>, N = 120</w:t>
      </w:r>
      <w:r w:rsidR="00DA289A" w:rsidRPr="005956BD">
        <w:rPr>
          <w:rFonts w:ascii="Times New Roman" w:eastAsia="Times New Roman" w:hAnsi="Times New Roman" w:cs="Times New Roman"/>
          <w:noProof/>
          <w:kern w:val="0"/>
          <w14:ligatures w14:val="none"/>
        </w:rPr>
        <w:t>)</w:t>
      </w:r>
      <w:r w:rsidR="00693A39" w:rsidRPr="005956BD">
        <w:rPr>
          <w:rFonts w:ascii="Times New Roman" w:eastAsia="Times New Roman" w:hAnsi="Times New Roman" w:cs="Times New Roman"/>
          <w:kern w:val="0"/>
          <w14:ligatures w14:val="none"/>
        </w:rPr>
        <w:fldChar w:fldCharType="end"/>
      </w:r>
      <w:r w:rsidR="009C079F" w:rsidRPr="005956BD">
        <w:rPr>
          <w:rFonts w:ascii="Times New Roman" w:eastAsia="Times New Roman" w:hAnsi="Times New Roman" w:cs="Times New Roman"/>
          <w:kern w:val="0"/>
          <w14:ligatures w14:val="none"/>
        </w:rPr>
        <w:t xml:space="preserve">. </w:t>
      </w:r>
      <w:r w:rsidRPr="005956BD">
        <w:rPr>
          <w:rFonts w:ascii="Times New Roman" w:eastAsia="Times New Roman" w:hAnsi="Times New Roman" w:cs="Times New Roman"/>
          <w:kern w:val="0"/>
          <w14:ligatures w14:val="none"/>
        </w:rPr>
        <w:t xml:space="preserve">The resulting </w:t>
      </w:r>
      <w:proofErr w:type="spellStart"/>
      <w:r w:rsidRPr="005956BD">
        <w:rPr>
          <w:rFonts w:ascii="Times New Roman" w:eastAsia="Times New Roman" w:hAnsi="Times New Roman" w:cs="Times New Roman"/>
          <w:kern w:val="0"/>
          <w14:ligatures w14:val="none"/>
        </w:rPr>
        <w:t>isoscape</w:t>
      </w:r>
      <w:proofErr w:type="spellEnd"/>
      <w:r w:rsidRPr="005956BD">
        <w:rPr>
          <w:rFonts w:ascii="Times New Roman" w:eastAsia="Times New Roman" w:hAnsi="Times New Roman" w:cs="Times New Roman"/>
          <w:kern w:val="0"/>
          <w14:ligatures w14:val="none"/>
        </w:rPr>
        <w:t xml:space="preserve"> includes estimates of </w:t>
      </w:r>
      <w:r w:rsidR="009C079F" w:rsidRPr="005956BD">
        <w:rPr>
          <w:rFonts w:ascii="Times New Roman" w:eastAsia="Times New Roman" w:hAnsi="Times New Roman" w:cs="Times New Roman"/>
          <w:kern w:val="0"/>
          <w14:ligatures w14:val="none"/>
        </w:rPr>
        <w:t>Sr</w:t>
      </w:r>
      <w:r w:rsidR="009C079F" w:rsidRPr="005956BD">
        <w:rPr>
          <w:rFonts w:ascii="Times New Roman" w:eastAsia="Times New Roman" w:hAnsi="Times New Roman" w:cs="Times New Roman"/>
          <w:kern w:val="0"/>
          <w:vertAlign w:val="superscript"/>
          <w14:ligatures w14:val="none"/>
        </w:rPr>
        <w:t>87</w:t>
      </w:r>
      <w:r w:rsidR="009C079F" w:rsidRPr="005956BD">
        <w:rPr>
          <w:rFonts w:ascii="Times New Roman" w:eastAsia="Times New Roman" w:hAnsi="Times New Roman" w:cs="Times New Roman"/>
          <w:kern w:val="0"/>
          <w14:ligatures w14:val="none"/>
        </w:rPr>
        <w:t>/Sr</w:t>
      </w:r>
      <w:r w:rsidR="009C079F" w:rsidRPr="005956BD">
        <w:rPr>
          <w:rFonts w:ascii="Times New Roman" w:eastAsia="Times New Roman" w:hAnsi="Times New Roman" w:cs="Times New Roman"/>
          <w:kern w:val="0"/>
          <w:vertAlign w:val="superscript"/>
          <w14:ligatures w14:val="none"/>
        </w:rPr>
        <w:t>86</w:t>
      </w:r>
      <w:r w:rsidR="009C079F" w:rsidRPr="005956BD">
        <w:rPr>
          <w:rFonts w:ascii="Times New Roman" w:hAnsi="Times New Roman" w:cs="Times New Roman"/>
        </w:rPr>
        <w:t xml:space="preserve"> </w:t>
      </w:r>
      <w:r w:rsidR="00C50332" w:rsidRPr="005956BD">
        <w:rPr>
          <w:rFonts w:ascii="Times New Roman" w:hAnsi="Times New Roman" w:cs="Times New Roman"/>
        </w:rPr>
        <w:t>ratios</w:t>
      </w:r>
      <w:r w:rsidR="009C079F" w:rsidRPr="005956BD">
        <w:rPr>
          <w:rFonts w:ascii="Times New Roman" w:hAnsi="Times New Roman" w:cs="Times New Roman"/>
        </w:rPr>
        <w:t xml:space="preserve"> and associated uncertaint</w:t>
      </w:r>
      <w:r w:rsidRPr="005956BD">
        <w:rPr>
          <w:rFonts w:ascii="Times New Roman" w:hAnsi="Times New Roman" w:cs="Times New Roman"/>
        </w:rPr>
        <w:t>y</w:t>
      </w:r>
      <w:r w:rsidR="009C079F" w:rsidRPr="005956BD">
        <w:rPr>
          <w:rFonts w:ascii="Times New Roman" w:hAnsi="Times New Roman" w:cs="Times New Roman"/>
        </w:rPr>
        <w:t xml:space="preserve"> for roughly every ~1km of </w:t>
      </w:r>
      <w:r w:rsidRPr="005956BD">
        <w:rPr>
          <w:rFonts w:ascii="Times New Roman" w:hAnsi="Times New Roman" w:cs="Times New Roman"/>
        </w:rPr>
        <w:t>river length</w:t>
      </w:r>
      <w:r w:rsidR="009C079F" w:rsidRPr="005956BD">
        <w:rPr>
          <w:rFonts w:ascii="Times New Roman" w:hAnsi="Times New Roman" w:cs="Times New Roman"/>
        </w:rPr>
        <w:t xml:space="preserve"> across the basin (</w:t>
      </w:r>
      <w:r w:rsidR="00E85535" w:rsidRPr="005956BD">
        <w:rPr>
          <w:rFonts w:ascii="Times New Roman" w:hAnsi="Times New Roman" w:cs="Times New Roman"/>
        </w:rPr>
        <w:t>Fig.</w:t>
      </w:r>
      <w:r w:rsidR="009C079F" w:rsidRPr="005956BD">
        <w:rPr>
          <w:rFonts w:ascii="Times New Roman" w:hAnsi="Times New Roman" w:cs="Times New Roman"/>
        </w:rPr>
        <w:t xml:space="preserve"> 1)</w:t>
      </w:r>
      <w:r w:rsidR="009C079F" w:rsidRPr="005956BD">
        <w:rPr>
          <w:rFonts w:ascii="Times New Roman" w:eastAsia="Times New Roman" w:hAnsi="Times New Roman" w:cs="Times New Roman"/>
          <w:kern w:val="0"/>
          <w14:ligatures w14:val="none"/>
        </w:rPr>
        <w:t xml:space="preserve"> </w:t>
      </w:r>
      <w:r w:rsidR="009833DB" w:rsidRPr="005956BD">
        <w:rPr>
          <w:rFonts w:ascii="Times New Roman" w:eastAsia="Times New Roman" w:hAnsi="Times New Roman" w:cs="Times New Roman"/>
          <w:kern w:val="0"/>
          <w14:ligatures w14:val="none"/>
        </w:rPr>
        <w:fldChar w:fldCharType="begin"/>
      </w:r>
      <w:r w:rsidR="00C50332" w:rsidRPr="005956BD">
        <w:rPr>
          <w:rFonts w:ascii="Times New Roman" w:eastAsia="Times New Roman" w:hAnsi="Times New Roman" w:cs="Times New Roman"/>
          <w:kern w:val="0"/>
          <w14:ligatures w14:val="none"/>
        </w:rPr>
        <w:instrText xml:space="preserve"> ADDIN ZOTERO_ITEM CSL_CITATION {"citationID":"M10Aqb9z","properties":{"formattedCitation":"(Brennan et al., 2016; Ver Hoef &amp; Peterson, 2010)","plainCitation":"(Brennan et al., 2016; Ver Hoef &amp; Peterson, 2010)","noteIndex":0},"citationItems":[{"id":2315,"uris":["http://zotero.org/users/8421274/items/Q4IUGSIX"],"itemData":{"id":2315,"type":"article-journal","abstract":"A critical challenge for the Earth sciences is to trace the transport and flux of matter within and among aquatic, terrestrial, and atmospheric systems. Robust descriptions of isotopic patterns across space and time, called “isoscapes,” form the basis of a rapidly growing and wide-ranging body of research aimed at quantifying connectivity within and among Earth's systems. However, isoscapes of rivers have been limited by conventional Euclidean approaches in geostatistics and the lack of a quantitative framework to apportion the influence of processes driven by landscape features versus in-stream phenomena. Here we demonstrate how dendritic network models substantially improve the accuracy of isoscapes of strontium isotopes and partition the influence of hydrologic transport versus local geologic features on strontium isotope ratios in a large Alaska river. This work illustrates the analytical power of dendritic network models for the field of isotope biogeochemistry, particularly for provenance studies of modern and ancient animals.","container-title":"Geophysical Research Letters","DOI":"10.1002/2016GL068904","ISSN":"1944-8007","issue":"10","language":"en","note":"_eprint: https://onlinelibrary.wiley.com/doi/pdf/10.1002/2016GL068904","page":"5043-5051","source":"Wiley Online Library","title":"Dendritic network models: Improving isoscapes and quantifying influence of landscape and in-stream processes on strontium isotopes in rivers","title-short":"Dendritic network models","volume":"43","author":[{"family":"Brennan","given":"Sean R."},{"family":"Torgersen","given":"Christian E."},{"family":"Hollenbeck","given":"Jeff P."},{"family":"Fernandez","given":"Diego P."},{"family":"Jensen","given":"Carrie K."},{"family":"Schindler","given":"Daniel E."}],"issued":{"date-parts":[["2016"]]}}},{"id":4769,"uris":["http://zotero.org/users/8421274/items/XBJELDI4"],"itemData":{"id":4769,"type":"article-journal","container-title":"Journal of the American Statistical Association","DOI":"10.1198/jasa.2009.ap08248","ISSN":"0162-1459, 1537-274X","issue":"489","journalAbbreviation":"Journal of the American Statistical Association","language":"en","page":"6-18","source":"DOI.org (Crossref)","title":"A Moving Average Approach for Spatial Statistical Models of Stream Networks","volume":"105","author":[{"family":"Ver Hoef","given":"Jay M."},{"family":"Peterson","given":"Erin E."}],"issued":{"date-parts":[["2010",3,1]]}}}],"schema":"https://github.com/citation-style-language/schema/raw/master/csl-citation.json"} </w:instrText>
      </w:r>
      <w:r w:rsidR="009833DB" w:rsidRPr="005956BD">
        <w:rPr>
          <w:rFonts w:ascii="Times New Roman" w:eastAsia="Times New Roman" w:hAnsi="Times New Roman" w:cs="Times New Roman"/>
          <w:kern w:val="0"/>
          <w14:ligatures w14:val="none"/>
        </w:rPr>
        <w:fldChar w:fldCharType="separate"/>
      </w:r>
      <w:r w:rsidR="00C50332" w:rsidRPr="005956BD">
        <w:rPr>
          <w:rFonts w:ascii="Times New Roman" w:eastAsia="Times New Roman" w:hAnsi="Times New Roman" w:cs="Times New Roman"/>
          <w:noProof/>
          <w:kern w:val="0"/>
          <w14:ligatures w14:val="none"/>
        </w:rPr>
        <w:t>(Brennan et al., 2016; Ver Hoef &amp; Peterson, 2010)</w:t>
      </w:r>
      <w:r w:rsidR="009833DB" w:rsidRPr="005956BD">
        <w:rPr>
          <w:rFonts w:ascii="Times New Roman" w:eastAsia="Times New Roman" w:hAnsi="Times New Roman" w:cs="Times New Roman"/>
          <w:kern w:val="0"/>
          <w14:ligatures w14:val="none"/>
        </w:rPr>
        <w:fldChar w:fldCharType="end"/>
      </w:r>
      <w:r w:rsidR="009833DB" w:rsidRPr="005956BD">
        <w:rPr>
          <w:rFonts w:ascii="Times New Roman" w:eastAsia="Times New Roman" w:hAnsi="Times New Roman" w:cs="Times New Roman"/>
          <w:kern w:val="0"/>
          <w14:ligatures w14:val="none"/>
        </w:rPr>
        <w:t xml:space="preserve">. </w:t>
      </w:r>
      <w:r w:rsidR="009F3E36" w:rsidRPr="005956BD">
        <w:rPr>
          <w:rFonts w:ascii="Times New Roman" w:hAnsi="Times New Roman" w:cs="Times New Roman"/>
        </w:rPr>
        <w:t>To prevent over-assignment to tributaries with exceptionally low prediction error</w:t>
      </w:r>
      <w:r w:rsidR="0082206F" w:rsidRPr="005956BD">
        <w:rPr>
          <w:rFonts w:ascii="Times New Roman" w:hAnsi="Times New Roman" w:cs="Times New Roman"/>
        </w:rPr>
        <w:t xml:space="preserve">, uncertainty </w:t>
      </w:r>
      <w:r w:rsidR="009F3E36" w:rsidRPr="005956BD">
        <w:rPr>
          <w:rFonts w:ascii="Times New Roman" w:hAnsi="Times New Roman" w:cs="Times New Roman"/>
        </w:rPr>
        <w:t>values were constrained to 0.0006</w:t>
      </w:r>
      <w:r w:rsidR="009C079F" w:rsidRPr="005956BD">
        <w:rPr>
          <w:rFonts w:ascii="Times New Roman" w:hAnsi="Times New Roman" w:cs="Times New Roman"/>
        </w:rPr>
        <w:t xml:space="preserve"> and above.</w:t>
      </w:r>
      <w:r w:rsidR="009F3E36" w:rsidRPr="005956BD">
        <w:rPr>
          <w:rFonts w:ascii="Times New Roman" w:hAnsi="Times New Roman" w:cs="Times New Roman"/>
        </w:rPr>
        <w:t xml:space="preserve"> This threshold was selected </w:t>
      </w:r>
      <w:r w:rsidR="00AF7B74" w:rsidRPr="005956BD">
        <w:rPr>
          <w:rFonts w:ascii="Times New Roman" w:hAnsi="Times New Roman" w:cs="Times New Roman"/>
        </w:rPr>
        <w:t xml:space="preserve">by visually examining the histogram for a cutoff which adjusted the values for a small number of exceedingly low </w:t>
      </w:r>
      <w:r w:rsidR="0082206F" w:rsidRPr="005956BD">
        <w:rPr>
          <w:rFonts w:ascii="Times New Roman" w:hAnsi="Times New Roman" w:cs="Times New Roman"/>
        </w:rPr>
        <w:t>uncertainty</w:t>
      </w:r>
      <w:r w:rsidR="00AF7B74" w:rsidRPr="005956BD">
        <w:rPr>
          <w:rFonts w:ascii="Times New Roman" w:hAnsi="Times New Roman" w:cs="Times New Roman"/>
        </w:rPr>
        <w:t xml:space="preserve"> tributaries</w:t>
      </w:r>
      <w:r w:rsidR="0082206F" w:rsidRPr="005956BD">
        <w:rPr>
          <w:rFonts w:ascii="Times New Roman" w:hAnsi="Times New Roman" w:cs="Times New Roman"/>
        </w:rPr>
        <w:t xml:space="preserve"> (those near extensive sampling) </w:t>
      </w:r>
      <w:r w:rsidR="00AF7B74" w:rsidRPr="005956BD">
        <w:rPr>
          <w:rFonts w:ascii="Times New Roman" w:hAnsi="Times New Roman" w:cs="Times New Roman"/>
        </w:rPr>
        <w:t xml:space="preserve">while maintaining the general </w:t>
      </w:r>
      <w:r w:rsidR="0082206F" w:rsidRPr="005956BD">
        <w:rPr>
          <w:rFonts w:ascii="Times New Roman" w:hAnsi="Times New Roman" w:cs="Times New Roman"/>
        </w:rPr>
        <w:t xml:space="preserve">error distribution </w:t>
      </w:r>
      <w:r w:rsidRPr="005956BD">
        <w:rPr>
          <w:rFonts w:ascii="Times New Roman" w:hAnsi="Times New Roman" w:cs="Times New Roman"/>
        </w:rPr>
        <w:t xml:space="preserve">from the original SSN model. </w:t>
      </w:r>
    </w:p>
    <w:p w14:paraId="417575B8" w14:textId="2B730BED" w:rsidR="009833DB" w:rsidRPr="005956BD" w:rsidRDefault="002A3FE3" w:rsidP="00B857E3">
      <w:pPr>
        <w:spacing w:before="100" w:beforeAutospacing="1" w:after="100" w:afterAutospacing="1" w:line="480" w:lineRule="auto"/>
        <w:ind w:firstLine="720"/>
        <w:rPr>
          <w:rFonts w:ascii="Times New Roman" w:hAnsi="Times New Roman" w:cs="Times New Roman"/>
        </w:rPr>
      </w:pPr>
      <w:r w:rsidRPr="005956BD">
        <w:rPr>
          <w:rFonts w:ascii="Times New Roman" w:eastAsia="Times New Roman" w:hAnsi="Times New Roman" w:cs="Times New Roman"/>
          <w:kern w:val="0"/>
          <w14:ligatures w14:val="none"/>
        </w:rPr>
        <w:t>P</w:t>
      </w:r>
      <w:r w:rsidR="009833DB" w:rsidRPr="005956BD">
        <w:rPr>
          <w:rFonts w:ascii="Times New Roman" w:eastAsia="Times New Roman" w:hAnsi="Times New Roman" w:cs="Times New Roman"/>
          <w:kern w:val="0"/>
          <w14:ligatures w14:val="none"/>
        </w:rPr>
        <w:t>osterior probability</w:t>
      </w:r>
      <w:r w:rsidRPr="005956BD">
        <w:rPr>
          <w:rFonts w:ascii="Times New Roman" w:eastAsia="Times New Roman" w:hAnsi="Times New Roman" w:cs="Times New Roman"/>
          <w:kern w:val="0"/>
          <w14:ligatures w14:val="none"/>
        </w:rPr>
        <w:t xml:space="preserve"> values were calculated for </w:t>
      </w:r>
      <w:ins w:id="35" w:author="Daniel Schindler" w:date="2025-11-11T17:56:00Z" w16du:dateUtc="2025-11-12T01:56:00Z">
        <w:r w:rsidR="00C34090">
          <w:rPr>
            <w:rFonts w:ascii="Times New Roman" w:eastAsia="Times New Roman" w:hAnsi="Times New Roman" w:cs="Times New Roman"/>
            <w:kern w:val="0"/>
            <w14:ligatures w14:val="none"/>
          </w:rPr>
          <w:t xml:space="preserve">assigning </w:t>
        </w:r>
      </w:ins>
      <w:r w:rsidRPr="005956BD">
        <w:rPr>
          <w:rFonts w:ascii="Times New Roman" w:eastAsia="Times New Roman" w:hAnsi="Times New Roman" w:cs="Times New Roman"/>
          <w:kern w:val="0"/>
          <w14:ligatures w14:val="none"/>
        </w:rPr>
        <w:t xml:space="preserve">all fish </w:t>
      </w:r>
      <w:del w:id="36" w:author="Daniel Schindler" w:date="2025-11-11T17:56:00Z" w16du:dateUtc="2025-11-12T01:56:00Z">
        <w:r w:rsidRPr="005956BD" w:rsidDel="00C34090">
          <w:rPr>
            <w:rFonts w:ascii="Times New Roman" w:eastAsia="Times New Roman" w:hAnsi="Times New Roman" w:cs="Times New Roman"/>
            <w:kern w:val="0"/>
            <w14:ligatures w14:val="none"/>
          </w:rPr>
          <w:delText>and for all</w:delText>
        </w:r>
      </w:del>
      <w:ins w:id="37" w:author="Daniel Schindler" w:date="2025-11-11T17:56:00Z" w16du:dateUtc="2025-11-12T01:56:00Z">
        <w:r w:rsidR="00C34090">
          <w:rPr>
            <w:rFonts w:ascii="Times New Roman" w:eastAsia="Times New Roman" w:hAnsi="Times New Roman" w:cs="Times New Roman"/>
            <w:kern w:val="0"/>
            <w14:ligatures w14:val="none"/>
          </w:rPr>
          <w:t>to potential</w:t>
        </w:r>
      </w:ins>
      <w:r w:rsidRPr="005956BD">
        <w:rPr>
          <w:rFonts w:ascii="Times New Roman" w:eastAsia="Times New Roman" w:hAnsi="Times New Roman" w:cs="Times New Roman"/>
          <w:kern w:val="0"/>
          <w14:ligatures w14:val="none"/>
        </w:rPr>
        <w:t xml:space="preserve"> tributary segments across the river-basin using a </w:t>
      </w:r>
      <w:r w:rsidR="009833DB" w:rsidRPr="005956BD">
        <w:rPr>
          <w:rFonts w:ascii="Times New Roman" w:eastAsia="Times New Roman" w:hAnsi="Times New Roman" w:cs="Times New Roman"/>
          <w:kern w:val="0"/>
          <w14:ligatures w14:val="none"/>
        </w:rPr>
        <w:t xml:space="preserve">geographically continuous Bayesian framework </w:t>
      </w:r>
      <w:r w:rsidR="009833DB" w:rsidRPr="005956BD">
        <w:rPr>
          <w:rFonts w:ascii="Times New Roman" w:eastAsia="Times New Roman" w:hAnsi="Times New Roman" w:cs="Times New Roman"/>
          <w:kern w:val="0"/>
          <w14:ligatures w14:val="none"/>
        </w:rPr>
        <w:fldChar w:fldCharType="begin"/>
      </w:r>
      <w:r w:rsidR="009833DB" w:rsidRPr="005956BD">
        <w:rPr>
          <w:rFonts w:ascii="Times New Roman" w:eastAsia="Times New Roman" w:hAnsi="Times New Roman" w:cs="Times New Roman"/>
          <w:kern w:val="0"/>
          <w14:ligatures w14:val="none"/>
        </w:rPr>
        <w:instrText xml:space="preserve"> ADDIN ZOTERO_ITEM CSL_CITATION {"citationID":"x50ado7V","properties":{"formattedCitation":"(Brennan, Cline, et al., 2019)","plainCitation":"(Brennan, Cline, et al., 2019)","noteIndex":0},"citationItems":[{"id":1691,"uris":["http://zotero.org/users/8421274/items/IDMUTED4"],"itemData":{"id":1691,"type":"article-journal","abstract":"Migratory animals pose difficult challenges to conservation and management because identifying critical habitats used throughout their lives is rarely possible. Endogenous tracers (e.g. isotope ratios) recorded in sequentially growing biogenic tissues, however, represent a potential source of unique insights at the more elusive temporal and spatial scales central to understanding the ecology of mobile species. To this end, a general probabilistic framework has emerged that quantitatively compares predictive models of isotopic variation across landscapes (called isoscapes) to the isotopic composition recorded in a biological tissue to determine the provenance and movements of animals throughout their lives. Although this spatially continuous approach to isotope-based geographic assignment is becoming more common across taxa and ecosystems, adopting this framework to take advantage of serial isotope records stored within sequentially growing biogenic tissues (e.g. teeth or otoliths) is less common. Here, we construct a novel space-time isotope model of provenance (STIMP) that determines the habitat use through time of migratory fish across river basins. To do so, this model integrates: strontium isotope (87Sr/86Sr) ratios across a riverscape, the serial records of 87Sr/86Sr within otoliths, habitat geomorphology and the directional movement patterns of fish through river networks. To illustrate an application of the model, we applied it to a published dataset from Chinook salmon (Oncorhynchus tshawytscha) harvested in 2011 during a coastal fishery in Bristol Bay, Alaska, U.S.A. Using this model, we show how individuals exploit an array of habitat types to achieve their juvenile growth prior to ocean migration, and that the intensity of habitat use among habitat types across the basin shifts spatially over the course of freshwater residence (e.g. from headwaters to migration corridors). The STIMP presented here integrates diverse information sources to reveal the cryptic juvenile movement patterns of a highly migratory species, providing new insights critical to their conservation. This general framework is applicable to any migratory taxa that use isotopically heterogeneous landscapes during their lives and record such variation in sequentially growing biogenic tissues.","container-title":"Methods in Ecology and Evolution","DOI":"10.1111/2041-210X.13191","ISSN":"2041-210X","issue":"7","language":"en","note":"_eprint: https://besjournals.onlinelibrary.wiley.com/doi/pdf/10.1111/2041-210X.13191","page":"1036-1047","source":"Wiley Online Library","title":"Quantifying habitat use of migratory fish across riverscapes using space-time isotope models","volume":"10","author":[{"family":"Brennan","given":"Sean R."},{"family":"Cline","given":"Timothy J."},{"family":"Schindler","given":"Daniel E."}],"issued":{"date-parts":[["2019"]]}}}],"schema":"https://github.com/citation-style-language/schema/raw/master/csl-citation.json"} </w:instrText>
      </w:r>
      <w:r w:rsidR="009833DB" w:rsidRPr="005956BD">
        <w:rPr>
          <w:rFonts w:ascii="Times New Roman" w:eastAsia="Times New Roman" w:hAnsi="Times New Roman" w:cs="Times New Roman"/>
          <w:kern w:val="0"/>
          <w14:ligatures w14:val="none"/>
        </w:rPr>
        <w:fldChar w:fldCharType="separate"/>
      </w:r>
      <w:r w:rsidR="009833DB" w:rsidRPr="005956BD">
        <w:rPr>
          <w:rFonts w:ascii="Times New Roman" w:eastAsia="Times New Roman" w:hAnsi="Times New Roman" w:cs="Times New Roman"/>
          <w:noProof/>
          <w:kern w:val="0"/>
          <w14:ligatures w14:val="none"/>
        </w:rPr>
        <w:t>(Brennan, Cline, et al., 2019)</w:t>
      </w:r>
      <w:r w:rsidR="009833DB" w:rsidRPr="005956BD">
        <w:rPr>
          <w:rFonts w:ascii="Times New Roman" w:eastAsia="Times New Roman" w:hAnsi="Times New Roman" w:cs="Times New Roman"/>
          <w:kern w:val="0"/>
          <w14:ligatures w14:val="none"/>
        </w:rPr>
        <w:fldChar w:fldCharType="end"/>
      </w:r>
      <w:r w:rsidR="009833DB" w:rsidRPr="005956BD">
        <w:rPr>
          <w:rFonts w:ascii="Times New Roman" w:eastAsia="Times New Roman" w:hAnsi="Times New Roman" w:cs="Times New Roman"/>
          <w:kern w:val="0"/>
          <w14:ligatures w14:val="none"/>
        </w:rPr>
        <w:t>. This approach considers the relationship between extracted natal origin otolith Sr</w:t>
      </w:r>
      <w:r w:rsidR="009833DB" w:rsidRPr="005956BD">
        <w:rPr>
          <w:rFonts w:ascii="Times New Roman" w:eastAsia="Times New Roman" w:hAnsi="Times New Roman" w:cs="Times New Roman"/>
          <w:kern w:val="0"/>
          <w:vertAlign w:val="superscript"/>
          <w14:ligatures w14:val="none"/>
        </w:rPr>
        <w:t>87</w:t>
      </w:r>
      <w:r w:rsidR="009833DB" w:rsidRPr="005956BD">
        <w:rPr>
          <w:rFonts w:ascii="Times New Roman" w:eastAsia="Times New Roman" w:hAnsi="Times New Roman" w:cs="Times New Roman"/>
          <w:kern w:val="0"/>
          <w14:ligatures w14:val="none"/>
        </w:rPr>
        <w:t>/Sr</w:t>
      </w:r>
      <w:r w:rsidR="009833DB" w:rsidRPr="005956BD">
        <w:rPr>
          <w:rFonts w:ascii="Times New Roman" w:eastAsia="Times New Roman" w:hAnsi="Times New Roman" w:cs="Times New Roman"/>
          <w:kern w:val="0"/>
          <w:vertAlign w:val="superscript"/>
          <w14:ligatures w14:val="none"/>
        </w:rPr>
        <w:t>86</w:t>
      </w:r>
      <w:r w:rsidR="009833DB" w:rsidRPr="005956BD">
        <w:rPr>
          <w:rFonts w:ascii="Times New Roman" w:eastAsia="Times New Roman" w:hAnsi="Times New Roman" w:cs="Times New Roman"/>
          <w:kern w:val="0"/>
          <w14:ligatures w14:val="none"/>
        </w:rPr>
        <w:t xml:space="preserve"> values as well as several variance generating processes including </w:t>
      </w:r>
      <w:r w:rsidR="009833DB" w:rsidRPr="005956BD">
        <w:rPr>
          <w:rFonts w:ascii="Times New Roman" w:hAnsi="Times New Roman" w:cs="Times New Roman"/>
        </w:rPr>
        <w:t xml:space="preserve">analytical, within-population, and </w:t>
      </w:r>
      <w:proofErr w:type="spellStart"/>
      <w:r w:rsidR="009833DB" w:rsidRPr="005956BD">
        <w:rPr>
          <w:rFonts w:ascii="Times New Roman" w:hAnsi="Times New Roman" w:cs="Times New Roman"/>
        </w:rPr>
        <w:t>isoscape</w:t>
      </w:r>
      <w:proofErr w:type="spellEnd"/>
      <w:r w:rsidR="009833DB" w:rsidRPr="005956BD">
        <w:rPr>
          <w:rFonts w:ascii="Times New Roman" w:hAnsi="Times New Roman" w:cs="Times New Roman"/>
        </w:rPr>
        <w:t xml:space="preserve"> prediction error</w:t>
      </w:r>
      <w:r w:rsidR="00B07AE4" w:rsidRPr="005956BD">
        <w:rPr>
          <w:rFonts w:ascii="Times New Roman" w:hAnsi="Times New Roman" w:cs="Times New Roman"/>
        </w:rPr>
        <w:t>s</w:t>
      </w:r>
      <w:r w:rsidR="009833DB" w:rsidRPr="005956BD">
        <w:rPr>
          <w:rFonts w:ascii="Times New Roman" w:hAnsi="Times New Roman" w:cs="Times New Roman"/>
        </w:rPr>
        <w:t xml:space="preserve">. </w:t>
      </w:r>
      <w:r w:rsidR="009833DB" w:rsidRPr="005956BD">
        <w:rPr>
          <w:rFonts w:ascii="Times New Roman" w:eastAsia="Times New Roman" w:hAnsi="Times New Roman" w:cs="Times New Roman"/>
          <w:color w:val="000000"/>
        </w:rPr>
        <w:t xml:space="preserve">We assumed all errors were normally distributed, and combined them through the equation: </w:t>
      </w:r>
    </w:p>
    <w:p w14:paraId="5231EB5C" w14:textId="77777777" w:rsidR="009833DB" w:rsidRPr="005E64F6" w:rsidRDefault="00000000" w:rsidP="009833DB">
      <w:pPr>
        <w:spacing w:before="100" w:beforeAutospacing="1" w:after="100" w:afterAutospacing="1" w:line="480" w:lineRule="auto"/>
        <w:ind w:firstLine="720"/>
        <w:rPr>
          <w:rFonts w:ascii="Garamond" w:eastAsia="Times New Roman" w:hAnsi="Garamond" w:cs="Times New Roman"/>
          <w:kern w:val="0"/>
          <w:sz w:val="22"/>
          <w:szCs w:val="22"/>
          <w14:ligatures w14:val="none"/>
        </w:rPr>
      </w:pPr>
      <m:oMathPara>
        <m:oMath>
          <m:sSub>
            <m:sSubPr>
              <m:ctrlPr>
                <w:rPr>
                  <w:rFonts w:ascii="Cambria Math" w:eastAsia="Times New Roman" w:hAnsi="Cambria Math" w:cstheme="majorHAnsi"/>
                  <w:i/>
                  <w:color w:val="000000"/>
                </w:rPr>
              </m:ctrlPr>
            </m:sSubPr>
            <m:e>
              <m:r>
                <w:rPr>
                  <w:rFonts w:ascii="Cambria Math" w:eastAsia="Times New Roman" w:hAnsi="Cambria Math" w:cstheme="majorHAnsi"/>
                  <w:color w:val="000000"/>
                </w:rPr>
                <m:t>σ</m:t>
              </m:r>
            </m:e>
            <m:sub>
              <m:r>
                <w:rPr>
                  <w:rFonts w:ascii="Cambria Math" w:eastAsia="Times New Roman" w:hAnsi="Cambria Math" w:cstheme="majorHAnsi"/>
                  <w:color w:val="000000"/>
                </w:rPr>
                <m:t xml:space="preserve">combined= </m:t>
              </m:r>
              <m:rad>
                <m:radPr>
                  <m:degHide m:val="1"/>
                  <m:ctrlPr>
                    <w:rPr>
                      <w:rFonts w:ascii="Cambria Math" w:eastAsia="Times New Roman" w:hAnsi="Cambria Math" w:cstheme="majorHAnsi"/>
                      <w:i/>
                      <w:color w:val="000000"/>
                    </w:rPr>
                  </m:ctrlPr>
                </m:radPr>
                <m:deg/>
                <m:e>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Analytical</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Within-population</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isoscape</m:t>
                      </m:r>
                    </m:sub>
                    <m:sup>
                      <m:r>
                        <w:rPr>
                          <w:rFonts w:ascii="Cambria Math" w:eastAsia="Times New Roman" w:hAnsi="Cambria Math" w:cstheme="majorHAnsi"/>
                          <w:color w:val="000000"/>
                        </w:rPr>
                        <m:t>2</m:t>
                      </m:r>
                    </m:sup>
                  </m:sSubSup>
                </m:e>
              </m:rad>
            </m:sub>
          </m:sSub>
        </m:oMath>
      </m:oMathPara>
    </w:p>
    <w:p w14:paraId="601F0841" w14:textId="31DB0A95" w:rsidR="009833DB" w:rsidRPr="00E3555B" w:rsidRDefault="009833DB" w:rsidP="009833DB">
      <w:pPr>
        <w:spacing w:line="480" w:lineRule="auto"/>
        <w:ind w:firstLine="720"/>
        <w:rPr>
          <w:rFonts w:ascii="Times New Roman" w:hAnsi="Times New Roman" w:cs="Times New Roman"/>
        </w:rPr>
      </w:pPr>
      <w:r w:rsidRPr="00E3555B">
        <w:rPr>
          <w:rFonts w:ascii="Times New Roman" w:hAnsi="Times New Roman" w:cs="Times New Roman"/>
        </w:rPr>
        <w:lastRenderedPageBreak/>
        <w:t xml:space="preserve">Posterior probability values for each tributary (j) were then calculated using Bayes theorem </w:t>
      </w:r>
      <w:r w:rsidRPr="00E3555B">
        <w:rPr>
          <w:rFonts w:ascii="Times New Roman" w:hAnsi="Times New Roman" w:cs="Times New Roman"/>
        </w:rPr>
        <w:fldChar w:fldCharType="begin"/>
      </w:r>
      <w:r w:rsidRPr="00E3555B">
        <w:rPr>
          <w:rFonts w:ascii="Times New Roman" w:hAnsi="Times New Roman" w:cs="Times New Roman"/>
        </w:rPr>
        <w:instrText xml:space="preserve"> ADDIN ZOTERO_ITEM CSL_CITATION {"citationID":"s99EKqrE","properties":{"formattedCitation":"(Brennan &amp; Schindler, 2017; Wunder, 2010)","plainCitation":"(Brennan &amp; Schindler, 2017; Wunder, 2010)","noteIndex":0},"citationItems":[{"id":1694,"uris":["http://zotero.org/users/8421274/items/NSWL6YPN"],"itemData":{"id":1694,"type":"article-journal","abstract":"Production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E."}],"issued":{"date-parts":[["2017"]]}}},{"id":1071,"uris":["http://zotero.org/users/8421274/items/7AQTJQK8"],"itemData":{"id":1071,"type":"chapter","container-title":"Isoscapes","event-place":"Dordrecht","ISBN":"978-90-481-3353-6","language":"en","note":"DOI: 10.1007/978-90-481-3354-3_12","page":"251-270","publisher":"Springer Netherlands","publisher-place":"Dordrecht","source":"DOI.org (Crossref)","title":"Using Isoscapes to Model Probability Surfaces for Determining Geographic Origins","URL":"http://link.springer.com/10.1007/978-90-481-3354-3_12","editor":[{"family":"West","given":"Jason B."},{"family":"Bowen","given":"Gabriel J."},{"family":"Dawson","given":"Todd E."},{"family":"Tu","given":"Kevin P."}],"author":[{"family":"Wunder","given":"Michael B."}],"accessed":{"date-parts":[["2022",9,22]]},"issued":{"date-parts":[["2010"]]}}}],"schema":"https://github.com/citation-style-language/schema/raw/master/csl-citation.json"} </w:instrText>
      </w:r>
      <w:r w:rsidRPr="00E3555B">
        <w:rPr>
          <w:rFonts w:ascii="Times New Roman" w:hAnsi="Times New Roman" w:cs="Times New Roman"/>
        </w:rPr>
        <w:fldChar w:fldCharType="separate"/>
      </w:r>
      <w:r w:rsidRPr="00E3555B">
        <w:rPr>
          <w:rFonts w:ascii="Times New Roman" w:hAnsi="Times New Roman" w:cs="Times New Roman"/>
          <w:noProof/>
        </w:rPr>
        <w:t>(Brennan &amp; Schindler, 2017; Wunder, 2010)</w:t>
      </w:r>
      <w:r w:rsidRPr="00E3555B">
        <w:rPr>
          <w:rFonts w:ascii="Times New Roman" w:hAnsi="Times New Roman" w:cs="Times New Roman"/>
        </w:rPr>
        <w:fldChar w:fldCharType="end"/>
      </w:r>
      <w:r w:rsidRPr="00E3555B">
        <w:rPr>
          <w:rFonts w:ascii="Times New Roman" w:hAnsi="Times New Roman" w:cs="Times New Roman"/>
        </w:rPr>
        <w:t xml:space="preserve"> ; </w:t>
      </w:r>
    </w:p>
    <w:p w14:paraId="69565D7E" w14:textId="40C97ED7" w:rsidR="00B857E3" w:rsidRPr="00EE2480" w:rsidRDefault="009833DB" w:rsidP="00EE2480">
      <w:pPr>
        <w:spacing w:before="100" w:beforeAutospacing="1" w:after="100" w:afterAutospacing="1" w:line="480" w:lineRule="auto"/>
        <w:rPr>
          <w:rFonts w:ascii="Garamond" w:eastAsia="Times New Roman" w:hAnsi="Garamond" w:cs="Times New Roman"/>
          <w:b/>
          <w:bCs/>
          <w:kern w:val="0"/>
          <w:sz w:val="22"/>
          <w:szCs w:val="22"/>
          <w14:ligatures w14:val="none"/>
        </w:rPr>
      </w:pPr>
      <m:oMathPara>
        <m:oMath>
          <m:r>
            <w:rPr>
              <w:rFonts w:ascii="Cambria Math" w:hAnsi="Cambria Math" w:cstheme="majorHAnsi"/>
              <w:sz w:val="18"/>
              <w:szCs w:val="18"/>
            </w:rPr>
            <m:t>P</m:t>
          </m:r>
          <m:d>
            <m:dPr>
              <m:endChr m:val="|"/>
              <m:ctrlPr>
                <w:rPr>
                  <w:rFonts w:ascii="Cambria Math" w:hAnsi="Cambria Math" w:cstheme="majorHAnsi"/>
                  <w:i/>
                  <w:sz w:val="18"/>
                  <w:szCs w:val="18"/>
                </w:rPr>
              </m:ctrlPr>
            </m:dPr>
            <m:e>
              <m:r>
                <w:rPr>
                  <w:rFonts w:ascii="Cambria Math" w:hAnsi="Cambria Math" w:cstheme="majorHAnsi"/>
                  <w:sz w:val="18"/>
                  <w:szCs w:val="18"/>
                </w:rPr>
                <m:t xml:space="preserve">J=j </m:t>
              </m:r>
            </m:e>
          </m:d>
          <m:r>
            <w:rPr>
              <w:rFonts w:ascii="Cambria Math" w:hAnsi="Cambria Math" w:cstheme="majorHAnsi"/>
              <w:sz w:val="18"/>
              <w:szCs w:val="18"/>
            </w:rPr>
            <m:t xml:space="preserve"> O=o, R=rj) ∝  </m:t>
          </m:r>
          <m:d>
            <m:dPr>
              <m:ctrlPr>
                <w:rPr>
                  <w:rFonts w:ascii="Cambria Math" w:hAnsi="Cambria Math" w:cstheme="majorHAnsi"/>
                  <w:i/>
                  <w:sz w:val="18"/>
                  <w:szCs w:val="18"/>
                </w:rPr>
              </m:ctrlPr>
            </m:dPr>
            <m:e>
              <m:sSup>
                <m:sSupPr>
                  <m:ctrlPr>
                    <w:rPr>
                      <w:rFonts w:ascii="Cambria Math" w:hAnsi="Cambria Math" w:cstheme="majorHAnsi"/>
                      <w:i/>
                      <w:sz w:val="18"/>
                      <w:szCs w:val="18"/>
                    </w:rPr>
                  </m:ctrlPr>
                </m:sSupPr>
                <m:e>
                  <m:r>
                    <w:rPr>
                      <w:rFonts w:ascii="Cambria Math" w:hAnsi="Cambria Math" w:cstheme="majorHAnsi"/>
                      <w:sz w:val="18"/>
                      <w:szCs w:val="18"/>
                    </w:rPr>
                    <m:t>1-</m:t>
                  </m:r>
                  <m:f>
                    <m:fPr>
                      <m:ctrlPr>
                        <w:rPr>
                          <w:rFonts w:ascii="Cambria Math" w:hAnsi="Cambria Math" w:cstheme="majorHAnsi"/>
                          <w:i/>
                          <w:sz w:val="18"/>
                          <w:szCs w:val="18"/>
                        </w:rPr>
                      </m:ctrlPr>
                    </m:fPr>
                    <m:num>
                      <m:r>
                        <w:rPr>
                          <w:rFonts w:ascii="Cambria Math" w:hAnsi="Cambria Math" w:cstheme="majorHAnsi"/>
                          <w:sz w:val="18"/>
                          <w:szCs w:val="18"/>
                        </w:rPr>
                        <m:t>1</m:t>
                      </m:r>
                    </m:num>
                    <m:den>
                      <m:r>
                        <w:rPr>
                          <w:rFonts w:ascii="Cambria Math" w:hAnsi="Cambria Math" w:cstheme="majorHAnsi"/>
                          <w:sz w:val="18"/>
                          <w:szCs w:val="18"/>
                        </w:rPr>
                        <m:t>2π</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den>
                  </m:f>
                </m:e>
                <m:sup>
                  <m:sSup>
                    <m:sSupPr>
                      <m:ctrlPr>
                        <w:rPr>
                          <w:rFonts w:ascii="Cambria Math" w:hAnsi="Cambria Math" w:cstheme="majorHAnsi"/>
                          <w:i/>
                          <w:sz w:val="18"/>
                          <w:szCs w:val="18"/>
                        </w:rPr>
                      </m:ctrlPr>
                    </m:sSupPr>
                    <m:e>
                      <m:r>
                        <w:rPr>
                          <w:rFonts w:ascii="Cambria Math" w:hAnsi="Cambria Math" w:cstheme="majorHAnsi"/>
                          <w:sz w:val="18"/>
                          <w:szCs w:val="18"/>
                        </w:rPr>
                        <m:t>(-(o-</m:t>
                      </m:r>
                      <m:sSub>
                        <m:sSubPr>
                          <m:ctrlPr>
                            <w:rPr>
                              <w:rFonts w:ascii="Cambria Math" w:hAnsi="Cambria Math" w:cstheme="majorHAnsi"/>
                              <w:i/>
                              <w:sz w:val="18"/>
                              <w:szCs w:val="18"/>
                            </w:rPr>
                          </m:ctrlPr>
                        </m:sSubPr>
                        <m:e>
                          <m:r>
                            <w:rPr>
                              <w:rFonts w:ascii="Cambria Math" w:hAnsi="Cambria Math" w:cstheme="majorHAnsi"/>
                              <w:sz w:val="18"/>
                              <w:szCs w:val="18"/>
                            </w:rPr>
                            <m:t>r</m:t>
                          </m:r>
                        </m:e>
                        <m:sub>
                          <m:r>
                            <w:rPr>
                              <w:rFonts w:ascii="Cambria Math" w:hAnsi="Cambria Math" w:cstheme="majorHAnsi"/>
                              <w:sz w:val="18"/>
                              <w:szCs w:val="18"/>
                            </w:rPr>
                            <m:t>j</m:t>
                          </m:r>
                        </m:sub>
                      </m:sSub>
                      <m:r>
                        <w:rPr>
                          <w:rFonts w:ascii="Cambria Math" w:hAnsi="Cambria Math" w:cstheme="majorHAnsi"/>
                          <w:sz w:val="18"/>
                          <w:szCs w:val="18"/>
                        </w:rPr>
                        <m:t>)</m:t>
                      </m:r>
                    </m:e>
                    <m:sup>
                      <m:r>
                        <w:rPr>
                          <w:rFonts w:ascii="Cambria Math" w:hAnsi="Cambria Math" w:cstheme="majorHAnsi"/>
                          <w:sz w:val="18"/>
                          <w:szCs w:val="18"/>
                        </w:rPr>
                        <m:t>2</m:t>
                      </m:r>
                    </m:sup>
                  </m:sSup>
                  <m:r>
                    <w:rPr>
                      <w:rFonts w:ascii="Cambria Math" w:hAnsi="Cambria Math" w:cstheme="majorHAnsi"/>
                      <w:sz w:val="18"/>
                      <w:szCs w:val="18"/>
                    </w:rPr>
                    <m:t>/2</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r>
                    <w:rPr>
                      <w:rFonts w:ascii="Cambria Math" w:hAnsi="Cambria Math" w:cstheme="majorHAnsi"/>
                      <w:sz w:val="18"/>
                      <w:szCs w:val="18"/>
                    </w:rPr>
                    <m:t>)</m:t>
                  </m:r>
                </m:sup>
              </m:sSup>
              <m:r>
                <w:rPr>
                  <w:rFonts w:ascii="Cambria Math" w:hAnsi="Cambria Math" w:cstheme="majorHAnsi"/>
                  <w:sz w:val="18"/>
                  <w:szCs w:val="18"/>
                </w:rPr>
                <m:t xml:space="preserve"> </m:t>
              </m:r>
            </m:e>
          </m:d>
          <m:r>
            <w:rPr>
              <w:rFonts w:ascii="Cambria Math" w:hAnsi="Cambria Math" w:cstheme="majorHAnsi"/>
              <w:sz w:val="18"/>
              <w:szCs w:val="18"/>
            </w:rPr>
            <m:t>* Phabitat</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PStreamOrder</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PPresence(j)</m:t>
          </m:r>
        </m:oMath>
      </m:oMathPara>
    </w:p>
    <w:p w14:paraId="65282A2B" w14:textId="77777777" w:rsidR="0082206F" w:rsidRPr="00E3555B" w:rsidRDefault="009833DB" w:rsidP="00B857E3">
      <w:pPr>
        <w:spacing w:line="480" w:lineRule="auto"/>
        <w:ind w:firstLine="720"/>
        <w:rPr>
          <w:rFonts w:ascii="Times New Roman" w:hAnsi="Times New Roman" w:cs="Times New Roman"/>
        </w:rPr>
      </w:pPr>
      <w:r w:rsidRPr="00E3555B">
        <w:rPr>
          <w:rFonts w:ascii="Times New Roman" w:hAnsi="Times New Roman" w:cs="Times New Roman"/>
        </w:rPr>
        <w:t xml:space="preserve">The probability of an individual assigning to tributary </w:t>
      </w:r>
      <w:r w:rsidRPr="00C34090">
        <w:rPr>
          <w:rFonts w:ascii="Times New Roman" w:hAnsi="Times New Roman" w:cs="Times New Roman"/>
          <w:i/>
          <w:iCs/>
          <w:rPrChange w:id="38" w:author="Daniel Schindler" w:date="2025-11-11T17:56:00Z" w16du:dateUtc="2025-11-12T01:56:00Z">
            <w:rPr>
              <w:rFonts w:ascii="Times New Roman" w:hAnsi="Times New Roman" w:cs="Times New Roman"/>
            </w:rPr>
          </w:rPrChange>
        </w:rPr>
        <w:t>j</w:t>
      </w:r>
      <w:r w:rsidRPr="00E3555B">
        <w:rPr>
          <w:rFonts w:ascii="Times New Roman" w:hAnsi="Times New Roman" w:cs="Times New Roman"/>
        </w:rPr>
        <w:t xml:space="preserve"> is defined as the product of the probability of the isotope ratio in the otolith of an individual (</w:t>
      </w:r>
      <w:r w:rsidRPr="00C34090">
        <w:rPr>
          <w:rFonts w:ascii="Times New Roman" w:hAnsi="Times New Roman" w:cs="Times New Roman"/>
          <w:i/>
          <w:iCs/>
          <w:rPrChange w:id="39" w:author="Daniel Schindler" w:date="2025-11-11T17:56:00Z" w16du:dateUtc="2025-11-12T01:56:00Z">
            <w:rPr>
              <w:rFonts w:ascii="Times New Roman" w:hAnsi="Times New Roman" w:cs="Times New Roman"/>
            </w:rPr>
          </w:rPrChange>
        </w:rPr>
        <w:t>o)</w:t>
      </w:r>
      <w:r w:rsidRPr="00E3555B">
        <w:rPr>
          <w:rFonts w:ascii="Times New Roman" w:hAnsi="Times New Roman" w:cs="Times New Roman"/>
        </w:rPr>
        <w:t xml:space="preserve"> given </w:t>
      </w:r>
      <w:commentRangeStart w:id="40"/>
      <w:r w:rsidRPr="00E3555B">
        <w:rPr>
          <w:rFonts w:ascii="Times New Roman" w:hAnsi="Times New Roman" w:cs="Times New Roman"/>
        </w:rPr>
        <w:t>the</w:t>
      </w:r>
      <w:commentRangeEnd w:id="40"/>
      <w:r w:rsidR="00C34090">
        <w:rPr>
          <w:rStyle w:val="CommentReference"/>
        </w:rPr>
        <w:commentReference w:id="40"/>
      </w:r>
      <w:r w:rsidRPr="00E3555B">
        <w:rPr>
          <w:rFonts w:ascii="Times New Roman" w:hAnsi="Times New Roman" w:cs="Times New Roman"/>
        </w:rPr>
        <w:t xml:space="preserve"> isotope ratio in tributary </w:t>
      </w:r>
      <w:r w:rsidRPr="00C34090">
        <w:rPr>
          <w:rFonts w:ascii="Times New Roman" w:hAnsi="Times New Roman" w:cs="Times New Roman"/>
          <w:i/>
          <w:iCs/>
          <w:rPrChange w:id="41" w:author="Daniel Schindler" w:date="2025-11-11T17:56:00Z" w16du:dateUtc="2025-11-12T01:56:00Z">
            <w:rPr>
              <w:rFonts w:ascii="Times New Roman" w:hAnsi="Times New Roman" w:cs="Times New Roman"/>
            </w:rPr>
          </w:rPrChange>
        </w:rPr>
        <w:t xml:space="preserve">j </w:t>
      </w:r>
      <w:r w:rsidRPr="00E3555B">
        <w:rPr>
          <w:rFonts w:ascii="Times New Roman" w:hAnsi="Times New Roman" w:cs="Times New Roman"/>
        </w:rPr>
        <w:t>(</w:t>
      </w:r>
      <w:proofErr w:type="spellStart"/>
      <w:r w:rsidRPr="00C34090">
        <w:rPr>
          <w:rFonts w:ascii="Times New Roman" w:hAnsi="Times New Roman" w:cs="Times New Roman"/>
          <w:i/>
          <w:iCs/>
          <w:rPrChange w:id="42" w:author="Daniel Schindler" w:date="2025-11-11T17:57:00Z" w16du:dateUtc="2025-11-12T01:57:00Z">
            <w:rPr>
              <w:rFonts w:ascii="Times New Roman" w:hAnsi="Times New Roman" w:cs="Times New Roman"/>
            </w:rPr>
          </w:rPrChange>
        </w:rPr>
        <w:t>r_j</w:t>
      </w:r>
      <w:proofErr w:type="spellEnd"/>
      <w:r w:rsidRPr="00E3555B">
        <w:rPr>
          <w:rFonts w:ascii="Times New Roman" w:hAnsi="Times New Roman" w:cs="Times New Roman"/>
        </w:rPr>
        <w:t>). The probability of the isotope ratio (</w:t>
      </w:r>
      <w:proofErr w:type="spellStart"/>
      <w:r w:rsidRPr="00E3555B">
        <w:rPr>
          <w:rFonts w:ascii="Times New Roman" w:hAnsi="Times New Roman" w:cs="Times New Roman"/>
        </w:rPr>
        <w:t>rj</w:t>
      </w:r>
      <w:proofErr w:type="spellEnd"/>
      <w:r w:rsidRPr="00E3555B">
        <w:rPr>
          <w:rFonts w:ascii="Times New Roman" w:hAnsi="Times New Roman" w:cs="Times New Roman"/>
        </w:rPr>
        <w:t xml:space="preserve">) was assumed to be normally distributed with a mean represented by the otolith isotope ratio (o) and an error of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combined</m:t>
            </m:r>
          </m:sub>
        </m:sSub>
      </m:oMath>
      <w:r w:rsidRPr="00E3555B">
        <w:rPr>
          <w:rFonts w:ascii="Times New Roman" w:hAnsi="Times New Roman" w:cs="Times New Roman"/>
        </w:rPr>
        <w:t xml:space="preserve">. </w:t>
      </w:r>
    </w:p>
    <w:p w14:paraId="27D6E1BC" w14:textId="2BB37456" w:rsidR="009833DB" w:rsidRPr="00E3555B" w:rsidRDefault="009833DB" w:rsidP="00B857E3">
      <w:pPr>
        <w:spacing w:line="480" w:lineRule="auto"/>
        <w:ind w:firstLine="720"/>
        <w:rPr>
          <w:rFonts w:ascii="Times New Roman" w:eastAsia="Times New Roman" w:hAnsi="Times New Roman" w:cs="Times New Roman"/>
          <w:kern w:val="0"/>
          <w:sz w:val="22"/>
          <w:szCs w:val="22"/>
          <w14:ligatures w14:val="none"/>
        </w:rPr>
      </w:pPr>
      <w:r w:rsidRPr="00E3555B">
        <w:rPr>
          <w:rFonts w:ascii="Times New Roman" w:eastAsia="Times New Roman" w:hAnsi="Times New Roman" w:cs="Times New Roman"/>
          <w:kern w:val="0"/>
          <w14:ligatures w14:val="none"/>
        </w:rPr>
        <w:t xml:space="preserve">Several priors were included to limit assignments to areas within the river basin suitable for spawning Chinook salmon. </w:t>
      </w:r>
      <w:r w:rsidRPr="00E3555B">
        <w:rPr>
          <w:rFonts w:ascii="Times New Roman" w:hAnsi="Times New Roman" w:cs="Times New Roman"/>
        </w:rPr>
        <w:t xml:space="preserve">First, a </w:t>
      </w:r>
      <w:r w:rsidRPr="00E3555B">
        <w:rPr>
          <w:rFonts w:ascii="Times New Roman" w:eastAsia="Times New Roman" w:hAnsi="Times New Roman" w:cs="Times New Roman"/>
        </w:rPr>
        <w:t>stream order prior (</w:t>
      </w:r>
      <w:proofErr w:type="spellStart"/>
      <w:r w:rsidRPr="00E3555B">
        <w:rPr>
          <w:rFonts w:ascii="Times New Roman" w:eastAsia="Times New Roman" w:hAnsi="Times New Roman" w:cs="Times New Roman"/>
        </w:rPr>
        <w:t>PStreamOrder</w:t>
      </w:r>
      <w:proofErr w:type="spellEnd"/>
      <w:r w:rsidRPr="00E3555B">
        <w:rPr>
          <w:rFonts w:ascii="Times New Roman" w:eastAsia="Times New Roman" w:hAnsi="Times New Roman" w:cs="Times New Roman"/>
        </w:rPr>
        <w:t>)</w:t>
      </w:r>
      <w:r w:rsidRPr="00E3555B">
        <w:rPr>
          <w:rFonts w:ascii="Times New Roman" w:hAnsi="Times New Roman" w:cs="Times New Roman"/>
        </w:rPr>
        <w:t xml:space="preserve"> was applied to limit assignments to </w:t>
      </w:r>
      <w:r w:rsidR="002A3FE3" w:rsidRPr="00E3555B">
        <w:rPr>
          <w:rFonts w:ascii="Times New Roman" w:hAnsi="Times New Roman" w:cs="Times New Roman"/>
        </w:rPr>
        <w:t xml:space="preserve">tributaries with a stream order of 3 or greater, </w:t>
      </w:r>
      <w:r w:rsidRPr="00E3555B">
        <w:rPr>
          <w:rFonts w:ascii="Times New Roman" w:hAnsi="Times New Roman" w:cs="Times New Roman"/>
        </w:rPr>
        <w:t xml:space="preserve">reflecting Chinook </w:t>
      </w:r>
      <w:r w:rsidR="0039711B" w:rsidRPr="00E3555B">
        <w:rPr>
          <w:rFonts w:ascii="Times New Roman" w:hAnsi="Times New Roman" w:cs="Times New Roman"/>
        </w:rPr>
        <w:t>s</w:t>
      </w:r>
      <w:r w:rsidRPr="00E3555B">
        <w:rPr>
          <w:rFonts w:ascii="Times New Roman" w:hAnsi="Times New Roman" w:cs="Times New Roman"/>
        </w:rPr>
        <w:t>almon’s known preference for spawning in larger streams</w:t>
      </w:r>
      <w:r w:rsidR="00143768" w:rsidRPr="00E3555B">
        <w:rPr>
          <w:rFonts w:ascii="Times New Roman" w:hAnsi="Times New Roman" w:cs="Times New Roman"/>
        </w:rPr>
        <w:t xml:space="preserve"> </w:t>
      </w:r>
      <w:r w:rsidR="00143768" w:rsidRPr="00E3555B">
        <w:rPr>
          <w:rFonts w:ascii="Times New Roman" w:hAnsi="Times New Roman" w:cs="Times New Roman"/>
        </w:rPr>
        <w:fldChar w:fldCharType="begin"/>
      </w:r>
      <w:r w:rsidR="00143768" w:rsidRPr="00E3555B">
        <w:rPr>
          <w:rFonts w:ascii="Times New Roman" w:hAnsi="Times New Roman" w:cs="Times New Roman"/>
        </w:rPr>
        <w:instrText xml:space="preserve"> ADDIN ZOTERO_ITEM CSL_CITATION {"citationID":"hf3x3enX","properties":{"formattedCitation":"(Quinn, 2018)","plainCitation":"(Quinn, 2018)","noteIndex":0},"citationItems":[{"id":5568,"uris":["http://zotero.org/users/8421274/items/TBWE7PX7"],"itemData":{"id":5568,"type":"book","publisher":"American Fisheries Society, University of Washington Press","title":"The Behavior and Ecology of Pacific Salmon and Trout","author":[{"family":"Quinn","given":"Thomas P"}],"issued":{"date-parts":[["2018",10]]}}}],"schema":"https://github.com/citation-style-language/schema/raw/master/csl-citation.json"} </w:instrText>
      </w:r>
      <w:r w:rsidR="00143768" w:rsidRPr="00E3555B">
        <w:rPr>
          <w:rFonts w:ascii="Times New Roman" w:hAnsi="Times New Roman" w:cs="Times New Roman"/>
        </w:rPr>
        <w:fldChar w:fldCharType="separate"/>
      </w:r>
      <w:r w:rsidR="00143768" w:rsidRPr="00E3555B">
        <w:rPr>
          <w:rFonts w:ascii="Times New Roman" w:hAnsi="Times New Roman" w:cs="Times New Roman"/>
          <w:noProof/>
        </w:rPr>
        <w:t>(Quinn, 2018)</w:t>
      </w:r>
      <w:r w:rsidR="00143768" w:rsidRPr="00E3555B">
        <w:rPr>
          <w:rFonts w:ascii="Times New Roman" w:hAnsi="Times New Roman" w:cs="Times New Roman"/>
        </w:rPr>
        <w:fldChar w:fldCharType="end"/>
      </w:r>
      <w:r w:rsidR="00143768" w:rsidRPr="00E3555B">
        <w:rPr>
          <w:rFonts w:ascii="Times New Roman" w:hAnsi="Times New Roman" w:cs="Times New Roman"/>
        </w:rPr>
        <w:t>.</w:t>
      </w:r>
      <w:r w:rsidRPr="00E3555B">
        <w:rPr>
          <w:rFonts w:ascii="Times New Roman" w:hAnsi="Times New Roman" w:cs="Times New Roman"/>
        </w:rPr>
        <w:t xml:space="preserve"> </w:t>
      </w:r>
      <w:r w:rsidR="002A3FE3" w:rsidRPr="00E3555B">
        <w:rPr>
          <w:rFonts w:ascii="Times New Roman" w:hAnsi="Times New Roman" w:cs="Times New Roman"/>
        </w:rPr>
        <w:t>R</w:t>
      </w:r>
      <w:r w:rsidRPr="00E3555B">
        <w:rPr>
          <w:rFonts w:ascii="Times New Roman" w:hAnsi="Times New Roman" w:cs="Times New Roman"/>
        </w:rPr>
        <w:t xml:space="preserve">eaches with a stream order of </w:t>
      </w:r>
      <w:r w:rsidR="002A3FE3" w:rsidRPr="00E3555B">
        <w:rPr>
          <w:rFonts w:ascii="Times New Roman" w:hAnsi="Times New Roman" w:cs="Times New Roman"/>
        </w:rPr>
        <w:t>3</w:t>
      </w:r>
      <w:r w:rsidRPr="00E3555B">
        <w:rPr>
          <w:rFonts w:ascii="Times New Roman" w:hAnsi="Times New Roman" w:cs="Times New Roman"/>
        </w:rPr>
        <w:t xml:space="preserve"> or greater were included in assignments (assigned a prior value of 1), while smaller tributaries were excluded (assigned a value of 0). </w:t>
      </w:r>
      <w:r w:rsidRPr="00E3555B">
        <w:rPr>
          <w:rFonts w:ascii="Times New Roman" w:eastAsia="Times New Roman" w:hAnsi="Times New Roman" w:cs="Times New Roman"/>
          <w:kern w:val="0"/>
          <w14:ligatures w14:val="none"/>
        </w:rPr>
        <w:t xml:space="preserve">Second, a habitat suitability prior (PHabitat) was used to exclude exceedingly slow or flat reaches determined to be unsuitable </w:t>
      </w:r>
      <w:r w:rsidR="0088327B" w:rsidRPr="00E3555B">
        <w:rPr>
          <w:rFonts w:ascii="Times New Roman" w:eastAsia="Times New Roman" w:hAnsi="Times New Roman" w:cs="Times New Roman"/>
          <w:kern w:val="0"/>
          <w14:ligatures w14:val="none"/>
        </w:rPr>
        <w:t xml:space="preserve">for </w:t>
      </w:r>
      <w:r w:rsidRPr="00E3555B">
        <w:rPr>
          <w:rFonts w:ascii="Times New Roman" w:eastAsia="Times New Roman" w:hAnsi="Times New Roman" w:cs="Times New Roman"/>
          <w:kern w:val="0"/>
          <w14:ligatures w14:val="none"/>
        </w:rPr>
        <w:t>spawning Chinook</w:t>
      </w:r>
      <w:r w:rsidR="0088327B" w:rsidRPr="00E3555B">
        <w:rPr>
          <w:rFonts w:ascii="Times New Roman" w:eastAsia="Times New Roman" w:hAnsi="Times New Roman" w:cs="Times New Roman"/>
          <w:kern w:val="0"/>
          <w14:ligatures w14:val="none"/>
        </w:rPr>
        <w:t xml:space="preserve"> salmon</w:t>
      </w:r>
      <w:r w:rsidR="00EF730C" w:rsidRPr="00E3555B">
        <w:rPr>
          <w:rFonts w:ascii="Times New Roman" w:eastAsia="Times New Roman" w:hAnsi="Times New Roman" w:cs="Times New Roman"/>
          <w:kern w:val="0"/>
          <w14:ligatures w14:val="none"/>
        </w:rPr>
        <w:t xml:space="preserve"> </w:t>
      </w:r>
      <w:r w:rsidR="00EF730C" w:rsidRPr="00E3555B">
        <w:rPr>
          <w:rFonts w:ascii="Times New Roman" w:eastAsia="Times New Roman" w:hAnsi="Times New Roman" w:cs="Times New Roman"/>
          <w:kern w:val="0"/>
          <w14:ligatures w14:val="none"/>
        </w:rPr>
        <w:fldChar w:fldCharType="begin"/>
      </w:r>
      <w:r w:rsidR="00EF730C" w:rsidRPr="00E3555B">
        <w:rPr>
          <w:rFonts w:ascii="Times New Roman" w:eastAsia="Times New Roman" w:hAnsi="Times New Roman" w:cs="Times New Roman"/>
          <w:kern w:val="0"/>
          <w14:ligatures w14:val="none"/>
        </w:rPr>
        <w:instrText xml:space="preserve"> ADDIN ZOTERO_ITEM CSL_CITATION {"citationID":"H4pJnquA","properties":{"formattedCitation":"(Makhlouf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EF730C" w:rsidRPr="00E3555B">
        <w:rPr>
          <w:rFonts w:ascii="Times New Roman" w:eastAsia="Times New Roman" w:hAnsi="Times New Roman" w:cs="Times New Roman"/>
          <w:kern w:val="0"/>
          <w14:ligatures w14:val="none"/>
        </w:rPr>
        <w:fldChar w:fldCharType="separate"/>
      </w:r>
      <w:r w:rsidR="00EF730C" w:rsidRPr="00E3555B">
        <w:rPr>
          <w:rFonts w:ascii="Times New Roman" w:eastAsia="Times New Roman" w:hAnsi="Times New Roman" w:cs="Times New Roman"/>
          <w:noProof/>
          <w:kern w:val="0"/>
          <w14:ligatures w14:val="none"/>
        </w:rPr>
        <w:t>(Makhlouf et al., 2025)</w:t>
      </w:r>
      <w:r w:rsidR="00EF730C" w:rsidRPr="00E3555B">
        <w:rPr>
          <w:rFonts w:ascii="Times New Roman" w:eastAsia="Times New Roman" w:hAnsi="Times New Roman" w:cs="Times New Roman"/>
          <w:kern w:val="0"/>
          <w14:ligatures w14:val="none"/>
        </w:rPr>
        <w:fldChar w:fldCharType="end"/>
      </w:r>
      <w:r w:rsidRPr="00E3555B">
        <w:rPr>
          <w:rFonts w:ascii="Times New Roman" w:eastAsia="Times New Roman" w:hAnsi="Times New Roman" w:cs="Times New Roman"/>
          <w:kern w:val="0"/>
          <w14:ligatures w14:val="none"/>
        </w:rPr>
        <w:t>.</w:t>
      </w:r>
      <w:r w:rsidRPr="00E3555B">
        <w:rPr>
          <w:rFonts w:ascii="Times New Roman" w:eastAsia="Times New Roman" w:hAnsi="Times New Roman" w:cs="Times New Roman"/>
          <w:kern w:val="0"/>
          <w:sz w:val="22"/>
          <w:szCs w:val="22"/>
          <w14:ligatures w14:val="none"/>
        </w:rPr>
        <w:t xml:space="preserve"> </w:t>
      </w:r>
      <w:r w:rsidRPr="00E3555B">
        <w:rPr>
          <w:rFonts w:ascii="Times New Roman" w:eastAsia="Times New Roman" w:hAnsi="Times New Roman" w:cs="Times New Roman"/>
          <w:kern w:val="0"/>
          <w14:ligatures w14:val="none"/>
        </w:rPr>
        <w:t xml:space="preserve">Finally, data was included on observed locations of </w:t>
      </w:r>
      <w:r w:rsidR="00B857E3" w:rsidRPr="00E3555B">
        <w:rPr>
          <w:rFonts w:ascii="Times New Roman" w:eastAsia="Times New Roman" w:hAnsi="Times New Roman" w:cs="Times New Roman"/>
          <w:kern w:val="0"/>
          <w14:ligatures w14:val="none"/>
        </w:rPr>
        <w:t xml:space="preserve">Chinook spawners </w:t>
      </w:r>
      <w:r w:rsidRPr="00E3555B">
        <w:rPr>
          <w:rFonts w:ascii="Times New Roman" w:eastAsia="Times New Roman" w:hAnsi="Times New Roman" w:cs="Times New Roman"/>
          <w:kern w:val="0"/>
          <w14:ligatures w14:val="none"/>
        </w:rPr>
        <w:t>derived from USGS Arctic-Yukon-Kuskokwim (AYK) Chinook Salmon Intrinsic potential mapping</w:t>
      </w:r>
      <w:r w:rsidR="00983880" w:rsidRPr="00E3555B">
        <w:rPr>
          <w:rFonts w:ascii="Times New Roman" w:eastAsia="Times New Roman" w:hAnsi="Times New Roman" w:cs="Times New Roman"/>
          <w:kern w:val="0"/>
          <w14:ligatures w14:val="none"/>
        </w:rPr>
        <w:t xml:space="preserve">, which </w:t>
      </w:r>
      <w:r w:rsidRPr="00E3555B">
        <w:rPr>
          <w:rFonts w:ascii="Times New Roman" w:eastAsia="Times New Roman" w:hAnsi="Times New Roman" w:cs="Times New Roman"/>
          <w:kern w:val="0"/>
          <w14:ligatures w14:val="none"/>
        </w:rPr>
        <w:t>synthesize</w:t>
      </w:r>
      <w:r w:rsidR="00983880" w:rsidRPr="00E3555B">
        <w:rPr>
          <w:rFonts w:ascii="Times New Roman" w:eastAsia="Times New Roman" w:hAnsi="Times New Roman" w:cs="Times New Roman"/>
          <w:kern w:val="0"/>
          <w14:ligatures w14:val="none"/>
        </w:rPr>
        <w:t>d</w:t>
      </w:r>
      <w:r w:rsidRPr="00E3555B">
        <w:rPr>
          <w:rFonts w:ascii="Times New Roman" w:eastAsia="Times New Roman" w:hAnsi="Times New Roman" w:cs="Times New Roman"/>
          <w:kern w:val="0"/>
          <w14:ligatures w14:val="none"/>
        </w:rPr>
        <w:t xml:space="preserve"> several sources of data on observed Chinook salmon spawners </w:t>
      </w:r>
      <w:r w:rsidR="00B857E3" w:rsidRPr="00E3555B">
        <w:rPr>
          <w:rFonts w:ascii="Times New Roman" w:eastAsia="Times New Roman" w:hAnsi="Times New Roman" w:cs="Times New Roman"/>
          <w:kern w:val="0"/>
          <w14:ligatures w14:val="none"/>
        </w:rPr>
        <w:t xml:space="preserve">into spatially referenced tributary data on the presence or absence of observations </w:t>
      </w:r>
      <w:r w:rsidR="0088327B" w:rsidRPr="00E3555B">
        <w:rPr>
          <w:rFonts w:ascii="Times New Roman" w:eastAsia="Times New Roman" w:hAnsi="Times New Roman" w:cs="Times New Roman"/>
          <w:kern w:val="0"/>
          <w14:ligatures w14:val="none"/>
        </w:rPr>
        <w:fldChar w:fldCharType="begin"/>
      </w:r>
      <w:r w:rsidR="0088327B" w:rsidRPr="00E3555B">
        <w:rPr>
          <w:rFonts w:ascii="Times New Roman" w:eastAsia="Times New Roman" w:hAnsi="Times New Roman" w:cs="Times New Roman"/>
          <w:kern w:val="0"/>
          <w14:ligatures w14:val="none"/>
        </w:rPr>
        <w:instrText xml:space="preserve"> ADDIN ZOTERO_ITEM CSL_CITATION {"citationID":"GgqWHCm6","properties":{"formattedCitation":"(Falke &amp; Paul, 2025)","plainCitation":"(Falke &amp; Paul, 2025)","noteIndex":0},"citationItems":[{"id":5400,"uris":["http://zotero.org/users/8421274/items/GG56Y5HB"],"itemData":{"id":5400,"type":"dataset","abstract":"Chinook Salmon (Oncorhynchus tshawytscha) are an important commercial, subsistence, and recreational fishery resource in Alaska, and recent population declines have resulted in closures of some Chinook Salmon fisheries. Research into environmental factors involved in the decline of salmon stocks has exposed information gaps regarding fine-scale freshwater habitat quality known to influence Chinook Salmon productivity. We developed spatially-explicit intrinsic habitat potential models for Chinook Salmon freshwater spawning and rearing life-stages based on geomorphic stream network attributes (e.g., gradient, mean annual flow, valley bottom width). Model predictions were applied to individual stream reaches and summarized across synthetic stream networks derived from high-resolution (5-meter) digital elevation models covering the Yukon River drainage west of the US-Canada border and the entire Kuskokwim River drainage (total stream length ~667,000 km across 1.3 million km2 area). Vector spatial datasets include unique reach contributing area (uRCA) and unique reach contributing area valley bottom (uRCA VB) polygons, and confluence to confluence streamline edges derived from the NetMap synthetic streamlines product. Tabular data includes a collection of stream attributes summarized by uRCA or uRCA VB polygons, and habitat model results derived from these stream attributes. See metadata records for individual data elements for a description of input sources, software\nenvironments, data quality, processing steps, and attribute information. Approximately 87,500 and 39,500 stream km were predicted to represent moderate to high (index scores 0.6-1.0) Chinook Salmon rearing and spawning habitat suitability, respectively. Our high-resolution, spatially explicit dataset provides many options for summarizing and visualizing habitat suitability across areal units (e.g., river basins, land management boundaries) and assessing the potential for high suitability habitats outside the known distribution of Chinook Salmon at scales useful for managers and the research community.","DOI":"10.5066/P95AV4JO","license":"Creative Commons Zero v1.0 Universal","medium":"csv,xml,shp","publisher":"U.S. Geological Survey","source":"DOI.org (Datacite)","title":"Stream Attributes and Habitat Intrinsic Potential Model Results to examine Freshwater Habitat Potential for Chinook Salmon in the Yukon and Kuskokwim River Basins, Alaska","URL":"https://www.sciencebase.gov/catalog/item/64df8deed34e5f6cd553baec","author":[{"family":"Falke","given":""},{"family":"Paul","given":""}],"accessed":{"date-parts":[["2025",6,4]]},"issued":{"date-parts":[["2025"]]}}}],"schema":"https://github.com/citation-style-language/schema/raw/master/csl-citation.json"} </w:instrText>
      </w:r>
      <w:r w:rsidR="0088327B" w:rsidRPr="00E3555B">
        <w:rPr>
          <w:rFonts w:ascii="Times New Roman" w:eastAsia="Times New Roman" w:hAnsi="Times New Roman" w:cs="Times New Roman"/>
          <w:kern w:val="0"/>
          <w14:ligatures w14:val="none"/>
        </w:rPr>
        <w:fldChar w:fldCharType="separate"/>
      </w:r>
      <w:r w:rsidR="0088327B" w:rsidRPr="00E3555B">
        <w:rPr>
          <w:rFonts w:ascii="Times New Roman" w:eastAsia="Times New Roman" w:hAnsi="Times New Roman" w:cs="Times New Roman"/>
          <w:noProof/>
          <w:kern w:val="0"/>
          <w14:ligatures w14:val="none"/>
        </w:rPr>
        <w:t>(Falke &amp; Paul, 2025)</w:t>
      </w:r>
      <w:r w:rsidR="0088327B" w:rsidRPr="00E3555B">
        <w:rPr>
          <w:rFonts w:ascii="Times New Roman" w:eastAsia="Times New Roman" w:hAnsi="Times New Roman" w:cs="Times New Roman"/>
          <w:kern w:val="0"/>
          <w14:ligatures w14:val="none"/>
        </w:rPr>
        <w:fldChar w:fldCharType="end"/>
      </w:r>
      <w:r w:rsidR="0088327B" w:rsidRPr="00E3555B">
        <w:rPr>
          <w:rFonts w:ascii="Times New Roman" w:eastAsia="Times New Roman" w:hAnsi="Times New Roman" w:cs="Times New Roman"/>
          <w:kern w:val="0"/>
          <w14:ligatures w14:val="none"/>
        </w:rPr>
        <w:t xml:space="preserve">. </w:t>
      </w:r>
      <w:r w:rsidRPr="00E3555B">
        <w:rPr>
          <w:rFonts w:ascii="Times New Roman" w:eastAsia="Times New Roman" w:hAnsi="Times New Roman" w:cs="Times New Roman"/>
          <w:kern w:val="0"/>
          <w14:ligatures w14:val="none"/>
        </w:rPr>
        <w:t>To avoid biasing regions without observations but with low sampling effort</w:t>
      </w:r>
      <w:r w:rsidR="0082206F" w:rsidRPr="00E3555B">
        <w:rPr>
          <w:rFonts w:ascii="Times New Roman" w:eastAsia="Times New Roman" w:hAnsi="Times New Roman" w:cs="Times New Roman"/>
          <w:kern w:val="0"/>
          <w14:ligatures w14:val="none"/>
        </w:rPr>
        <w:t xml:space="preserve"> </w:t>
      </w:r>
      <w:r w:rsidRPr="00E3555B">
        <w:rPr>
          <w:rFonts w:ascii="Times New Roman" w:eastAsia="Times New Roman" w:hAnsi="Times New Roman" w:cs="Times New Roman"/>
          <w:kern w:val="0"/>
          <w14:ligatures w14:val="none"/>
        </w:rPr>
        <w:t xml:space="preserve">this prior was applied </w:t>
      </w:r>
      <w:r w:rsidR="00B857E3" w:rsidRPr="00E3555B">
        <w:rPr>
          <w:rFonts w:ascii="Times New Roman" w:eastAsia="Times New Roman" w:hAnsi="Times New Roman" w:cs="Times New Roman"/>
          <w:kern w:val="0"/>
          <w14:ligatures w14:val="none"/>
        </w:rPr>
        <w:t xml:space="preserve">only </w:t>
      </w:r>
      <w:r w:rsidRPr="00E3555B">
        <w:rPr>
          <w:rFonts w:ascii="Times New Roman" w:eastAsia="Times New Roman" w:hAnsi="Times New Roman" w:cs="Times New Roman"/>
          <w:kern w:val="0"/>
          <w14:ligatures w14:val="none"/>
        </w:rPr>
        <w:t xml:space="preserve">to </w:t>
      </w:r>
      <w:r w:rsidR="002A3FE3" w:rsidRPr="00E3555B">
        <w:rPr>
          <w:rFonts w:ascii="Times New Roman" w:eastAsia="Times New Roman" w:hAnsi="Times New Roman" w:cs="Times New Roman"/>
          <w:kern w:val="0"/>
          <w14:ligatures w14:val="none"/>
        </w:rPr>
        <w:t xml:space="preserve">the two highest stream orders in the dataset (Stream order &gt;= 6). </w:t>
      </w:r>
      <w:r w:rsidRPr="00E3555B">
        <w:rPr>
          <w:rFonts w:ascii="Times New Roman" w:eastAsia="Times New Roman" w:hAnsi="Times New Roman" w:cs="Times New Roman"/>
          <w:kern w:val="0"/>
          <w14:ligatures w14:val="none"/>
        </w:rPr>
        <w:t>From these tributaries, reaches identified as lacking observed Chinook spawning were assigned as a value of 0.</w:t>
      </w:r>
      <w:r w:rsidRPr="00E3555B">
        <w:rPr>
          <w:rFonts w:ascii="Times New Roman" w:eastAsia="Times New Roman" w:hAnsi="Times New Roman" w:cs="Times New Roman"/>
          <w:kern w:val="0"/>
          <w:sz w:val="22"/>
          <w:szCs w:val="22"/>
          <w14:ligatures w14:val="none"/>
        </w:rPr>
        <w:t xml:space="preserve"> </w:t>
      </w:r>
    </w:p>
    <w:p w14:paraId="5E682EF5" w14:textId="4301186C" w:rsidR="00814EE7" w:rsidRPr="00E3555B" w:rsidRDefault="009110AF" w:rsidP="00814EE7">
      <w:pPr>
        <w:spacing w:line="480" w:lineRule="auto"/>
        <w:ind w:firstLine="720"/>
        <w:rPr>
          <w:rFonts w:ascii="Times New Roman" w:hAnsi="Times New Roman" w:cs="Times New Roman"/>
        </w:rPr>
      </w:pPr>
      <w:r w:rsidRPr="00E3555B">
        <w:rPr>
          <w:rFonts w:ascii="Times New Roman" w:hAnsi="Times New Roman" w:cs="Times New Roman"/>
        </w:rPr>
        <w:lastRenderedPageBreak/>
        <w:t xml:space="preserve">To estimate the spatial distribution of </w:t>
      </w:r>
      <w:r w:rsidR="00EE2480" w:rsidRPr="00E3555B">
        <w:rPr>
          <w:rFonts w:ascii="Times New Roman" w:hAnsi="Times New Roman" w:cs="Times New Roman"/>
        </w:rPr>
        <w:t xml:space="preserve">returns </w:t>
      </w:r>
      <w:r w:rsidR="00EF730C" w:rsidRPr="00E3555B">
        <w:rPr>
          <w:rFonts w:ascii="Times New Roman" w:hAnsi="Times New Roman" w:cs="Times New Roman"/>
        </w:rPr>
        <w:t>across</w:t>
      </w:r>
      <w:r w:rsidRPr="00E3555B">
        <w:rPr>
          <w:rFonts w:ascii="Times New Roman" w:hAnsi="Times New Roman" w:cs="Times New Roman"/>
        </w:rPr>
        <w:t xml:space="preserve"> a subset of the population, </w:t>
      </w:r>
      <w:r w:rsidR="009F3E36" w:rsidRPr="00E3555B">
        <w:rPr>
          <w:rFonts w:ascii="Times New Roman" w:hAnsi="Times New Roman" w:cs="Times New Roman"/>
        </w:rPr>
        <w:t xml:space="preserve">posterior probability values </w:t>
      </w:r>
      <w:r w:rsidR="00EF730C" w:rsidRPr="00E3555B">
        <w:rPr>
          <w:rFonts w:ascii="Times New Roman" w:hAnsi="Times New Roman" w:cs="Times New Roman"/>
        </w:rPr>
        <w:t>for all individuals in th</w:t>
      </w:r>
      <w:r w:rsidR="009E68C7" w:rsidRPr="00E3555B">
        <w:rPr>
          <w:rFonts w:ascii="Times New Roman" w:hAnsi="Times New Roman" w:cs="Times New Roman"/>
        </w:rPr>
        <w:t>at</w:t>
      </w:r>
      <w:r w:rsidR="00EF730C" w:rsidRPr="00E3555B">
        <w:rPr>
          <w:rFonts w:ascii="Times New Roman" w:hAnsi="Times New Roman" w:cs="Times New Roman"/>
        </w:rPr>
        <w:t xml:space="preserve"> subset </w:t>
      </w:r>
      <w:r w:rsidRPr="00E3555B">
        <w:rPr>
          <w:rFonts w:ascii="Times New Roman" w:hAnsi="Times New Roman" w:cs="Times New Roman"/>
        </w:rPr>
        <w:t xml:space="preserve">were summed </w:t>
      </w:r>
      <w:r w:rsidR="00983880" w:rsidRPr="00E3555B">
        <w:rPr>
          <w:rFonts w:ascii="Times New Roman" w:hAnsi="Times New Roman" w:cs="Times New Roman"/>
        </w:rPr>
        <w:t xml:space="preserve">at </w:t>
      </w:r>
      <w:r w:rsidR="00EF730C" w:rsidRPr="00E3555B">
        <w:rPr>
          <w:rFonts w:ascii="Times New Roman" w:hAnsi="Times New Roman" w:cs="Times New Roman"/>
        </w:rPr>
        <w:t>each location</w:t>
      </w:r>
      <w:r w:rsidR="00983880" w:rsidRPr="00E3555B">
        <w:rPr>
          <w:rFonts w:ascii="Times New Roman" w:hAnsi="Times New Roman" w:cs="Times New Roman"/>
        </w:rPr>
        <w:t>.</w:t>
      </w:r>
      <w:r w:rsidRPr="00E3555B">
        <w:rPr>
          <w:rFonts w:ascii="Times New Roman" w:hAnsi="Times New Roman" w:cs="Times New Roman"/>
        </w:rPr>
        <w:t xml:space="preserve"> </w:t>
      </w:r>
      <w:r w:rsidR="00EF730C" w:rsidRPr="00E3555B">
        <w:rPr>
          <w:rFonts w:ascii="Times New Roman" w:hAnsi="Times New Roman" w:cs="Times New Roman"/>
        </w:rPr>
        <w:t>Before summing, o</w:t>
      </w:r>
      <w:r w:rsidRPr="00E3555B">
        <w:rPr>
          <w:rFonts w:ascii="Times New Roman" w:hAnsi="Times New Roman" w:cs="Times New Roman"/>
        </w:rPr>
        <w:t>nly highly likely locations</w:t>
      </w:r>
      <w:r w:rsidR="0097261B" w:rsidRPr="00E3555B">
        <w:rPr>
          <w:rFonts w:ascii="Times New Roman" w:hAnsi="Times New Roman" w:cs="Times New Roman"/>
        </w:rPr>
        <w:t xml:space="preserve"> (</w:t>
      </w:r>
      <w:r w:rsidR="00EF730C" w:rsidRPr="00E3555B">
        <w:rPr>
          <w:rFonts w:ascii="Times New Roman" w:hAnsi="Times New Roman" w:cs="Times New Roman"/>
        </w:rPr>
        <w:t xml:space="preserve">the top </w:t>
      </w:r>
      <w:r w:rsidRPr="00E3555B">
        <w:rPr>
          <w:rFonts w:ascii="Times New Roman" w:hAnsi="Times New Roman" w:cs="Times New Roman"/>
        </w:rPr>
        <w:t>30% of posterior values</w:t>
      </w:r>
      <w:r w:rsidR="0097261B" w:rsidRPr="00E3555B">
        <w:rPr>
          <w:rFonts w:ascii="Times New Roman" w:hAnsi="Times New Roman" w:cs="Times New Roman"/>
        </w:rPr>
        <w:t>)</w:t>
      </w:r>
      <w:r w:rsidRPr="00E3555B">
        <w:rPr>
          <w:rFonts w:ascii="Times New Roman" w:hAnsi="Times New Roman" w:cs="Times New Roman"/>
        </w:rPr>
        <w:t xml:space="preserve"> were retained whereas all other values were assigned a value of 0</w:t>
      </w:r>
      <w:r w:rsidR="0097261B" w:rsidRPr="00E3555B">
        <w:rPr>
          <w:rFonts w:ascii="Times New Roman" w:hAnsi="Times New Roman" w:cs="Times New Roman"/>
        </w:rPr>
        <w:t xml:space="preserve"> </w:t>
      </w:r>
      <w:r w:rsidR="0097261B" w:rsidRPr="00E3555B">
        <w:rPr>
          <w:rFonts w:ascii="Times New Roman" w:hAnsi="Times New Roman" w:cs="Times New Roman"/>
        </w:rPr>
        <w:fldChar w:fldCharType="begin"/>
      </w:r>
      <w:r w:rsidR="0097261B" w:rsidRPr="00E3555B">
        <w:rPr>
          <w:rFonts w:ascii="Times New Roman" w:hAnsi="Times New Roman" w:cs="Times New Roman"/>
        </w:rPr>
        <w:instrText xml:space="preserve"> ADDIN ZOTERO_ITEM CSL_CITATION {"citationID":"NBaxQoVY","properties":{"formattedCitation":"(Brennan &amp; Schindler, 2017; Vander Zanden et al., 2015)","plainCitation":"(Brennan &amp; Schindler, 2017; Vander Zanden et al., 2015)","noteIndex":0},"citationItems":[{"id":1694,"uris":["http://zotero.org/users/8421274/items/NSWL6YPN"],"itemData":{"id":1694,"type":"article-journal","abstract":"Production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E."}],"issued":{"date-parts":[["2017"]]}}},{"id":5569,"uris":["http://zotero.org/users/8421274/items/MSKF925L"],"itemData":{"id":5569,"type":"article-journal","abstract":"Stable isotope analysis is a useful tool to track animal movements in both terrestrial and marine environments. These intrinsic markers are assimilated through the diet and may exhibit spatial gradients as a result of biogeochemical processes at the base of the food web. In the marine environment, maps to predict the spatial distribution of stable isotopes are limited, and thus determining geographic origin has been reliant upon integrating satellite telemetry and stable isotope data. Migratory sea turtles regularly move between foraging and reproductive areas. Whereas most nesting populations can be easily accessed and regularly monitored, little is known about the demographic trends in foraging populations. The purpose of the present study was to examine migration patterns of loggerhead nesting aggregations in the Gulf of Mexico (GoM), where sea turtles have been historically understudied. Two methods of geographic assignment using stable isotope values in known-origin samples from satellite telemetry were compared: (1) a nominal approach through discriminant analysis and (2) a novel continuous-surface approach using bivariate carbon and nitrogen isoscapes (isotopic landscapes) developed for this study. Tissue samples for stable isotope analysis were obtained from 60 satellite-tracked individuals at five nesting beaches within the GoM. Both methodological approaches for assignment resulted in high accuracy of foraging area determination, though each has advantages and disadvantages. The nominal approach is more appropriate when defined boundaries are necessary, but up to 42% of the individuals could not be considered in this approach. All individuals can be included in the continuous-surface approach, and individual results can be aggregated to identify geographic hotspots of foraging area use, though the accuracy rate was lower than nominal assignment. The methodological validation provides a foundation for future sea turtle studies in the region to inexpensively determine geographic origin for large numbers of untracked individuals. Regular monitoring of sea turtle nesting aggregations with stable isotope sampling can be used to fill critical data gaps regarding habitat use and migration patterns. Probabilistic assignment to origin with isoscapes has not been previously used in the marine environment, but the methods presented here could also be applied to other migratory marine species.","container-title":"Ecological Applications","DOI":"10.1890/14-0581.1","ISSN":"1939-5582","issue":"2","language":"en","license":"© 2015 by the Ecological Society of America","note":"_eprint: https://esajournals.onlinelibrary.wiley.com/doi/pdf/10.1890/14-0581.1","page":"320-335","source":"Wiley Online Library","title":"Determining origin in a migratory marine vertebrate: a novel method to integrate stable isotopes and satellite tracking","title-short":"Determining origin in a migratory marine vertebrate","volume":"25","author":[{"family":"Vander Zanden","given":"Hannah B."},{"family":"Tucker","given":"Anton D."},{"family":"Hart","given":"Kristen M."},{"family":"Lamont","given":"Margaret M."},{"family":"Fujisaki","given":"Ikuko"},{"family":"Addison","given":"David S."},{"family":"Mansfield","given":"Katherine L."},{"family":"Phillips","given":"Katrina F."},{"family":"Wunder","given":"Michael B."},{"family":"Bowen","given":"Gabriel J."},{"family":"Pajuelo","given":"Mariela"},{"family":"Bolten","given":"Alan B."},{"family":"Bjorndal","given":"Karen A."}],"issued":{"date-parts":[["2015"]]}}}],"schema":"https://github.com/citation-style-language/schema/raw/master/csl-citation.json"} </w:instrText>
      </w:r>
      <w:r w:rsidR="0097261B" w:rsidRPr="00E3555B">
        <w:rPr>
          <w:rFonts w:ascii="Times New Roman" w:hAnsi="Times New Roman" w:cs="Times New Roman"/>
        </w:rPr>
        <w:fldChar w:fldCharType="separate"/>
      </w:r>
      <w:r w:rsidR="0097261B" w:rsidRPr="00E3555B">
        <w:rPr>
          <w:rFonts w:ascii="Times New Roman" w:hAnsi="Times New Roman" w:cs="Times New Roman"/>
          <w:noProof/>
        </w:rPr>
        <w:t>(Brennan &amp; Schindler, 2017; Vander Zanden et al., 2015)</w:t>
      </w:r>
      <w:r w:rsidR="0097261B" w:rsidRPr="00E3555B">
        <w:rPr>
          <w:rFonts w:ascii="Times New Roman" w:hAnsi="Times New Roman" w:cs="Times New Roman"/>
        </w:rPr>
        <w:fldChar w:fldCharType="end"/>
      </w:r>
      <w:r w:rsidR="0097261B" w:rsidRPr="00E3555B">
        <w:rPr>
          <w:rFonts w:ascii="Times New Roman" w:hAnsi="Times New Roman" w:cs="Times New Roman"/>
        </w:rPr>
        <w:t xml:space="preserve">. </w:t>
      </w:r>
      <w:r w:rsidR="009E68C7" w:rsidRPr="00E3555B">
        <w:rPr>
          <w:rFonts w:ascii="Times New Roman" w:hAnsi="Times New Roman" w:cs="Times New Roman"/>
        </w:rPr>
        <w:t xml:space="preserve">We produced these estimates for four predefined temporal quartiles </w:t>
      </w:r>
      <w:r w:rsidR="0039711B" w:rsidRPr="00E3555B">
        <w:rPr>
          <w:rFonts w:ascii="Times New Roman" w:hAnsi="Times New Roman" w:cs="Times New Roman"/>
        </w:rPr>
        <w:t xml:space="preserve">of the salmon migration season </w:t>
      </w:r>
      <w:r w:rsidR="009F3E36" w:rsidRPr="00E3555B">
        <w:rPr>
          <w:rFonts w:ascii="Times New Roman" w:hAnsi="Times New Roman" w:cs="Times New Roman"/>
        </w:rPr>
        <w:t>based on capture date: Q1 (run start through June 11), Q2 (June 12-21), Q3 (June 22-July 1), and Q4 (July 2 onward).</w:t>
      </w:r>
      <w:r w:rsidR="0015783A" w:rsidRPr="00E3555B">
        <w:rPr>
          <w:rFonts w:ascii="Times New Roman" w:hAnsi="Times New Roman" w:cs="Times New Roman"/>
        </w:rPr>
        <w:t xml:space="preserve"> </w:t>
      </w:r>
      <w:r w:rsidR="00863C27" w:rsidRPr="00E3555B">
        <w:rPr>
          <w:rFonts w:ascii="Times New Roman" w:hAnsi="Times New Roman" w:cs="Times New Roman"/>
        </w:rPr>
        <w:t>These dates were chosen to roughly split the full run into quartiles</w:t>
      </w:r>
      <w:r w:rsidR="0088327B" w:rsidRPr="00E3555B">
        <w:rPr>
          <w:rFonts w:ascii="Times New Roman" w:hAnsi="Times New Roman" w:cs="Times New Roman"/>
        </w:rPr>
        <w:t xml:space="preserve"> while allowing for direct comparison among years</w:t>
      </w:r>
      <w:r w:rsidR="00863C27" w:rsidRPr="00E3555B">
        <w:rPr>
          <w:rFonts w:ascii="Times New Roman" w:hAnsi="Times New Roman" w:cs="Times New Roman"/>
        </w:rPr>
        <w:t xml:space="preserve">. </w:t>
      </w:r>
      <w:r w:rsidR="0039711B" w:rsidRPr="00E3555B">
        <w:rPr>
          <w:rFonts w:ascii="Times New Roman" w:hAnsi="Times New Roman" w:cs="Times New Roman"/>
        </w:rPr>
        <w:t>The June 11 date was chosen specifically to match the end of the ‘front end closure’ of the subsistence fishery</w:t>
      </w:r>
      <w:r w:rsidR="0097261B" w:rsidRPr="00E3555B">
        <w:rPr>
          <w:rFonts w:ascii="Times New Roman" w:hAnsi="Times New Roman" w:cs="Times New Roman"/>
        </w:rPr>
        <w:t xml:space="preserve">. </w:t>
      </w:r>
      <w:r w:rsidR="00D149EB" w:rsidRPr="00E3555B">
        <w:rPr>
          <w:rFonts w:ascii="Times New Roman" w:hAnsi="Times New Roman" w:cs="Times New Roman"/>
        </w:rPr>
        <w:t xml:space="preserve">Estimates were also produced for the full run </w:t>
      </w:r>
      <w:r w:rsidR="000C429D" w:rsidRPr="00E3555B">
        <w:rPr>
          <w:rFonts w:ascii="Times New Roman" w:hAnsi="Times New Roman" w:cs="Times New Roman"/>
        </w:rPr>
        <w:t>in</w:t>
      </w:r>
      <w:r w:rsidR="00D149EB" w:rsidRPr="00E3555B">
        <w:rPr>
          <w:rFonts w:ascii="Times New Roman" w:hAnsi="Times New Roman" w:cs="Times New Roman"/>
        </w:rPr>
        <w:t xml:space="preserve"> each year.</w:t>
      </w:r>
      <w:r w:rsidR="000C429D" w:rsidRPr="00E3555B">
        <w:rPr>
          <w:rFonts w:ascii="Times New Roman" w:hAnsi="Times New Roman" w:cs="Times New Roman"/>
        </w:rPr>
        <w:t xml:space="preserve"> </w:t>
      </w:r>
    </w:p>
    <w:p w14:paraId="3C4D1067" w14:textId="2AA581DD" w:rsidR="00E352BB" w:rsidRPr="00E3555B" w:rsidRDefault="00E3555B" w:rsidP="0033106A">
      <w:pPr>
        <w:spacing w:line="480" w:lineRule="auto"/>
        <w:ind w:firstLine="720"/>
        <w:rPr>
          <w:rStyle w:val="CommentReference"/>
          <w:rFonts w:ascii="Times New Roman" w:hAnsi="Times New Roman" w:cs="Times New Roman"/>
          <w:sz w:val="24"/>
          <w:szCs w:val="24"/>
        </w:rPr>
      </w:pPr>
      <w:r w:rsidRPr="00E3555B">
        <w:rPr>
          <w:rFonts w:ascii="Times New Roman" w:hAnsi="Times New Roman" w:cs="Times New Roman"/>
        </w:rPr>
        <w:t>Several m</w:t>
      </w:r>
      <w:r w:rsidR="0033106A" w:rsidRPr="00E3555B">
        <w:rPr>
          <w:rFonts w:ascii="Times New Roman" w:hAnsi="Times New Roman" w:cs="Times New Roman"/>
        </w:rPr>
        <w:t xml:space="preserve">ajor tributaries </w:t>
      </w:r>
      <w:r w:rsidR="00356F8B" w:rsidRPr="00E3555B">
        <w:rPr>
          <w:rFonts w:ascii="Times New Roman" w:hAnsi="Times New Roman" w:cs="Times New Roman"/>
        </w:rPr>
        <w:t xml:space="preserve">of management interest were identified </w:t>
      </w:r>
      <w:r w:rsidR="0033106A" w:rsidRPr="00E3555B">
        <w:rPr>
          <w:rFonts w:ascii="Times New Roman" w:hAnsi="Times New Roman" w:cs="Times New Roman"/>
        </w:rPr>
        <w:t>in the Kuskokwim river</w:t>
      </w:r>
      <w:r w:rsidR="00836381" w:rsidRPr="00E3555B">
        <w:rPr>
          <w:rFonts w:ascii="Times New Roman" w:hAnsi="Times New Roman" w:cs="Times New Roman"/>
        </w:rPr>
        <w:t>-</w:t>
      </w:r>
      <w:r w:rsidR="0033106A" w:rsidRPr="00E3555B">
        <w:rPr>
          <w:rFonts w:ascii="Times New Roman" w:hAnsi="Times New Roman" w:cs="Times New Roman"/>
        </w:rPr>
        <w:t xml:space="preserve"> basin</w:t>
      </w:r>
      <w:r w:rsidR="00356F8B" w:rsidRPr="00E3555B">
        <w:rPr>
          <w:rFonts w:ascii="Times New Roman" w:hAnsi="Times New Roman" w:cs="Times New Roman"/>
        </w:rPr>
        <w:t xml:space="preserve">. </w:t>
      </w:r>
      <w:r w:rsidR="0033106A" w:rsidRPr="00E3555B">
        <w:rPr>
          <w:rFonts w:ascii="Times New Roman" w:hAnsi="Times New Roman" w:cs="Times New Roman"/>
        </w:rPr>
        <w:t>From</w:t>
      </w:r>
      <w:r w:rsidR="007F747D" w:rsidRPr="00E3555B">
        <w:rPr>
          <w:rStyle w:val="CommentReference"/>
          <w:rFonts w:ascii="Times New Roman" w:hAnsi="Times New Roman" w:cs="Times New Roman"/>
          <w:sz w:val="24"/>
          <w:szCs w:val="24"/>
        </w:rPr>
        <w:t xml:space="preserve"> the furthest downstream connection of each of these tributaries to the mainstem</w:t>
      </w:r>
      <w:r w:rsidR="009E68C7" w:rsidRPr="00E3555B">
        <w:rPr>
          <w:rStyle w:val="CommentReference"/>
          <w:rFonts w:ascii="Times New Roman" w:hAnsi="Times New Roman" w:cs="Times New Roman"/>
          <w:sz w:val="24"/>
          <w:szCs w:val="24"/>
        </w:rPr>
        <w:t xml:space="preserve"> Kuskokwim River,</w:t>
      </w:r>
      <w:r w:rsidR="007F747D" w:rsidRPr="00E3555B">
        <w:rPr>
          <w:rStyle w:val="CommentReference"/>
          <w:rFonts w:ascii="Times New Roman" w:hAnsi="Times New Roman" w:cs="Times New Roman"/>
          <w:sz w:val="24"/>
          <w:szCs w:val="24"/>
        </w:rPr>
        <w:t xml:space="preserve"> all upstream segments were </w:t>
      </w:r>
      <w:r w:rsidR="009E68C7" w:rsidRPr="00E3555B">
        <w:rPr>
          <w:rStyle w:val="CommentReference"/>
          <w:rFonts w:ascii="Times New Roman" w:hAnsi="Times New Roman" w:cs="Times New Roman"/>
          <w:sz w:val="24"/>
          <w:szCs w:val="24"/>
        </w:rPr>
        <w:t xml:space="preserve">identified and </w:t>
      </w:r>
      <w:r w:rsidR="007F747D" w:rsidRPr="00E3555B">
        <w:rPr>
          <w:rStyle w:val="CommentReference"/>
          <w:rFonts w:ascii="Times New Roman" w:hAnsi="Times New Roman" w:cs="Times New Roman"/>
          <w:sz w:val="24"/>
          <w:szCs w:val="24"/>
        </w:rPr>
        <w:t>assigned to a common</w:t>
      </w:r>
      <w:r w:rsidR="009E68C7" w:rsidRPr="00E3555B">
        <w:rPr>
          <w:rStyle w:val="CommentReference"/>
          <w:rFonts w:ascii="Times New Roman" w:hAnsi="Times New Roman" w:cs="Times New Roman"/>
          <w:sz w:val="24"/>
          <w:szCs w:val="24"/>
        </w:rPr>
        <w:t xml:space="preserve"> identifier based on the name of the major tributary</w:t>
      </w:r>
      <w:r w:rsidR="007F747D" w:rsidRPr="00E3555B">
        <w:rPr>
          <w:rStyle w:val="CommentReference"/>
          <w:rFonts w:ascii="Times New Roman" w:hAnsi="Times New Roman" w:cs="Times New Roman"/>
          <w:sz w:val="24"/>
          <w:szCs w:val="24"/>
        </w:rPr>
        <w:t xml:space="preserve">. </w:t>
      </w:r>
      <w:r w:rsidR="009E68C7" w:rsidRPr="00E3555B">
        <w:rPr>
          <w:rStyle w:val="CommentReference"/>
          <w:rFonts w:ascii="Times New Roman" w:hAnsi="Times New Roman" w:cs="Times New Roman"/>
          <w:sz w:val="24"/>
          <w:szCs w:val="24"/>
        </w:rPr>
        <w:t xml:space="preserve">Regions of the basin which were not </w:t>
      </w:r>
      <w:proofErr w:type="gramStart"/>
      <w:r w:rsidR="00E352BB" w:rsidRPr="00E3555B">
        <w:rPr>
          <w:rStyle w:val="CommentReference"/>
          <w:rFonts w:ascii="Times New Roman" w:hAnsi="Times New Roman" w:cs="Times New Roman"/>
          <w:sz w:val="24"/>
          <w:szCs w:val="24"/>
        </w:rPr>
        <w:t>assigned</w:t>
      </w:r>
      <w:proofErr w:type="gramEnd"/>
      <w:r w:rsidR="00E352BB" w:rsidRPr="00E3555B">
        <w:rPr>
          <w:rStyle w:val="CommentReference"/>
          <w:rFonts w:ascii="Times New Roman" w:hAnsi="Times New Roman" w:cs="Times New Roman"/>
          <w:sz w:val="24"/>
          <w:szCs w:val="24"/>
        </w:rPr>
        <w:t xml:space="preserve"> a unit identifier</w:t>
      </w:r>
      <w:r w:rsidR="0033106A" w:rsidRPr="00E3555B">
        <w:rPr>
          <w:rStyle w:val="CommentReference"/>
          <w:rFonts w:ascii="Times New Roman" w:hAnsi="Times New Roman" w:cs="Times New Roman"/>
          <w:sz w:val="24"/>
          <w:szCs w:val="24"/>
        </w:rPr>
        <w:t xml:space="preserve"> (</w:t>
      </w:r>
      <w:proofErr w:type="gramStart"/>
      <w:r w:rsidR="00836381" w:rsidRPr="00E3555B">
        <w:rPr>
          <w:rStyle w:val="CommentReference"/>
          <w:rFonts w:ascii="Times New Roman" w:hAnsi="Times New Roman" w:cs="Times New Roman"/>
          <w:sz w:val="24"/>
          <w:szCs w:val="24"/>
        </w:rPr>
        <w:t>e.</w:t>
      </w:r>
      <w:ins w:id="43" w:author="Daniel Schindler" w:date="2025-11-11T17:59:00Z" w16du:dateUtc="2025-11-12T01:59:00Z">
        <w:r w:rsidR="00320DDA">
          <w:rPr>
            <w:rStyle w:val="CommentReference"/>
            <w:rFonts w:ascii="Times New Roman" w:hAnsi="Times New Roman" w:cs="Times New Roman"/>
            <w:sz w:val="24"/>
            <w:szCs w:val="24"/>
          </w:rPr>
          <w:t>g</w:t>
        </w:r>
      </w:ins>
      <w:proofErr w:type="gramEnd"/>
      <w:del w:id="44" w:author="Daniel Schindler" w:date="2025-11-11T17:59:00Z" w16du:dateUtc="2025-11-12T01:59:00Z">
        <w:r w:rsidR="00836381" w:rsidRPr="00E3555B" w:rsidDel="00320DDA">
          <w:rPr>
            <w:rStyle w:val="CommentReference"/>
            <w:rFonts w:ascii="Times New Roman" w:hAnsi="Times New Roman" w:cs="Times New Roman"/>
            <w:sz w:val="24"/>
            <w:szCs w:val="24"/>
          </w:rPr>
          <w:delText>x</w:delText>
        </w:r>
      </w:del>
      <w:r w:rsidR="00836381" w:rsidRPr="00E3555B">
        <w:rPr>
          <w:rStyle w:val="CommentReference"/>
          <w:rFonts w:ascii="Times New Roman" w:hAnsi="Times New Roman" w:cs="Times New Roman"/>
          <w:sz w:val="24"/>
          <w:szCs w:val="24"/>
        </w:rPr>
        <w:t>.</w:t>
      </w:r>
      <w:r w:rsidR="0033106A" w:rsidRPr="00E3555B">
        <w:rPr>
          <w:rStyle w:val="CommentReference"/>
          <w:rFonts w:ascii="Times New Roman" w:hAnsi="Times New Roman" w:cs="Times New Roman"/>
          <w:sz w:val="24"/>
          <w:szCs w:val="24"/>
        </w:rPr>
        <w:t xml:space="preserve"> portions of the mainstem Kuskokwim)</w:t>
      </w:r>
      <w:r w:rsidR="00E352BB" w:rsidRPr="00E3555B">
        <w:rPr>
          <w:rStyle w:val="CommentReference"/>
          <w:rFonts w:ascii="Times New Roman" w:hAnsi="Times New Roman" w:cs="Times New Roman"/>
          <w:sz w:val="24"/>
          <w:szCs w:val="24"/>
        </w:rPr>
        <w:t xml:space="preserve"> </w:t>
      </w:r>
      <w:r w:rsidR="009E68C7" w:rsidRPr="00E3555B">
        <w:rPr>
          <w:rStyle w:val="CommentReference"/>
          <w:rFonts w:ascii="Times New Roman" w:hAnsi="Times New Roman" w:cs="Times New Roman"/>
          <w:sz w:val="24"/>
          <w:szCs w:val="24"/>
        </w:rPr>
        <w:t xml:space="preserve">were </w:t>
      </w:r>
      <w:del w:id="45" w:author="Daniel Schindler" w:date="2025-11-11T17:59:00Z" w16du:dateUtc="2025-11-12T01:59:00Z">
        <w:r w:rsidR="009E68C7" w:rsidRPr="00E3555B" w:rsidDel="00320DDA">
          <w:rPr>
            <w:rStyle w:val="CommentReference"/>
            <w:rFonts w:ascii="Times New Roman" w:hAnsi="Times New Roman" w:cs="Times New Roman"/>
            <w:sz w:val="24"/>
            <w:szCs w:val="24"/>
          </w:rPr>
          <w:delText xml:space="preserve">manually </w:delText>
        </w:r>
      </w:del>
      <w:r w:rsidR="009E68C7" w:rsidRPr="00E3555B">
        <w:rPr>
          <w:rStyle w:val="CommentReference"/>
          <w:rFonts w:ascii="Times New Roman" w:hAnsi="Times New Roman" w:cs="Times New Roman"/>
          <w:sz w:val="24"/>
          <w:szCs w:val="24"/>
        </w:rPr>
        <w:t xml:space="preserve">grouped into </w:t>
      </w:r>
      <w:r w:rsidR="00152000" w:rsidRPr="00E3555B">
        <w:rPr>
          <w:rStyle w:val="CommentReference"/>
          <w:rFonts w:ascii="Times New Roman" w:hAnsi="Times New Roman" w:cs="Times New Roman"/>
          <w:sz w:val="24"/>
          <w:szCs w:val="24"/>
        </w:rPr>
        <w:t xml:space="preserve">regions </w:t>
      </w:r>
      <w:r w:rsidR="009E68C7" w:rsidRPr="00E3555B">
        <w:rPr>
          <w:rStyle w:val="CommentReference"/>
          <w:rFonts w:ascii="Times New Roman" w:hAnsi="Times New Roman" w:cs="Times New Roman"/>
          <w:sz w:val="24"/>
          <w:szCs w:val="24"/>
        </w:rPr>
        <w:t>of comparable size and spatial relevance to ensure complete basin coverage</w:t>
      </w:r>
      <w:r w:rsidR="0033106A" w:rsidRPr="00E3555B">
        <w:rPr>
          <w:rStyle w:val="CommentReference"/>
          <w:rFonts w:ascii="Times New Roman" w:hAnsi="Times New Roman" w:cs="Times New Roman"/>
          <w:sz w:val="24"/>
          <w:szCs w:val="24"/>
        </w:rPr>
        <w:t xml:space="preserve"> above the location of the test fishery</w:t>
      </w:r>
      <w:r w:rsidR="00356F8B" w:rsidRPr="00E3555B">
        <w:rPr>
          <w:rStyle w:val="CommentReference"/>
          <w:rFonts w:ascii="Times New Roman" w:hAnsi="Times New Roman" w:cs="Times New Roman"/>
          <w:sz w:val="24"/>
          <w:szCs w:val="24"/>
        </w:rPr>
        <w:t xml:space="preserve"> (</w:t>
      </w:r>
      <w:r w:rsidR="00E85535" w:rsidRPr="00E3555B">
        <w:rPr>
          <w:rStyle w:val="CommentReference"/>
          <w:rFonts w:ascii="Times New Roman" w:hAnsi="Times New Roman" w:cs="Times New Roman"/>
          <w:sz w:val="24"/>
          <w:szCs w:val="24"/>
        </w:rPr>
        <w:t>Fig.</w:t>
      </w:r>
      <w:r w:rsidR="00356F8B" w:rsidRPr="00E3555B">
        <w:rPr>
          <w:rStyle w:val="CommentReference"/>
          <w:rFonts w:ascii="Times New Roman" w:hAnsi="Times New Roman" w:cs="Times New Roman"/>
          <w:sz w:val="24"/>
          <w:szCs w:val="24"/>
        </w:rPr>
        <w:t xml:space="preserve"> 2a). </w:t>
      </w:r>
    </w:p>
    <w:p w14:paraId="38A831B5" w14:textId="4498E5B7" w:rsidR="001D3E40" w:rsidRPr="00E3555B" w:rsidRDefault="00F049B0" w:rsidP="00836381">
      <w:pPr>
        <w:spacing w:line="480" w:lineRule="auto"/>
        <w:ind w:firstLine="720"/>
        <w:rPr>
          <w:rFonts w:ascii="Times New Roman" w:hAnsi="Times New Roman" w:cs="Times New Roman"/>
        </w:rPr>
      </w:pPr>
      <w:r w:rsidRPr="00E3555B">
        <w:rPr>
          <w:rFonts w:ascii="Times New Roman" w:hAnsi="Times New Roman" w:cs="Times New Roman"/>
        </w:rPr>
        <w:t>To identify region</w:t>
      </w:r>
      <w:r w:rsidR="00836381" w:rsidRPr="00E3555B">
        <w:rPr>
          <w:rFonts w:ascii="Times New Roman" w:hAnsi="Times New Roman" w:cs="Times New Roman"/>
        </w:rPr>
        <w:t xml:space="preserve">al </w:t>
      </w:r>
      <w:ins w:id="46" w:author="Daniel Schindler" w:date="2025-11-11T18:00:00Z" w16du:dateUtc="2025-11-12T02:00:00Z">
        <w:r w:rsidR="00D554ED">
          <w:rPr>
            <w:rFonts w:ascii="Times New Roman" w:hAnsi="Times New Roman" w:cs="Times New Roman"/>
          </w:rPr>
          <w:t xml:space="preserve">stock </w:t>
        </w:r>
      </w:ins>
      <w:r w:rsidR="00836381" w:rsidRPr="00E3555B">
        <w:rPr>
          <w:rFonts w:ascii="Times New Roman" w:hAnsi="Times New Roman" w:cs="Times New Roman"/>
        </w:rPr>
        <w:t>groups</w:t>
      </w:r>
      <w:r w:rsidRPr="00E3555B">
        <w:rPr>
          <w:rFonts w:ascii="Times New Roman" w:hAnsi="Times New Roman" w:cs="Times New Roman"/>
        </w:rPr>
        <w:t xml:space="preserve"> that c</w:t>
      </w:r>
      <w:r w:rsidR="00836381" w:rsidRPr="00E3555B">
        <w:rPr>
          <w:rFonts w:ascii="Times New Roman" w:hAnsi="Times New Roman" w:cs="Times New Roman"/>
        </w:rPr>
        <w:t>an</w:t>
      </w:r>
      <w:r w:rsidRPr="00E3555B">
        <w:rPr>
          <w:rFonts w:ascii="Times New Roman" w:hAnsi="Times New Roman" w:cs="Times New Roman"/>
        </w:rPr>
        <w:t xml:space="preserve"> be distinguished based on their isotopic composition, we performed </w:t>
      </w:r>
      <w:r w:rsidR="00836381" w:rsidRPr="00E3555B">
        <w:rPr>
          <w:rFonts w:ascii="Times New Roman" w:hAnsi="Times New Roman" w:cs="Times New Roman"/>
        </w:rPr>
        <w:t>k</w:t>
      </w:r>
      <w:r w:rsidRPr="00E3555B">
        <w:rPr>
          <w:rFonts w:ascii="Times New Roman" w:hAnsi="Times New Roman" w:cs="Times New Roman"/>
        </w:rPr>
        <w:t xml:space="preserve">-means clustering using the full range of ⁸⁷Sr/⁸⁶Sr values within each tributary grouping. We then evaluated the clustering results for a range of cluster numbers (n = </w:t>
      </w:r>
      <w:r w:rsidR="00836381" w:rsidRPr="00E3555B">
        <w:rPr>
          <w:rFonts w:ascii="Times New Roman" w:hAnsi="Times New Roman" w:cs="Times New Roman"/>
        </w:rPr>
        <w:t>2-6</w:t>
      </w:r>
      <w:r w:rsidRPr="00E3555B">
        <w:rPr>
          <w:rFonts w:ascii="Times New Roman" w:hAnsi="Times New Roman" w:cs="Times New Roman"/>
        </w:rPr>
        <w:t>) using the silhouette score</w:t>
      </w:r>
      <w:r w:rsidR="00836381" w:rsidRPr="00E3555B">
        <w:rPr>
          <w:rFonts w:ascii="Times New Roman" w:hAnsi="Times New Roman" w:cs="Times New Roman"/>
        </w:rPr>
        <w:t xml:space="preserve">, which </w:t>
      </w:r>
      <w:r w:rsidR="00276AFF" w:rsidRPr="00E3555B">
        <w:rPr>
          <w:rFonts w:ascii="Times New Roman" w:hAnsi="Times New Roman" w:cs="Times New Roman"/>
        </w:rPr>
        <w:t>measure</w:t>
      </w:r>
      <w:r w:rsidR="00836381" w:rsidRPr="00E3555B">
        <w:rPr>
          <w:rFonts w:ascii="Times New Roman" w:hAnsi="Times New Roman" w:cs="Times New Roman"/>
        </w:rPr>
        <w:t>s</w:t>
      </w:r>
      <w:r w:rsidR="00276AFF" w:rsidRPr="00E3555B">
        <w:rPr>
          <w:rFonts w:ascii="Times New Roman" w:hAnsi="Times New Roman" w:cs="Times New Roman"/>
        </w:rPr>
        <w:t xml:space="preserve"> cluster quality by comparing within-cluster versus between-cluster distances</w:t>
      </w:r>
      <w:r w:rsidR="00E3555B" w:rsidRPr="00E3555B">
        <w:rPr>
          <w:rFonts w:ascii="Times New Roman" w:hAnsi="Times New Roman" w:cs="Times New Roman"/>
        </w:rPr>
        <w:t xml:space="preserve">. </w:t>
      </w:r>
      <w:r w:rsidR="00276AFF" w:rsidRPr="00E3555B">
        <w:rPr>
          <w:rFonts w:ascii="Times New Roman" w:hAnsi="Times New Roman" w:cs="Times New Roman"/>
        </w:rPr>
        <w:t>From th</w:t>
      </w:r>
      <w:r w:rsidR="00E3555B" w:rsidRPr="00E3555B">
        <w:rPr>
          <w:rFonts w:ascii="Times New Roman" w:hAnsi="Times New Roman" w:cs="Times New Roman"/>
        </w:rPr>
        <w:t>is</w:t>
      </w:r>
      <w:r w:rsidR="00276AFF" w:rsidRPr="00E3555B">
        <w:rPr>
          <w:rFonts w:ascii="Times New Roman" w:hAnsi="Times New Roman" w:cs="Times New Roman"/>
        </w:rPr>
        <w:t xml:space="preserve"> metric</w:t>
      </w:r>
      <w:r w:rsidR="00E3555B" w:rsidRPr="00E3555B">
        <w:rPr>
          <w:rFonts w:ascii="Times New Roman" w:hAnsi="Times New Roman" w:cs="Times New Roman"/>
        </w:rPr>
        <w:t xml:space="preserve"> </w:t>
      </w:r>
      <w:r w:rsidR="00276AFF" w:rsidRPr="00E3555B">
        <w:rPr>
          <w:rFonts w:ascii="Times New Roman" w:hAnsi="Times New Roman" w:cs="Times New Roman"/>
        </w:rPr>
        <w:t>we selected</w:t>
      </w:r>
      <w:r w:rsidR="002175BB" w:rsidRPr="00E3555B">
        <w:rPr>
          <w:rFonts w:ascii="Times New Roman" w:hAnsi="Times New Roman" w:cs="Times New Roman"/>
        </w:rPr>
        <w:t xml:space="preserve"> n =6</w:t>
      </w:r>
      <w:r w:rsidR="00276AFF" w:rsidRPr="00E3555B">
        <w:rPr>
          <w:rFonts w:ascii="Times New Roman" w:hAnsi="Times New Roman" w:cs="Times New Roman"/>
        </w:rPr>
        <w:t xml:space="preserve">, which maintained a high </w:t>
      </w:r>
      <w:r w:rsidR="002175BB" w:rsidRPr="00E3555B">
        <w:rPr>
          <w:rFonts w:ascii="Times New Roman" w:hAnsi="Times New Roman" w:cs="Times New Roman"/>
        </w:rPr>
        <w:t>silhouette</w:t>
      </w:r>
      <w:r w:rsidR="00276AFF" w:rsidRPr="00E3555B">
        <w:rPr>
          <w:rFonts w:ascii="Times New Roman" w:hAnsi="Times New Roman" w:cs="Times New Roman"/>
        </w:rPr>
        <w:t xml:space="preserve"> score while providing finer isotopic resolution across</w:t>
      </w:r>
      <w:r w:rsidR="00836381" w:rsidRPr="00E3555B">
        <w:rPr>
          <w:rFonts w:ascii="Times New Roman" w:hAnsi="Times New Roman" w:cs="Times New Roman"/>
        </w:rPr>
        <w:t xml:space="preserve"> </w:t>
      </w:r>
      <w:r w:rsidR="00276AFF" w:rsidRPr="00E3555B">
        <w:rPr>
          <w:rFonts w:ascii="Times New Roman" w:hAnsi="Times New Roman" w:cs="Times New Roman"/>
        </w:rPr>
        <w:t>management units.</w:t>
      </w:r>
      <w:r w:rsidR="00E3555B" w:rsidRPr="00E3555B">
        <w:rPr>
          <w:rFonts w:ascii="Times New Roman" w:hAnsi="Times New Roman" w:cs="Times New Roman"/>
        </w:rPr>
        <w:t xml:space="preserve"> </w:t>
      </w:r>
      <w:r w:rsidR="00836381" w:rsidRPr="00E3555B">
        <w:rPr>
          <w:rFonts w:ascii="Times New Roman" w:hAnsi="Times New Roman" w:cs="Times New Roman"/>
        </w:rPr>
        <w:t xml:space="preserve">The resulting </w:t>
      </w:r>
      <w:r w:rsidR="00836381" w:rsidRPr="00E3555B">
        <w:rPr>
          <w:rFonts w:ascii="Times New Roman" w:hAnsi="Times New Roman" w:cs="Times New Roman"/>
        </w:rPr>
        <w:lastRenderedPageBreak/>
        <w:t>groupings displayed a general pattern from upstream to downstream regions (</w:t>
      </w:r>
      <w:r w:rsidR="00E85535" w:rsidRPr="00E3555B">
        <w:rPr>
          <w:rFonts w:ascii="Times New Roman" w:hAnsi="Times New Roman" w:cs="Times New Roman"/>
        </w:rPr>
        <w:t>Fig.</w:t>
      </w:r>
      <w:r w:rsidR="00836381" w:rsidRPr="00E3555B">
        <w:rPr>
          <w:rFonts w:ascii="Times New Roman" w:hAnsi="Times New Roman" w:cs="Times New Roman"/>
        </w:rPr>
        <w:t xml:space="preserve"> 2b). However, </w:t>
      </w:r>
      <w:r w:rsidR="002175BB" w:rsidRPr="00E3555B">
        <w:rPr>
          <w:rFonts w:ascii="Times New Roman" w:hAnsi="Times New Roman" w:cs="Times New Roman"/>
        </w:rPr>
        <w:t xml:space="preserve">K-means clustering placed the </w:t>
      </w:r>
      <w:ins w:id="47" w:author="Daniel Schindler" w:date="2025-11-11T18:00:00Z" w16du:dateUtc="2025-11-12T02:00:00Z">
        <w:r w:rsidR="00D554ED">
          <w:rPr>
            <w:rFonts w:ascii="Times New Roman" w:hAnsi="Times New Roman" w:cs="Times New Roman"/>
          </w:rPr>
          <w:t>S</w:t>
        </w:r>
      </w:ins>
      <w:del w:id="48" w:author="Daniel Schindler" w:date="2025-11-11T18:00:00Z" w16du:dateUtc="2025-11-12T02:00:00Z">
        <w:r w:rsidR="00E3555B" w:rsidRPr="00E3555B" w:rsidDel="00D554ED">
          <w:rPr>
            <w:rFonts w:ascii="Times New Roman" w:hAnsi="Times New Roman" w:cs="Times New Roman"/>
          </w:rPr>
          <w:delText>s</w:delText>
        </w:r>
      </w:del>
      <w:r w:rsidR="002175BB" w:rsidRPr="00E3555B">
        <w:rPr>
          <w:rFonts w:ascii="Times New Roman" w:hAnsi="Times New Roman" w:cs="Times New Roman"/>
        </w:rPr>
        <w:t xml:space="preserve">outh </w:t>
      </w:r>
      <w:ins w:id="49" w:author="Daniel Schindler" w:date="2025-11-11T18:00:00Z" w16du:dateUtc="2025-11-12T02:00:00Z">
        <w:r w:rsidR="00D554ED">
          <w:rPr>
            <w:rFonts w:ascii="Times New Roman" w:hAnsi="Times New Roman" w:cs="Times New Roman"/>
          </w:rPr>
          <w:t>F</w:t>
        </w:r>
      </w:ins>
      <w:del w:id="50" w:author="Daniel Schindler" w:date="2025-11-11T18:00:00Z" w16du:dateUtc="2025-11-12T02:00:00Z">
        <w:r w:rsidR="002175BB" w:rsidRPr="00E3555B" w:rsidDel="00D554ED">
          <w:rPr>
            <w:rFonts w:ascii="Times New Roman" w:hAnsi="Times New Roman" w:cs="Times New Roman"/>
          </w:rPr>
          <w:delText>f</w:delText>
        </w:r>
      </w:del>
      <w:r w:rsidR="002175BB" w:rsidRPr="00E3555B">
        <w:rPr>
          <w:rFonts w:ascii="Times New Roman" w:hAnsi="Times New Roman" w:cs="Times New Roman"/>
        </w:rPr>
        <w:t xml:space="preserve">ork </w:t>
      </w:r>
      <w:ins w:id="51" w:author="Daniel Schindler" w:date="2025-11-11T18:00:00Z" w16du:dateUtc="2025-11-12T02:00:00Z">
        <w:r w:rsidR="00D554ED">
          <w:rPr>
            <w:rFonts w:ascii="Times New Roman" w:hAnsi="Times New Roman" w:cs="Times New Roman"/>
          </w:rPr>
          <w:t>K</w:t>
        </w:r>
      </w:ins>
      <w:del w:id="52" w:author="Daniel Schindler" w:date="2025-11-11T18:00:00Z" w16du:dateUtc="2025-11-12T02:00:00Z">
        <w:r w:rsidR="00E3555B" w:rsidRPr="00E3555B" w:rsidDel="00D554ED">
          <w:rPr>
            <w:rFonts w:ascii="Times New Roman" w:hAnsi="Times New Roman" w:cs="Times New Roman"/>
          </w:rPr>
          <w:delText>k</w:delText>
        </w:r>
      </w:del>
      <w:r w:rsidR="002175BB" w:rsidRPr="00E3555B">
        <w:rPr>
          <w:rFonts w:ascii="Times New Roman" w:hAnsi="Times New Roman" w:cs="Times New Roman"/>
        </w:rPr>
        <w:t xml:space="preserve">uskokwim tributary grouping in a lower watershed </w:t>
      </w:r>
      <w:r w:rsidR="00276AFF" w:rsidRPr="00E3555B">
        <w:rPr>
          <w:rFonts w:ascii="Times New Roman" w:hAnsi="Times New Roman" w:cs="Times New Roman"/>
        </w:rPr>
        <w:t xml:space="preserve">group because of a very small </w:t>
      </w:r>
      <w:r w:rsidR="00843258" w:rsidRPr="00E3555B">
        <w:rPr>
          <w:rFonts w:ascii="Times New Roman" w:hAnsi="Times New Roman" w:cs="Times New Roman"/>
        </w:rPr>
        <w:t>number</w:t>
      </w:r>
      <w:r w:rsidR="00276AFF" w:rsidRPr="00E3555B">
        <w:rPr>
          <w:rFonts w:ascii="Times New Roman" w:hAnsi="Times New Roman" w:cs="Times New Roman"/>
        </w:rPr>
        <w:t xml:space="preserve"> of enriched tributaries at the headwaters of this tributary group. </w:t>
      </w:r>
      <w:r w:rsidR="00836381" w:rsidRPr="00E3555B">
        <w:rPr>
          <w:rFonts w:ascii="Times New Roman" w:hAnsi="Times New Roman" w:cs="Times New Roman"/>
        </w:rPr>
        <w:t>Bas</w:t>
      </w:r>
      <w:r w:rsidR="00276AFF" w:rsidRPr="00E3555B">
        <w:rPr>
          <w:rFonts w:ascii="Times New Roman" w:hAnsi="Times New Roman" w:cs="Times New Roman"/>
        </w:rPr>
        <w:t xml:space="preserve">ed on </w:t>
      </w:r>
      <w:r w:rsidR="00E3555B" w:rsidRPr="00E3555B">
        <w:rPr>
          <w:rFonts w:ascii="Times New Roman" w:hAnsi="Times New Roman" w:cs="Times New Roman"/>
        </w:rPr>
        <w:t xml:space="preserve">an </w:t>
      </w:r>
      <w:r w:rsidR="00276AFF" w:rsidRPr="00E3555B">
        <w:rPr>
          <w:rFonts w:ascii="Times New Roman" w:hAnsi="Times New Roman" w:cs="Times New Roman"/>
        </w:rPr>
        <w:t xml:space="preserve">evaluation of the isotopic composition compared to other nearby tributary groups we manually added the South </w:t>
      </w:r>
      <w:ins w:id="53" w:author="Daniel Schindler" w:date="2025-11-11T18:00:00Z" w16du:dateUtc="2025-11-12T02:00:00Z">
        <w:r w:rsidR="00D554ED">
          <w:rPr>
            <w:rFonts w:ascii="Times New Roman" w:hAnsi="Times New Roman" w:cs="Times New Roman"/>
          </w:rPr>
          <w:t>F</w:t>
        </w:r>
      </w:ins>
      <w:del w:id="54" w:author="Daniel Schindler" w:date="2025-11-11T18:00:00Z" w16du:dateUtc="2025-11-12T02:00:00Z">
        <w:r w:rsidR="00276AFF" w:rsidRPr="00E3555B" w:rsidDel="00D554ED">
          <w:rPr>
            <w:rFonts w:ascii="Times New Roman" w:hAnsi="Times New Roman" w:cs="Times New Roman"/>
          </w:rPr>
          <w:delText>f</w:delText>
        </w:r>
      </w:del>
      <w:r w:rsidR="00276AFF" w:rsidRPr="00E3555B">
        <w:rPr>
          <w:rFonts w:ascii="Times New Roman" w:hAnsi="Times New Roman" w:cs="Times New Roman"/>
        </w:rPr>
        <w:t xml:space="preserve">ork Kuskokwim group to its nearest </w:t>
      </w:r>
      <w:r w:rsidR="00116F1B" w:rsidRPr="00E3555B">
        <w:rPr>
          <w:rFonts w:ascii="Times New Roman" w:hAnsi="Times New Roman" w:cs="Times New Roman"/>
        </w:rPr>
        <w:t>watershed group (group 5)</w:t>
      </w:r>
      <w:r w:rsidR="00276AFF" w:rsidRPr="00E3555B">
        <w:rPr>
          <w:rFonts w:ascii="Times New Roman" w:hAnsi="Times New Roman" w:cs="Times New Roman"/>
        </w:rPr>
        <w:t xml:space="preserve">. </w:t>
      </w:r>
    </w:p>
    <w:p w14:paraId="168A5EB6" w14:textId="29DC03C5" w:rsidR="007F747D" w:rsidRPr="00E3555B" w:rsidRDefault="009E68C7" w:rsidP="007F747D">
      <w:pPr>
        <w:spacing w:line="480" w:lineRule="auto"/>
        <w:rPr>
          <w:rFonts w:ascii="Times New Roman" w:hAnsi="Times New Roman" w:cs="Times New Roman"/>
          <w:b/>
          <w:bCs/>
        </w:rPr>
      </w:pPr>
      <w:r w:rsidRPr="00E3555B">
        <w:rPr>
          <w:rFonts w:ascii="Times New Roman" w:hAnsi="Times New Roman" w:cs="Times New Roman"/>
          <w:b/>
          <w:bCs/>
        </w:rPr>
        <w:t xml:space="preserve">Spatiotemporal </w:t>
      </w:r>
      <w:r w:rsidR="007F747D" w:rsidRPr="00E3555B">
        <w:rPr>
          <w:rFonts w:ascii="Times New Roman" w:hAnsi="Times New Roman" w:cs="Times New Roman"/>
          <w:b/>
          <w:bCs/>
        </w:rPr>
        <w:t xml:space="preserve">Stock Contribution Analysis </w:t>
      </w:r>
    </w:p>
    <w:p w14:paraId="2E1403AA" w14:textId="7EACFD9F" w:rsidR="00E35059" w:rsidRPr="00E3555B" w:rsidRDefault="00E352BB" w:rsidP="00E3555B">
      <w:pPr>
        <w:spacing w:line="480" w:lineRule="auto"/>
        <w:ind w:firstLine="720"/>
        <w:rPr>
          <w:rFonts w:ascii="Times New Roman" w:hAnsi="Times New Roman" w:cs="Times New Roman"/>
        </w:rPr>
      </w:pPr>
      <w:r w:rsidRPr="00E3555B">
        <w:rPr>
          <w:rFonts w:ascii="Times New Roman" w:hAnsi="Times New Roman" w:cs="Times New Roman"/>
        </w:rPr>
        <w:t xml:space="preserve">For each year and seasonal quartile, tributary-level return estimates were aggregated into </w:t>
      </w:r>
      <w:r w:rsidR="00E3555B" w:rsidRPr="00E3555B">
        <w:rPr>
          <w:rFonts w:ascii="Times New Roman" w:hAnsi="Times New Roman" w:cs="Times New Roman"/>
        </w:rPr>
        <w:t xml:space="preserve">the 6 </w:t>
      </w:r>
      <w:del w:id="55" w:author="Daniel Schindler" w:date="2025-11-11T18:31:00Z" w16du:dateUtc="2025-11-12T02:31:00Z">
        <w:r w:rsidR="00E3555B" w:rsidRPr="00E3555B" w:rsidDel="00F82735">
          <w:rPr>
            <w:rFonts w:ascii="Times New Roman" w:hAnsi="Times New Roman" w:cs="Times New Roman"/>
          </w:rPr>
          <w:delText>regional</w:delText>
        </w:r>
        <w:r w:rsidR="0071320D" w:rsidRPr="00E3555B" w:rsidDel="00F82735">
          <w:rPr>
            <w:rFonts w:ascii="Times New Roman" w:hAnsi="Times New Roman" w:cs="Times New Roman"/>
          </w:rPr>
          <w:delText xml:space="preserve"> </w:delText>
        </w:r>
      </w:del>
      <w:ins w:id="56" w:author="Daniel Schindler" w:date="2025-11-11T18:31:00Z" w16du:dateUtc="2025-11-12T02:31:00Z">
        <w:r w:rsidR="00F82735">
          <w:rPr>
            <w:rFonts w:ascii="Times New Roman" w:hAnsi="Times New Roman" w:cs="Times New Roman"/>
          </w:rPr>
          <w:t>stock</w:t>
        </w:r>
        <w:r w:rsidR="00F82735" w:rsidRPr="00E3555B">
          <w:rPr>
            <w:rFonts w:ascii="Times New Roman" w:hAnsi="Times New Roman" w:cs="Times New Roman"/>
          </w:rPr>
          <w:t xml:space="preserve"> </w:t>
        </w:r>
      </w:ins>
      <w:r w:rsidR="0071320D" w:rsidRPr="00E3555B">
        <w:rPr>
          <w:rFonts w:ascii="Times New Roman" w:hAnsi="Times New Roman" w:cs="Times New Roman"/>
        </w:rPr>
        <w:t xml:space="preserve">groups </w:t>
      </w:r>
      <w:r w:rsidRPr="00E3555B">
        <w:rPr>
          <w:rFonts w:ascii="Times New Roman" w:hAnsi="Times New Roman" w:cs="Times New Roman"/>
        </w:rPr>
        <w:t xml:space="preserve">and normalized to sum to one across the basin, representing each </w:t>
      </w:r>
      <w:r w:rsidR="0071320D" w:rsidRPr="00E3555B">
        <w:rPr>
          <w:rFonts w:ascii="Times New Roman" w:hAnsi="Times New Roman" w:cs="Times New Roman"/>
        </w:rPr>
        <w:t>group’s</w:t>
      </w:r>
      <w:r w:rsidRPr="00E3555B">
        <w:rPr>
          <w:rFonts w:ascii="Times New Roman" w:hAnsi="Times New Roman" w:cs="Times New Roman"/>
        </w:rPr>
        <w:t xml:space="preserve"> proportional contribution to that quartile. Summary statistics were then calculated across all years for each </w:t>
      </w:r>
      <w:r w:rsidR="0071320D" w:rsidRPr="00E3555B">
        <w:rPr>
          <w:rFonts w:ascii="Times New Roman" w:hAnsi="Times New Roman" w:cs="Times New Roman"/>
        </w:rPr>
        <w:t xml:space="preserve">group </w:t>
      </w:r>
      <w:r w:rsidRPr="00E3555B">
        <w:rPr>
          <w:rFonts w:ascii="Times New Roman" w:hAnsi="Times New Roman" w:cs="Times New Roman"/>
        </w:rPr>
        <w:t>(</w:t>
      </w:r>
      <w:r w:rsidR="00E85535" w:rsidRPr="00E3555B">
        <w:rPr>
          <w:rFonts w:ascii="Times New Roman" w:hAnsi="Times New Roman" w:cs="Times New Roman"/>
        </w:rPr>
        <w:t>Fig.</w:t>
      </w:r>
      <w:r w:rsidRPr="00E3555B">
        <w:rPr>
          <w:rFonts w:ascii="Times New Roman" w:hAnsi="Times New Roman" w:cs="Times New Roman"/>
        </w:rPr>
        <w:t xml:space="preserve"> 3)</w:t>
      </w:r>
      <w:r w:rsidR="00C67BC1" w:rsidRPr="00E3555B">
        <w:rPr>
          <w:rFonts w:ascii="Times New Roman" w:hAnsi="Times New Roman" w:cs="Times New Roman"/>
        </w:rPr>
        <w:t xml:space="preserve">. </w:t>
      </w:r>
      <w:r w:rsidR="00460AE8" w:rsidRPr="00E3555B">
        <w:rPr>
          <w:rFonts w:ascii="Times New Roman" w:hAnsi="Times New Roman" w:cs="Times New Roman"/>
        </w:rPr>
        <w:t>Cumulative distribution functions were</w:t>
      </w:r>
      <w:r w:rsidR="005F27E4" w:rsidRPr="00E3555B">
        <w:rPr>
          <w:rFonts w:ascii="Times New Roman" w:hAnsi="Times New Roman" w:cs="Times New Roman"/>
        </w:rPr>
        <w:t xml:space="preserve"> </w:t>
      </w:r>
      <w:r w:rsidR="00460AE8" w:rsidRPr="00E3555B">
        <w:rPr>
          <w:rFonts w:ascii="Times New Roman" w:hAnsi="Times New Roman" w:cs="Times New Roman"/>
        </w:rPr>
        <w:t>constructed to examine trends in relative run timing among</w:t>
      </w:r>
      <w:ins w:id="57" w:author="Daniel Schindler" w:date="2025-11-11T18:31:00Z" w16du:dateUtc="2025-11-12T02:31:00Z">
        <w:r w:rsidR="00F82735">
          <w:rPr>
            <w:rFonts w:ascii="Times New Roman" w:hAnsi="Times New Roman" w:cs="Times New Roman"/>
          </w:rPr>
          <w:t xml:space="preserve"> stock</w:t>
        </w:r>
      </w:ins>
      <w:r w:rsidR="00460AE8" w:rsidRPr="00E3555B">
        <w:rPr>
          <w:rFonts w:ascii="Times New Roman" w:hAnsi="Times New Roman" w:cs="Times New Roman"/>
        </w:rPr>
        <w:t xml:space="preserve"> </w:t>
      </w:r>
      <w:r w:rsidR="0071320D" w:rsidRPr="00E3555B">
        <w:rPr>
          <w:rFonts w:ascii="Times New Roman" w:hAnsi="Times New Roman" w:cs="Times New Roman"/>
        </w:rPr>
        <w:t xml:space="preserve">groups independent </w:t>
      </w:r>
      <w:r w:rsidR="00460AE8" w:rsidRPr="00E3555B">
        <w:rPr>
          <w:rFonts w:ascii="Times New Roman" w:hAnsi="Times New Roman" w:cs="Times New Roman"/>
        </w:rPr>
        <w:t xml:space="preserve">of abundance and quartile cut-off dates. For each year, the full run was split into 3-day intervals and the cumulative </w:t>
      </w:r>
      <w:r w:rsidR="00455561" w:rsidRPr="00E3555B">
        <w:rPr>
          <w:rFonts w:ascii="Times New Roman" w:hAnsi="Times New Roman" w:cs="Times New Roman"/>
        </w:rPr>
        <w:t xml:space="preserve">number </w:t>
      </w:r>
      <w:r w:rsidR="00460AE8" w:rsidRPr="00E3555B">
        <w:rPr>
          <w:rFonts w:ascii="Times New Roman" w:hAnsi="Times New Roman" w:cs="Times New Roman"/>
        </w:rPr>
        <w:t xml:space="preserve">of returners for each </w:t>
      </w:r>
      <w:r w:rsidR="0071320D" w:rsidRPr="00E3555B">
        <w:rPr>
          <w:rFonts w:ascii="Times New Roman" w:hAnsi="Times New Roman" w:cs="Times New Roman"/>
        </w:rPr>
        <w:t>group</w:t>
      </w:r>
      <w:r w:rsidR="00460AE8" w:rsidRPr="00E3555B">
        <w:rPr>
          <w:rFonts w:ascii="Times New Roman" w:hAnsi="Times New Roman" w:cs="Times New Roman"/>
        </w:rPr>
        <w:t xml:space="preserve"> was compared to</w:t>
      </w:r>
      <w:r w:rsidR="0071320D" w:rsidRPr="00E3555B">
        <w:rPr>
          <w:rFonts w:ascii="Times New Roman" w:hAnsi="Times New Roman" w:cs="Times New Roman"/>
        </w:rPr>
        <w:t xml:space="preserve"> its full season contribution</w:t>
      </w:r>
      <w:r w:rsidR="00E3555B" w:rsidRPr="00E3555B">
        <w:rPr>
          <w:rFonts w:ascii="Times New Roman" w:hAnsi="Times New Roman" w:cs="Times New Roman"/>
        </w:rPr>
        <w:t>.</w:t>
      </w:r>
      <w:r w:rsidR="00460AE8" w:rsidRPr="00E3555B">
        <w:rPr>
          <w:rFonts w:ascii="Times New Roman" w:hAnsi="Times New Roman" w:cs="Times New Roman"/>
        </w:rPr>
        <w:t xml:space="preserve"> Resulting data (</w:t>
      </w:r>
      <w:r w:rsidR="00E85535" w:rsidRPr="00E3555B">
        <w:rPr>
          <w:rFonts w:ascii="Times New Roman" w:hAnsi="Times New Roman" w:cs="Times New Roman"/>
        </w:rPr>
        <w:t>Fig.</w:t>
      </w:r>
      <w:r w:rsidR="00460AE8" w:rsidRPr="00E3555B">
        <w:rPr>
          <w:rFonts w:ascii="Times New Roman" w:hAnsi="Times New Roman" w:cs="Times New Roman"/>
        </w:rPr>
        <w:t xml:space="preserve"> 4) illustrate the proportion (0-1) of each </w:t>
      </w:r>
      <w:r w:rsidR="0071320D" w:rsidRPr="00E3555B">
        <w:rPr>
          <w:rFonts w:ascii="Times New Roman" w:hAnsi="Times New Roman" w:cs="Times New Roman"/>
        </w:rPr>
        <w:t>group’s</w:t>
      </w:r>
      <w:r w:rsidR="00460AE8" w:rsidRPr="00E3555B">
        <w:rPr>
          <w:rFonts w:ascii="Times New Roman" w:hAnsi="Times New Roman" w:cs="Times New Roman"/>
        </w:rPr>
        <w:t xml:space="preserve"> total cumulative contribution at each 3-day interval.</w:t>
      </w:r>
      <w:r w:rsidR="00C67BC1" w:rsidRPr="00E3555B">
        <w:rPr>
          <w:rFonts w:ascii="Times New Roman" w:hAnsi="Times New Roman" w:cs="Times New Roman"/>
        </w:rPr>
        <w:t xml:space="preserve"> </w:t>
      </w:r>
      <w:r w:rsidR="00460AE8" w:rsidRPr="00E3555B">
        <w:rPr>
          <w:rFonts w:ascii="Times New Roman" w:hAnsi="Times New Roman" w:cs="Times New Roman"/>
        </w:rPr>
        <w:t xml:space="preserve">To evaluate the effect of the currently implemented front-end closure, we compared the proportion of each </w:t>
      </w:r>
      <w:r w:rsidR="0071320D" w:rsidRPr="00E3555B">
        <w:rPr>
          <w:rFonts w:ascii="Times New Roman" w:hAnsi="Times New Roman" w:cs="Times New Roman"/>
        </w:rPr>
        <w:t>group’s</w:t>
      </w:r>
      <w:r w:rsidR="00460AE8" w:rsidRPr="00E3555B">
        <w:rPr>
          <w:rFonts w:ascii="Times New Roman" w:hAnsi="Times New Roman" w:cs="Times New Roman"/>
        </w:rPr>
        <w:t xml:space="preserve"> total contribution within the front-end closure window (the first seasonal quartile (Q1) in our dataset)</w:t>
      </w:r>
      <w:r w:rsidR="00455561" w:rsidRPr="00E3555B">
        <w:rPr>
          <w:rFonts w:ascii="Times New Roman" w:hAnsi="Times New Roman" w:cs="Times New Roman"/>
        </w:rPr>
        <w:t xml:space="preserve"> to their full contribution in that year</w:t>
      </w:r>
      <w:r w:rsidR="00E3555B" w:rsidRPr="00E3555B">
        <w:rPr>
          <w:rFonts w:ascii="Times New Roman" w:hAnsi="Times New Roman" w:cs="Times New Roman"/>
        </w:rPr>
        <w:t xml:space="preserve">, </w:t>
      </w:r>
      <w:r w:rsidR="00460AE8" w:rsidRPr="00E3555B">
        <w:rPr>
          <w:rFonts w:ascii="Times New Roman" w:hAnsi="Times New Roman" w:cs="Times New Roman"/>
        </w:rPr>
        <w:t>illustrat</w:t>
      </w:r>
      <w:r w:rsidR="00E3555B" w:rsidRPr="00E3555B">
        <w:rPr>
          <w:rFonts w:ascii="Times New Roman" w:hAnsi="Times New Roman" w:cs="Times New Roman"/>
        </w:rPr>
        <w:t>ing</w:t>
      </w:r>
      <w:r w:rsidR="00460AE8" w:rsidRPr="00E3555B">
        <w:rPr>
          <w:rFonts w:ascii="Times New Roman" w:hAnsi="Times New Roman" w:cs="Times New Roman"/>
        </w:rPr>
        <w:t xml:space="preserve"> the protection afforded to each </w:t>
      </w:r>
      <w:r w:rsidR="0071320D" w:rsidRPr="00E3555B">
        <w:rPr>
          <w:rFonts w:ascii="Times New Roman" w:hAnsi="Times New Roman" w:cs="Times New Roman"/>
        </w:rPr>
        <w:t>regional group</w:t>
      </w:r>
      <w:r w:rsidR="00460AE8" w:rsidRPr="00E3555B">
        <w:rPr>
          <w:rFonts w:ascii="Times New Roman" w:hAnsi="Times New Roman" w:cs="Times New Roman"/>
        </w:rPr>
        <w:t xml:space="preserve"> based on the proportion of its total r</w:t>
      </w:r>
      <w:r w:rsidR="00E3555B" w:rsidRPr="00E3555B">
        <w:rPr>
          <w:rFonts w:ascii="Times New Roman" w:hAnsi="Times New Roman" w:cs="Times New Roman"/>
        </w:rPr>
        <w:t>eturns</w:t>
      </w:r>
      <w:r w:rsidR="00E26D9D" w:rsidRPr="00E3555B">
        <w:rPr>
          <w:rFonts w:ascii="Times New Roman" w:hAnsi="Times New Roman" w:cs="Times New Roman"/>
        </w:rPr>
        <w:t xml:space="preserve"> excluded </w:t>
      </w:r>
      <w:r w:rsidR="00460AE8" w:rsidRPr="00E3555B">
        <w:rPr>
          <w:rFonts w:ascii="Times New Roman" w:hAnsi="Times New Roman" w:cs="Times New Roman"/>
        </w:rPr>
        <w:t>from harvest</w:t>
      </w:r>
      <w:r w:rsidR="00E3555B" w:rsidRPr="00E3555B">
        <w:rPr>
          <w:rFonts w:ascii="Times New Roman" w:hAnsi="Times New Roman" w:cs="Times New Roman"/>
        </w:rPr>
        <w:t xml:space="preserve"> in that year</w:t>
      </w:r>
      <w:r w:rsidR="00E26D9D" w:rsidRPr="00E3555B">
        <w:rPr>
          <w:rFonts w:ascii="Times New Roman" w:hAnsi="Times New Roman" w:cs="Times New Roman"/>
        </w:rPr>
        <w:t xml:space="preserve"> </w:t>
      </w:r>
      <w:r w:rsidR="00460AE8" w:rsidRPr="00E3555B">
        <w:rPr>
          <w:rFonts w:ascii="Times New Roman" w:hAnsi="Times New Roman" w:cs="Times New Roman"/>
        </w:rPr>
        <w:t>(</w:t>
      </w:r>
      <w:r w:rsidR="00E85535" w:rsidRPr="00E3555B">
        <w:rPr>
          <w:rFonts w:ascii="Times New Roman" w:hAnsi="Times New Roman" w:cs="Times New Roman"/>
        </w:rPr>
        <w:t>Fig.</w:t>
      </w:r>
      <w:r w:rsidR="00460AE8" w:rsidRPr="00E3555B">
        <w:rPr>
          <w:rFonts w:ascii="Times New Roman" w:hAnsi="Times New Roman" w:cs="Times New Roman"/>
        </w:rPr>
        <w:t xml:space="preserve"> </w:t>
      </w:r>
      <w:r w:rsidR="00455561" w:rsidRPr="00E3555B">
        <w:rPr>
          <w:rFonts w:ascii="Times New Roman" w:hAnsi="Times New Roman" w:cs="Times New Roman"/>
        </w:rPr>
        <w:t>6</w:t>
      </w:r>
      <w:r w:rsidR="00460AE8" w:rsidRPr="00E3555B">
        <w:rPr>
          <w:rFonts w:ascii="Times New Roman" w:hAnsi="Times New Roman" w:cs="Times New Roman"/>
        </w:rPr>
        <w:t>)</w:t>
      </w:r>
      <w:r w:rsidR="00E26D9D" w:rsidRPr="00E3555B">
        <w:rPr>
          <w:rFonts w:ascii="Times New Roman" w:hAnsi="Times New Roman" w:cs="Times New Roman"/>
        </w:rPr>
        <w:t xml:space="preserve">. </w:t>
      </w:r>
      <w:r w:rsidR="00E3555B" w:rsidRPr="00E3555B">
        <w:rPr>
          <w:rFonts w:ascii="Times New Roman" w:hAnsi="Times New Roman" w:cs="Times New Roman"/>
        </w:rPr>
        <w:t xml:space="preserve">To assess the effect of a similar closure structure but with different end dates, we calculated the same proportional protection but with </w:t>
      </w:r>
      <w:r w:rsidR="007A07BC" w:rsidRPr="00E3555B">
        <w:rPr>
          <w:rFonts w:ascii="Times New Roman" w:hAnsi="Times New Roman" w:cs="Times New Roman"/>
        </w:rPr>
        <w:t>three alternate end dates for the closure: June 3</w:t>
      </w:r>
      <w:r w:rsidR="007A07BC" w:rsidRPr="00E3555B">
        <w:rPr>
          <w:rFonts w:ascii="Times New Roman" w:hAnsi="Times New Roman" w:cs="Times New Roman"/>
          <w:vertAlign w:val="superscript"/>
        </w:rPr>
        <w:t>rd</w:t>
      </w:r>
      <w:r w:rsidR="007A07BC" w:rsidRPr="00E3555B">
        <w:rPr>
          <w:rFonts w:ascii="Times New Roman" w:hAnsi="Times New Roman" w:cs="Times New Roman"/>
        </w:rPr>
        <w:t xml:space="preserve"> (</w:t>
      </w:r>
      <w:del w:id="58" w:author="Daniel Schindler" w:date="2025-11-11T18:32:00Z" w16du:dateUtc="2025-11-12T02:32:00Z">
        <w:r w:rsidR="007A07BC" w:rsidRPr="00E3555B" w:rsidDel="00F82735">
          <w:rPr>
            <w:rFonts w:ascii="Times New Roman" w:hAnsi="Times New Roman" w:cs="Times New Roman"/>
          </w:rPr>
          <w:delText xml:space="preserve"> </w:delText>
        </w:r>
      </w:del>
      <w:r w:rsidR="007A07BC" w:rsidRPr="00E3555B">
        <w:rPr>
          <w:rFonts w:ascii="Times New Roman" w:hAnsi="Times New Roman" w:cs="Times New Roman"/>
        </w:rPr>
        <w:t>3 days before current closure date), June 14</w:t>
      </w:r>
      <w:r w:rsidR="007A07BC" w:rsidRPr="00E3555B">
        <w:rPr>
          <w:rFonts w:ascii="Times New Roman" w:hAnsi="Times New Roman" w:cs="Times New Roman"/>
          <w:vertAlign w:val="superscript"/>
        </w:rPr>
        <w:t>th</w:t>
      </w:r>
      <w:r w:rsidR="007A07BC" w:rsidRPr="00E3555B">
        <w:rPr>
          <w:rFonts w:ascii="Times New Roman" w:hAnsi="Times New Roman" w:cs="Times New Roman"/>
        </w:rPr>
        <w:t xml:space="preserve"> (</w:t>
      </w:r>
      <w:del w:id="59" w:author="Daniel Schindler" w:date="2025-11-11T18:32:00Z" w16du:dateUtc="2025-11-12T02:32:00Z">
        <w:r w:rsidR="007A07BC" w:rsidRPr="00E3555B" w:rsidDel="00F82735">
          <w:rPr>
            <w:rFonts w:ascii="Times New Roman" w:hAnsi="Times New Roman" w:cs="Times New Roman"/>
          </w:rPr>
          <w:delText xml:space="preserve"> </w:delText>
        </w:r>
      </w:del>
      <w:r w:rsidR="007A07BC" w:rsidRPr="00E3555B">
        <w:rPr>
          <w:rFonts w:ascii="Times New Roman" w:hAnsi="Times New Roman" w:cs="Times New Roman"/>
        </w:rPr>
        <w:t>3 days after current closure date), and June 17</w:t>
      </w:r>
      <w:r w:rsidR="007A07BC" w:rsidRPr="00E3555B">
        <w:rPr>
          <w:rFonts w:ascii="Times New Roman" w:hAnsi="Times New Roman" w:cs="Times New Roman"/>
          <w:vertAlign w:val="superscript"/>
        </w:rPr>
        <w:t>th</w:t>
      </w:r>
      <w:r w:rsidR="007A07BC" w:rsidRPr="00E3555B">
        <w:rPr>
          <w:rFonts w:ascii="Times New Roman" w:hAnsi="Times New Roman" w:cs="Times New Roman"/>
        </w:rPr>
        <w:t xml:space="preserve"> (6 days after current closure date). </w:t>
      </w:r>
    </w:p>
    <w:p w14:paraId="1B967039" w14:textId="6D3F3CFF" w:rsidR="004A0003" w:rsidRPr="00E26D9D" w:rsidRDefault="0019169F" w:rsidP="007A07BC">
      <w:pPr>
        <w:spacing w:line="480" w:lineRule="auto"/>
        <w:rPr>
          <w:rFonts w:ascii="Garamond" w:hAnsi="Garamond"/>
          <w:b/>
          <w:bCs/>
          <w:sz w:val="32"/>
          <w:szCs w:val="32"/>
        </w:rPr>
      </w:pPr>
      <w:r w:rsidRPr="00E26D9D">
        <w:rPr>
          <w:rFonts w:ascii="Garamond" w:hAnsi="Garamond"/>
          <w:b/>
          <w:bCs/>
          <w:sz w:val="32"/>
          <w:szCs w:val="32"/>
        </w:rPr>
        <w:lastRenderedPageBreak/>
        <w:t>Results</w:t>
      </w:r>
    </w:p>
    <w:p w14:paraId="10DADB8B" w14:textId="32038021" w:rsidR="00397FF6" w:rsidRPr="00BA542C" w:rsidRDefault="007708F4" w:rsidP="007A07BC">
      <w:pPr>
        <w:spacing w:line="480" w:lineRule="auto"/>
        <w:rPr>
          <w:rFonts w:ascii="Times New Roman" w:hAnsi="Times New Roman" w:cs="Times New Roman"/>
          <w:b/>
          <w:bCs/>
          <w:sz w:val="28"/>
          <w:szCs w:val="28"/>
        </w:rPr>
      </w:pPr>
      <w:r w:rsidRPr="00BA542C">
        <w:rPr>
          <w:rFonts w:ascii="Times New Roman" w:hAnsi="Times New Roman" w:cs="Times New Roman"/>
          <w:b/>
          <w:bCs/>
          <w:sz w:val="28"/>
          <w:szCs w:val="28"/>
        </w:rPr>
        <w:t>Variation</w:t>
      </w:r>
      <w:r w:rsidR="00397FF6" w:rsidRPr="00BA542C">
        <w:rPr>
          <w:rFonts w:ascii="Times New Roman" w:hAnsi="Times New Roman" w:cs="Times New Roman"/>
          <w:b/>
          <w:bCs/>
          <w:sz w:val="28"/>
          <w:szCs w:val="28"/>
        </w:rPr>
        <w:t xml:space="preserve"> in stock </w:t>
      </w:r>
      <w:r w:rsidR="006D6AEE" w:rsidRPr="00BA542C">
        <w:rPr>
          <w:rFonts w:ascii="Times New Roman" w:hAnsi="Times New Roman" w:cs="Times New Roman"/>
          <w:b/>
          <w:bCs/>
          <w:sz w:val="28"/>
          <w:szCs w:val="28"/>
        </w:rPr>
        <w:t>return timing</w:t>
      </w:r>
      <w:r w:rsidR="00C50733" w:rsidRPr="00BA542C">
        <w:rPr>
          <w:rFonts w:ascii="Times New Roman" w:hAnsi="Times New Roman" w:cs="Times New Roman"/>
          <w:b/>
          <w:bCs/>
          <w:sz w:val="28"/>
          <w:szCs w:val="28"/>
        </w:rPr>
        <w:t xml:space="preserve"> </w:t>
      </w:r>
      <w:r w:rsidR="00536536" w:rsidRPr="00BA542C">
        <w:rPr>
          <w:rFonts w:ascii="Times New Roman" w:hAnsi="Times New Roman" w:cs="Times New Roman"/>
          <w:b/>
          <w:bCs/>
          <w:sz w:val="28"/>
          <w:szCs w:val="28"/>
        </w:rPr>
        <w:t xml:space="preserve">within </w:t>
      </w:r>
      <w:r w:rsidR="006D6AEE" w:rsidRPr="00BA542C">
        <w:rPr>
          <w:rFonts w:ascii="Times New Roman" w:hAnsi="Times New Roman" w:cs="Times New Roman"/>
          <w:b/>
          <w:bCs/>
          <w:sz w:val="28"/>
          <w:szCs w:val="28"/>
        </w:rPr>
        <w:t>season</w:t>
      </w:r>
    </w:p>
    <w:p w14:paraId="14441915" w14:textId="3334453F" w:rsidR="001740E9" w:rsidRPr="00BA542C" w:rsidRDefault="00D625F2" w:rsidP="007A07BC">
      <w:pPr>
        <w:pStyle w:val="whitespace-normal"/>
        <w:spacing w:line="480" w:lineRule="auto"/>
      </w:pPr>
      <w:r w:rsidRPr="00BA542C">
        <w:rPr>
          <w:b/>
          <w:bCs/>
          <w:sz w:val="22"/>
          <w:szCs w:val="22"/>
        </w:rPr>
        <w:tab/>
      </w:r>
      <w:r w:rsidR="005C58CB" w:rsidRPr="00BA542C">
        <w:t xml:space="preserve">Across all years of our dataset (2017-2021), returns to the </w:t>
      </w:r>
      <w:r w:rsidR="009C3C93" w:rsidRPr="00BA542C">
        <w:t>6</w:t>
      </w:r>
      <w:r w:rsidR="005C58CB" w:rsidRPr="00BA542C">
        <w:t xml:space="preserve"> </w:t>
      </w:r>
      <w:r w:rsidR="009C3C93" w:rsidRPr="00BA542C">
        <w:t xml:space="preserve">regional </w:t>
      </w:r>
      <w:ins w:id="60" w:author="Daniel Schindler" w:date="2025-11-11T18:32:00Z" w16du:dateUtc="2025-11-12T02:32:00Z">
        <w:r w:rsidR="00F82735">
          <w:t xml:space="preserve">stock </w:t>
        </w:r>
      </w:ins>
      <w:r w:rsidR="009C3C93" w:rsidRPr="00BA542C">
        <w:t xml:space="preserve">groups </w:t>
      </w:r>
      <w:r w:rsidR="005C58CB" w:rsidRPr="00BA542C">
        <w:t xml:space="preserve">exhibited </w:t>
      </w:r>
      <w:r w:rsidR="00C50733" w:rsidRPr="00BA542C">
        <w:t>a</w:t>
      </w:r>
      <w:r w:rsidR="005C58CB" w:rsidRPr="00BA542C">
        <w:t xml:space="preserve"> </w:t>
      </w:r>
      <w:r w:rsidR="00C50733" w:rsidRPr="00BA542C">
        <w:t xml:space="preserve">general transition </w:t>
      </w:r>
      <w:r w:rsidR="005C58CB" w:rsidRPr="00BA542C">
        <w:t>from</w:t>
      </w:r>
      <w:r w:rsidR="009C3C93" w:rsidRPr="00BA542C">
        <w:t xml:space="preserve"> the furthest</w:t>
      </w:r>
      <w:r w:rsidR="005C58CB" w:rsidRPr="00BA542C">
        <w:t xml:space="preserve"> upstream to</w:t>
      </w:r>
      <w:r w:rsidR="009C3C93" w:rsidRPr="00BA542C">
        <w:t xml:space="preserve"> the furthest</w:t>
      </w:r>
      <w:r w:rsidR="005C58CB" w:rsidRPr="00BA542C">
        <w:t xml:space="preserve"> downstream as the season progressed</w:t>
      </w:r>
      <w:r w:rsidR="00E3555B" w:rsidRPr="00BA542C">
        <w:t xml:space="preserve"> (Fig 3.).</w:t>
      </w:r>
      <w:r w:rsidR="005C58CB" w:rsidRPr="00BA542C">
        <w:t xml:space="preserve"> </w:t>
      </w:r>
      <w:r w:rsidR="00FA7C12" w:rsidRPr="00BA542C">
        <w:t>Notably, group 1, which contains the North Fork and East Fork Kuskokwim</w:t>
      </w:r>
      <w:r w:rsidR="007C2373" w:rsidRPr="00BA542C">
        <w:t xml:space="preserve">, </w:t>
      </w:r>
      <w:r w:rsidR="00915EEE" w:rsidRPr="00BA542C">
        <w:t>consistently</w:t>
      </w:r>
      <w:r w:rsidR="00FA7C12" w:rsidRPr="00BA542C">
        <w:t xml:space="preserve"> contributed </w:t>
      </w:r>
      <w:del w:id="61" w:author="Daniel Schindler" w:date="2025-11-11T18:34:00Z" w16du:dateUtc="2025-11-12T02:34:00Z">
        <w:r w:rsidR="00FA7C12" w:rsidRPr="00BA542C" w:rsidDel="00F82735">
          <w:delText>very</w:delText>
        </w:r>
        <w:r w:rsidR="005B3E0C" w:rsidRPr="00BA542C" w:rsidDel="00F82735">
          <w:delText xml:space="preserve"> </w:delText>
        </w:r>
      </w:del>
      <w:r w:rsidR="00E3555B" w:rsidRPr="00BA542C">
        <w:t xml:space="preserve">little in all years and quartiles </w:t>
      </w:r>
      <w:r w:rsidR="005B3E0C" w:rsidRPr="00BA542C">
        <w:t>(max: 2.9%)</w:t>
      </w:r>
      <w:r w:rsidR="002C6F1E" w:rsidRPr="00BA542C">
        <w:t>. E</w:t>
      </w:r>
      <w:r w:rsidR="005C58CB" w:rsidRPr="00BA542C">
        <w:t>arly season returns (Q1: start of run through June 11</w:t>
      </w:r>
      <w:r w:rsidR="00B27EC5" w:rsidRPr="00BA542C">
        <w:t xml:space="preserve">, </w:t>
      </w:r>
      <w:r w:rsidR="00E85535" w:rsidRPr="00BA542C">
        <w:t>Fig.</w:t>
      </w:r>
      <w:r w:rsidR="00B27EC5" w:rsidRPr="00BA542C">
        <w:t xml:space="preserve"> 3a.</w:t>
      </w:r>
      <w:r w:rsidR="005C58CB" w:rsidRPr="00BA542C">
        <w:t>) w</w:t>
      </w:r>
      <w:r w:rsidR="007C2373" w:rsidRPr="00BA542C">
        <w:t xml:space="preserve">ere </w:t>
      </w:r>
      <w:r w:rsidR="007708F4" w:rsidRPr="00BA542C">
        <w:t xml:space="preserve">represented </w:t>
      </w:r>
      <w:r w:rsidR="00E355B2" w:rsidRPr="00BA542C">
        <w:t xml:space="preserve">primarily </w:t>
      </w:r>
      <w:r w:rsidR="007C2373" w:rsidRPr="00BA542C">
        <w:t xml:space="preserve">by high contributions from group 2 (median: </w:t>
      </w:r>
      <w:r w:rsidR="005B3E0C" w:rsidRPr="00BA542C">
        <w:t>42.2</w:t>
      </w:r>
      <w:r w:rsidR="007C2373" w:rsidRPr="00BA542C">
        <w:t>%)</w:t>
      </w:r>
      <w:r w:rsidR="00832815" w:rsidRPr="00BA542C">
        <w:t xml:space="preserve">, with relatively low median contribution </w:t>
      </w:r>
      <w:r w:rsidR="005B3E0C" w:rsidRPr="00BA542C">
        <w:t xml:space="preserve">(20% or less) from </w:t>
      </w:r>
      <w:r w:rsidR="00836381" w:rsidRPr="00BA542C">
        <w:t xml:space="preserve">all other </w:t>
      </w:r>
      <w:r w:rsidR="005B3E0C" w:rsidRPr="00BA542C">
        <w:t xml:space="preserve">groups. </w:t>
      </w:r>
      <w:r w:rsidR="00E355B2" w:rsidRPr="00BA542C">
        <w:t>The second quartile (</w:t>
      </w:r>
      <w:del w:id="62" w:author="Daniel Schindler" w:date="2025-11-11T18:35:00Z" w16du:dateUtc="2025-11-12T02:35:00Z">
        <w:r w:rsidR="00E355B2" w:rsidRPr="00BA542C" w:rsidDel="00F82735">
          <w:delText xml:space="preserve"> </w:delText>
        </w:r>
      </w:del>
      <w:r w:rsidR="00C10AF2" w:rsidRPr="00BA542C">
        <w:t>June 12</w:t>
      </w:r>
      <w:r w:rsidR="00C10AF2" w:rsidRPr="00BA542C">
        <w:rPr>
          <w:vertAlign w:val="superscript"/>
        </w:rPr>
        <w:t>th</w:t>
      </w:r>
      <w:r w:rsidR="00C10AF2" w:rsidRPr="00BA542C">
        <w:t xml:space="preserve"> – 21</w:t>
      </w:r>
      <w:r w:rsidR="00C10AF2" w:rsidRPr="00BA542C">
        <w:rPr>
          <w:vertAlign w:val="superscript"/>
        </w:rPr>
        <w:t>st</w:t>
      </w:r>
      <w:r w:rsidR="00B27EC5" w:rsidRPr="00BA542C">
        <w:t xml:space="preserve">, </w:t>
      </w:r>
      <w:r w:rsidR="00E85535" w:rsidRPr="00BA542C">
        <w:t>Fig.</w:t>
      </w:r>
      <w:r w:rsidR="00B27EC5" w:rsidRPr="00BA542C">
        <w:t xml:space="preserve"> 3b.)</w:t>
      </w:r>
      <w:r w:rsidR="00C10AF2" w:rsidRPr="00BA542C">
        <w:t xml:space="preserve"> </w:t>
      </w:r>
      <w:del w:id="63" w:author="Daniel Schindler" w:date="2025-11-11T18:35:00Z" w16du:dateUtc="2025-11-12T02:35:00Z">
        <w:r w:rsidR="00C10AF2" w:rsidRPr="00BA542C" w:rsidDel="00F82735">
          <w:delText xml:space="preserve">saw </w:delText>
        </w:r>
      </w:del>
      <w:ins w:id="64" w:author="Daniel Schindler" w:date="2025-11-11T18:35:00Z" w16du:dateUtc="2025-11-12T02:35:00Z">
        <w:r w:rsidR="00F82735">
          <w:t>exhibited</w:t>
        </w:r>
        <w:r w:rsidR="00F82735" w:rsidRPr="00BA542C">
          <w:t xml:space="preserve"> </w:t>
        </w:r>
      </w:ins>
      <w:r w:rsidR="00C10AF2" w:rsidRPr="00BA542C">
        <w:t xml:space="preserve">a </w:t>
      </w:r>
      <w:r w:rsidR="006D11D3" w:rsidRPr="00BA542C">
        <w:t>slight decrease in contribution from group 2 (31</w:t>
      </w:r>
      <w:ins w:id="65" w:author="Daniel Schindler" w:date="2025-11-11T18:35:00Z" w16du:dateUtc="2025-11-12T02:35:00Z">
        <w:r w:rsidR="00F82735">
          <w:t>.0</w:t>
        </w:r>
      </w:ins>
      <w:r w:rsidR="006D11D3" w:rsidRPr="00BA542C">
        <w:t>%), with increasing contribution from groups 4 and 5 (</w:t>
      </w:r>
      <w:del w:id="66" w:author="Daniel Schindler" w:date="2025-11-11T18:35:00Z" w16du:dateUtc="2025-11-12T02:35:00Z">
        <w:r w:rsidR="006D11D3" w:rsidRPr="00BA542C" w:rsidDel="00F82735">
          <w:delText xml:space="preserve"> </w:delText>
        </w:r>
      </w:del>
      <w:r w:rsidR="006D11D3" w:rsidRPr="00BA542C">
        <w:t xml:space="preserve">25.8% and 19.8%, respectively). </w:t>
      </w:r>
      <w:r w:rsidR="00C10AF2" w:rsidRPr="00BA542C">
        <w:t>This pattern largely h</w:t>
      </w:r>
      <w:r w:rsidR="00836381" w:rsidRPr="00BA542C">
        <w:t>eld</w:t>
      </w:r>
      <w:r w:rsidR="00C10AF2" w:rsidRPr="00BA542C">
        <w:t xml:space="preserve"> in the 3</w:t>
      </w:r>
      <w:r w:rsidR="00C10AF2" w:rsidRPr="00BA542C">
        <w:rPr>
          <w:vertAlign w:val="superscript"/>
        </w:rPr>
        <w:t>rd</w:t>
      </w:r>
      <w:r w:rsidR="00C10AF2" w:rsidRPr="00BA542C">
        <w:t xml:space="preserve"> quartile (June 22</w:t>
      </w:r>
      <w:r w:rsidR="00C10AF2" w:rsidRPr="00BA542C">
        <w:rPr>
          <w:vertAlign w:val="superscript"/>
        </w:rPr>
        <w:t>nd</w:t>
      </w:r>
      <w:r w:rsidR="00C10AF2" w:rsidRPr="00BA542C">
        <w:t>-</w:t>
      </w:r>
      <w:r w:rsidR="00B27EC5" w:rsidRPr="00BA542C">
        <w:t xml:space="preserve"> </w:t>
      </w:r>
      <w:r w:rsidR="00C10AF2" w:rsidRPr="00BA542C">
        <w:t>July</w:t>
      </w:r>
      <w:r w:rsidR="00881286" w:rsidRPr="00BA542C">
        <w:t xml:space="preserve"> </w:t>
      </w:r>
      <w:r w:rsidR="00C10AF2" w:rsidRPr="00BA542C">
        <w:t>1st</w:t>
      </w:r>
      <w:r w:rsidR="00B27EC5" w:rsidRPr="00BA542C">
        <w:t xml:space="preserve">, </w:t>
      </w:r>
      <w:r w:rsidR="00E85535" w:rsidRPr="00BA542C">
        <w:t>Fig.</w:t>
      </w:r>
      <w:r w:rsidR="00B27EC5" w:rsidRPr="00BA542C">
        <w:t xml:space="preserve"> 3c.</w:t>
      </w:r>
      <w:r w:rsidR="00C10AF2" w:rsidRPr="00BA542C">
        <w:t xml:space="preserve">), </w:t>
      </w:r>
      <w:r w:rsidR="007C2373" w:rsidRPr="00BA542C">
        <w:t>with a further decrease in contribution from group 2 (</w:t>
      </w:r>
      <w:r w:rsidR="006D11D3" w:rsidRPr="00BA542C">
        <w:t>21.6</w:t>
      </w:r>
      <w:r w:rsidR="007C2373" w:rsidRPr="00BA542C">
        <w:t>%)</w:t>
      </w:r>
      <w:r w:rsidR="006D11D3" w:rsidRPr="00BA542C">
        <w:t xml:space="preserve"> and an increased contribution from group 4 (30.1%). </w:t>
      </w:r>
      <w:r w:rsidR="00E3555B" w:rsidRPr="00BA542C">
        <w:t>Finally, t</w:t>
      </w:r>
      <w:r w:rsidR="00253057" w:rsidRPr="00BA542C">
        <w:t>he fourth quartile</w:t>
      </w:r>
      <w:r w:rsidR="002D12FE" w:rsidRPr="00BA542C">
        <w:t xml:space="preserve"> (July 2</w:t>
      </w:r>
      <w:r w:rsidR="002D12FE" w:rsidRPr="00BA542C">
        <w:rPr>
          <w:vertAlign w:val="superscript"/>
        </w:rPr>
        <w:t>nd</w:t>
      </w:r>
      <w:r w:rsidR="002D12FE" w:rsidRPr="00BA542C">
        <w:t xml:space="preserve"> onward</w:t>
      </w:r>
      <w:r w:rsidR="00B27EC5" w:rsidRPr="00BA542C">
        <w:t xml:space="preserve">, </w:t>
      </w:r>
      <w:r w:rsidR="00E85535" w:rsidRPr="00BA542C">
        <w:t>Fig.</w:t>
      </w:r>
      <w:r w:rsidR="00B27EC5" w:rsidRPr="00BA542C">
        <w:t xml:space="preserve"> 3d.</w:t>
      </w:r>
      <w:r w:rsidR="002D12FE" w:rsidRPr="00BA542C">
        <w:t xml:space="preserve">) </w:t>
      </w:r>
      <w:del w:id="67" w:author="Daniel Schindler" w:date="2025-11-11T18:36:00Z" w16du:dateUtc="2025-11-12T02:36:00Z">
        <w:r w:rsidR="00253057" w:rsidRPr="00BA542C" w:rsidDel="00F82735">
          <w:delText xml:space="preserve">saw </w:delText>
        </w:r>
      </w:del>
      <w:ins w:id="68" w:author="Daniel Schindler" w:date="2025-11-11T18:36:00Z" w16du:dateUtc="2025-11-12T02:36:00Z">
        <w:r w:rsidR="00F82735">
          <w:t>exhibited</w:t>
        </w:r>
        <w:r w:rsidR="00F82735" w:rsidRPr="00BA542C">
          <w:t xml:space="preserve"> </w:t>
        </w:r>
      </w:ins>
      <w:r w:rsidR="00253057" w:rsidRPr="00BA542C">
        <w:t xml:space="preserve">a marked increase in median contribution from </w:t>
      </w:r>
      <w:r w:rsidR="001740E9" w:rsidRPr="00BA542C">
        <w:t>the furthest downstream group</w:t>
      </w:r>
      <w:r w:rsidR="00E3555B" w:rsidRPr="00BA542C">
        <w:t xml:space="preserve"> </w:t>
      </w:r>
      <w:r w:rsidR="00253057" w:rsidRPr="00BA542C">
        <w:t>(</w:t>
      </w:r>
      <w:del w:id="69" w:author="Daniel Schindler" w:date="2025-11-11T18:36:00Z" w16du:dateUtc="2025-11-12T02:36:00Z">
        <w:r w:rsidR="00253057" w:rsidRPr="00BA542C" w:rsidDel="00F82735">
          <w:delText xml:space="preserve"> </w:delText>
        </w:r>
      </w:del>
      <w:r w:rsidR="006D11D3" w:rsidRPr="00BA542C">
        <w:t>17.9</w:t>
      </w:r>
      <w:proofErr w:type="gramStart"/>
      <w:r w:rsidR="00253057" w:rsidRPr="00BA542C">
        <w:t>% )</w:t>
      </w:r>
      <w:proofErr w:type="gramEnd"/>
      <w:r w:rsidR="00E3555B" w:rsidRPr="00BA542C">
        <w:t xml:space="preserve"> </w:t>
      </w:r>
      <w:r w:rsidR="001740E9" w:rsidRPr="00BA542C">
        <w:t xml:space="preserve">, and contribution to this quartile was largely driven by </w:t>
      </w:r>
      <w:r w:rsidR="006D11D3" w:rsidRPr="00BA542C">
        <w:t xml:space="preserve">Groups 4 and 5 </w:t>
      </w:r>
      <w:del w:id="70" w:author="Daniel Schindler" w:date="2025-11-11T18:36:00Z" w16du:dateUtc="2025-11-12T02:36:00Z">
        <w:r w:rsidR="006D11D3" w:rsidRPr="00BA542C" w:rsidDel="00F82735">
          <w:delText xml:space="preserve">toward </w:delText>
        </w:r>
      </w:del>
      <w:ins w:id="71" w:author="Daniel Schindler" w:date="2025-11-11T18:36:00Z" w16du:dateUtc="2025-11-12T02:36:00Z">
        <w:r w:rsidR="00F82735">
          <w:t>located in</w:t>
        </w:r>
        <w:r w:rsidR="00F82735" w:rsidRPr="00BA542C">
          <w:t xml:space="preserve"> </w:t>
        </w:r>
      </w:ins>
      <w:r w:rsidR="006D11D3" w:rsidRPr="00BA542C">
        <w:t>the bottom of the watershed</w:t>
      </w:r>
      <w:r w:rsidR="001740E9" w:rsidRPr="00BA542C">
        <w:t xml:space="preserve"> </w:t>
      </w:r>
      <w:proofErr w:type="gramStart"/>
      <w:r w:rsidR="001740E9" w:rsidRPr="00BA542C">
        <w:t>(</w:t>
      </w:r>
      <w:r w:rsidR="006D11D3" w:rsidRPr="00BA542C">
        <w:t xml:space="preserve"> 26.9</w:t>
      </w:r>
      <w:proofErr w:type="gramEnd"/>
      <w:r w:rsidR="006D11D3" w:rsidRPr="00BA542C">
        <w:t>% and 25.4%, respectively</w:t>
      </w:r>
      <w:r w:rsidR="001740E9" w:rsidRPr="00BA542C">
        <w:t>)</w:t>
      </w:r>
      <w:r w:rsidR="006D11D3" w:rsidRPr="00BA542C">
        <w:t xml:space="preserve">. </w:t>
      </w:r>
    </w:p>
    <w:p w14:paraId="16E96630" w14:textId="2B8A93DE" w:rsidR="003474F0" w:rsidRPr="00BA542C" w:rsidRDefault="00536536" w:rsidP="001740E9">
      <w:pPr>
        <w:pStyle w:val="whitespace-normal"/>
        <w:spacing w:line="480" w:lineRule="auto"/>
        <w:ind w:firstLine="720"/>
      </w:pPr>
      <w:r w:rsidRPr="00BA542C">
        <w:t xml:space="preserve">Cumulative distribution plots </w:t>
      </w:r>
      <w:r w:rsidR="006D6AEE" w:rsidRPr="00BA542C">
        <w:t>(</w:t>
      </w:r>
      <w:r w:rsidR="00E85535" w:rsidRPr="00BA542C">
        <w:t>Fig.</w:t>
      </w:r>
      <w:r w:rsidR="006D6AEE" w:rsidRPr="00BA542C">
        <w:t xml:space="preserve"> 4) </w:t>
      </w:r>
      <w:proofErr w:type="gramStart"/>
      <w:r w:rsidR="001740E9" w:rsidRPr="00BA542C">
        <w:t>illustrated</w:t>
      </w:r>
      <w:proofErr w:type="gramEnd"/>
      <w:r w:rsidR="001740E9" w:rsidRPr="00BA542C">
        <w:t xml:space="preserve"> variation in </w:t>
      </w:r>
      <w:del w:id="72" w:author="Daniel Schindler" w:date="2025-11-11T18:36:00Z" w16du:dateUtc="2025-11-12T02:36:00Z">
        <w:r w:rsidR="001740E9" w:rsidRPr="00BA542C" w:rsidDel="00F82735">
          <w:delText xml:space="preserve">return </w:delText>
        </w:r>
      </w:del>
      <w:ins w:id="73" w:author="Daniel Schindler" w:date="2025-11-11T18:36:00Z" w16du:dateUtc="2025-11-12T02:36:00Z">
        <w:r w:rsidR="00F82735">
          <w:t>seasonal migration</w:t>
        </w:r>
        <w:r w:rsidR="00F82735" w:rsidRPr="00BA542C">
          <w:t xml:space="preserve"> </w:t>
        </w:r>
      </w:ins>
      <w:r w:rsidR="001740E9" w:rsidRPr="00BA542C">
        <w:t xml:space="preserve">timing among groups independent of total returns to each </w:t>
      </w:r>
      <w:del w:id="74" w:author="Daniel Schindler" w:date="2025-11-11T18:36:00Z" w16du:dateUtc="2025-11-12T02:36:00Z">
        <w:r w:rsidR="001740E9" w:rsidRPr="00BA542C" w:rsidDel="00F82735">
          <w:delText>group and without rigid quartile cutoff dates</w:delText>
        </w:r>
      </w:del>
      <w:ins w:id="75" w:author="Daniel Schindler" w:date="2025-11-11T18:36:00Z" w16du:dateUtc="2025-11-12T02:36:00Z">
        <w:r w:rsidR="00F82735">
          <w:t>group</w:t>
        </w:r>
      </w:ins>
      <w:r w:rsidR="001740E9" w:rsidRPr="00BA542C">
        <w:t xml:space="preserve">. In all years of our </w:t>
      </w:r>
      <w:proofErr w:type="gramStart"/>
      <w:r w:rsidR="001740E9" w:rsidRPr="00BA542C">
        <w:t>dataset</w:t>
      </w:r>
      <w:proofErr w:type="gramEnd"/>
      <w:r w:rsidR="001740E9" w:rsidRPr="00BA542C">
        <w:t xml:space="preserve"> earlier returning stocks </w:t>
      </w:r>
      <w:del w:id="76" w:author="Daniel Schindler" w:date="2025-11-11T18:37:00Z" w16du:dateUtc="2025-11-12T02:37:00Z">
        <w:r w:rsidR="001740E9" w:rsidRPr="00BA542C" w:rsidDel="00F82735">
          <w:delText xml:space="preserve">(closer to red) </w:delText>
        </w:r>
      </w:del>
      <w:r w:rsidR="001740E9" w:rsidRPr="00BA542C">
        <w:t xml:space="preserve">arrived earlier in the season whereas </w:t>
      </w:r>
      <w:r w:rsidR="003031E8" w:rsidRPr="00BA542C">
        <w:t>furthe</w:t>
      </w:r>
      <w:r w:rsidR="00836381" w:rsidRPr="00BA542C">
        <w:t>r</w:t>
      </w:r>
      <w:r w:rsidR="003031E8" w:rsidRPr="00BA542C">
        <w:t xml:space="preserve"> downstream groups</w:t>
      </w:r>
      <w:del w:id="77" w:author="Daniel Schindler" w:date="2025-11-11T18:37:00Z" w16du:dateUtc="2025-11-12T02:37:00Z">
        <w:r w:rsidR="003031E8" w:rsidRPr="00BA542C" w:rsidDel="00F82735">
          <w:delText xml:space="preserve"> </w:delText>
        </w:r>
      </w:del>
      <w:ins w:id="78" w:author="Daniel Schindler" w:date="2025-11-11T18:37:00Z" w16du:dateUtc="2025-11-12T02:37:00Z">
        <w:r w:rsidR="00F82735">
          <w:t xml:space="preserve"> </w:t>
        </w:r>
      </w:ins>
      <w:del w:id="79" w:author="Daniel Schindler" w:date="2025-11-11T18:37:00Z" w16du:dateUtc="2025-11-12T02:37:00Z">
        <w:r w:rsidR="003031E8" w:rsidRPr="00BA542C" w:rsidDel="00F82735">
          <w:delText xml:space="preserve">(closer to blue) </w:delText>
        </w:r>
      </w:del>
      <w:r w:rsidR="003031E8" w:rsidRPr="00BA542C">
        <w:t>return later</w:t>
      </w:r>
      <w:r w:rsidR="001740E9" w:rsidRPr="00BA542C">
        <w:t xml:space="preserve">. There was some variability in run timing among middle/lower watershed groups, however, a clear difference in run timing between the upper and lower portions of the watershed were evident despite </w:t>
      </w:r>
      <w:r w:rsidR="001740E9" w:rsidRPr="00BA542C">
        <w:lastRenderedPageBreak/>
        <w:t>differences in the</w:t>
      </w:r>
      <w:ins w:id="80" w:author="Daniel Schindler" w:date="2025-11-11T18:37:00Z" w16du:dateUtc="2025-11-12T02:37:00Z">
        <w:r w:rsidR="00F82735">
          <w:t xml:space="preserve"> average migration</w:t>
        </w:r>
      </w:ins>
      <w:r w:rsidR="001740E9" w:rsidRPr="00BA542C">
        <w:t xml:space="preserve"> timing </w:t>
      </w:r>
      <w:del w:id="81" w:author="Daniel Schindler" w:date="2025-11-11T18:37:00Z" w16du:dateUtc="2025-11-12T02:37:00Z">
        <w:r w:rsidR="001740E9" w:rsidRPr="00BA542C" w:rsidDel="00F82735">
          <w:delText xml:space="preserve">(early vs late return year) </w:delText>
        </w:r>
      </w:del>
      <w:ins w:id="82" w:author="Daniel Schindler" w:date="2025-11-11T18:37:00Z" w16du:dateUtc="2025-11-12T02:37:00Z">
        <w:r w:rsidR="00F82735">
          <w:t xml:space="preserve"> </w:t>
        </w:r>
      </w:ins>
      <w:r w:rsidR="001740E9" w:rsidRPr="00BA542C">
        <w:t xml:space="preserve">and temporal distribution of the run (i.e. extended vs protracted run timing). </w:t>
      </w:r>
    </w:p>
    <w:p w14:paraId="54D0CEDA" w14:textId="77777777" w:rsidR="001740E9" w:rsidRPr="00BA542C" w:rsidRDefault="001740E9" w:rsidP="006D6AEE">
      <w:pPr>
        <w:pStyle w:val="whitespace-normal"/>
        <w:spacing w:line="480" w:lineRule="auto"/>
        <w:rPr>
          <w:b/>
          <w:bCs/>
        </w:rPr>
      </w:pPr>
    </w:p>
    <w:p w14:paraId="425125A7" w14:textId="1EB65B14" w:rsidR="00397FF6" w:rsidRPr="00BA542C" w:rsidRDefault="00397FF6" w:rsidP="006D6AEE">
      <w:pPr>
        <w:pStyle w:val="whitespace-normal"/>
        <w:spacing w:line="480" w:lineRule="auto"/>
      </w:pPr>
      <w:r w:rsidRPr="00BA542C">
        <w:rPr>
          <w:b/>
          <w:bCs/>
        </w:rPr>
        <w:t xml:space="preserve">Front end closure protections </w:t>
      </w:r>
    </w:p>
    <w:p w14:paraId="3E0FDA39" w14:textId="55E9FB5C" w:rsidR="00A54B4A" w:rsidRPr="00BA542C" w:rsidRDefault="00E67672" w:rsidP="00D516D1">
      <w:pPr>
        <w:pStyle w:val="whitespace-normal"/>
        <w:spacing w:line="480" w:lineRule="auto"/>
        <w:ind w:firstLine="720"/>
      </w:pPr>
      <w:r w:rsidRPr="00BA542C">
        <w:t>Early returning upper Kuskok</w:t>
      </w:r>
      <w:r w:rsidR="006D11D3" w:rsidRPr="00BA542C">
        <w:t>w</w:t>
      </w:r>
      <w:r w:rsidRPr="00BA542C">
        <w:t xml:space="preserve">im stocks were afforded higher proportional protection through the implementation of a front-end closure management strategy </w:t>
      </w:r>
      <w:del w:id="83" w:author="Daniel Schindler" w:date="2025-11-11T18:38:00Z" w16du:dateUtc="2025-11-12T02:38:00Z">
        <w:r w:rsidRPr="00BA542C" w:rsidDel="00885296">
          <w:delText>across our dataset</w:delText>
        </w:r>
        <w:r w:rsidR="007A07BC" w:rsidRPr="00BA542C" w:rsidDel="00885296">
          <w:delText xml:space="preserve"> </w:delText>
        </w:r>
      </w:del>
      <w:r w:rsidR="007A07BC" w:rsidRPr="00BA542C">
        <w:t>(Fig. 6)</w:t>
      </w:r>
      <w:r w:rsidRPr="00BA542C">
        <w:t xml:space="preserve">. On average, Group 1, comprised of the furthest upstream stocks, received 22.6% of its total contribution within the front-end closure window, followed by Group 2 at 13.5%. In contrast, stocks in further downstream areas received considerably less protection, with less than 10% protection afforded to Groups 3-6 on average. These downstream groups also displayed a much narrower range of protection values across all years of our dataset: proportional protection ranged from 1-14% for Groups 4-6 and 1.7% - 19% for Group 3. In </w:t>
      </w:r>
      <w:r w:rsidR="00A54B4A" w:rsidRPr="00BA542C">
        <w:t>contrast, upstream</w:t>
      </w:r>
      <w:r w:rsidRPr="00BA542C">
        <w:t xml:space="preserve"> groups </w:t>
      </w:r>
      <w:r w:rsidR="00836381" w:rsidRPr="00BA542C">
        <w:t>displayed</w:t>
      </w:r>
      <w:r w:rsidRPr="00BA542C">
        <w:t xml:space="preserve"> a much larger range of protection</w:t>
      </w:r>
      <w:r w:rsidR="007A07BC" w:rsidRPr="00BA542C">
        <w:t xml:space="preserve"> across our dataset</w:t>
      </w:r>
      <w:r w:rsidRPr="00BA542C">
        <w:t xml:space="preserve"> </w:t>
      </w:r>
      <w:r w:rsidR="00836381" w:rsidRPr="00BA542C">
        <w:t xml:space="preserve">with </w:t>
      </w:r>
      <w:r w:rsidRPr="00BA542C">
        <w:t xml:space="preserve">Group 2 ranging from 2.4% </w:t>
      </w:r>
      <w:r w:rsidR="00836381" w:rsidRPr="00BA542C">
        <w:t>-</w:t>
      </w:r>
      <w:r w:rsidRPr="00BA542C">
        <w:t xml:space="preserve"> 29.4% and Group 1 </w:t>
      </w:r>
      <w:r w:rsidR="00836381" w:rsidRPr="00BA542C">
        <w:t xml:space="preserve">ranging </w:t>
      </w:r>
      <w:r w:rsidRPr="00BA542C">
        <w:t xml:space="preserve">from 3% </w:t>
      </w:r>
      <w:r w:rsidR="00836381" w:rsidRPr="00BA542C">
        <w:t>-</w:t>
      </w:r>
      <w:r w:rsidRPr="00BA542C">
        <w:t xml:space="preserve"> 52%</w:t>
      </w:r>
      <w:r w:rsidR="00836381" w:rsidRPr="00BA542C">
        <w:t xml:space="preserve"> </w:t>
      </w:r>
      <w:r w:rsidR="00BA542C" w:rsidRPr="00BA542C">
        <w:t>of the overall return protected by the front</w:t>
      </w:r>
      <w:ins w:id="84" w:author="Daniel Schindler" w:date="2025-11-11T18:39:00Z" w16du:dateUtc="2025-11-12T02:39:00Z">
        <w:r w:rsidR="00885296">
          <w:t>-</w:t>
        </w:r>
      </w:ins>
      <w:del w:id="85" w:author="Daniel Schindler" w:date="2025-11-11T18:39:00Z" w16du:dateUtc="2025-11-12T02:39:00Z">
        <w:r w:rsidR="00BA542C" w:rsidRPr="00BA542C" w:rsidDel="00885296">
          <w:delText xml:space="preserve"> </w:delText>
        </w:r>
      </w:del>
      <w:r w:rsidR="00BA542C" w:rsidRPr="00BA542C">
        <w:t xml:space="preserve">end closure. </w:t>
      </w:r>
    </w:p>
    <w:p w14:paraId="3B7834FD" w14:textId="79E11F73" w:rsidR="00A54B4A" w:rsidRPr="00BA542C" w:rsidRDefault="00BA542C" w:rsidP="00BA542C">
      <w:pPr>
        <w:pStyle w:val="whitespace-normal"/>
        <w:spacing w:line="480" w:lineRule="auto"/>
        <w:ind w:firstLine="720"/>
      </w:pPr>
      <w:r w:rsidRPr="00BA542C">
        <w:t xml:space="preserve">Varying the duration of the front-end closure </w:t>
      </w:r>
      <w:r w:rsidR="00E90573" w:rsidRPr="00BA542C">
        <w:t xml:space="preserve">did not change the overall pattern of </w:t>
      </w:r>
      <w:r w:rsidRPr="00BA542C">
        <w:t xml:space="preserve">higher </w:t>
      </w:r>
      <w:r w:rsidR="00E90573" w:rsidRPr="00BA542C">
        <w:t>protection afforded to upstream stocks. However, an earlier closure date (June 8th) markedly decreased both the median and range of protection for upstream stocks</w:t>
      </w:r>
      <w:ins w:id="86" w:author="Daniel Schindler" w:date="2025-11-11T18:39:00Z" w16du:dateUtc="2025-11-12T02:39:00Z">
        <w:r w:rsidR="00CC09EC">
          <w:t>;</w:t>
        </w:r>
      </w:ins>
      <w:del w:id="87" w:author="Daniel Schindler" w:date="2025-11-11T18:39:00Z" w16du:dateUtc="2025-11-12T02:39:00Z">
        <w:r w:rsidR="00E90573" w:rsidRPr="00BA542C" w:rsidDel="00CC09EC">
          <w:delText>.</w:delText>
        </w:r>
      </w:del>
      <w:ins w:id="88" w:author="Daniel Schindler" w:date="2025-11-11T18:39:00Z" w16du:dateUtc="2025-11-12T02:39:00Z">
        <w:r w:rsidR="00CC09EC">
          <w:t xml:space="preserve"> </w:t>
        </w:r>
      </w:ins>
      <w:del w:id="89" w:author="Daniel Schindler" w:date="2025-11-11T18:39:00Z" w16du:dateUtc="2025-11-12T02:39:00Z">
        <w:r w:rsidR="00E90573" w:rsidRPr="00BA542C" w:rsidDel="00CC09EC">
          <w:delText xml:space="preserve"> M</w:delText>
        </w:r>
      </w:del>
      <w:ins w:id="90" w:author="Daniel Schindler" w:date="2025-11-11T18:39:00Z" w16du:dateUtc="2025-11-12T02:39:00Z">
        <w:r w:rsidR="00CC09EC">
          <w:t>m</w:t>
        </w:r>
      </w:ins>
      <w:r w:rsidR="00E90573" w:rsidRPr="00BA542C">
        <w:t xml:space="preserve">edian protection for Groups 1 and 2 dropped to 5.4% and 6.7%, respectively. In at least one year of our dataset, ending the front-end closure three days early resulted in &lt;1% protection for all groups, and no group received greater than 20% protection in any year. In contrast, extending the front-end </w:t>
      </w:r>
      <w:r w:rsidR="00E90573" w:rsidRPr="00BA542C">
        <w:lastRenderedPageBreak/>
        <w:t>closure later than the current date increased median protection across all groups. Notably, Groups 1 and 2 saw an increase of 17.4% and 9.1% in median protection</w:t>
      </w:r>
      <w:r w:rsidRPr="00BA542C">
        <w:t>, respectively,</w:t>
      </w:r>
      <w:r w:rsidR="00E90573" w:rsidRPr="00BA542C">
        <w:t xml:space="preserve"> by extending the front-end closure three days and </w:t>
      </w:r>
      <w:r w:rsidRPr="00BA542C">
        <w:t xml:space="preserve">the same groups saw a </w:t>
      </w:r>
      <w:r w:rsidR="00E90573" w:rsidRPr="00BA542C">
        <w:t>32.3% and 21.3% i</w:t>
      </w:r>
      <w:r w:rsidRPr="00BA542C">
        <w:t xml:space="preserve">ncrease in protection by </w:t>
      </w:r>
      <w:r w:rsidR="00E90573" w:rsidRPr="00BA542C">
        <w:t>extending the front-end closure six days</w:t>
      </w:r>
      <w:r w:rsidRPr="00BA542C">
        <w:t xml:space="preserve"> past the current closure date</w:t>
      </w:r>
      <w:r w:rsidR="00E90573" w:rsidRPr="00BA542C">
        <w:t xml:space="preserve">. Importantly, </w:t>
      </w:r>
      <w:r w:rsidRPr="00BA542C">
        <w:t xml:space="preserve">the minimum protection values in the three-day extension scenario </w:t>
      </w:r>
      <w:del w:id="91" w:author="Daniel Schindler" w:date="2025-11-11T18:40:00Z" w16du:dateUtc="2025-11-12T02:40:00Z">
        <w:r w:rsidRPr="00BA542C" w:rsidDel="00CC09EC">
          <w:delText xml:space="preserve">was </w:delText>
        </w:r>
      </w:del>
      <w:ins w:id="92" w:author="Daniel Schindler" w:date="2025-11-11T18:40:00Z" w16du:dateUtc="2025-11-12T02:40:00Z">
        <w:r w:rsidR="00CC09EC">
          <w:t>were</w:t>
        </w:r>
        <w:r w:rsidR="00CC09EC" w:rsidRPr="00BA542C">
          <w:t xml:space="preserve"> </w:t>
        </w:r>
      </w:ins>
      <w:proofErr w:type="gramStart"/>
      <w:r w:rsidRPr="00BA542C">
        <w:t>similar to</w:t>
      </w:r>
      <w:proofErr w:type="gramEnd"/>
      <w:r w:rsidRPr="00BA542C">
        <w:t xml:space="preserve"> the results of the current implemented closure. For a closure ending on June 14</w:t>
      </w:r>
      <w:r w:rsidRPr="00BA542C">
        <w:rPr>
          <w:vertAlign w:val="superscript"/>
        </w:rPr>
        <w:t>th</w:t>
      </w:r>
      <w:r w:rsidRPr="00BA542C">
        <w:t>, the lowest protection afforded to groups 1 and 2 were 7.8% and 4.4% respectively, which is only a 4.4% and 2.0% increase over the original closure date. By extending the closure by 6 days (June 17</w:t>
      </w:r>
      <w:r w:rsidRPr="00BA542C">
        <w:rPr>
          <w:vertAlign w:val="superscript"/>
        </w:rPr>
        <w:t>th</w:t>
      </w:r>
      <w:r w:rsidRPr="00BA542C">
        <w:t xml:space="preserve">), minimum protection values increased more prominently to 21.9% and 14.9% of the returns to groups 1 and 2 falling within the closure window, and most improvement to all other </w:t>
      </w:r>
    </w:p>
    <w:p w14:paraId="19B908FE" w14:textId="77777777" w:rsidR="00E90573" w:rsidRPr="00BA542C" w:rsidRDefault="00E90573" w:rsidP="00D516D1">
      <w:pPr>
        <w:pStyle w:val="whitespace-normal"/>
        <w:spacing w:line="480" w:lineRule="auto"/>
      </w:pPr>
    </w:p>
    <w:p w14:paraId="31EF3EFC" w14:textId="60873C9F" w:rsidR="006A798F" w:rsidRPr="00BA542C" w:rsidRDefault="000854BE" w:rsidP="006A798F">
      <w:pPr>
        <w:pStyle w:val="whitespace-normal"/>
        <w:spacing w:line="480" w:lineRule="auto"/>
        <w:rPr>
          <w:b/>
          <w:bCs/>
          <w:sz w:val="32"/>
          <w:szCs w:val="32"/>
          <w:u w:val="single"/>
        </w:rPr>
      </w:pPr>
      <w:r w:rsidRPr="00BA542C">
        <w:rPr>
          <w:b/>
          <w:bCs/>
          <w:sz w:val="32"/>
          <w:szCs w:val="32"/>
          <w:u w:val="single"/>
        </w:rPr>
        <w:t>Discussion</w:t>
      </w:r>
    </w:p>
    <w:p w14:paraId="7E471F36" w14:textId="02BCFCB0" w:rsidR="00E67672" w:rsidRPr="00BA542C" w:rsidRDefault="00A3396F" w:rsidP="00E67672">
      <w:pPr>
        <w:pStyle w:val="whitespace-normal"/>
        <w:spacing w:line="480" w:lineRule="auto"/>
        <w:ind w:firstLine="720"/>
      </w:pPr>
      <w:del w:id="93" w:author="Daniel Schindler" w:date="2025-11-11T18:54:00Z" w16du:dateUtc="2025-11-12T02:54:00Z">
        <w:r w:rsidRPr="00BA542C" w:rsidDel="00BF307A">
          <w:delText>Data which illustrate spatiotemporal patterns of ecosystem dynamics at refined spatial scales are valuable in their ability to uncover ecosystem dynamics which are obscured by overall population trends. Here, we illustrate</w:delText>
        </w:r>
      </w:del>
      <w:ins w:id="94" w:author="Daniel Schindler" w:date="2025-11-11T18:54:00Z" w16du:dateUtc="2025-11-12T02:54:00Z">
        <w:r w:rsidR="00BF307A">
          <w:t>We quantified</w:t>
        </w:r>
      </w:ins>
      <w:r w:rsidRPr="00BA542C">
        <w:t xml:space="preserve"> </w:t>
      </w:r>
      <w:r w:rsidR="00F3736F" w:rsidRPr="00BA542C">
        <w:t xml:space="preserve">spatiotemporal patterns of Chinook salmon </w:t>
      </w:r>
      <w:del w:id="95" w:author="Daniel Schindler" w:date="2025-11-11T18:45:00Z" w16du:dateUtc="2025-11-12T02:45:00Z">
        <w:r w:rsidR="00F3736F" w:rsidRPr="00BA542C" w:rsidDel="00BA0245">
          <w:delText xml:space="preserve">in </w:delText>
        </w:r>
      </w:del>
      <w:ins w:id="96" w:author="Daniel Schindler" w:date="2025-11-11T18:45:00Z" w16du:dateUtc="2025-11-12T02:45:00Z">
        <w:r w:rsidR="00BA0245">
          <w:t>migrating into</w:t>
        </w:r>
        <w:r w:rsidR="00BA0245" w:rsidRPr="00BA542C">
          <w:t xml:space="preserve"> </w:t>
        </w:r>
      </w:ins>
      <w:r w:rsidR="00F3736F" w:rsidRPr="00BA542C">
        <w:t xml:space="preserve">the Kuskokwim </w:t>
      </w:r>
      <w:del w:id="97" w:author="Daniel Schindler" w:date="2025-11-11T18:45:00Z" w16du:dateUtc="2025-11-12T02:45:00Z">
        <w:r w:rsidR="00F3736F" w:rsidRPr="00BA542C" w:rsidDel="00BA0245">
          <w:delText>river-basin</w:delText>
        </w:r>
      </w:del>
      <w:ins w:id="98" w:author="Daniel Schindler" w:date="2025-11-11T18:45:00Z" w16du:dateUtc="2025-11-12T02:45:00Z">
        <w:r w:rsidR="00BA0245">
          <w:t>River</w:t>
        </w:r>
      </w:ins>
      <w:r w:rsidR="00F3736F" w:rsidRPr="00BA542C">
        <w:t xml:space="preserve"> at a finer spatial scale and over a longer time-period than had previously been available. </w:t>
      </w:r>
      <w:r w:rsidRPr="00BA542C">
        <w:t xml:space="preserve">Our data </w:t>
      </w:r>
      <w:proofErr w:type="gramStart"/>
      <w:r w:rsidRPr="00BA542C">
        <w:t>corroborate</w:t>
      </w:r>
      <w:proofErr w:type="gramEnd"/>
      <w:r w:rsidRPr="00BA542C">
        <w:t xml:space="preserve"> preliminarily observed relationships between run timing and watershed position</w:t>
      </w:r>
      <w:ins w:id="99" w:author="Daniel Schindler" w:date="2025-11-11T18:45:00Z" w16du:dateUtc="2025-11-12T02:45:00Z">
        <w:r w:rsidR="00BA0245">
          <w:t xml:space="preserve"> of spawning habitat</w:t>
        </w:r>
      </w:ins>
      <w:r w:rsidRPr="00BA542C">
        <w:t xml:space="preserve">, wherein the earliest returning fish contribute to stocks in the uppermost portions </w:t>
      </w:r>
      <w:r w:rsidR="00CC053E" w:rsidRPr="00BA542C">
        <w:t>and the latest returning fish return to the furthest downstream portions of the watershed. This relationship</w:t>
      </w:r>
      <w:r w:rsidRPr="00BA542C">
        <w:t xml:space="preserve"> was consistent throughout our multi-year dataset</w:t>
      </w:r>
      <w:r w:rsidR="00CC053E" w:rsidRPr="00BA542C">
        <w:t xml:space="preserve">, </w:t>
      </w:r>
      <w:r w:rsidRPr="00BA542C">
        <w:t xml:space="preserve">emphasizing the </w:t>
      </w:r>
      <w:r w:rsidR="00BA369C" w:rsidRPr="00BA542C">
        <w:t xml:space="preserve">consistency </w:t>
      </w:r>
      <w:r w:rsidRPr="00BA542C">
        <w:t>of this pattern across several generations</w:t>
      </w:r>
      <w:r w:rsidR="00D90980" w:rsidRPr="00BA542C">
        <w:t xml:space="preserve"> despite variation in the overall </w:t>
      </w:r>
      <w:del w:id="100" w:author="Daniel Schindler" w:date="2025-11-11T18:45:00Z" w16du:dateUtc="2025-11-12T02:45:00Z">
        <w:r w:rsidR="00D90980" w:rsidRPr="00BA542C" w:rsidDel="00BA0245">
          <w:delText xml:space="preserve">run </w:delText>
        </w:r>
      </w:del>
      <w:ins w:id="101" w:author="Daniel Schindler" w:date="2025-11-11T18:45:00Z" w16du:dateUtc="2025-11-12T02:45:00Z">
        <w:r w:rsidR="00BA0245">
          <w:t>migrat</w:t>
        </w:r>
      </w:ins>
      <w:ins w:id="102" w:author="Daniel Schindler" w:date="2025-11-11T18:46:00Z" w16du:dateUtc="2025-11-12T02:46:00Z">
        <w:r w:rsidR="00BA0245">
          <w:t>ion</w:t>
        </w:r>
      </w:ins>
      <w:ins w:id="103" w:author="Daniel Schindler" w:date="2025-11-11T18:45:00Z" w16du:dateUtc="2025-11-12T02:45:00Z">
        <w:r w:rsidR="00BA0245" w:rsidRPr="00BA542C">
          <w:t xml:space="preserve"> </w:t>
        </w:r>
      </w:ins>
      <w:r w:rsidR="00D90980" w:rsidRPr="00BA542C">
        <w:t>timing and abundance.</w:t>
      </w:r>
    </w:p>
    <w:p w14:paraId="476F8195" w14:textId="1C687EB2" w:rsidR="00450ED3" w:rsidRPr="00BA542C" w:rsidRDefault="00EE2B9C" w:rsidP="00E90573">
      <w:pPr>
        <w:pStyle w:val="whitespace-normal"/>
        <w:spacing w:line="480" w:lineRule="auto"/>
        <w:ind w:firstLine="720"/>
        <w:rPr>
          <w:rStyle w:val="Strong"/>
          <w:rFonts w:eastAsiaTheme="majorEastAsia"/>
          <w:b w:val="0"/>
          <w:bCs w:val="0"/>
        </w:rPr>
      </w:pPr>
      <w:r w:rsidRPr="00BA542C">
        <w:lastRenderedPageBreak/>
        <w:t xml:space="preserve">A clear pattern of early-returning upriver stocks supports the front-end closure’s objective of protecting these populations from </w:t>
      </w:r>
      <w:del w:id="104" w:author="Daniel Schindler" w:date="2025-11-11T18:54:00Z" w16du:dateUtc="2025-11-12T02:54:00Z">
        <w:r w:rsidRPr="00BA542C" w:rsidDel="00BF307A">
          <w:delText xml:space="preserve">overharvest </w:delText>
        </w:r>
      </w:del>
      <w:ins w:id="105" w:author="Daniel Schindler" w:date="2025-11-11T18:59:00Z" w16du:dateUtc="2025-11-12T02:59:00Z">
        <w:r w:rsidR="008948AB">
          <w:t>downriver</w:t>
        </w:r>
      </w:ins>
      <w:ins w:id="106" w:author="Daniel Schindler" w:date="2025-11-11T18:55:00Z" w16du:dateUtc="2025-11-12T02:55:00Z">
        <w:r w:rsidR="00BF307A">
          <w:t xml:space="preserve"> harvest</w:t>
        </w:r>
      </w:ins>
      <w:ins w:id="107" w:author="Daniel Schindler" w:date="2025-11-11T18:54:00Z" w16du:dateUtc="2025-11-12T02:54:00Z">
        <w:r w:rsidR="00BF307A" w:rsidRPr="00BA542C">
          <w:t xml:space="preserve"> </w:t>
        </w:r>
      </w:ins>
      <w:del w:id="108" w:author="Daniel Schindler" w:date="2025-11-11T18:55:00Z" w16du:dateUtc="2025-11-12T02:55:00Z">
        <w:r w:rsidRPr="00BA542C" w:rsidDel="00BF307A">
          <w:delText>while ensuring</w:delText>
        </w:r>
      </w:del>
      <w:ins w:id="109" w:author="Daniel Schindler" w:date="2025-11-11T18:59:00Z" w16du:dateUtc="2025-11-12T02:59:00Z">
        <w:r w:rsidR="008948AB">
          <w:t xml:space="preserve"> </w:t>
        </w:r>
      </w:ins>
      <w:proofErr w:type="gramStart"/>
      <w:ins w:id="110" w:author="Daniel Schindler" w:date="2025-11-11T18:55:00Z" w16du:dateUtc="2025-11-12T02:55:00Z">
        <w:r w:rsidR="00BF307A">
          <w:t>in an attempt to</w:t>
        </w:r>
        <w:proofErr w:type="gramEnd"/>
        <w:r w:rsidR="00BF307A">
          <w:t xml:space="preserve"> provide</w:t>
        </w:r>
      </w:ins>
      <w:r w:rsidRPr="00BA542C">
        <w:t xml:space="preserve"> subsistence fishing opportunities in the upper watershed. Several upper Kuskokwim stocks contributed substantially to early-season </w:t>
      </w:r>
      <w:del w:id="111" w:author="Daniel Schindler" w:date="2025-11-11T18:56:00Z" w16du:dateUtc="2025-11-12T02:56:00Z">
        <w:r w:rsidRPr="00BA542C" w:rsidDel="00BF307A">
          <w:delText>runs</w:delText>
        </w:r>
        <w:r w:rsidR="00A0052D" w:rsidRPr="00BA542C" w:rsidDel="00BF307A">
          <w:delText xml:space="preserve"> </w:delText>
        </w:r>
      </w:del>
      <w:ins w:id="112" w:author="Daniel Schindler" w:date="2025-11-11T18:56:00Z" w16du:dateUtc="2025-11-12T02:56:00Z">
        <w:r w:rsidR="00BF307A">
          <w:t>migrants</w:t>
        </w:r>
        <w:r w:rsidR="00BF307A" w:rsidRPr="00BA542C">
          <w:t xml:space="preserve"> </w:t>
        </w:r>
      </w:ins>
      <w:r w:rsidR="00A0052D" w:rsidRPr="00BA542C">
        <w:t>(</w:t>
      </w:r>
      <w:proofErr w:type="spellStart"/>
      <w:r w:rsidR="00A0052D" w:rsidRPr="00BA542C">
        <w:t>i.e</w:t>
      </w:r>
      <w:proofErr w:type="spellEnd"/>
      <w:r w:rsidR="00A0052D" w:rsidRPr="00BA542C">
        <w:t xml:space="preserve"> group 2)</w:t>
      </w:r>
      <w:r w:rsidRPr="00BA542C">
        <w:t xml:space="preserve">; however, the furthest upstream stocks (group 1) consistently represented only a small portion of total basin-wide returns in our dataset. Despite this </w:t>
      </w:r>
      <w:del w:id="113" w:author="Daniel Schindler" w:date="2025-11-11T19:00:00Z" w16du:dateUtc="2025-11-12T03:00:00Z">
        <w:r w:rsidRPr="00BA542C" w:rsidDel="008948AB">
          <w:delText xml:space="preserve">variability </w:delText>
        </w:r>
      </w:del>
      <w:ins w:id="114" w:author="Daniel Schindler" w:date="2025-11-11T19:00:00Z" w16du:dateUtc="2025-11-12T03:00:00Z">
        <w:r w:rsidR="008948AB">
          <w:t>variation</w:t>
        </w:r>
        <w:r w:rsidR="008948AB" w:rsidRPr="00BA542C">
          <w:t xml:space="preserve"> </w:t>
        </w:r>
      </w:ins>
      <w:r w:rsidRPr="00BA542C">
        <w:t xml:space="preserve">in abundance, </w:t>
      </w:r>
      <w:r w:rsidR="00A0052D" w:rsidRPr="00BA542C">
        <w:t xml:space="preserve">individuals in both upper watershed groups </w:t>
      </w:r>
      <w:r w:rsidRPr="00BA542C">
        <w:t xml:space="preserve">returned </w:t>
      </w:r>
      <w:r w:rsidR="00A0052D" w:rsidRPr="00BA542C">
        <w:t xml:space="preserve">early in </w:t>
      </w:r>
      <w:r w:rsidR="00E90573" w:rsidRPr="00BA542C">
        <w:t xml:space="preserve">the </w:t>
      </w:r>
      <w:r w:rsidR="00836381" w:rsidRPr="00BA542C">
        <w:t>migration season</w:t>
      </w:r>
      <w:r w:rsidR="00A0052D" w:rsidRPr="00BA542C">
        <w:t xml:space="preserve"> and therefore received substantial protection </w:t>
      </w:r>
      <w:r w:rsidR="00E90573" w:rsidRPr="00BA542C">
        <w:t>because of</w:t>
      </w:r>
      <w:r w:rsidR="00A0052D" w:rsidRPr="00BA542C">
        <w:t xml:space="preserve"> the front-end closure strategy. </w:t>
      </w:r>
      <w:r w:rsidR="00E90573" w:rsidRPr="00BA542C">
        <w:t xml:space="preserve">As such, the front-end closure as it is currently implemented provides harvest protection to upper watershed stocks regardless of their overall abundance. For relatively </w:t>
      </w:r>
      <w:del w:id="115" w:author="Daniel Schindler" w:date="2025-11-11T19:00:00Z" w16du:dateUtc="2025-11-12T03:00:00Z">
        <w:r w:rsidR="00E90573" w:rsidRPr="00BA542C" w:rsidDel="008948AB">
          <w:delText xml:space="preserve">weak </w:delText>
        </w:r>
      </w:del>
      <w:ins w:id="116" w:author="Daniel Schindler" w:date="2025-11-11T19:00:00Z" w16du:dateUtc="2025-11-12T03:00:00Z">
        <w:r w:rsidR="008948AB">
          <w:t>small</w:t>
        </w:r>
        <w:r w:rsidR="008948AB" w:rsidRPr="00BA542C">
          <w:t xml:space="preserve"> </w:t>
        </w:r>
      </w:ins>
      <w:r w:rsidR="00E90573" w:rsidRPr="00BA542C">
        <w:t xml:space="preserve">stocks such as those found in group 1, this strategy may be particularly important for preserving biodiversity by preventing overharvest of these stocks which appear to co-migrate with much more abundant upper watershed stocks in group 2. </w:t>
      </w:r>
      <w:r w:rsidR="00E90573" w:rsidRPr="00BA542C">
        <w:rPr>
          <w:rStyle w:val="Strong"/>
          <w:rFonts w:eastAsiaTheme="majorEastAsia"/>
          <w:b w:val="0"/>
          <w:bCs w:val="0"/>
        </w:rPr>
        <w:t>Maintaining this diversity may contribute to preserving biodiversity in the upper watershed which can contribute both towards maintaining resilience at the basin scale</w:t>
      </w:r>
      <w:ins w:id="117" w:author="Daniel Schindler" w:date="2025-11-11T19:00:00Z" w16du:dateUtc="2025-11-12T03:00:00Z">
        <w:r w:rsidR="008948AB">
          <w:rPr>
            <w:rStyle w:val="Strong"/>
            <w:rFonts w:eastAsiaTheme="majorEastAsia"/>
            <w:b w:val="0"/>
            <w:bCs w:val="0"/>
          </w:rPr>
          <w:t xml:space="preserve"> as</w:t>
        </w:r>
      </w:ins>
      <w:ins w:id="118" w:author="Daniel Schindler" w:date="2025-11-11T19:01:00Z" w16du:dateUtc="2025-11-12T03:01:00Z">
        <w:r w:rsidR="008948AB">
          <w:rPr>
            <w:rStyle w:val="Strong"/>
            <w:rFonts w:eastAsiaTheme="majorEastAsia"/>
            <w:b w:val="0"/>
            <w:bCs w:val="0"/>
          </w:rPr>
          <w:t xml:space="preserve"> sub-dominant stocks can later become dominant stocks over longer time frames (Hilborn et al. 2003; Schindler et al. 2010)</w:t>
        </w:r>
      </w:ins>
      <w:r w:rsidR="00E90573" w:rsidRPr="00BA542C">
        <w:rPr>
          <w:rStyle w:val="Strong"/>
          <w:rFonts w:eastAsiaTheme="majorEastAsia"/>
          <w:b w:val="0"/>
          <w:bCs w:val="0"/>
        </w:rPr>
        <w:t xml:space="preserve">. </w:t>
      </w:r>
    </w:p>
    <w:p w14:paraId="032C5617" w14:textId="09B1C3A9" w:rsidR="009B24AC" w:rsidRPr="00BA542C" w:rsidRDefault="005312E0" w:rsidP="00E347D9">
      <w:pPr>
        <w:pStyle w:val="whitespace-normal"/>
        <w:spacing w:line="480" w:lineRule="auto"/>
        <w:ind w:firstLine="720"/>
      </w:pPr>
      <w:r w:rsidRPr="00BA542C">
        <w:t xml:space="preserve">Despite a consistent overall relationship between watershed position and </w:t>
      </w:r>
      <w:del w:id="119" w:author="Daniel Schindler" w:date="2025-11-11T19:01:00Z" w16du:dateUtc="2025-11-12T03:01:00Z">
        <w:r w:rsidRPr="00BA542C" w:rsidDel="008948AB">
          <w:delText xml:space="preserve">return </w:delText>
        </w:r>
      </w:del>
      <w:ins w:id="120" w:author="Daniel Schindler" w:date="2025-11-11T19:01:00Z" w16du:dateUtc="2025-11-12T03:01:00Z">
        <w:r w:rsidR="008948AB">
          <w:t>migration</w:t>
        </w:r>
        <w:r w:rsidR="008948AB" w:rsidRPr="00BA542C">
          <w:t xml:space="preserve"> </w:t>
        </w:r>
      </w:ins>
      <w:r w:rsidRPr="00BA542C">
        <w:t xml:space="preserve">timing, we observed substantial interannual variability in both the proportional contributions of regional groups to the total run and the </w:t>
      </w:r>
      <w:r w:rsidR="00E90573" w:rsidRPr="00BA542C">
        <w:t xml:space="preserve">proportional </w:t>
      </w:r>
      <w:r w:rsidRPr="00BA542C">
        <w:t xml:space="preserve">protection afforded by the front-end closure strategy. </w:t>
      </w:r>
      <w:r w:rsidR="00E90573" w:rsidRPr="00BA542C">
        <w:t>Variability in spatial patterns of production</w:t>
      </w:r>
      <w:r w:rsidRPr="00BA542C">
        <w:t xml:space="preserve"> align with well-documented variability in salmon life histories and previously observed shifts in habitat use across annual timescales </w:t>
      </w:r>
      <w:r w:rsidR="00D90980" w:rsidRPr="00BA542C">
        <w:fldChar w:fldCharType="begin"/>
      </w:r>
      <w:r w:rsidR="00D90980" w:rsidRPr="00BA542C">
        <w:instrText xml:space="preserve"> ADDIN ZOTERO_ITEM CSL_CITATION {"citationID":"IspQSUXO","properties":{"formattedCitation":"(Brennan, Schindler, et al., 2019)","plainCitation":"(Brennan, Schindler, et al., 2019)","noteIndex":0},"citationItems":[{"id":3844,"uris":["http://zotero.org/users/8421274/items/RXD5IA9D"],"itemData":{"id":3844,"type":"article-journal","abstract":"Watersheds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basin.","container-title":"Science","DOI":"10.1126/science.aav4313","issue":"6442","note":"publisher: American Association for the Advancement of Science","page":"783-786","source":"science.org (Atypon)","title":"Shifting habitat mosaics and fish production across river basins","volume":"364","author":[{"family":"Brennan","given":"Sean R."},{"family":"Schindler","given":"Daniel E."},{"family":"Cline","given":"Timothy J."},{"family":"Walsworth","given":"Timothy E."},{"family":"Buck","given":"Greg"},{"family":"Fernandez","given":"Diego P."}],"issued":{"date-parts":[["2019"]]}}}],"schema":"https://github.com/citation-style-language/schema/raw/master/csl-citation.json"} </w:instrText>
      </w:r>
      <w:r w:rsidR="00D90980" w:rsidRPr="00BA542C">
        <w:fldChar w:fldCharType="separate"/>
      </w:r>
      <w:r w:rsidR="00D90980" w:rsidRPr="00BA542C">
        <w:rPr>
          <w:noProof/>
        </w:rPr>
        <w:t>(</w:t>
      </w:r>
      <w:ins w:id="121" w:author="Daniel Schindler" w:date="2025-11-11T19:02:00Z" w16du:dateUtc="2025-11-12T03:02:00Z">
        <w:r w:rsidR="008948AB">
          <w:rPr>
            <w:noProof/>
          </w:rPr>
          <w:t xml:space="preserve">Schindler et al. 2010; </w:t>
        </w:r>
      </w:ins>
      <w:r w:rsidR="00D90980" w:rsidRPr="00BA542C">
        <w:rPr>
          <w:noProof/>
        </w:rPr>
        <w:t>Brennan, Schindler, et al., 2019)</w:t>
      </w:r>
      <w:r w:rsidR="00D90980" w:rsidRPr="00BA542C">
        <w:fldChar w:fldCharType="end"/>
      </w:r>
      <w:r w:rsidR="00D90980" w:rsidRPr="00BA542C">
        <w:t xml:space="preserve">. </w:t>
      </w:r>
      <w:r w:rsidRPr="00BA542C">
        <w:t xml:space="preserve">However, </w:t>
      </w:r>
      <w:r w:rsidR="00E90573" w:rsidRPr="00BA542C">
        <w:t xml:space="preserve">variability in the efficacy of the front-end closure also likely reflects the interaction </w:t>
      </w:r>
      <w:r w:rsidRPr="00BA542C">
        <w:t xml:space="preserve">between run dynamics and management </w:t>
      </w:r>
      <w:r w:rsidRPr="00BA542C">
        <w:lastRenderedPageBreak/>
        <w:t xml:space="preserve">strategies that operate on a fixed calendar date. Because the closure is implemented on a fixed schedule, interannual variation in </w:t>
      </w:r>
      <w:del w:id="122" w:author="Daniel Schindler" w:date="2025-11-11T19:02:00Z" w16du:dateUtc="2025-11-12T03:02:00Z">
        <w:r w:rsidRPr="00BA542C" w:rsidDel="008948AB">
          <w:delText xml:space="preserve">return </w:delText>
        </w:r>
      </w:del>
      <w:ins w:id="123" w:author="Daniel Schindler" w:date="2025-11-11T19:02:00Z" w16du:dateUtc="2025-11-12T03:02:00Z">
        <w:r w:rsidR="008948AB">
          <w:t>migration</w:t>
        </w:r>
        <w:r w:rsidR="008948AB" w:rsidRPr="00BA542C">
          <w:t xml:space="preserve"> </w:t>
        </w:r>
      </w:ins>
      <w:r w:rsidRPr="00BA542C">
        <w:t xml:space="preserve">timing means that the proportion of the run occurring within the closure window depends on both the timing (early vs. late) and duration (compressed vs. protracted) of the overall migration. </w:t>
      </w:r>
      <w:r w:rsidR="00BF0C62" w:rsidRPr="00BA542C">
        <w:t>Late return timing or extended run duration may result in less proportional contribution within the closure window as comp</w:t>
      </w:r>
      <w:r w:rsidR="0013324E" w:rsidRPr="00BA542C">
        <w:t>a</w:t>
      </w:r>
      <w:r w:rsidR="00BF0C62" w:rsidRPr="00BA542C">
        <w:t xml:space="preserve">red to earlier returning and </w:t>
      </w:r>
      <w:del w:id="124" w:author="Daniel Schindler" w:date="2025-11-11T19:03:00Z" w16du:dateUtc="2025-11-12T03:03:00Z">
        <w:r w:rsidR="00BF0C62" w:rsidRPr="00BA542C" w:rsidDel="008948AB">
          <w:delText xml:space="preserve">more </w:delText>
        </w:r>
      </w:del>
      <w:ins w:id="125" w:author="Daniel Schindler" w:date="2025-11-11T19:03:00Z" w16du:dateUtc="2025-11-12T03:03:00Z">
        <w:r w:rsidR="008948AB">
          <w:t>less</w:t>
        </w:r>
        <w:r w:rsidR="008948AB" w:rsidRPr="00BA542C">
          <w:t xml:space="preserve"> </w:t>
        </w:r>
      </w:ins>
      <w:r w:rsidR="00BF0C62" w:rsidRPr="00BA542C">
        <w:t>protracted run timing. As a result,</w:t>
      </w:r>
      <w:r w:rsidR="0013324E" w:rsidRPr="00BA542C">
        <w:t xml:space="preserve"> both the amount </w:t>
      </w:r>
      <w:r w:rsidR="00450ED3" w:rsidRPr="00BA542C">
        <w:t xml:space="preserve">and </w:t>
      </w:r>
      <w:r w:rsidR="0004196B" w:rsidRPr="00BA542C">
        <w:t>distribution</w:t>
      </w:r>
      <w:r w:rsidR="0013324E" w:rsidRPr="00BA542C">
        <w:t xml:space="preserve"> of stocks afforded protection depend on the interaction between run dynamics and the timing of the closure. </w:t>
      </w:r>
      <w:r w:rsidRPr="00BA542C">
        <w:t xml:space="preserve">When combined with natural variability in basin-wide production patterns, this interaction may introduce substantial variability in the overall effect of the front-end closure on stock-specific population </w:t>
      </w:r>
      <w:del w:id="126" w:author="Daniel Schindler" w:date="2025-11-11T19:04:00Z" w16du:dateUtc="2025-11-12T03:04:00Z">
        <w:r w:rsidRPr="00BA542C" w:rsidDel="008948AB">
          <w:delText>health</w:delText>
        </w:r>
      </w:del>
      <w:ins w:id="127" w:author="Daniel Schindler" w:date="2025-11-11T19:04:00Z" w16du:dateUtc="2025-11-12T03:04:00Z">
        <w:r w:rsidR="008948AB">
          <w:t>dynamics</w:t>
        </w:r>
      </w:ins>
      <w:r w:rsidRPr="00BA542C">
        <w:t xml:space="preserve">. </w:t>
      </w:r>
      <w:r w:rsidR="00E90573" w:rsidRPr="00BA542C">
        <w:t xml:space="preserve">This is further highlighted by </w:t>
      </w:r>
      <w:del w:id="128" w:author="Daniel Schindler" w:date="2025-11-11T19:04:00Z" w16du:dateUtc="2025-11-12T03:04:00Z">
        <w:r w:rsidR="00E347D9" w:rsidRPr="00BA542C" w:rsidDel="008948AB">
          <w:delText>the results of a modeled</w:delText>
        </w:r>
      </w:del>
      <w:ins w:id="129" w:author="Daniel Schindler" w:date="2025-11-11T19:04:00Z" w16du:dateUtc="2025-11-12T03:04:00Z">
        <w:r w:rsidR="008948AB">
          <w:t>simulating a</w:t>
        </w:r>
      </w:ins>
      <w:r w:rsidR="00E347D9" w:rsidRPr="00BA542C">
        <w:t xml:space="preserve"> </w:t>
      </w:r>
      <w:commentRangeStart w:id="130"/>
      <w:r w:rsidR="00E347D9" w:rsidRPr="00BA542C">
        <w:t xml:space="preserve">change in the end date of the front-end closure. Although a clear pattern of increased protection for </w:t>
      </w:r>
      <w:commentRangeStart w:id="131"/>
      <w:r w:rsidR="00E347D9" w:rsidRPr="00BA542C">
        <w:t xml:space="preserve">upper watershed groups was maintained in </w:t>
      </w:r>
      <w:del w:id="132" w:author="Daniel Schindler" w:date="2025-11-11T19:04:00Z" w16du:dateUtc="2025-11-12T03:04:00Z">
        <w:r w:rsidR="00E347D9" w:rsidRPr="00BA542C" w:rsidDel="008948AB">
          <w:delText xml:space="preserve">simulations </w:delText>
        </w:r>
      </w:del>
      <w:ins w:id="133" w:author="Daniel Schindler" w:date="2025-11-11T19:04:00Z" w16du:dateUtc="2025-11-12T03:04:00Z">
        <w:r w:rsidR="008948AB">
          <w:t>scenarios</w:t>
        </w:r>
        <w:r w:rsidR="008948AB" w:rsidRPr="00BA542C">
          <w:t xml:space="preserve"> </w:t>
        </w:r>
      </w:ins>
      <w:r w:rsidR="00E347D9" w:rsidRPr="00BA542C">
        <w:t>of both earlier and later closure end dates, as the minimum protection afforded across our dataset remained relatively low in the 3-day extension scenario</w:t>
      </w:r>
      <w:commentRangeEnd w:id="131"/>
      <w:r w:rsidR="008948AB">
        <w:rPr>
          <w:rStyle w:val="CommentReference"/>
          <w:rFonts w:asciiTheme="minorHAnsi" w:eastAsiaTheme="minorHAnsi" w:hAnsiTheme="minorHAnsi" w:cstheme="minorBidi"/>
          <w:kern w:val="2"/>
          <w14:ligatures w14:val="standardContextual"/>
        </w:rPr>
        <w:commentReference w:id="131"/>
      </w:r>
      <w:r w:rsidR="00E347D9" w:rsidRPr="00BA542C">
        <w:t xml:space="preserve">. Even after a </w:t>
      </w:r>
      <w:r w:rsidR="004D6C38" w:rsidRPr="00BA542C">
        <w:t>6-day</w:t>
      </w:r>
      <w:r w:rsidR="00E347D9" w:rsidRPr="00BA542C">
        <w:t xml:space="preserve"> extension of the front-end closure data, </w:t>
      </w:r>
      <w:commentRangeEnd w:id="130"/>
      <w:r w:rsidR="008948AB">
        <w:rPr>
          <w:rStyle w:val="CommentReference"/>
          <w:rFonts w:asciiTheme="minorHAnsi" w:eastAsiaTheme="minorHAnsi" w:hAnsiTheme="minorHAnsi" w:cstheme="minorBidi"/>
          <w:kern w:val="2"/>
          <w14:ligatures w14:val="standardContextual"/>
        </w:rPr>
        <w:commentReference w:id="130"/>
      </w:r>
      <w:r w:rsidR="00E347D9" w:rsidRPr="00BA542C">
        <w:t>which would result in a closure until June 17</w:t>
      </w:r>
      <w:r w:rsidR="00E347D9" w:rsidRPr="00BA542C">
        <w:rPr>
          <w:vertAlign w:val="superscript"/>
        </w:rPr>
        <w:t>th</w:t>
      </w:r>
      <w:r w:rsidR="00E347D9" w:rsidRPr="00BA542C">
        <w:t xml:space="preserve">, the lowest protection afforded to groups 2-6 remained below 20%. Further, increasing the duration of the closure resulted in uneven improvement to protection among years even within the same group. Taken together, these results highlight that the efficacy of the front-end closure is variable based on the front-end closure date as well as migration timing and temporal distribution of returning stocks. </w:t>
      </w:r>
      <w:r w:rsidR="0004196B" w:rsidRPr="00BA542C">
        <w:t>These results suggest a potential limitation of a fixed date closure</w:t>
      </w:r>
      <w:r w:rsidR="00450ED3" w:rsidRPr="00BA542C">
        <w:t xml:space="preserve"> and </w:t>
      </w:r>
      <w:r w:rsidR="0004196B" w:rsidRPr="00BA542C">
        <w:t>highlight</w:t>
      </w:r>
      <w:r w:rsidR="00450ED3" w:rsidRPr="00BA542C">
        <w:t>s</w:t>
      </w:r>
      <w:r w:rsidR="0004196B" w:rsidRPr="00BA542C">
        <w:t xml:space="preserve"> the difficulty of managing for dynamic ecosystem with fixed duration management. A more dynamic closure which is responsive to predicted or observed run dynamics may provide more consistent protection to upstream stocks. </w:t>
      </w:r>
      <w:del w:id="134" w:author="Daniel Schindler" w:date="2025-11-11T19:07:00Z" w16du:dateUtc="2025-11-12T03:07:00Z">
        <w:r w:rsidR="00551911" w:rsidRPr="00BA542C" w:rsidDel="008948AB">
          <w:delText xml:space="preserve">However, assessing stock-specific run strength in-season is </w:delText>
        </w:r>
        <w:r w:rsidR="00551911" w:rsidRPr="00BA542C" w:rsidDel="008948AB">
          <w:lastRenderedPageBreak/>
          <w:delText>currently not possible.</w:delText>
        </w:r>
      </w:del>
      <w:ins w:id="135" w:author="Daniel Schindler" w:date="2025-11-11T19:07:00Z" w16du:dateUtc="2025-11-12T03:07:00Z">
        <w:r w:rsidR="008948AB">
          <w:t xml:space="preserve">Improvement of </w:t>
        </w:r>
        <w:proofErr w:type="gramStart"/>
        <w:r w:rsidR="008948AB">
          <w:t>ru</w:t>
        </w:r>
      </w:ins>
      <w:ins w:id="136" w:author="Daniel Schindler" w:date="2025-11-11T19:08:00Z" w16du:dateUtc="2025-11-12T03:08:00Z">
        <w:r w:rsidR="008948AB">
          <w:t>n</w:t>
        </w:r>
        <w:proofErr w:type="gramEnd"/>
        <w:r w:rsidR="008948AB">
          <w:t xml:space="preserve"> timing forecasts (e.g., P Mundy et al.) might allow for more dynamic front-end closures </w:t>
        </w:r>
        <w:proofErr w:type="gramStart"/>
        <w:r w:rsidR="008948AB">
          <w:t>among year</w:t>
        </w:r>
        <w:proofErr w:type="gramEnd"/>
        <w:r w:rsidR="008948AB">
          <w:t>. Until such reliable forecasting methods are developed f</w:t>
        </w:r>
      </w:ins>
      <w:ins w:id="137" w:author="Daniel Schindler" w:date="2025-11-11T19:09:00Z" w16du:dateUtc="2025-11-12T03:09:00Z">
        <w:r w:rsidR="008948AB">
          <w:t>or the Kuskokwim, the static approach currently employed here appears to perform relatively well at protecting the upriver stocks that are the primary focus of conservation.</w:t>
        </w:r>
      </w:ins>
      <w:ins w:id="138" w:author="Daniel Schindler" w:date="2025-11-11T19:08:00Z" w16du:dateUtc="2025-11-12T03:08:00Z">
        <w:r w:rsidR="008948AB">
          <w:t xml:space="preserve"> </w:t>
        </w:r>
      </w:ins>
    </w:p>
    <w:p w14:paraId="5003A478" w14:textId="63BC1F74" w:rsidR="003F1234" w:rsidRPr="00BA542C" w:rsidRDefault="00C57048" w:rsidP="00D80B0D">
      <w:pPr>
        <w:pStyle w:val="whitespace-normal"/>
        <w:spacing w:line="480" w:lineRule="auto"/>
        <w:ind w:firstLine="720"/>
      </w:pPr>
      <w:r w:rsidRPr="00BA542C">
        <w:t xml:space="preserve">Protecting upper Kuskokwim stocks through front-end closures appears to be an effective strategy for maintaining biodiversity in the upper watershed while supporting basin-wide escapement goals </w:t>
      </w:r>
      <w:commentRangeStart w:id="139"/>
      <w:commentRangeStart w:id="140"/>
      <w:r w:rsidRPr="00BA542C">
        <w:t>and harvest opportunities</w:t>
      </w:r>
      <w:commentRangeEnd w:id="139"/>
      <w:r w:rsidR="00895ED8">
        <w:rPr>
          <w:rStyle w:val="CommentReference"/>
          <w:rFonts w:asciiTheme="minorHAnsi" w:eastAsiaTheme="minorHAnsi" w:hAnsiTheme="minorHAnsi" w:cstheme="minorBidi"/>
          <w:kern w:val="2"/>
          <w14:ligatures w14:val="standardContextual"/>
        </w:rPr>
        <w:commentReference w:id="139"/>
      </w:r>
      <w:commentRangeEnd w:id="140"/>
      <w:r w:rsidR="00642B65">
        <w:rPr>
          <w:rStyle w:val="CommentReference"/>
          <w:rFonts w:asciiTheme="minorHAnsi" w:eastAsiaTheme="minorHAnsi" w:hAnsiTheme="minorHAnsi" w:cstheme="minorBidi"/>
          <w:kern w:val="2"/>
          <w14:ligatures w14:val="standardContextual"/>
        </w:rPr>
        <w:commentReference w:id="140"/>
      </w:r>
      <w:r w:rsidRPr="00BA542C">
        <w:t xml:space="preserve">. However, the overall efficacy of this approach in sustaining basin-wide stock diversity depends not only on the protection afforded to upper watershed stocks but also on harvest dynamics following the reopening of the fishery. </w:t>
      </w:r>
      <w:r w:rsidR="003F1234" w:rsidRPr="00BA542C">
        <w:t xml:space="preserve">For example, </w:t>
      </w:r>
      <w:r w:rsidR="00D80B0D" w:rsidRPr="00BA542C">
        <w:t xml:space="preserve">concentrating fishing pressure following the closure may impact </w:t>
      </w:r>
      <w:r w:rsidRPr="00BA542C">
        <w:t xml:space="preserve">weak downstream stocks as compared to the same harvest pressure distributed across the full migration window. </w:t>
      </w:r>
      <w:r w:rsidR="00D80B0D" w:rsidRPr="00BA542C">
        <w:t>This may be particularly true in years with compressed run duration or with exceptionally strong early-season returns. Consequently, the efficacy of management strategies such as front-end closures must be evaluated in the context of both ecosystem and fishery dynamics to fully understand their role in maintaining basin-wide biodiversity.</w:t>
      </w:r>
    </w:p>
    <w:p w14:paraId="7916DED5" w14:textId="48EBB703" w:rsidR="00E67672" w:rsidRPr="00BA542C" w:rsidRDefault="00E46D9E" w:rsidP="00E67672">
      <w:pPr>
        <w:pStyle w:val="whitespace-normal"/>
        <w:spacing w:line="480" w:lineRule="auto"/>
        <w:ind w:firstLine="720"/>
      </w:pPr>
      <w:r w:rsidRPr="00BA542C">
        <w:t>The accuracy of otolith-based methods has not been explicitly validated in the Kuskokwim River Basin; however, they have demonstrated high assignment accuracy for Pacific salmon in similar Alaska watersheds</w:t>
      </w:r>
      <w:r w:rsidR="00450ED3" w:rsidRPr="00BA542C">
        <w:t xml:space="preserve"> </w:t>
      </w:r>
      <w:r w:rsidR="007E1736" w:rsidRPr="00BA542C">
        <w:fldChar w:fldCharType="begin"/>
      </w:r>
      <w:r w:rsidR="00B95589" w:rsidRPr="00BA542C">
        <w:instrText xml:space="preserve"> ADDIN ZOTERO_ITEM CSL_CITATION {"citationID":"tvE9voRc","properties":{"formattedCitation":"(Brennan et al., 2015)","plainCitation":"(Brennan et al., 2015)","noteIndex":0},"citationItems":[{"id":"vMsmgirM/5BdTdxrg","uris":["http://zotero.org/users/8421274/items/IY3FLHLM"],"itemData":{"id":"qdfHghSJ/KSW9LWYv","type":"article-journal","abstract":"Strontium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J."}],"issued":{"date-parts":[["2015",5,15]]}}}],"schema":"https://github.com/citation-style-language/schema/raw/master/csl-citation.json"} </w:instrText>
      </w:r>
      <w:r w:rsidR="007E1736" w:rsidRPr="00BA542C">
        <w:fldChar w:fldCharType="separate"/>
      </w:r>
      <w:r w:rsidR="007E1736" w:rsidRPr="00BA542C">
        <w:rPr>
          <w:noProof/>
        </w:rPr>
        <w:t>(Brennan et al., 2015)</w:t>
      </w:r>
      <w:r w:rsidR="007E1736" w:rsidRPr="00BA542C">
        <w:fldChar w:fldCharType="end"/>
      </w:r>
      <w:r w:rsidR="007E1736" w:rsidRPr="00BA542C">
        <w:t xml:space="preserve">. </w:t>
      </w:r>
      <w:r w:rsidRPr="00BA542C">
        <w:t xml:space="preserve">Although these methods contain some limitations for </w:t>
      </w:r>
      <w:del w:id="141" w:author="Daniel Schindler" w:date="2025-11-11T19:24:00Z" w16du:dateUtc="2025-11-12T03:24:00Z">
        <w:r w:rsidRPr="00BA542C" w:rsidDel="00B212BB">
          <w:delText xml:space="preserve">direct </w:delText>
        </w:r>
      </w:del>
      <w:ins w:id="142" w:author="Daniel Schindler" w:date="2025-11-11T19:24:00Z" w16du:dateUtc="2025-11-12T03:24:00Z">
        <w:r w:rsidR="00B212BB">
          <w:t>in-season</w:t>
        </w:r>
        <w:r w:rsidR="00B212BB" w:rsidRPr="00BA542C">
          <w:t xml:space="preserve"> </w:t>
        </w:r>
      </w:ins>
      <w:r w:rsidRPr="00BA542C">
        <w:t>management (i.e. turnaround time</w:t>
      </w:r>
      <w:r w:rsidR="00C107EA" w:rsidRPr="00BA542C">
        <w:t xml:space="preserve"> for in-season management</w:t>
      </w:r>
      <w:r w:rsidRPr="00BA542C">
        <w:t xml:space="preserve">), </w:t>
      </w:r>
      <w:r w:rsidRPr="00BA542C">
        <w:rPr>
          <w:rStyle w:val="Strong"/>
          <w:rFonts w:eastAsiaTheme="majorEastAsia"/>
          <w:b w:val="0"/>
          <w:bCs w:val="0"/>
        </w:rPr>
        <w:t xml:space="preserve">tools that enable reconstruction of stock specific spatiotemporal patterns in remote ecosystems allow for </w:t>
      </w:r>
      <w:r w:rsidR="00C107EA" w:rsidRPr="00BA542C">
        <w:rPr>
          <w:rStyle w:val="Strong"/>
          <w:rFonts w:eastAsiaTheme="majorEastAsia"/>
          <w:b w:val="0"/>
          <w:bCs w:val="0"/>
        </w:rPr>
        <w:t xml:space="preserve">an explicit </w:t>
      </w:r>
      <w:r w:rsidRPr="00BA542C">
        <w:rPr>
          <w:rStyle w:val="Strong"/>
          <w:rFonts w:eastAsiaTheme="majorEastAsia"/>
          <w:b w:val="0"/>
          <w:bCs w:val="0"/>
        </w:rPr>
        <w:t>consideration of</w:t>
      </w:r>
      <w:r w:rsidR="00C107EA" w:rsidRPr="00BA542C">
        <w:rPr>
          <w:rStyle w:val="Strong"/>
          <w:rFonts w:eastAsiaTheme="majorEastAsia"/>
          <w:b w:val="0"/>
          <w:bCs w:val="0"/>
        </w:rPr>
        <w:t xml:space="preserve"> existing</w:t>
      </w:r>
      <w:r w:rsidRPr="00BA542C">
        <w:rPr>
          <w:rStyle w:val="Strong"/>
          <w:rFonts w:eastAsiaTheme="majorEastAsia"/>
          <w:b w:val="0"/>
          <w:bCs w:val="0"/>
        </w:rPr>
        <w:t xml:space="preserve"> intrapopulation variability into management</w:t>
      </w:r>
      <w:ins w:id="143" w:author="Daniel Schindler" w:date="2025-11-11T19:24:00Z" w16du:dateUtc="2025-11-12T03:24:00Z">
        <w:r w:rsidR="00B212BB">
          <w:rPr>
            <w:rStyle w:val="Strong"/>
            <w:rFonts w:eastAsiaTheme="majorEastAsia"/>
            <w:b w:val="0"/>
            <w:bCs w:val="0"/>
          </w:rPr>
          <w:t xml:space="preserve"> and how different fishing regulations will affect the trade-off between harvest</w:t>
        </w:r>
      </w:ins>
      <w:ins w:id="144" w:author="Daniel Schindler" w:date="2025-11-11T19:25:00Z" w16du:dateUtc="2025-11-12T03:25:00Z">
        <w:r w:rsidR="00B212BB">
          <w:rPr>
            <w:rStyle w:val="Strong"/>
            <w:rFonts w:eastAsiaTheme="majorEastAsia"/>
            <w:b w:val="0"/>
            <w:bCs w:val="0"/>
          </w:rPr>
          <w:t xml:space="preserve"> and </w:t>
        </w:r>
        <w:r w:rsidR="00B212BB">
          <w:rPr>
            <w:rStyle w:val="Strong"/>
            <w:rFonts w:eastAsiaTheme="majorEastAsia"/>
            <w:b w:val="0"/>
            <w:bCs w:val="0"/>
          </w:rPr>
          <w:lastRenderedPageBreak/>
          <w:t>biodiversity protection</w:t>
        </w:r>
      </w:ins>
      <w:r w:rsidRPr="00BA542C">
        <w:rPr>
          <w:rStyle w:val="Strong"/>
          <w:rFonts w:eastAsiaTheme="majorEastAsia"/>
          <w:b w:val="0"/>
          <w:bCs w:val="0"/>
        </w:rPr>
        <w:t>.</w:t>
      </w:r>
      <w:r w:rsidRPr="00BA542C">
        <w:rPr>
          <w:rStyle w:val="Strong"/>
          <w:rFonts w:eastAsiaTheme="majorEastAsia"/>
        </w:rPr>
        <w:t xml:space="preserve"> </w:t>
      </w:r>
      <w:r w:rsidRPr="00BA542C">
        <w:t xml:space="preserve">The data presented here demonstrate this application for stock-specific run timing in the Kuskokwim River </w:t>
      </w:r>
      <w:r w:rsidR="00C107EA" w:rsidRPr="00BA542C">
        <w:t>b</w:t>
      </w:r>
      <w:r w:rsidRPr="00BA542C">
        <w:t xml:space="preserve">asin; however, this principle can be applied to </w:t>
      </w:r>
      <w:r w:rsidRPr="00BA542C">
        <w:rPr>
          <w:rStyle w:val="Strong"/>
          <w:rFonts w:eastAsiaTheme="majorEastAsia"/>
          <w:b w:val="0"/>
          <w:bCs w:val="0"/>
        </w:rPr>
        <w:t>multiple dimensions of inter- and intra-species variation which contribute to system-wide biodiversity.</w:t>
      </w:r>
      <w:r w:rsidRPr="00BA542C">
        <w:rPr>
          <w:rStyle w:val="Strong"/>
          <w:rFonts w:eastAsiaTheme="majorEastAsia"/>
        </w:rPr>
        <w:t xml:space="preserve"> </w:t>
      </w:r>
      <w:r w:rsidR="00A84E4B" w:rsidRPr="00BA542C">
        <w:t xml:space="preserve">Given growing global resource needs and increased uncertainty under novel climate regimes, </w:t>
      </w:r>
      <w:r w:rsidR="00551911" w:rsidRPr="00BA542C">
        <w:t xml:space="preserve">developing </w:t>
      </w:r>
      <w:r w:rsidR="00A84E4B" w:rsidRPr="00BA542C">
        <w:t>methods to</w:t>
      </w:r>
      <w:r w:rsidR="00551911" w:rsidRPr="00BA542C">
        <w:t xml:space="preserve"> conserve</w:t>
      </w:r>
      <w:r w:rsidR="00A84E4B" w:rsidRPr="00BA542C">
        <w:t xml:space="preserve"> biodiversity has become increasingly pressing. Applying this knowledge can inform resource management and climate adaptation strategies that continue to provide ecosystem services while safeguarding their reliability and the communities they support.</w:t>
      </w:r>
    </w:p>
    <w:p w14:paraId="7142D492" w14:textId="77777777" w:rsidR="00836381" w:rsidRPr="00BA542C" w:rsidRDefault="00836381" w:rsidP="005D0EF1">
      <w:pPr>
        <w:pStyle w:val="whitespace-normal"/>
        <w:spacing w:line="480" w:lineRule="auto"/>
      </w:pPr>
    </w:p>
    <w:p w14:paraId="66FE2C7D" w14:textId="51C82733" w:rsidR="005D0EF1" w:rsidRPr="00BA542C" w:rsidRDefault="005D0EF1" w:rsidP="005D0EF1">
      <w:pPr>
        <w:pStyle w:val="whitespace-normal"/>
        <w:spacing w:line="480" w:lineRule="auto"/>
        <w:rPr>
          <w:b/>
          <w:bCs/>
        </w:rPr>
      </w:pPr>
      <w:r w:rsidRPr="00BA542C">
        <w:rPr>
          <w:b/>
          <w:bCs/>
        </w:rPr>
        <w:t xml:space="preserve">References </w:t>
      </w:r>
    </w:p>
    <w:p w14:paraId="7D388ED4" w14:textId="77777777" w:rsidR="00B95589" w:rsidRPr="00BA542C" w:rsidRDefault="00836381" w:rsidP="00B95589">
      <w:pPr>
        <w:pStyle w:val="Bibliography"/>
        <w:rPr>
          <w:rFonts w:ascii="Times New Roman" w:hAnsi="Times New Roman" w:cs="Times New Roman"/>
        </w:rPr>
      </w:pPr>
      <w:r w:rsidRPr="00BA542C">
        <w:rPr>
          <w:rFonts w:ascii="Times New Roman" w:hAnsi="Times New Roman" w:cs="Times New Roman"/>
        </w:rPr>
        <w:fldChar w:fldCharType="begin"/>
      </w:r>
      <w:r w:rsidR="00B95589" w:rsidRPr="00BA542C">
        <w:rPr>
          <w:rFonts w:ascii="Times New Roman" w:hAnsi="Times New Roman" w:cs="Times New Roman"/>
        </w:rPr>
        <w:instrText xml:space="preserve"> ADDIN ZOTERO_BIBL {"uncited":[],"omitted":[],"custom":[]} CSL_BIBLIOGRAPHY </w:instrText>
      </w:r>
      <w:r w:rsidRPr="00BA542C">
        <w:rPr>
          <w:rFonts w:ascii="Times New Roman" w:hAnsi="Times New Roman" w:cs="Times New Roman"/>
        </w:rPr>
        <w:fldChar w:fldCharType="separate"/>
      </w:r>
      <w:r w:rsidR="00B95589" w:rsidRPr="00BA542C">
        <w:rPr>
          <w:rFonts w:ascii="Times New Roman" w:hAnsi="Times New Roman" w:cs="Times New Roman"/>
        </w:rPr>
        <w:t xml:space="preserve">Bolnick, D. I., Amarasekare, P., Araújo, M. S., Bürger, R., Levine, J. M., Novak, M., Rudolf, V. H. W., Schreiber, S. J., Urban, M. C., &amp; Vasseur, D. A. (2011). Why intraspecific trait variation matters in community ecology. </w:t>
      </w:r>
      <w:r w:rsidR="00B95589" w:rsidRPr="00BA542C">
        <w:rPr>
          <w:rFonts w:ascii="Times New Roman" w:hAnsi="Times New Roman" w:cs="Times New Roman"/>
          <w:i/>
          <w:iCs/>
        </w:rPr>
        <w:t>Trends in Ecology &amp; Evolution</w:t>
      </w:r>
      <w:r w:rsidR="00B95589" w:rsidRPr="00BA542C">
        <w:rPr>
          <w:rFonts w:ascii="Times New Roman" w:hAnsi="Times New Roman" w:cs="Times New Roman"/>
        </w:rPr>
        <w:t xml:space="preserve">, </w:t>
      </w:r>
      <w:r w:rsidR="00B95589" w:rsidRPr="00BA542C">
        <w:rPr>
          <w:rFonts w:ascii="Times New Roman" w:hAnsi="Times New Roman" w:cs="Times New Roman"/>
          <w:i/>
          <w:iCs/>
        </w:rPr>
        <w:t>26</w:t>
      </w:r>
      <w:r w:rsidR="00B95589" w:rsidRPr="00BA542C">
        <w:rPr>
          <w:rFonts w:ascii="Times New Roman" w:hAnsi="Times New Roman" w:cs="Times New Roman"/>
        </w:rPr>
        <w:t>(4), 183–192. https://doi.org/10.1016/j.tree.2011.01.009</w:t>
      </w:r>
    </w:p>
    <w:p w14:paraId="7DCC4A35"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Brennan, S. R., Cline, T. J., &amp; Schindler, D. E. (2019). Quantifying habitat use of migratory fish across riverscapes using space-time isotope models. </w:t>
      </w:r>
      <w:r w:rsidRPr="00BA542C">
        <w:rPr>
          <w:rFonts w:ascii="Times New Roman" w:hAnsi="Times New Roman" w:cs="Times New Roman"/>
          <w:i/>
          <w:iCs/>
        </w:rPr>
        <w:t>Methods in Ecology and Evolution</w:t>
      </w:r>
      <w:r w:rsidRPr="00BA542C">
        <w:rPr>
          <w:rFonts w:ascii="Times New Roman" w:hAnsi="Times New Roman" w:cs="Times New Roman"/>
        </w:rPr>
        <w:t xml:space="preserve">, </w:t>
      </w:r>
      <w:r w:rsidRPr="00BA542C">
        <w:rPr>
          <w:rFonts w:ascii="Times New Roman" w:hAnsi="Times New Roman" w:cs="Times New Roman"/>
          <w:i/>
          <w:iCs/>
        </w:rPr>
        <w:t>10</w:t>
      </w:r>
      <w:r w:rsidRPr="00BA542C">
        <w:rPr>
          <w:rFonts w:ascii="Times New Roman" w:hAnsi="Times New Roman" w:cs="Times New Roman"/>
        </w:rPr>
        <w:t>(7), 1036–1047. https://doi.org/10.1111/2041-210X.13191</w:t>
      </w:r>
    </w:p>
    <w:p w14:paraId="2147C260"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Brennan, S. R., &amp; Schindler, D. E. (2017). Linking otolith microchemistry and dendritic isoscapes to map heterogeneous production of fish across river basins. </w:t>
      </w:r>
      <w:r w:rsidRPr="00BA542C">
        <w:rPr>
          <w:rFonts w:ascii="Times New Roman" w:hAnsi="Times New Roman" w:cs="Times New Roman"/>
          <w:i/>
          <w:iCs/>
        </w:rPr>
        <w:t>Ecological Applications</w:t>
      </w:r>
      <w:r w:rsidRPr="00BA542C">
        <w:rPr>
          <w:rFonts w:ascii="Times New Roman" w:hAnsi="Times New Roman" w:cs="Times New Roman"/>
        </w:rPr>
        <w:t xml:space="preserve">, </w:t>
      </w:r>
      <w:r w:rsidRPr="00BA542C">
        <w:rPr>
          <w:rFonts w:ascii="Times New Roman" w:hAnsi="Times New Roman" w:cs="Times New Roman"/>
          <w:i/>
          <w:iCs/>
        </w:rPr>
        <w:t>27</w:t>
      </w:r>
      <w:r w:rsidRPr="00BA542C">
        <w:rPr>
          <w:rFonts w:ascii="Times New Roman" w:hAnsi="Times New Roman" w:cs="Times New Roman"/>
        </w:rPr>
        <w:t>(2), 363–377. https://doi.org/10.1002/eap.1474</w:t>
      </w:r>
    </w:p>
    <w:p w14:paraId="58F89EBC"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lastRenderedPageBreak/>
        <w:t xml:space="preserve">Brennan, S. R., Schindler, D. E., Cline, T. J., Walsworth, T. E., Buck, G., &amp; Fernandez, D. P. (2019). Shifting habitat mosaics and fish production across river basins. </w:t>
      </w:r>
      <w:r w:rsidRPr="00BA542C">
        <w:rPr>
          <w:rFonts w:ascii="Times New Roman" w:hAnsi="Times New Roman" w:cs="Times New Roman"/>
          <w:i/>
          <w:iCs/>
        </w:rPr>
        <w:t>Science</w:t>
      </w:r>
      <w:r w:rsidRPr="00BA542C">
        <w:rPr>
          <w:rFonts w:ascii="Times New Roman" w:hAnsi="Times New Roman" w:cs="Times New Roman"/>
        </w:rPr>
        <w:t xml:space="preserve">, </w:t>
      </w:r>
      <w:r w:rsidRPr="00BA542C">
        <w:rPr>
          <w:rFonts w:ascii="Times New Roman" w:hAnsi="Times New Roman" w:cs="Times New Roman"/>
          <w:i/>
          <w:iCs/>
        </w:rPr>
        <w:t>364</w:t>
      </w:r>
      <w:r w:rsidRPr="00BA542C">
        <w:rPr>
          <w:rFonts w:ascii="Times New Roman" w:hAnsi="Times New Roman" w:cs="Times New Roman"/>
        </w:rPr>
        <w:t>(6442), 783–786. https://doi.org/10.1126/science.aav4313</w:t>
      </w:r>
    </w:p>
    <w:p w14:paraId="54EE8589"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Brennan, S. R., Torgersen, C. E., Hollenbeck, J. P., Fernandez, D. P., Jensen, C. K., &amp; Schindler, D. E. (2016). Dendritic network models: Improving isoscapes and quantifying influence of landscape and in-stream processes on strontium isotopes in rivers. </w:t>
      </w:r>
      <w:r w:rsidRPr="00BA542C">
        <w:rPr>
          <w:rFonts w:ascii="Times New Roman" w:hAnsi="Times New Roman" w:cs="Times New Roman"/>
          <w:i/>
          <w:iCs/>
        </w:rPr>
        <w:t>Geophysical Research Letters</w:t>
      </w:r>
      <w:r w:rsidRPr="00BA542C">
        <w:rPr>
          <w:rFonts w:ascii="Times New Roman" w:hAnsi="Times New Roman" w:cs="Times New Roman"/>
        </w:rPr>
        <w:t xml:space="preserve">, </w:t>
      </w:r>
      <w:r w:rsidRPr="00BA542C">
        <w:rPr>
          <w:rFonts w:ascii="Times New Roman" w:hAnsi="Times New Roman" w:cs="Times New Roman"/>
          <w:i/>
          <w:iCs/>
        </w:rPr>
        <w:t>43</w:t>
      </w:r>
      <w:r w:rsidRPr="00BA542C">
        <w:rPr>
          <w:rFonts w:ascii="Times New Roman" w:hAnsi="Times New Roman" w:cs="Times New Roman"/>
        </w:rPr>
        <w:t>(10), 5043–5051. https://doi.org/10.1002/2016GL068904</w:t>
      </w:r>
    </w:p>
    <w:p w14:paraId="5D85C08B"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Brennan, S. R., Zimmerman, C. E., Fernandez, D. P., Cerling, T. E., McPhee, M. V., &amp; Wooller, M. J. (2015). Strontium isotopes delineate fine-scale natal origins and migration histories of Pacific salmon. </w:t>
      </w:r>
      <w:r w:rsidRPr="00BA542C">
        <w:rPr>
          <w:rFonts w:ascii="Times New Roman" w:hAnsi="Times New Roman" w:cs="Times New Roman"/>
          <w:i/>
          <w:iCs/>
        </w:rPr>
        <w:t>Science Advances</w:t>
      </w:r>
      <w:r w:rsidRPr="00BA542C">
        <w:rPr>
          <w:rFonts w:ascii="Times New Roman" w:hAnsi="Times New Roman" w:cs="Times New Roman"/>
        </w:rPr>
        <w:t xml:space="preserve">, </w:t>
      </w:r>
      <w:r w:rsidRPr="00BA542C">
        <w:rPr>
          <w:rFonts w:ascii="Times New Roman" w:hAnsi="Times New Roman" w:cs="Times New Roman"/>
          <w:i/>
          <w:iCs/>
        </w:rPr>
        <w:t>1</w:t>
      </w:r>
      <w:r w:rsidRPr="00BA542C">
        <w:rPr>
          <w:rFonts w:ascii="Times New Roman" w:hAnsi="Times New Roman" w:cs="Times New Roman"/>
        </w:rPr>
        <w:t>(4), e1400124. https://doi.org/10.1126/sciadv.1400124</w:t>
      </w:r>
    </w:p>
    <w:p w14:paraId="6F388449"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Brown, C. L., &amp; Godduhn, A. (2015). </w:t>
      </w:r>
      <w:r w:rsidRPr="00BA542C">
        <w:rPr>
          <w:rFonts w:ascii="Times New Roman" w:hAnsi="Times New Roman" w:cs="Times New Roman"/>
          <w:i/>
          <w:iCs/>
        </w:rPr>
        <w:t>Socioeconomic effects of declining salmon runs on the Yukon River</w:t>
      </w:r>
      <w:r w:rsidRPr="00BA542C">
        <w:rPr>
          <w:rFonts w:ascii="Times New Roman" w:hAnsi="Times New Roman" w:cs="Times New Roman"/>
        </w:rPr>
        <w:t>.</w:t>
      </w:r>
    </w:p>
    <w:p w14:paraId="6637E505"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Campana, S. (1999). Chemistry and composition of fish otoliths:pathways, mechanisms and applications. </w:t>
      </w:r>
      <w:r w:rsidRPr="00BA542C">
        <w:rPr>
          <w:rFonts w:ascii="Times New Roman" w:hAnsi="Times New Roman" w:cs="Times New Roman"/>
          <w:i/>
          <w:iCs/>
        </w:rPr>
        <w:t>Marine Ecology Progress Series</w:t>
      </w:r>
      <w:r w:rsidRPr="00BA542C">
        <w:rPr>
          <w:rFonts w:ascii="Times New Roman" w:hAnsi="Times New Roman" w:cs="Times New Roman"/>
        </w:rPr>
        <w:t xml:space="preserve">, </w:t>
      </w:r>
      <w:r w:rsidRPr="00BA542C">
        <w:rPr>
          <w:rFonts w:ascii="Times New Roman" w:hAnsi="Times New Roman" w:cs="Times New Roman"/>
          <w:i/>
          <w:iCs/>
        </w:rPr>
        <w:t>188</w:t>
      </w:r>
      <w:r w:rsidRPr="00BA542C">
        <w:rPr>
          <w:rFonts w:ascii="Times New Roman" w:hAnsi="Times New Roman" w:cs="Times New Roman"/>
        </w:rPr>
        <w:t>, 263–297. https://doi.org/10.3354/meps188263</w:t>
      </w:r>
    </w:p>
    <w:p w14:paraId="0959DE71"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Capo, R. C., Stewart, B. W., &amp; Chadwick, O. A. (1998). Strontium isotopes as tracers of ecosystem processes: Theory and methods. </w:t>
      </w:r>
      <w:r w:rsidRPr="00BA542C">
        <w:rPr>
          <w:rFonts w:ascii="Times New Roman" w:hAnsi="Times New Roman" w:cs="Times New Roman"/>
          <w:i/>
          <w:iCs/>
        </w:rPr>
        <w:t>Geoderma</w:t>
      </w:r>
      <w:r w:rsidRPr="00BA542C">
        <w:rPr>
          <w:rFonts w:ascii="Times New Roman" w:hAnsi="Times New Roman" w:cs="Times New Roman"/>
        </w:rPr>
        <w:t xml:space="preserve">, </w:t>
      </w:r>
      <w:r w:rsidRPr="00BA542C">
        <w:rPr>
          <w:rFonts w:ascii="Times New Roman" w:hAnsi="Times New Roman" w:cs="Times New Roman"/>
          <w:i/>
          <w:iCs/>
        </w:rPr>
        <w:t>82</w:t>
      </w:r>
      <w:r w:rsidRPr="00BA542C">
        <w:rPr>
          <w:rFonts w:ascii="Times New Roman" w:hAnsi="Times New Roman" w:cs="Times New Roman"/>
        </w:rPr>
        <w:t>(1), 197–225. https://doi.org/10.1016/S0016-7061(97)00102-X</w:t>
      </w:r>
    </w:p>
    <w:p w14:paraId="57B73E8F"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Chittaro, P., Hegg, J., Fuhrman, A., Robichaux, D., Doung, R., Beckman, B., Fisher, C., Vervoort, J., &amp; Kennedy, B. (2023). The incorporation of environmentally derived 87Sr/86Sr and Sr/Ca in early otolith formation of Chinook salmon. </w:t>
      </w:r>
      <w:r w:rsidRPr="00BA542C">
        <w:rPr>
          <w:rFonts w:ascii="Times New Roman" w:hAnsi="Times New Roman" w:cs="Times New Roman"/>
          <w:i/>
          <w:iCs/>
        </w:rPr>
        <w:t>Ecology of Freshwater Fish</w:t>
      </w:r>
      <w:r w:rsidRPr="00BA542C">
        <w:rPr>
          <w:rFonts w:ascii="Times New Roman" w:hAnsi="Times New Roman" w:cs="Times New Roman"/>
        </w:rPr>
        <w:t xml:space="preserve">, </w:t>
      </w:r>
      <w:r w:rsidRPr="00BA542C">
        <w:rPr>
          <w:rFonts w:ascii="Times New Roman" w:hAnsi="Times New Roman" w:cs="Times New Roman"/>
          <w:i/>
          <w:iCs/>
        </w:rPr>
        <w:t>32</w:t>
      </w:r>
      <w:r w:rsidRPr="00BA542C">
        <w:rPr>
          <w:rFonts w:ascii="Times New Roman" w:hAnsi="Times New Roman" w:cs="Times New Roman"/>
        </w:rPr>
        <w:t>(1), 107–119. https://doi.org/10.1111/eff.12673</w:t>
      </w:r>
    </w:p>
    <w:p w14:paraId="2BE7E5EB"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lastRenderedPageBreak/>
        <w:t xml:space="preserve">Clark, J. N., &amp; Smith, N. J. (2019). </w:t>
      </w:r>
      <w:r w:rsidRPr="00BA542C">
        <w:rPr>
          <w:rFonts w:ascii="Times New Roman" w:hAnsi="Times New Roman" w:cs="Times New Roman"/>
          <w:i/>
          <w:iCs/>
        </w:rPr>
        <w:t>Inriver Abundance of Kuskokwim River Chinook Salmon, 2017</w:t>
      </w:r>
      <w:r w:rsidRPr="00BA542C">
        <w:rPr>
          <w:rFonts w:ascii="Times New Roman" w:hAnsi="Times New Roman" w:cs="Times New Roman"/>
        </w:rPr>
        <w:t>.</w:t>
      </w:r>
    </w:p>
    <w:p w14:paraId="7A6C2669"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Clark, S. C., Tanner, T. L., Sethi, S. A., Bentley, K. T., &amp; Schindler, D. E. (2015). Migration Timing of Adult Chinook Salmon into the Togiak River, Alaska, Watershed: Is There Evidence for Stock Structure? </w:t>
      </w:r>
      <w:r w:rsidRPr="00BA542C">
        <w:rPr>
          <w:rFonts w:ascii="Times New Roman" w:hAnsi="Times New Roman" w:cs="Times New Roman"/>
          <w:i/>
          <w:iCs/>
        </w:rPr>
        <w:t>Transactions of the American Fisheries Society</w:t>
      </w:r>
      <w:r w:rsidRPr="00BA542C">
        <w:rPr>
          <w:rFonts w:ascii="Times New Roman" w:hAnsi="Times New Roman" w:cs="Times New Roman"/>
        </w:rPr>
        <w:t xml:space="preserve">, </w:t>
      </w:r>
      <w:r w:rsidRPr="00BA542C">
        <w:rPr>
          <w:rFonts w:ascii="Times New Roman" w:hAnsi="Times New Roman" w:cs="Times New Roman"/>
          <w:i/>
          <w:iCs/>
        </w:rPr>
        <w:t>144</w:t>
      </w:r>
      <w:r w:rsidRPr="00BA542C">
        <w:rPr>
          <w:rFonts w:ascii="Times New Roman" w:hAnsi="Times New Roman" w:cs="Times New Roman"/>
        </w:rPr>
        <w:t>(4), 829–836. https://doi.org/10.1080/00028487.2015.1031281</w:t>
      </w:r>
    </w:p>
    <w:p w14:paraId="220A7345"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Cline, T. J., Schindler, D. E., &amp; Hilborn, R. (2017). Fisheries portfolio diversification and turnover buffer Alaskan fishing communities from abrupt resource and market changes. </w:t>
      </w:r>
      <w:r w:rsidRPr="00BA542C">
        <w:rPr>
          <w:rFonts w:ascii="Times New Roman" w:hAnsi="Times New Roman" w:cs="Times New Roman"/>
          <w:i/>
          <w:iCs/>
        </w:rPr>
        <w:t>Nature Communications</w:t>
      </w:r>
      <w:r w:rsidRPr="00BA542C">
        <w:rPr>
          <w:rFonts w:ascii="Times New Roman" w:hAnsi="Times New Roman" w:cs="Times New Roman"/>
        </w:rPr>
        <w:t xml:space="preserve">, </w:t>
      </w:r>
      <w:r w:rsidRPr="00BA542C">
        <w:rPr>
          <w:rFonts w:ascii="Times New Roman" w:hAnsi="Times New Roman" w:cs="Times New Roman"/>
          <w:i/>
          <w:iCs/>
        </w:rPr>
        <w:t>8</w:t>
      </w:r>
      <w:r w:rsidRPr="00BA542C">
        <w:rPr>
          <w:rFonts w:ascii="Times New Roman" w:hAnsi="Times New Roman" w:cs="Times New Roman"/>
        </w:rPr>
        <w:t>(1), Article 1. https://doi.org/10.1038/ncomms14042</w:t>
      </w:r>
    </w:p>
    <w:p w14:paraId="05F4F1EA"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Connors, B. M., Staton, B., Coggins, L., Walters, C., Jones, M., Gwinn, D., Catalano, M., &amp; Fleischman, S. (2020). Incorporating harvest–population diversity trade-offs into harvest policy analyses of salmon management in large river basins. </w:t>
      </w:r>
      <w:r w:rsidRPr="00BA542C">
        <w:rPr>
          <w:rFonts w:ascii="Times New Roman" w:hAnsi="Times New Roman" w:cs="Times New Roman"/>
          <w:i/>
          <w:iCs/>
        </w:rPr>
        <w:t>Canadian Journal of Fisheries and Aquatic Sciences</w:t>
      </w:r>
      <w:r w:rsidRPr="00BA542C">
        <w:rPr>
          <w:rFonts w:ascii="Times New Roman" w:hAnsi="Times New Roman" w:cs="Times New Roman"/>
        </w:rPr>
        <w:t xml:space="preserve">, </w:t>
      </w:r>
      <w:r w:rsidRPr="00BA542C">
        <w:rPr>
          <w:rFonts w:ascii="Times New Roman" w:hAnsi="Times New Roman" w:cs="Times New Roman"/>
          <w:i/>
          <w:iCs/>
        </w:rPr>
        <w:t>77</w:t>
      </w:r>
      <w:r w:rsidRPr="00BA542C">
        <w:rPr>
          <w:rFonts w:ascii="Times New Roman" w:hAnsi="Times New Roman" w:cs="Times New Roman"/>
        </w:rPr>
        <w:t>(6), 1076–1089. https://doi.org/10.1139/cjfas-2019-0282</w:t>
      </w:r>
    </w:p>
    <w:p w14:paraId="20F15B4D"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Donohoe, C. J., &amp; Zimmerman, C. E. (2010). A method of mounting multiple otoliths for beam-based microchemical analyses. </w:t>
      </w:r>
      <w:r w:rsidRPr="00BA542C">
        <w:rPr>
          <w:rFonts w:ascii="Times New Roman" w:hAnsi="Times New Roman" w:cs="Times New Roman"/>
          <w:i/>
          <w:iCs/>
        </w:rPr>
        <w:t>Environmental Biology of Fishes</w:t>
      </w:r>
      <w:r w:rsidRPr="00BA542C">
        <w:rPr>
          <w:rFonts w:ascii="Times New Roman" w:hAnsi="Times New Roman" w:cs="Times New Roman"/>
        </w:rPr>
        <w:t xml:space="preserve">, </w:t>
      </w:r>
      <w:r w:rsidRPr="00BA542C">
        <w:rPr>
          <w:rFonts w:ascii="Times New Roman" w:hAnsi="Times New Roman" w:cs="Times New Roman"/>
          <w:i/>
          <w:iCs/>
        </w:rPr>
        <w:t>89</w:t>
      </w:r>
      <w:r w:rsidRPr="00BA542C">
        <w:rPr>
          <w:rFonts w:ascii="Times New Roman" w:hAnsi="Times New Roman" w:cs="Times New Roman"/>
        </w:rPr>
        <w:t>(3), 473–477. https://doi.org/10.1007/s10641-010-9680-3</w:t>
      </w:r>
    </w:p>
    <w:p w14:paraId="664862C6"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Esquible, J. (2024). </w:t>
      </w:r>
      <w:r w:rsidRPr="00BA542C">
        <w:rPr>
          <w:rFonts w:ascii="Times New Roman" w:hAnsi="Times New Roman" w:cs="Times New Roman"/>
          <w:i/>
          <w:iCs/>
        </w:rPr>
        <w:t>Salmon, Stewardship, and Indigenous Livelihoods: Bridging Knowledge Systems and Reshaping Research Relationality in the Kuskokwim Region of Southwestern Alaska</w:t>
      </w:r>
      <w:r w:rsidRPr="00BA542C">
        <w:rPr>
          <w:rFonts w:ascii="Times New Roman" w:hAnsi="Times New Roman" w:cs="Times New Roman"/>
        </w:rPr>
        <w:t xml:space="preserve"> [University of Alaska Fairbanks]. https://www.proquest.com/openview/7ee1a02966e9e495ecd6b9b749308c22/1?pq-origsite=gscholar&amp;cbl=18750&amp;diss=y</w:t>
      </w:r>
    </w:p>
    <w:p w14:paraId="020242EA"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lastRenderedPageBreak/>
        <w:t xml:space="preserve">Falke, &amp; Paul. (2025). </w:t>
      </w:r>
      <w:r w:rsidRPr="00BA542C">
        <w:rPr>
          <w:rFonts w:ascii="Times New Roman" w:hAnsi="Times New Roman" w:cs="Times New Roman"/>
          <w:i/>
          <w:iCs/>
        </w:rPr>
        <w:t>Stream Attributes and Habitat Intrinsic Potential Model Results to examine Freshwater Habitat Potential for Chinook Salmon in the Yukon and Kuskokwim River Basins, Alaska</w:t>
      </w:r>
      <w:r w:rsidRPr="00BA542C">
        <w:rPr>
          <w:rFonts w:ascii="Times New Roman" w:hAnsi="Times New Roman" w:cs="Times New Roman"/>
        </w:rPr>
        <w:t xml:space="preserve"> [Csv,xml,shp]. U.S. Geological Survey. https://doi.org/10.5066/P95AV4JO</w:t>
      </w:r>
    </w:p>
    <w:p w14:paraId="2BCDBD96"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French, D. W., Schindler, D. E., Brennan, S. R., &amp; Whited, D. (2020). Headwater Catchments Govern Biogeochemistry in America’s Largest Free-Flowing River Network. </w:t>
      </w:r>
      <w:r w:rsidRPr="00BA542C">
        <w:rPr>
          <w:rFonts w:ascii="Times New Roman" w:hAnsi="Times New Roman" w:cs="Times New Roman"/>
          <w:i/>
          <w:iCs/>
        </w:rPr>
        <w:t>Journal of Geophysical Research: Biogeosciences</w:t>
      </w:r>
      <w:r w:rsidRPr="00BA542C">
        <w:rPr>
          <w:rFonts w:ascii="Times New Roman" w:hAnsi="Times New Roman" w:cs="Times New Roman"/>
        </w:rPr>
        <w:t xml:space="preserve">, </w:t>
      </w:r>
      <w:r w:rsidRPr="00BA542C">
        <w:rPr>
          <w:rFonts w:ascii="Times New Roman" w:hAnsi="Times New Roman" w:cs="Times New Roman"/>
          <w:i/>
          <w:iCs/>
        </w:rPr>
        <w:t>125</w:t>
      </w:r>
      <w:r w:rsidRPr="00BA542C">
        <w:rPr>
          <w:rFonts w:ascii="Times New Roman" w:hAnsi="Times New Roman" w:cs="Times New Roman"/>
        </w:rPr>
        <w:t>(12), e2020JG005851. https://doi.org/10.1029/2020JG005851</w:t>
      </w:r>
    </w:p>
    <w:p w14:paraId="0EEEEE47"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Griffiths, J. R., Schindler, D. E., Armstrong, J. B., Scheuerell, M. D., Whited, D. C., Clark, R. A., Hilborn, R., Holt, C. A., Lindley, S. T., Stanford, J. A., &amp; Volk, E. C. (2014). Performance of salmon fishery portfolios across western North America. </w:t>
      </w:r>
      <w:r w:rsidRPr="00BA542C">
        <w:rPr>
          <w:rFonts w:ascii="Times New Roman" w:hAnsi="Times New Roman" w:cs="Times New Roman"/>
          <w:i/>
          <w:iCs/>
        </w:rPr>
        <w:t>JOURNAL OF APPLIED ECOLOGY</w:t>
      </w:r>
      <w:r w:rsidRPr="00BA542C">
        <w:rPr>
          <w:rFonts w:ascii="Times New Roman" w:hAnsi="Times New Roman" w:cs="Times New Roman"/>
        </w:rPr>
        <w:t xml:space="preserve">, </w:t>
      </w:r>
      <w:r w:rsidRPr="00BA542C">
        <w:rPr>
          <w:rFonts w:ascii="Times New Roman" w:hAnsi="Times New Roman" w:cs="Times New Roman"/>
          <w:i/>
          <w:iCs/>
        </w:rPr>
        <w:t>51</w:t>
      </w:r>
      <w:r w:rsidRPr="00BA542C">
        <w:rPr>
          <w:rFonts w:ascii="Times New Roman" w:hAnsi="Times New Roman" w:cs="Times New Roman"/>
        </w:rPr>
        <w:t>(6), 1554–1563. https://doi.org/10.1111/1365-2664.12341</w:t>
      </w:r>
    </w:p>
    <w:p w14:paraId="7F37C88B"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Head, J. M., Smith, N. J., &amp; Liller, Z. W. (2017). </w:t>
      </w:r>
      <w:r w:rsidRPr="00BA542C">
        <w:rPr>
          <w:rFonts w:ascii="Times New Roman" w:hAnsi="Times New Roman" w:cs="Times New Roman"/>
          <w:i/>
          <w:iCs/>
        </w:rPr>
        <w:t>Inriver abundance of Kuskokwim River Chinook salmon, 2014.</w:t>
      </w:r>
      <w:r w:rsidRPr="00BA542C">
        <w:rPr>
          <w:rFonts w:ascii="Times New Roman" w:hAnsi="Times New Roman" w:cs="Times New Roman"/>
        </w:rPr>
        <w:t xml:space="preserve"> (Alaska Department of Fish and Game, Fishery Data Series No. 17-23, Anchorage.).</w:t>
      </w:r>
    </w:p>
    <w:p w14:paraId="1A1589E3"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Lamborn, C. C., Ohlberger, J., Walsworth, T. E., Westley, P. A. H., Cunningham, C. J., Wynsma, S., &amp; Smith, J. W. (2025). A Synthesis of Factors Related to Trends in Abundance and Demography of Alaska Chinook Salmon (Oncorhynchus tshawytscha, Salmonidae): Implications for Research, Management, and Policy. </w:t>
      </w:r>
      <w:r w:rsidRPr="00BA542C">
        <w:rPr>
          <w:rFonts w:ascii="Times New Roman" w:hAnsi="Times New Roman" w:cs="Times New Roman"/>
          <w:i/>
          <w:iCs/>
        </w:rPr>
        <w:t>Fish and Fisheries</w:t>
      </w:r>
      <w:r w:rsidRPr="00BA542C">
        <w:rPr>
          <w:rFonts w:ascii="Times New Roman" w:hAnsi="Times New Roman" w:cs="Times New Roman"/>
        </w:rPr>
        <w:t xml:space="preserve">, </w:t>
      </w:r>
      <w:r w:rsidRPr="00BA542C">
        <w:rPr>
          <w:rFonts w:ascii="Times New Roman" w:hAnsi="Times New Roman" w:cs="Times New Roman"/>
          <w:i/>
          <w:iCs/>
        </w:rPr>
        <w:t>n/a</w:t>
      </w:r>
      <w:r w:rsidRPr="00BA542C">
        <w:rPr>
          <w:rFonts w:ascii="Times New Roman" w:hAnsi="Times New Roman" w:cs="Times New Roman"/>
        </w:rPr>
        <w:t>(n/a). https://doi.org/10.1111/faf.12895</w:t>
      </w:r>
    </w:p>
    <w:p w14:paraId="47579A03"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Lipka, C., &amp; Elison, T. (2015). </w:t>
      </w:r>
      <w:r w:rsidRPr="00BA542C">
        <w:rPr>
          <w:rFonts w:ascii="Times New Roman" w:hAnsi="Times New Roman" w:cs="Times New Roman"/>
          <w:i/>
          <w:iCs/>
        </w:rPr>
        <w:t>Characterization of the 2012 and 2013 salmon runs in the Kuskokwim River based on the test fishery at Bethel.</w:t>
      </w:r>
      <w:r w:rsidRPr="00BA542C">
        <w:rPr>
          <w:rFonts w:ascii="Times New Roman" w:hAnsi="Times New Roman" w:cs="Times New Roman"/>
        </w:rPr>
        <w:t xml:space="preserve"> (Fishery Data Series No. 16-06 Anchorage). Alaska Department of Fish and Game.</w:t>
      </w:r>
    </w:p>
    <w:p w14:paraId="06BC490C"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lastRenderedPageBreak/>
        <w:t xml:space="preserve">Luck, G., Daily, G., &amp; Ehrlich, P. (2003). Population diversity and ecosystem services. </w:t>
      </w:r>
      <w:r w:rsidRPr="00BA542C">
        <w:rPr>
          <w:rFonts w:ascii="Times New Roman" w:hAnsi="Times New Roman" w:cs="Times New Roman"/>
          <w:i/>
          <w:iCs/>
        </w:rPr>
        <w:t>Trends in Ecology &amp; Evolution</w:t>
      </w:r>
      <w:r w:rsidRPr="00BA542C">
        <w:rPr>
          <w:rFonts w:ascii="Times New Roman" w:hAnsi="Times New Roman" w:cs="Times New Roman"/>
        </w:rPr>
        <w:t xml:space="preserve">, </w:t>
      </w:r>
      <w:r w:rsidRPr="00BA542C">
        <w:rPr>
          <w:rFonts w:ascii="Times New Roman" w:hAnsi="Times New Roman" w:cs="Times New Roman"/>
          <w:i/>
          <w:iCs/>
        </w:rPr>
        <w:t>18</w:t>
      </w:r>
      <w:r w:rsidRPr="00BA542C">
        <w:rPr>
          <w:rFonts w:ascii="Times New Roman" w:hAnsi="Times New Roman" w:cs="Times New Roman"/>
        </w:rPr>
        <w:t>, 331–336. https://doi.org/10.1016/S0169-5347(03)00100-9</w:t>
      </w:r>
    </w:p>
    <w:p w14:paraId="004B10AE"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Makhlouf, B., Cline, T. J., Fernandez, D., Seeb, L., Lee, E., Gilk-Baumer, S., Whited, D., Zimmerman, C. E., &amp; Schindler, D. E. (2025). Combining genetic and isotope frameworks improves reconstruction of fish provenance across riverscapes. </w:t>
      </w:r>
      <w:r w:rsidRPr="00BA542C">
        <w:rPr>
          <w:rFonts w:ascii="Times New Roman" w:hAnsi="Times New Roman" w:cs="Times New Roman"/>
          <w:i/>
          <w:iCs/>
        </w:rPr>
        <w:t>Limnology and Oceanography Letters</w:t>
      </w:r>
      <w:r w:rsidRPr="00BA542C">
        <w:rPr>
          <w:rFonts w:ascii="Times New Roman" w:hAnsi="Times New Roman" w:cs="Times New Roman"/>
        </w:rPr>
        <w:t xml:space="preserve">, </w:t>
      </w:r>
      <w:r w:rsidRPr="00BA542C">
        <w:rPr>
          <w:rFonts w:ascii="Times New Roman" w:hAnsi="Times New Roman" w:cs="Times New Roman"/>
          <w:i/>
          <w:iCs/>
        </w:rPr>
        <w:t>n/a</w:t>
      </w:r>
      <w:r w:rsidRPr="00BA542C">
        <w:rPr>
          <w:rFonts w:ascii="Times New Roman" w:hAnsi="Times New Roman" w:cs="Times New Roman"/>
        </w:rPr>
        <w:t>(n/a). https://doi.org/10.1002/lol2.70025</w:t>
      </w:r>
    </w:p>
    <w:p w14:paraId="5ACB82FB"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Moore, J. W., Connors, B. M., &amp; Hodgson, E. E. (2021). Conservation risks and portfolio effects in mixed-stock fisheries. </w:t>
      </w:r>
      <w:r w:rsidRPr="00BA542C">
        <w:rPr>
          <w:rFonts w:ascii="Times New Roman" w:hAnsi="Times New Roman" w:cs="Times New Roman"/>
          <w:i/>
          <w:iCs/>
        </w:rPr>
        <w:t>Fish and Fisheries</w:t>
      </w:r>
      <w:r w:rsidRPr="00BA542C">
        <w:rPr>
          <w:rFonts w:ascii="Times New Roman" w:hAnsi="Times New Roman" w:cs="Times New Roman"/>
        </w:rPr>
        <w:t xml:space="preserve">, </w:t>
      </w:r>
      <w:r w:rsidRPr="00BA542C">
        <w:rPr>
          <w:rFonts w:ascii="Times New Roman" w:hAnsi="Times New Roman" w:cs="Times New Roman"/>
          <w:i/>
          <w:iCs/>
        </w:rPr>
        <w:t>22</w:t>
      </w:r>
      <w:r w:rsidRPr="00BA542C">
        <w:rPr>
          <w:rFonts w:ascii="Times New Roman" w:hAnsi="Times New Roman" w:cs="Times New Roman"/>
        </w:rPr>
        <w:t>(5), 1024–1040. https://doi.org/10.1111/faf.12567</w:t>
      </w:r>
    </w:p>
    <w:p w14:paraId="4C6CB1A0"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Nesbitt, H. K., &amp; Moore, J. W. (2016). Species and population diversity in Pacific salmon fisheries underpin indigenous food security. </w:t>
      </w:r>
      <w:r w:rsidRPr="00BA542C">
        <w:rPr>
          <w:rFonts w:ascii="Times New Roman" w:hAnsi="Times New Roman" w:cs="Times New Roman"/>
          <w:i/>
          <w:iCs/>
        </w:rPr>
        <w:t>Journal of Applied Ecology</w:t>
      </w:r>
      <w:r w:rsidRPr="00BA542C">
        <w:rPr>
          <w:rFonts w:ascii="Times New Roman" w:hAnsi="Times New Roman" w:cs="Times New Roman"/>
        </w:rPr>
        <w:t xml:space="preserve">, </w:t>
      </w:r>
      <w:r w:rsidRPr="00BA542C">
        <w:rPr>
          <w:rFonts w:ascii="Times New Roman" w:hAnsi="Times New Roman" w:cs="Times New Roman"/>
          <w:i/>
          <w:iCs/>
        </w:rPr>
        <w:t>53</w:t>
      </w:r>
      <w:r w:rsidRPr="00BA542C">
        <w:rPr>
          <w:rFonts w:ascii="Times New Roman" w:hAnsi="Times New Roman" w:cs="Times New Roman"/>
        </w:rPr>
        <w:t>(5), 1489–1499. https://doi.org/10.1111/1365-2664.12717</w:t>
      </w:r>
    </w:p>
    <w:p w14:paraId="00E71235"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Ohlberger, J., Ward, E. J., Schindler, D. E., &amp; Lewis, B. (2018). Demographic changes in Chinook salmon across the Northeast Pacific Ocean. </w:t>
      </w:r>
      <w:r w:rsidRPr="00BA542C">
        <w:rPr>
          <w:rFonts w:ascii="Times New Roman" w:hAnsi="Times New Roman" w:cs="Times New Roman"/>
          <w:i/>
          <w:iCs/>
        </w:rPr>
        <w:t>Fish and Fisheries</w:t>
      </w:r>
      <w:r w:rsidRPr="00BA542C">
        <w:rPr>
          <w:rFonts w:ascii="Times New Roman" w:hAnsi="Times New Roman" w:cs="Times New Roman"/>
        </w:rPr>
        <w:t xml:space="preserve">, </w:t>
      </w:r>
      <w:r w:rsidRPr="00BA542C">
        <w:rPr>
          <w:rFonts w:ascii="Times New Roman" w:hAnsi="Times New Roman" w:cs="Times New Roman"/>
          <w:i/>
          <w:iCs/>
        </w:rPr>
        <w:t>19</w:t>
      </w:r>
      <w:r w:rsidRPr="00BA542C">
        <w:rPr>
          <w:rFonts w:ascii="Times New Roman" w:hAnsi="Times New Roman" w:cs="Times New Roman"/>
        </w:rPr>
        <w:t>(3), 533–546. https://doi.org/10.1111/faf.12272</w:t>
      </w:r>
    </w:p>
    <w:p w14:paraId="3BB22EE1"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Quinn, T. P. (2018). </w:t>
      </w:r>
      <w:r w:rsidRPr="00BA542C">
        <w:rPr>
          <w:rFonts w:ascii="Times New Roman" w:hAnsi="Times New Roman" w:cs="Times New Roman"/>
          <w:i/>
          <w:iCs/>
        </w:rPr>
        <w:t>The Behavior and Ecology of Pacific Salmon and Trout</w:t>
      </w:r>
      <w:r w:rsidRPr="00BA542C">
        <w:rPr>
          <w:rFonts w:ascii="Times New Roman" w:hAnsi="Times New Roman" w:cs="Times New Roman"/>
        </w:rPr>
        <w:t>. American Fisheries Society, University of Washington Press.</w:t>
      </w:r>
    </w:p>
    <w:p w14:paraId="3DBD4D59"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Schindler, D. E., Armstrong, J. B., &amp; Reed, T. E. (2015). The portfolio concept in ecology and evolution. </w:t>
      </w:r>
      <w:r w:rsidRPr="00BA542C">
        <w:rPr>
          <w:rFonts w:ascii="Times New Roman" w:hAnsi="Times New Roman" w:cs="Times New Roman"/>
          <w:i/>
          <w:iCs/>
        </w:rPr>
        <w:t>Frontiers in Ecology and the Environment</w:t>
      </w:r>
      <w:r w:rsidRPr="00BA542C">
        <w:rPr>
          <w:rFonts w:ascii="Times New Roman" w:hAnsi="Times New Roman" w:cs="Times New Roman"/>
        </w:rPr>
        <w:t xml:space="preserve">, </w:t>
      </w:r>
      <w:r w:rsidRPr="00BA542C">
        <w:rPr>
          <w:rFonts w:ascii="Times New Roman" w:hAnsi="Times New Roman" w:cs="Times New Roman"/>
          <w:i/>
          <w:iCs/>
        </w:rPr>
        <w:t>13</w:t>
      </w:r>
      <w:r w:rsidRPr="00BA542C">
        <w:rPr>
          <w:rFonts w:ascii="Times New Roman" w:hAnsi="Times New Roman" w:cs="Times New Roman"/>
        </w:rPr>
        <w:t>(5), 257–263.</w:t>
      </w:r>
    </w:p>
    <w:p w14:paraId="224D2BF2"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Schindler, D. E., Hilborn, R., Chasco, B., Boatright, C. P., Quinn, T. P., Rogers, L. A., &amp; Webster, M. S. (2010). Population diversity and the portfolio effect in an exploited species. </w:t>
      </w:r>
      <w:r w:rsidRPr="00BA542C">
        <w:rPr>
          <w:rFonts w:ascii="Times New Roman" w:hAnsi="Times New Roman" w:cs="Times New Roman"/>
          <w:i/>
          <w:iCs/>
        </w:rPr>
        <w:t>Nature</w:t>
      </w:r>
      <w:r w:rsidRPr="00BA542C">
        <w:rPr>
          <w:rFonts w:ascii="Times New Roman" w:hAnsi="Times New Roman" w:cs="Times New Roman"/>
        </w:rPr>
        <w:t xml:space="preserve">, </w:t>
      </w:r>
      <w:r w:rsidRPr="00BA542C">
        <w:rPr>
          <w:rFonts w:ascii="Times New Roman" w:hAnsi="Times New Roman" w:cs="Times New Roman"/>
          <w:i/>
          <w:iCs/>
        </w:rPr>
        <w:t>465</w:t>
      </w:r>
      <w:r w:rsidRPr="00BA542C">
        <w:rPr>
          <w:rFonts w:ascii="Times New Roman" w:hAnsi="Times New Roman" w:cs="Times New Roman"/>
        </w:rPr>
        <w:t>(7298). https://doi-org.prox.lib.ncsu.edu/10.1038/nature09060</w:t>
      </w:r>
    </w:p>
    <w:p w14:paraId="059BA9E0"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lastRenderedPageBreak/>
        <w:t xml:space="preserve">Smith, N. J., &amp; Liller, Z. W. (2017a). </w:t>
      </w:r>
      <w:r w:rsidRPr="00BA542C">
        <w:rPr>
          <w:rFonts w:ascii="Times New Roman" w:hAnsi="Times New Roman" w:cs="Times New Roman"/>
          <w:i/>
          <w:iCs/>
        </w:rPr>
        <w:t>Inriver abundance and migration characteristics of Kuskokwim River Chinook salmon, 2015.</w:t>
      </w:r>
      <w:r w:rsidRPr="00BA542C">
        <w:rPr>
          <w:rFonts w:ascii="Times New Roman" w:hAnsi="Times New Roman" w:cs="Times New Roman"/>
        </w:rPr>
        <w:t xml:space="preserve"> (Alaska Department of Fish and Game, Fishery Data Series No. 17-22, Anchorage.).</w:t>
      </w:r>
    </w:p>
    <w:p w14:paraId="3FD0AA60"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Smith, N. J., &amp; Liller, Z. W. (2017b). </w:t>
      </w:r>
      <w:r w:rsidRPr="00BA542C">
        <w:rPr>
          <w:rFonts w:ascii="Times New Roman" w:hAnsi="Times New Roman" w:cs="Times New Roman"/>
          <w:i/>
          <w:iCs/>
        </w:rPr>
        <w:t>Inriver abundance and migration characteristics of Kuskokwim River Chinook salmon, 2016.</w:t>
      </w:r>
    </w:p>
    <w:p w14:paraId="432500F6"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Tilman, D., Polasky, S., &amp; Lehman, C. (2005). Diversity, productivity and temporal stability in the economies of humans and nature. </w:t>
      </w:r>
      <w:r w:rsidRPr="00BA542C">
        <w:rPr>
          <w:rFonts w:ascii="Times New Roman" w:hAnsi="Times New Roman" w:cs="Times New Roman"/>
          <w:i/>
          <w:iCs/>
        </w:rPr>
        <w:t>Journal of Environmental Economics and Management</w:t>
      </w:r>
      <w:r w:rsidRPr="00BA542C">
        <w:rPr>
          <w:rFonts w:ascii="Times New Roman" w:hAnsi="Times New Roman" w:cs="Times New Roman"/>
        </w:rPr>
        <w:t xml:space="preserve">, </w:t>
      </w:r>
      <w:r w:rsidRPr="00BA542C">
        <w:rPr>
          <w:rFonts w:ascii="Times New Roman" w:hAnsi="Times New Roman" w:cs="Times New Roman"/>
          <w:i/>
          <w:iCs/>
        </w:rPr>
        <w:t>49</w:t>
      </w:r>
      <w:r w:rsidRPr="00BA542C">
        <w:rPr>
          <w:rFonts w:ascii="Times New Roman" w:hAnsi="Times New Roman" w:cs="Times New Roman"/>
        </w:rPr>
        <w:t>(3), 405–426. https://doi.org/10.1016/j.jeem.2004.03.008</w:t>
      </w:r>
    </w:p>
    <w:p w14:paraId="7DA2C045"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Vander Zanden, H. B., Tucker, A. D., Hart, K. M., Lamont, M. M., Fujisaki, I., Addison, D. S., Mansfield, K. L., Phillips, K. F., Wunder, M. B., Bowen, G. J., Pajuelo, M., Bolten, A. B., &amp; Bjorndal, K. A. (2015). Determining origin in a migratory marine vertebrate: A novel method to integrate stable isotopes and satellite tracking. </w:t>
      </w:r>
      <w:r w:rsidRPr="00BA542C">
        <w:rPr>
          <w:rFonts w:ascii="Times New Roman" w:hAnsi="Times New Roman" w:cs="Times New Roman"/>
          <w:i/>
          <w:iCs/>
        </w:rPr>
        <w:t>Ecological Applications</w:t>
      </w:r>
      <w:r w:rsidRPr="00BA542C">
        <w:rPr>
          <w:rFonts w:ascii="Times New Roman" w:hAnsi="Times New Roman" w:cs="Times New Roman"/>
        </w:rPr>
        <w:t xml:space="preserve">, </w:t>
      </w:r>
      <w:r w:rsidRPr="00BA542C">
        <w:rPr>
          <w:rFonts w:ascii="Times New Roman" w:hAnsi="Times New Roman" w:cs="Times New Roman"/>
          <w:i/>
          <w:iCs/>
        </w:rPr>
        <w:t>25</w:t>
      </w:r>
      <w:r w:rsidRPr="00BA542C">
        <w:rPr>
          <w:rFonts w:ascii="Times New Roman" w:hAnsi="Times New Roman" w:cs="Times New Roman"/>
        </w:rPr>
        <w:t>(2), 320–335. https://doi.org/10.1890/14-0581.1</w:t>
      </w:r>
    </w:p>
    <w:p w14:paraId="67B70E46"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Ver Hoef, J. M., &amp; Peterson, E. E. (2010). A Moving Average Approach for Spatial Statistical Models of Stream Networks. </w:t>
      </w:r>
      <w:r w:rsidRPr="00BA542C">
        <w:rPr>
          <w:rFonts w:ascii="Times New Roman" w:hAnsi="Times New Roman" w:cs="Times New Roman"/>
          <w:i/>
          <w:iCs/>
        </w:rPr>
        <w:t>Journal of the American Statistical Association</w:t>
      </w:r>
      <w:r w:rsidRPr="00BA542C">
        <w:rPr>
          <w:rFonts w:ascii="Times New Roman" w:hAnsi="Times New Roman" w:cs="Times New Roman"/>
        </w:rPr>
        <w:t xml:space="preserve">, </w:t>
      </w:r>
      <w:r w:rsidRPr="00BA542C">
        <w:rPr>
          <w:rFonts w:ascii="Times New Roman" w:hAnsi="Times New Roman" w:cs="Times New Roman"/>
          <w:i/>
          <w:iCs/>
        </w:rPr>
        <w:t>105</w:t>
      </w:r>
      <w:r w:rsidRPr="00BA542C">
        <w:rPr>
          <w:rFonts w:ascii="Times New Roman" w:hAnsi="Times New Roman" w:cs="Times New Roman"/>
        </w:rPr>
        <w:t>(489), 6–18. https://doi.org/10.1198/jasa.2009.ap08248</w:t>
      </w:r>
    </w:p>
    <w:p w14:paraId="74AB9354"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Wunder, M. B. (2010). Using Isoscapes to Model Probability Surfaces for Determining Geographic Origins. In J. B. West, G. J. Bowen, T. E. Dawson, &amp; K. P. Tu (Eds.), </w:t>
      </w:r>
      <w:r w:rsidRPr="00BA542C">
        <w:rPr>
          <w:rFonts w:ascii="Times New Roman" w:hAnsi="Times New Roman" w:cs="Times New Roman"/>
          <w:i/>
          <w:iCs/>
        </w:rPr>
        <w:t>Isoscapes</w:t>
      </w:r>
      <w:r w:rsidRPr="00BA542C">
        <w:rPr>
          <w:rFonts w:ascii="Times New Roman" w:hAnsi="Times New Roman" w:cs="Times New Roman"/>
        </w:rPr>
        <w:t xml:space="preserve"> (pp. 251–270). Springer Netherlands. https://doi.org/10.1007/978-90-481-3354-3_12</w:t>
      </w:r>
    </w:p>
    <w:p w14:paraId="7540000A" w14:textId="77777777" w:rsidR="00B95589" w:rsidRPr="00BA542C" w:rsidRDefault="00B95589" w:rsidP="00B95589">
      <w:pPr>
        <w:pStyle w:val="Bibliography"/>
        <w:rPr>
          <w:rFonts w:ascii="Times New Roman" w:hAnsi="Times New Roman" w:cs="Times New Roman"/>
        </w:rPr>
      </w:pPr>
      <w:r w:rsidRPr="00BA542C">
        <w:rPr>
          <w:rFonts w:ascii="Times New Roman" w:hAnsi="Times New Roman" w:cs="Times New Roman"/>
        </w:rPr>
        <w:t xml:space="preserve">Zimmerman, C. E., &amp; Reeves, G. H. (2002). Identification of Steelhead and Resident Rainbow Trout Progeny in the Deschutes River, Oregon, Revealed with Otolith Microchemistry. </w:t>
      </w:r>
      <w:r w:rsidRPr="00BA542C">
        <w:rPr>
          <w:rFonts w:ascii="Times New Roman" w:hAnsi="Times New Roman" w:cs="Times New Roman"/>
          <w:i/>
          <w:iCs/>
        </w:rPr>
        <w:lastRenderedPageBreak/>
        <w:t>Transactions of the American Fisheries Society</w:t>
      </w:r>
      <w:r w:rsidRPr="00BA542C">
        <w:rPr>
          <w:rFonts w:ascii="Times New Roman" w:hAnsi="Times New Roman" w:cs="Times New Roman"/>
        </w:rPr>
        <w:t xml:space="preserve">, </w:t>
      </w:r>
      <w:r w:rsidRPr="00BA542C">
        <w:rPr>
          <w:rFonts w:ascii="Times New Roman" w:hAnsi="Times New Roman" w:cs="Times New Roman"/>
          <w:i/>
          <w:iCs/>
        </w:rPr>
        <w:t>131</w:t>
      </w:r>
      <w:r w:rsidRPr="00BA542C">
        <w:rPr>
          <w:rFonts w:ascii="Times New Roman" w:hAnsi="Times New Roman" w:cs="Times New Roman"/>
        </w:rPr>
        <w:t>(5), 986–993. https://doi.org/10.1577/1548-8659(2002)131&lt;0986:IOSARR&gt;2.0.CO;2</w:t>
      </w:r>
    </w:p>
    <w:p w14:paraId="6052F682" w14:textId="3CCBBDAD" w:rsidR="00836381" w:rsidRPr="00E67672" w:rsidRDefault="00836381" w:rsidP="00B95589">
      <w:pPr>
        <w:pStyle w:val="whitespace-normal"/>
        <w:spacing w:line="480" w:lineRule="auto"/>
        <w:rPr>
          <w:rFonts w:ascii="Garamond" w:hAnsi="Garamond"/>
        </w:rPr>
      </w:pPr>
      <w:r w:rsidRPr="00BA542C">
        <w:fldChar w:fldCharType="end"/>
      </w:r>
    </w:p>
    <w:sectPr w:rsidR="00836381" w:rsidRPr="00E67672" w:rsidSect="004712C9">
      <w:footerReference w:type="even" r:id="rId12"/>
      <w:footerReference w:type="default" r:id="rId1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line, Timothy" w:date="2025-10-06T13:50:00Z" w:initials="TC">
    <w:p w14:paraId="2B7051E6" w14:textId="77777777" w:rsidR="0024031C" w:rsidRDefault="0024031C" w:rsidP="0024031C">
      <w:r>
        <w:rPr>
          <w:rStyle w:val="CommentReference"/>
        </w:rPr>
        <w:annotationRef/>
      </w:r>
      <w:r>
        <w:rPr>
          <w:color w:val="000000"/>
          <w:sz w:val="20"/>
          <w:szCs w:val="20"/>
        </w:rPr>
        <w:t xml:space="preserve">For the broad opening, I think biodiversity more broadly works here. Same principles apply to species diversity. </w:t>
      </w:r>
    </w:p>
  </w:comment>
  <w:comment w:id="40" w:author="Daniel Schindler" w:date="2025-11-11T17:57:00Z" w:initials="DS">
    <w:p w14:paraId="1B31141A" w14:textId="77777777" w:rsidR="00C34090" w:rsidRDefault="00C34090" w:rsidP="00C34090">
      <w:pPr>
        <w:pStyle w:val="CommentText"/>
      </w:pPr>
      <w:r>
        <w:rPr>
          <w:rStyle w:val="CommentReference"/>
        </w:rPr>
        <w:annotationRef/>
      </w:r>
      <w:r>
        <w:t>Need all these in italics</w:t>
      </w:r>
    </w:p>
  </w:comment>
  <w:comment w:id="131" w:author="Daniel Schindler" w:date="2025-11-11T19:06:00Z" w:initials="DS">
    <w:p w14:paraId="10B596CF" w14:textId="77777777" w:rsidR="008948AB" w:rsidRDefault="008948AB" w:rsidP="008948AB">
      <w:pPr>
        <w:pStyle w:val="CommentText"/>
      </w:pPr>
      <w:r>
        <w:rPr>
          <w:rStyle w:val="CommentReference"/>
        </w:rPr>
        <w:annotationRef/>
      </w:r>
      <w:r>
        <w:t>Not following here. Something confusing.</w:t>
      </w:r>
    </w:p>
  </w:comment>
  <w:comment w:id="130" w:author="Daniel Schindler" w:date="2025-11-11T19:06:00Z" w:initials="DS">
    <w:p w14:paraId="06D66CCC" w14:textId="77777777" w:rsidR="008948AB" w:rsidRDefault="008948AB" w:rsidP="008948AB">
      <w:pPr>
        <w:pStyle w:val="CommentText"/>
      </w:pPr>
      <w:r>
        <w:rPr>
          <w:rStyle w:val="CommentReference"/>
        </w:rPr>
        <w:annotationRef/>
      </w:r>
      <w:r>
        <w:t>Start by describing how the median protection changes with changes in the end of the front-end closure.</w:t>
      </w:r>
    </w:p>
  </w:comment>
  <w:comment w:id="139" w:author="Daniel Schindler" w:date="2025-11-11T19:11:00Z" w:initials="DS">
    <w:p w14:paraId="17D75D8B" w14:textId="77777777" w:rsidR="00895ED8" w:rsidRDefault="00895ED8" w:rsidP="00895ED8">
      <w:pPr>
        <w:pStyle w:val="CommentText"/>
      </w:pPr>
      <w:r>
        <w:rPr>
          <w:rStyle w:val="CommentReference"/>
        </w:rPr>
        <w:annotationRef/>
      </w:r>
      <w:r>
        <w:t>One thing we haven’t done but is probably important to do is estimate how much of the harvest opportunity exists in each quartile. Basically we should probably plot the cumulative CPUE from the BTF across the season and add this to the figure with the cumulative distributions.</w:t>
      </w:r>
    </w:p>
  </w:comment>
  <w:comment w:id="140" w:author="Daniel Schindler" w:date="2025-11-11T19:25:00Z" w:initials="DS">
    <w:p w14:paraId="3F8BCE45" w14:textId="77777777" w:rsidR="00642B65" w:rsidRDefault="00642B65" w:rsidP="00642B65">
      <w:pPr>
        <w:pStyle w:val="CommentText"/>
      </w:pPr>
      <w:r>
        <w:rPr>
          <w:rStyle w:val="CommentReference"/>
        </w:rPr>
        <w:annotationRef/>
      </w:r>
      <w:r>
        <w:t xml:space="preserve">‘Harvest remaining’ could be calculated as (1-sum CPUEt) and plotted on that figure.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7051E6" w15:done="1"/>
  <w15:commentEx w15:paraId="1B31141A" w15:done="0"/>
  <w15:commentEx w15:paraId="10B596CF" w15:done="0"/>
  <w15:commentEx w15:paraId="06D66CCC" w15:done="0"/>
  <w15:commentEx w15:paraId="17D75D8B" w15:done="0"/>
  <w15:commentEx w15:paraId="3F8BCE45" w15:paraIdParent="17D75D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12DD4F" w16cex:dateUtc="2025-10-06T19:50:00Z"/>
  <w16cex:commentExtensible w16cex:durableId="557DAE6B" w16cex:dateUtc="2025-11-12T01:57:00Z"/>
  <w16cex:commentExtensible w16cex:durableId="56F77385" w16cex:dateUtc="2025-11-12T03:06:00Z"/>
  <w16cex:commentExtensible w16cex:durableId="6671D8F2" w16cex:dateUtc="2025-11-12T03:06:00Z"/>
  <w16cex:commentExtensible w16cex:durableId="694B34A8" w16cex:dateUtc="2025-11-12T03:11:00Z"/>
  <w16cex:commentExtensible w16cex:durableId="76346B3E" w16cex:dateUtc="2025-11-12T0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7051E6" w16cid:durableId="1412DD4F"/>
  <w16cid:commentId w16cid:paraId="1B31141A" w16cid:durableId="557DAE6B"/>
  <w16cid:commentId w16cid:paraId="10B596CF" w16cid:durableId="56F77385"/>
  <w16cid:commentId w16cid:paraId="06D66CCC" w16cid:durableId="6671D8F2"/>
  <w16cid:commentId w16cid:paraId="17D75D8B" w16cid:durableId="694B34A8"/>
  <w16cid:commentId w16cid:paraId="3F8BCE45" w16cid:durableId="76346B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63900" w14:textId="77777777" w:rsidR="00EB713C" w:rsidRDefault="00EB713C">
      <w:pPr>
        <w:spacing w:after="0" w:line="240" w:lineRule="auto"/>
      </w:pPr>
      <w:r>
        <w:separator/>
      </w:r>
    </w:p>
  </w:endnote>
  <w:endnote w:type="continuationSeparator" w:id="0">
    <w:p w14:paraId="2A112DA6" w14:textId="77777777" w:rsidR="00EB713C" w:rsidRDefault="00EB7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23762"/>
      <w:docPartObj>
        <w:docPartGallery w:val="Page Numbers (Bottom of Page)"/>
        <w:docPartUnique/>
      </w:docPartObj>
    </w:sdtPr>
    <w:sdtContent>
      <w:p w14:paraId="0C958265"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B824FF" w14:textId="77777777" w:rsidR="007C2267" w:rsidRDefault="007C22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0426579"/>
      <w:docPartObj>
        <w:docPartGallery w:val="Page Numbers (Bottom of Page)"/>
        <w:docPartUnique/>
      </w:docPartObj>
    </w:sdtPr>
    <w:sdtContent>
      <w:p w14:paraId="3FD4FB3E"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B73CCF" w14:textId="77777777" w:rsidR="007C2267" w:rsidRDefault="007C22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6EF35" w14:textId="77777777" w:rsidR="00EB713C" w:rsidRDefault="00EB713C">
      <w:pPr>
        <w:spacing w:after="0" w:line="240" w:lineRule="auto"/>
      </w:pPr>
      <w:r>
        <w:separator/>
      </w:r>
    </w:p>
  </w:footnote>
  <w:footnote w:type="continuationSeparator" w:id="0">
    <w:p w14:paraId="3C3CB790" w14:textId="77777777" w:rsidR="00EB713C" w:rsidRDefault="00EB71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4CD"/>
    <w:multiLevelType w:val="hybridMultilevel"/>
    <w:tmpl w:val="BC360582"/>
    <w:lvl w:ilvl="0" w:tplc="87E0FF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3132F"/>
    <w:multiLevelType w:val="hybridMultilevel"/>
    <w:tmpl w:val="96F00CA8"/>
    <w:lvl w:ilvl="0" w:tplc="9FEE0D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294DD3"/>
    <w:multiLevelType w:val="hybridMultilevel"/>
    <w:tmpl w:val="C694996A"/>
    <w:lvl w:ilvl="0" w:tplc="72709C6E">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B00263"/>
    <w:multiLevelType w:val="hybridMultilevel"/>
    <w:tmpl w:val="33AA7B10"/>
    <w:lvl w:ilvl="0" w:tplc="43127796">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7A61CC"/>
    <w:multiLevelType w:val="hybridMultilevel"/>
    <w:tmpl w:val="A920D5FA"/>
    <w:lvl w:ilvl="0" w:tplc="77FC5AA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7253A8"/>
    <w:multiLevelType w:val="hybridMultilevel"/>
    <w:tmpl w:val="E7E8395C"/>
    <w:lvl w:ilvl="0" w:tplc="87A66D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BC65EB"/>
    <w:multiLevelType w:val="hybridMultilevel"/>
    <w:tmpl w:val="26B2BF6A"/>
    <w:lvl w:ilvl="0" w:tplc="6CDCC6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333D4F"/>
    <w:multiLevelType w:val="hybridMultilevel"/>
    <w:tmpl w:val="234C80F4"/>
    <w:lvl w:ilvl="0" w:tplc="BF06EC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665541">
    <w:abstractNumId w:val="4"/>
  </w:num>
  <w:num w:numId="2" w16cid:durableId="1353727518">
    <w:abstractNumId w:val="2"/>
  </w:num>
  <w:num w:numId="3" w16cid:durableId="329413611">
    <w:abstractNumId w:val="7"/>
  </w:num>
  <w:num w:numId="4" w16cid:durableId="991065100">
    <w:abstractNumId w:val="5"/>
  </w:num>
  <w:num w:numId="5" w16cid:durableId="1019696258">
    <w:abstractNumId w:val="1"/>
  </w:num>
  <w:num w:numId="6" w16cid:durableId="1265116596">
    <w:abstractNumId w:val="6"/>
  </w:num>
  <w:num w:numId="7" w16cid:durableId="416367737">
    <w:abstractNumId w:val="3"/>
  </w:num>
  <w:num w:numId="8" w16cid:durableId="18637807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Schindler">
    <w15:presenceInfo w15:providerId="AD" w15:userId="S::deschind@uw.edu::638f7977-a89c-40df-b85e-dc804ddb30d9"/>
  </w15:person>
  <w15:person w15:author="Cline, Timothy">
    <w15:presenceInfo w15:providerId="AD" w15:userId="S::s84g549@msu.montana.edu::b53db266-c02e-4ef3-8acb-16ecbf807c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48"/>
    <w:rsid w:val="00001F4B"/>
    <w:rsid w:val="00006A7A"/>
    <w:rsid w:val="00011A0E"/>
    <w:rsid w:val="000259EB"/>
    <w:rsid w:val="00033E6D"/>
    <w:rsid w:val="00040237"/>
    <w:rsid w:val="0004196B"/>
    <w:rsid w:val="00044401"/>
    <w:rsid w:val="000566CD"/>
    <w:rsid w:val="00060FEB"/>
    <w:rsid w:val="00065DC6"/>
    <w:rsid w:val="00066D9D"/>
    <w:rsid w:val="00071218"/>
    <w:rsid w:val="00085380"/>
    <w:rsid w:val="000854BE"/>
    <w:rsid w:val="000941AF"/>
    <w:rsid w:val="000979CB"/>
    <w:rsid w:val="000B5639"/>
    <w:rsid w:val="000B7514"/>
    <w:rsid w:val="000C0406"/>
    <w:rsid w:val="000C384D"/>
    <w:rsid w:val="000C429D"/>
    <w:rsid w:val="000C6898"/>
    <w:rsid w:val="000D511B"/>
    <w:rsid w:val="000D6E8E"/>
    <w:rsid w:val="000E5E9C"/>
    <w:rsid w:val="000F3B6C"/>
    <w:rsid w:val="001000CB"/>
    <w:rsid w:val="001018D7"/>
    <w:rsid w:val="001028F4"/>
    <w:rsid w:val="00103582"/>
    <w:rsid w:val="00112ED8"/>
    <w:rsid w:val="00116F1B"/>
    <w:rsid w:val="00120202"/>
    <w:rsid w:val="00121BC7"/>
    <w:rsid w:val="00123AD2"/>
    <w:rsid w:val="001255D3"/>
    <w:rsid w:val="001269D4"/>
    <w:rsid w:val="00131432"/>
    <w:rsid w:val="0013324E"/>
    <w:rsid w:val="001419E1"/>
    <w:rsid w:val="001430A9"/>
    <w:rsid w:val="00143768"/>
    <w:rsid w:val="00151C49"/>
    <w:rsid w:val="00152000"/>
    <w:rsid w:val="0015783A"/>
    <w:rsid w:val="00162958"/>
    <w:rsid w:val="0016395C"/>
    <w:rsid w:val="001679D4"/>
    <w:rsid w:val="00171632"/>
    <w:rsid w:val="0017389D"/>
    <w:rsid w:val="001740E9"/>
    <w:rsid w:val="001844EB"/>
    <w:rsid w:val="00190B2C"/>
    <w:rsid w:val="0019169F"/>
    <w:rsid w:val="00197965"/>
    <w:rsid w:val="001D3E40"/>
    <w:rsid w:val="001E0D88"/>
    <w:rsid w:val="001F2097"/>
    <w:rsid w:val="0020187E"/>
    <w:rsid w:val="00206F6C"/>
    <w:rsid w:val="00213C2D"/>
    <w:rsid w:val="002175BB"/>
    <w:rsid w:val="002256A0"/>
    <w:rsid w:val="002323C1"/>
    <w:rsid w:val="00234875"/>
    <w:rsid w:val="0024031C"/>
    <w:rsid w:val="00253057"/>
    <w:rsid w:val="002549E1"/>
    <w:rsid w:val="0025573D"/>
    <w:rsid w:val="002574F7"/>
    <w:rsid w:val="0026256C"/>
    <w:rsid w:val="002768BC"/>
    <w:rsid w:val="002769C2"/>
    <w:rsid w:val="00276AFF"/>
    <w:rsid w:val="002811E4"/>
    <w:rsid w:val="002948A2"/>
    <w:rsid w:val="002A3FE3"/>
    <w:rsid w:val="002C1C99"/>
    <w:rsid w:val="002C21B7"/>
    <w:rsid w:val="002C2F48"/>
    <w:rsid w:val="002C6F1E"/>
    <w:rsid w:val="002D12FE"/>
    <w:rsid w:val="002E45E7"/>
    <w:rsid w:val="002E5716"/>
    <w:rsid w:val="003031E8"/>
    <w:rsid w:val="00306D21"/>
    <w:rsid w:val="00310A9F"/>
    <w:rsid w:val="00312FC9"/>
    <w:rsid w:val="00313CB8"/>
    <w:rsid w:val="003157C4"/>
    <w:rsid w:val="00320DDA"/>
    <w:rsid w:val="0033106A"/>
    <w:rsid w:val="00343C0B"/>
    <w:rsid w:val="003442B4"/>
    <w:rsid w:val="003474F0"/>
    <w:rsid w:val="003508BF"/>
    <w:rsid w:val="00354EC0"/>
    <w:rsid w:val="00356F8B"/>
    <w:rsid w:val="003610A6"/>
    <w:rsid w:val="00362078"/>
    <w:rsid w:val="003642FE"/>
    <w:rsid w:val="00367B6D"/>
    <w:rsid w:val="003717DB"/>
    <w:rsid w:val="00371AC6"/>
    <w:rsid w:val="00374558"/>
    <w:rsid w:val="003760FD"/>
    <w:rsid w:val="00383B9A"/>
    <w:rsid w:val="00385F28"/>
    <w:rsid w:val="0039598A"/>
    <w:rsid w:val="0039711B"/>
    <w:rsid w:val="00397FF6"/>
    <w:rsid w:val="003A1EB0"/>
    <w:rsid w:val="003A53E2"/>
    <w:rsid w:val="003A58F7"/>
    <w:rsid w:val="003B0A46"/>
    <w:rsid w:val="003C2A7E"/>
    <w:rsid w:val="003D0402"/>
    <w:rsid w:val="003D30C7"/>
    <w:rsid w:val="003F1234"/>
    <w:rsid w:val="00400CBB"/>
    <w:rsid w:val="00401EE2"/>
    <w:rsid w:val="004025DD"/>
    <w:rsid w:val="0040355B"/>
    <w:rsid w:val="00416B2E"/>
    <w:rsid w:val="00424DB6"/>
    <w:rsid w:val="004261EE"/>
    <w:rsid w:val="00437729"/>
    <w:rsid w:val="00442120"/>
    <w:rsid w:val="00450ED3"/>
    <w:rsid w:val="00455535"/>
    <w:rsid w:val="00455561"/>
    <w:rsid w:val="00460AE8"/>
    <w:rsid w:val="00464971"/>
    <w:rsid w:val="00467885"/>
    <w:rsid w:val="00470C70"/>
    <w:rsid w:val="004712C9"/>
    <w:rsid w:val="0047513B"/>
    <w:rsid w:val="00477415"/>
    <w:rsid w:val="00481088"/>
    <w:rsid w:val="00491C12"/>
    <w:rsid w:val="004A0003"/>
    <w:rsid w:val="004A072A"/>
    <w:rsid w:val="004A6CF4"/>
    <w:rsid w:val="004B1488"/>
    <w:rsid w:val="004B7BC4"/>
    <w:rsid w:val="004C2230"/>
    <w:rsid w:val="004C3939"/>
    <w:rsid w:val="004D6874"/>
    <w:rsid w:val="004D6C38"/>
    <w:rsid w:val="004E3592"/>
    <w:rsid w:val="004F04C2"/>
    <w:rsid w:val="004F0E72"/>
    <w:rsid w:val="004F324B"/>
    <w:rsid w:val="004F4EF3"/>
    <w:rsid w:val="0050237A"/>
    <w:rsid w:val="00505979"/>
    <w:rsid w:val="005078D8"/>
    <w:rsid w:val="005104A5"/>
    <w:rsid w:val="005149FF"/>
    <w:rsid w:val="005171B6"/>
    <w:rsid w:val="00517577"/>
    <w:rsid w:val="005229F0"/>
    <w:rsid w:val="00530411"/>
    <w:rsid w:val="005312E0"/>
    <w:rsid w:val="00536536"/>
    <w:rsid w:val="00537343"/>
    <w:rsid w:val="005416E6"/>
    <w:rsid w:val="005463B2"/>
    <w:rsid w:val="00551911"/>
    <w:rsid w:val="005554D7"/>
    <w:rsid w:val="00557194"/>
    <w:rsid w:val="0057720D"/>
    <w:rsid w:val="005805EB"/>
    <w:rsid w:val="005858F1"/>
    <w:rsid w:val="0058744A"/>
    <w:rsid w:val="0059082A"/>
    <w:rsid w:val="005956BD"/>
    <w:rsid w:val="005A53C9"/>
    <w:rsid w:val="005B3AB3"/>
    <w:rsid w:val="005B3E0C"/>
    <w:rsid w:val="005C58CB"/>
    <w:rsid w:val="005D0EF1"/>
    <w:rsid w:val="005E6A59"/>
    <w:rsid w:val="005F27E4"/>
    <w:rsid w:val="005F3448"/>
    <w:rsid w:val="006101C3"/>
    <w:rsid w:val="00612B95"/>
    <w:rsid w:val="00617B67"/>
    <w:rsid w:val="00625357"/>
    <w:rsid w:val="00631AAA"/>
    <w:rsid w:val="006357BB"/>
    <w:rsid w:val="0063694A"/>
    <w:rsid w:val="00636B84"/>
    <w:rsid w:val="00642B65"/>
    <w:rsid w:val="00653AE8"/>
    <w:rsid w:val="0065535A"/>
    <w:rsid w:val="00655F63"/>
    <w:rsid w:val="00656B48"/>
    <w:rsid w:val="006617C0"/>
    <w:rsid w:val="0066241A"/>
    <w:rsid w:val="00663FC6"/>
    <w:rsid w:val="006762C3"/>
    <w:rsid w:val="00676513"/>
    <w:rsid w:val="00682611"/>
    <w:rsid w:val="00693A39"/>
    <w:rsid w:val="006A798F"/>
    <w:rsid w:val="006B1D97"/>
    <w:rsid w:val="006B418B"/>
    <w:rsid w:val="006C531D"/>
    <w:rsid w:val="006C6CB7"/>
    <w:rsid w:val="006D11D3"/>
    <w:rsid w:val="006D6AEE"/>
    <w:rsid w:val="006E5473"/>
    <w:rsid w:val="0070135F"/>
    <w:rsid w:val="0070647C"/>
    <w:rsid w:val="007072E7"/>
    <w:rsid w:val="00711069"/>
    <w:rsid w:val="0071320D"/>
    <w:rsid w:val="00717B12"/>
    <w:rsid w:val="00724D0B"/>
    <w:rsid w:val="007266BC"/>
    <w:rsid w:val="00730A88"/>
    <w:rsid w:val="007555A4"/>
    <w:rsid w:val="007561E4"/>
    <w:rsid w:val="0076034D"/>
    <w:rsid w:val="007708F4"/>
    <w:rsid w:val="00772AC1"/>
    <w:rsid w:val="00780305"/>
    <w:rsid w:val="007878C0"/>
    <w:rsid w:val="00793B30"/>
    <w:rsid w:val="007A07BC"/>
    <w:rsid w:val="007A1D0A"/>
    <w:rsid w:val="007B17D6"/>
    <w:rsid w:val="007B71BB"/>
    <w:rsid w:val="007C0A61"/>
    <w:rsid w:val="007C1050"/>
    <w:rsid w:val="007C2267"/>
    <w:rsid w:val="007C2373"/>
    <w:rsid w:val="007C6D95"/>
    <w:rsid w:val="007D1726"/>
    <w:rsid w:val="007D2894"/>
    <w:rsid w:val="007D7981"/>
    <w:rsid w:val="007E1736"/>
    <w:rsid w:val="007F098D"/>
    <w:rsid w:val="007F35F9"/>
    <w:rsid w:val="007F37AE"/>
    <w:rsid w:val="007F4A77"/>
    <w:rsid w:val="007F66C5"/>
    <w:rsid w:val="007F7231"/>
    <w:rsid w:val="007F747D"/>
    <w:rsid w:val="007F75D5"/>
    <w:rsid w:val="00807290"/>
    <w:rsid w:val="00811477"/>
    <w:rsid w:val="00811B88"/>
    <w:rsid w:val="00814EE7"/>
    <w:rsid w:val="00816626"/>
    <w:rsid w:val="00820E08"/>
    <w:rsid w:val="0082206F"/>
    <w:rsid w:val="00832815"/>
    <w:rsid w:val="00836381"/>
    <w:rsid w:val="00843258"/>
    <w:rsid w:val="00845E76"/>
    <w:rsid w:val="00856168"/>
    <w:rsid w:val="00863C27"/>
    <w:rsid w:val="0087708A"/>
    <w:rsid w:val="00881286"/>
    <w:rsid w:val="0088327B"/>
    <w:rsid w:val="0088451D"/>
    <w:rsid w:val="00885296"/>
    <w:rsid w:val="0088664E"/>
    <w:rsid w:val="008872F5"/>
    <w:rsid w:val="008948AB"/>
    <w:rsid w:val="00895ED8"/>
    <w:rsid w:val="00895FC7"/>
    <w:rsid w:val="008970CF"/>
    <w:rsid w:val="008B0A5A"/>
    <w:rsid w:val="008C378F"/>
    <w:rsid w:val="008D1422"/>
    <w:rsid w:val="008E3428"/>
    <w:rsid w:val="008F2118"/>
    <w:rsid w:val="008F26BA"/>
    <w:rsid w:val="0090107F"/>
    <w:rsid w:val="00907410"/>
    <w:rsid w:val="009076B8"/>
    <w:rsid w:val="009110AF"/>
    <w:rsid w:val="0091492C"/>
    <w:rsid w:val="00915EEE"/>
    <w:rsid w:val="00917026"/>
    <w:rsid w:val="00922435"/>
    <w:rsid w:val="009263B7"/>
    <w:rsid w:val="00932FBC"/>
    <w:rsid w:val="009423AC"/>
    <w:rsid w:val="00944E55"/>
    <w:rsid w:val="00946A92"/>
    <w:rsid w:val="00951507"/>
    <w:rsid w:val="00966E61"/>
    <w:rsid w:val="00967DC4"/>
    <w:rsid w:val="00971164"/>
    <w:rsid w:val="0097261B"/>
    <w:rsid w:val="0097448D"/>
    <w:rsid w:val="009833DB"/>
    <w:rsid w:val="00983880"/>
    <w:rsid w:val="00986BAC"/>
    <w:rsid w:val="009879FD"/>
    <w:rsid w:val="00990982"/>
    <w:rsid w:val="009916A5"/>
    <w:rsid w:val="009A7B39"/>
    <w:rsid w:val="009B24AC"/>
    <w:rsid w:val="009B595F"/>
    <w:rsid w:val="009C079F"/>
    <w:rsid w:val="009C2F92"/>
    <w:rsid w:val="009C308C"/>
    <w:rsid w:val="009C3C93"/>
    <w:rsid w:val="009C42BD"/>
    <w:rsid w:val="009D3148"/>
    <w:rsid w:val="009D66DA"/>
    <w:rsid w:val="009E68C7"/>
    <w:rsid w:val="009F3E36"/>
    <w:rsid w:val="009F51C3"/>
    <w:rsid w:val="009F56C0"/>
    <w:rsid w:val="009F6624"/>
    <w:rsid w:val="009F7AF2"/>
    <w:rsid w:val="00A0052D"/>
    <w:rsid w:val="00A005B7"/>
    <w:rsid w:val="00A06CC6"/>
    <w:rsid w:val="00A13C28"/>
    <w:rsid w:val="00A13EDE"/>
    <w:rsid w:val="00A16F99"/>
    <w:rsid w:val="00A234BB"/>
    <w:rsid w:val="00A25870"/>
    <w:rsid w:val="00A26A50"/>
    <w:rsid w:val="00A3396F"/>
    <w:rsid w:val="00A36D27"/>
    <w:rsid w:val="00A44879"/>
    <w:rsid w:val="00A4712A"/>
    <w:rsid w:val="00A52BD6"/>
    <w:rsid w:val="00A54B4A"/>
    <w:rsid w:val="00A72EBD"/>
    <w:rsid w:val="00A84E4B"/>
    <w:rsid w:val="00AB074C"/>
    <w:rsid w:val="00AD1910"/>
    <w:rsid w:val="00AD484F"/>
    <w:rsid w:val="00AD4BE1"/>
    <w:rsid w:val="00AD7B82"/>
    <w:rsid w:val="00AF0D4C"/>
    <w:rsid w:val="00AF7B74"/>
    <w:rsid w:val="00B01FE3"/>
    <w:rsid w:val="00B02A4D"/>
    <w:rsid w:val="00B07AE4"/>
    <w:rsid w:val="00B13E93"/>
    <w:rsid w:val="00B212BB"/>
    <w:rsid w:val="00B27EC5"/>
    <w:rsid w:val="00B30111"/>
    <w:rsid w:val="00B40601"/>
    <w:rsid w:val="00B429B6"/>
    <w:rsid w:val="00B4720E"/>
    <w:rsid w:val="00B50583"/>
    <w:rsid w:val="00B60D7F"/>
    <w:rsid w:val="00B62128"/>
    <w:rsid w:val="00B74D8D"/>
    <w:rsid w:val="00B74F35"/>
    <w:rsid w:val="00B857E3"/>
    <w:rsid w:val="00B923D2"/>
    <w:rsid w:val="00B95589"/>
    <w:rsid w:val="00BA0245"/>
    <w:rsid w:val="00BA369C"/>
    <w:rsid w:val="00BA542C"/>
    <w:rsid w:val="00BB27C2"/>
    <w:rsid w:val="00BB381E"/>
    <w:rsid w:val="00BC7C48"/>
    <w:rsid w:val="00BD0803"/>
    <w:rsid w:val="00BD2F8F"/>
    <w:rsid w:val="00BF0C62"/>
    <w:rsid w:val="00BF307A"/>
    <w:rsid w:val="00C013DD"/>
    <w:rsid w:val="00C107EA"/>
    <w:rsid w:val="00C10AF2"/>
    <w:rsid w:val="00C1704A"/>
    <w:rsid w:val="00C27BF0"/>
    <w:rsid w:val="00C31CB4"/>
    <w:rsid w:val="00C32D99"/>
    <w:rsid w:val="00C34090"/>
    <w:rsid w:val="00C40D88"/>
    <w:rsid w:val="00C41758"/>
    <w:rsid w:val="00C50332"/>
    <w:rsid w:val="00C50733"/>
    <w:rsid w:val="00C57048"/>
    <w:rsid w:val="00C57FD7"/>
    <w:rsid w:val="00C6603A"/>
    <w:rsid w:val="00C67240"/>
    <w:rsid w:val="00C67BC1"/>
    <w:rsid w:val="00C7034D"/>
    <w:rsid w:val="00C83BF2"/>
    <w:rsid w:val="00C92AB0"/>
    <w:rsid w:val="00C93DD5"/>
    <w:rsid w:val="00C95028"/>
    <w:rsid w:val="00C9741A"/>
    <w:rsid w:val="00C97C2C"/>
    <w:rsid w:val="00CA262D"/>
    <w:rsid w:val="00CA7EEC"/>
    <w:rsid w:val="00CB2EEB"/>
    <w:rsid w:val="00CB3C24"/>
    <w:rsid w:val="00CC053E"/>
    <w:rsid w:val="00CC09EC"/>
    <w:rsid w:val="00CC7CEE"/>
    <w:rsid w:val="00CD3038"/>
    <w:rsid w:val="00CE2EB6"/>
    <w:rsid w:val="00CF03CC"/>
    <w:rsid w:val="00CF45A1"/>
    <w:rsid w:val="00CF6CDB"/>
    <w:rsid w:val="00D0176E"/>
    <w:rsid w:val="00D0546A"/>
    <w:rsid w:val="00D05EAB"/>
    <w:rsid w:val="00D105F1"/>
    <w:rsid w:val="00D10F35"/>
    <w:rsid w:val="00D149EB"/>
    <w:rsid w:val="00D30A4B"/>
    <w:rsid w:val="00D3134F"/>
    <w:rsid w:val="00D36A10"/>
    <w:rsid w:val="00D409CC"/>
    <w:rsid w:val="00D43F43"/>
    <w:rsid w:val="00D47703"/>
    <w:rsid w:val="00D516D1"/>
    <w:rsid w:val="00D53B0E"/>
    <w:rsid w:val="00D554ED"/>
    <w:rsid w:val="00D57D37"/>
    <w:rsid w:val="00D625F2"/>
    <w:rsid w:val="00D80B0D"/>
    <w:rsid w:val="00D86CD4"/>
    <w:rsid w:val="00D90980"/>
    <w:rsid w:val="00D91D5D"/>
    <w:rsid w:val="00DA0881"/>
    <w:rsid w:val="00DA289A"/>
    <w:rsid w:val="00DA7E79"/>
    <w:rsid w:val="00DC75BB"/>
    <w:rsid w:val="00DD0E6E"/>
    <w:rsid w:val="00DD2C4D"/>
    <w:rsid w:val="00DD585C"/>
    <w:rsid w:val="00DD7574"/>
    <w:rsid w:val="00DE33E0"/>
    <w:rsid w:val="00DF1D5B"/>
    <w:rsid w:val="00DF28C6"/>
    <w:rsid w:val="00E10F4A"/>
    <w:rsid w:val="00E11585"/>
    <w:rsid w:val="00E20CE9"/>
    <w:rsid w:val="00E212FE"/>
    <w:rsid w:val="00E26D9D"/>
    <w:rsid w:val="00E347D9"/>
    <w:rsid w:val="00E35059"/>
    <w:rsid w:val="00E352BB"/>
    <w:rsid w:val="00E3555B"/>
    <w:rsid w:val="00E355B2"/>
    <w:rsid w:val="00E35FA9"/>
    <w:rsid w:val="00E454BB"/>
    <w:rsid w:val="00E45D57"/>
    <w:rsid w:val="00E46D9E"/>
    <w:rsid w:val="00E471DA"/>
    <w:rsid w:val="00E61436"/>
    <w:rsid w:val="00E671EF"/>
    <w:rsid w:val="00E67672"/>
    <w:rsid w:val="00E719E1"/>
    <w:rsid w:val="00E8171A"/>
    <w:rsid w:val="00E82540"/>
    <w:rsid w:val="00E82AC1"/>
    <w:rsid w:val="00E84029"/>
    <w:rsid w:val="00E85535"/>
    <w:rsid w:val="00E86789"/>
    <w:rsid w:val="00E90573"/>
    <w:rsid w:val="00E94ABC"/>
    <w:rsid w:val="00E95A9F"/>
    <w:rsid w:val="00EA4FC4"/>
    <w:rsid w:val="00EB2EDF"/>
    <w:rsid w:val="00EB713C"/>
    <w:rsid w:val="00ED2A48"/>
    <w:rsid w:val="00ED795A"/>
    <w:rsid w:val="00EE1A96"/>
    <w:rsid w:val="00EE2480"/>
    <w:rsid w:val="00EE2B9C"/>
    <w:rsid w:val="00EE5153"/>
    <w:rsid w:val="00EE55A4"/>
    <w:rsid w:val="00EF1756"/>
    <w:rsid w:val="00EF5ED9"/>
    <w:rsid w:val="00EF6581"/>
    <w:rsid w:val="00EF730C"/>
    <w:rsid w:val="00F01811"/>
    <w:rsid w:val="00F02538"/>
    <w:rsid w:val="00F049B0"/>
    <w:rsid w:val="00F06D5A"/>
    <w:rsid w:val="00F1425A"/>
    <w:rsid w:val="00F2018F"/>
    <w:rsid w:val="00F20CE9"/>
    <w:rsid w:val="00F21C45"/>
    <w:rsid w:val="00F315A1"/>
    <w:rsid w:val="00F335F2"/>
    <w:rsid w:val="00F3538C"/>
    <w:rsid w:val="00F3736F"/>
    <w:rsid w:val="00F40CAD"/>
    <w:rsid w:val="00F41CBE"/>
    <w:rsid w:val="00F41FAF"/>
    <w:rsid w:val="00F432BD"/>
    <w:rsid w:val="00F51DB9"/>
    <w:rsid w:val="00F552CD"/>
    <w:rsid w:val="00F55974"/>
    <w:rsid w:val="00F73FEE"/>
    <w:rsid w:val="00F770FF"/>
    <w:rsid w:val="00F82735"/>
    <w:rsid w:val="00FA2074"/>
    <w:rsid w:val="00FA738D"/>
    <w:rsid w:val="00FA7C12"/>
    <w:rsid w:val="00FB33D7"/>
    <w:rsid w:val="00FB3E37"/>
    <w:rsid w:val="00FC42A0"/>
    <w:rsid w:val="00FD1F7F"/>
    <w:rsid w:val="00FD5572"/>
    <w:rsid w:val="00FD6CE5"/>
    <w:rsid w:val="00FE3CBB"/>
    <w:rsid w:val="00FE3D0B"/>
    <w:rsid w:val="00FF1407"/>
    <w:rsid w:val="00FF19B1"/>
    <w:rsid w:val="00FF6C35"/>
    <w:rsid w:val="00FF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7230"/>
  <w15:chartTrackingRefBased/>
  <w15:docId w15:val="{87598257-D11F-6048-B2EC-CCB0BE3A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2C9"/>
  </w:style>
  <w:style w:type="paragraph" w:styleId="Heading1">
    <w:name w:val="heading 1"/>
    <w:basedOn w:val="Normal"/>
    <w:next w:val="Normal"/>
    <w:link w:val="Heading1Char"/>
    <w:uiPriority w:val="9"/>
    <w:qFormat/>
    <w:rsid w:val="005F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48"/>
    <w:rPr>
      <w:rFonts w:eastAsiaTheme="majorEastAsia" w:cstheme="majorBidi"/>
      <w:color w:val="272727" w:themeColor="text1" w:themeTint="D8"/>
    </w:rPr>
  </w:style>
  <w:style w:type="paragraph" w:styleId="Title">
    <w:name w:val="Title"/>
    <w:basedOn w:val="Normal"/>
    <w:next w:val="Normal"/>
    <w:link w:val="TitleChar"/>
    <w:uiPriority w:val="10"/>
    <w:qFormat/>
    <w:rsid w:val="005F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48"/>
    <w:pPr>
      <w:spacing w:before="160"/>
      <w:jc w:val="center"/>
    </w:pPr>
    <w:rPr>
      <w:i/>
      <w:iCs/>
      <w:color w:val="404040" w:themeColor="text1" w:themeTint="BF"/>
    </w:rPr>
  </w:style>
  <w:style w:type="character" w:customStyle="1" w:styleId="QuoteChar">
    <w:name w:val="Quote Char"/>
    <w:basedOn w:val="DefaultParagraphFont"/>
    <w:link w:val="Quote"/>
    <w:uiPriority w:val="29"/>
    <w:rsid w:val="005F3448"/>
    <w:rPr>
      <w:i/>
      <w:iCs/>
      <w:color w:val="404040" w:themeColor="text1" w:themeTint="BF"/>
    </w:rPr>
  </w:style>
  <w:style w:type="paragraph" w:styleId="ListParagraph">
    <w:name w:val="List Paragraph"/>
    <w:basedOn w:val="Normal"/>
    <w:uiPriority w:val="34"/>
    <w:qFormat/>
    <w:rsid w:val="005F3448"/>
    <w:pPr>
      <w:ind w:left="720"/>
      <w:contextualSpacing/>
    </w:pPr>
  </w:style>
  <w:style w:type="character" w:styleId="IntenseEmphasis">
    <w:name w:val="Intense Emphasis"/>
    <w:basedOn w:val="DefaultParagraphFont"/>
    <w:uiPriority w:val="21"/>
    <w:qFormat/>
    <w:rsid w:val="005F3448"/>
    <w:rPr>
      <w:i/>
      <w:iCs/>
      <w:color w:val="0F4761" w:themeColor="accent1" w:themeShade="BF"/>
    </w:rPr>
  </w:style>
  <w:style w:type="paragraph" w:styleId="IntenseQuote">
    <w:name w:val="Intense Quote"/>
    <w:basedOn w:val="Normal"/>
    <w:next w:val="Normal"/>
    <w:link w:val="IntenseQuoteChar"/>
    <w:uiPriority w:val="30"/>
    <w:qFormat/>
    <w:rsid w:val="005F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48"/>
    <w:rPr>
      <w:i/>
      <w:iCs/>
      <w:color w:val="0F4761" w:themeColor="accent1" w:themeShade="BF"/>
    </w:rPr>
  </w:style>
  <w:style w:type="character" w:styleId="IntenseReference">
    <w:name w:val="Intense Reference"/>
    <w:basedOn w:val="DefaultParagraphFont"/>
    <w:uiPriority w:val="32"/>
    <w:qFormat/>
    <w:rsid w:val="005F3448"/>
    <w:rPr>
      <w:b/>
      <w:bCs/>
      <w:smallCaps/>
      <w:color w:val="0F4761" w:themeColor="accent1" w:themeShade="BF"/>
      <w:spacing w:val="5"/>
    </w:rPr>
  </w:style>
  <w:style w:type="character" w:styleId="HTMLCode">
    <w:name w:val="HTML Code"/>
    <w:basedOn w:val="DefaultParagraphFont"/>
    <w:uiPriority w:val="99"/>
    <w:semiHidden/>
    <w:unhideWhenUsed/>
    <w:rsid w:val="00986BAC"/>
    <w:rPr>
      <w:rFonts w:ascii="Courier New" w:eastAsia="Times New Roman" w:hAnsi="Courier New" w:cs="Courier New"/>
      <w:sz w:val="20"/>
      <w:szCs w:val="20"/>
    </w:rPr>
  </w:style>
  <w:style w:type="paragraph" w:styleId="NormalWeb">
    <w:name w:val="Normal (Web)"/>
    <w:basedOn w:val="Normal"/>
    <w:uiPriority w:val="99"/>
    <w:unhideWhenUsed/>
    <w:rsid w:val="00033E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712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2C9"/>
    <w:rPr>
      <w:b/>
      <w:bCs/>
    </w:rPr>
  </w:style>
  <w:style w:type="character" w:customStyle="1" w:styleId="katex-mathml">
    <w:name w:val="katex-mathml"/>
    <w:basedOn w:val="DefaultParagraphFont"/>
    <w:rsid w:val="004712C9"/>
  </w:style>
  <w:style w:type="character" w:customStyle="1" w:styleId="mord">
    <w:name w:val="mord"/>
    <w:basedOn w:val="DefaultParagraphFont"/>
    <w:rsid w:val="004712C9"/>
  </w:style>
  <w:style w:type="paragraph" w:styleId="Bibliography">
    <w:name w:val="Bibliography"/>
    <w:basedOn w:val="Normal"/>
    <w:next w:val="Normal"/>
    <w:uiPriority w:val="37"/>
    <w:unhideWhenUsed/>
    <w:rsid w:val="004712C9"/>
    <w:pPr>
      <w:spacing w:after="0" w:line="480" w:lineRule="auto"/>
      <w:ind w:left="720" w:hanging="720"/>
    </w:pPr>
  </w:style>
  <w:style w:type="paragraph" w:styleId="Footer">
    <w:name w:val="footer"/>
    <w:basedOn w:val="Normal"/>
    <w:link w:val="FooterChar"/>
    <w:uiPriority w:val="99"/>
    <w:unhideWhenUsed/>
    <w:rsid w:val="00471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2C9"/>
  </w:style>
  <w:style w:type="character" w:styleId="PageNumber">
    <w:name w:val="page number"/>
    <w:basedOn w:val="DefaultParagraphFont"/>
    <w:uiPriority w:val="99"/>
    <w:semiHidden/>
    <w:unhideWhenUsed/>
    <w:rsid w:val="004712C9"/>
  </w:style>
  <w:style w:type="character" w:styleId="LineNumber">
    <w:name w:val="line number"/>
    <w:basedOn w:val="DefaultParagraphFont"/>
    <w:uiPriority w:val="99"/>
    <w:semiHidden/>
    <w:unhideWhenUsed/>
    <w:rsid w:val="004712C9"/>
  </w:style>
  <w:style w:type="character" w:styleId="CommentReference">
    <w:name w:val="annotation reference"/>
    <w:basedOn w:val="DefaultParagraphFont"/>
    <w:uiPriority w:val="99"/>
    <w:semiHidden/>
    <w:unhideWhenUsed/>
    <w:rsid w:val="002A3FE3"/>
    <w:rPr>
      <w:sz w:val="16"/>
      <w:szCs w:val="16"/>
    </w:rPr>
  </w:style>
  <w:style w:type="paragraph" w:styleId="CommentText">
    <w:name w:val="annotation text"/>
    <w:basedOn w:val="Normal"/>
    <w:link w:val="CommentTextChar"/>
    <w:uiPriority w:val="99"/>
    <w:unhideWhenUsed/>
    <w:rsid w:val="002A3FE3"/>
    <w:pPr>
      <w:spacing w:line="240" w:lineRule="auto"/>
    </w:pPr>
    <w:rPr>
      <w:sz w:val="20"/>
      <w:szCs w:val="20"/>
    </w:rPr>
  </w:style>
  <w:style w:type="character" w:customStyle="1" w:styleId="CommentTextChar">
    <w:name w:val="Comment Text Char"/>
    <w:basedOn w:val="DefaultParagraphFont"/>
    <w:link w:val="CommentText"/>
    <w:uiPriority w:val="99"/>
    <w:rsid w:val="002A3FE3"/>
    <w:rPr>
      <w:sz w:val="20"/>
      <w:szCs w:val="20"/>
    </w:rPr>
  </w:style>
  <w:style w:type="paragraph" w:styleId="CommentSubject">
    <w:name w:val="annotation subject"/>
    <w:basedOn w:val="CommentText"/>
    <w:next w:val="CommentText"/>
    <w:link w:val="CommentSubjectChar"/>
    <w:uiPriority w:val="99"/>
    <w:semiHidden/>
    <w:unhideWhenUsed/>
    <w:rsid w:val="002A3FE3"/>
    <w:rPr>
      <w:b/>
      <w:bCs/>
    </w:rPr>
  </w:style>
  <w:style w:type="character" w:customStyle="1" w:styleId="CommentSubjectChar">
    <w:name w:val="Comment Subject Char"/>
    <w:basedOn w:val="CommentTextChar"/>
    <w:link w:val="CommentSubject"/>
    <w:uiPriority w:val="99"/>
    <w:semiHidden/>
    <w:rsid w:val="002A3FE3"/>
    <w:rPr>
      <w:b/>
      <w:bCs/>
      <w:sz w:val="20"/>
      <w:szCs w:val="20"/>
    </w:rPr>
  </w:style>
  <w:style w:type="paragraph" w:styleId="Revision">
    <w:name w:val="Revision"/>
    <w:hidden/>
    <w:uiPriority w:val="99"/>
    <w:semiHidden/>
    <w:rsid w:val="00F552CD"/>
    <w:pPr>
      <w:spacing w:after="0" w:line="240" w:lineRule="auto"/>
    </w:pPr>
  </w:style>
  <w:style w:type="character" w:customStyle="1" w:styleId="inline-flex">
    <w:name w:val="inline-flex"/>
    <w:basedOn w:val="DefaultParagraphFont"/>
    <w:rsid w:val="00DC75BB"/>
  </w:style>
  <w:style w:type="character" w:customStyle="1" w:styleId="text-nowrap">
    <w:name w:val="text-nowrap"/>
    <w:basedOn w:val="DefaultParagraphFont"/>
    <w:rsid w:val="00DC75BB"/>
  </w:style>
  <w:style w:type="paragraph" w:styleId="Header">
    <w:name w:val="header"/>
    <w:basedOn w:val="Normal"/>
    <w:link w:val="HeaderChar"/>
    <w:uiPriority w:val="99"/>
    <w:unhideWhenUsed/>
    <w:rsid w:val="00932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FBC"/>
  </w:style>
  <w:style w:type="character" w:styleId="Hyperlink">
    <w:name w:val="Hyperlink"/>
    <w:basedOn w:val="DefaultParagraphFont"/>
    <w:uiPriority w:val="99"/>
    <w:unhideWhenUsed/>
    <w:rsid w:val="005858F1"/>
    <w:rPr>
      <w:color w:val="467886" w:themeColor="hyperlink"/>
      <w:u w:val="single"/>
    </w:rPr>
  </w:style>
  <w:style w:type="character" w:styleId="UnresolvedMention">
    <w:name w:val="Unresolved Mention"/>
    <w:basedOn w:val="DefaultParagraphFont"/>
    <w:uiPriority w:val="99"/>
    <w:semiHidden/>
    <w:unhideWhenUsed/>
    <w:rsid w:val="00585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2391">
      <w:bodyDiv w:val="1"/>
      <w:marLeft w:val="0"/>
      <w:marRight w:val="0"/>
      <w:marTop w:val="0"/>
      <w:marBottom w:val="0"/>
      <w:divBdr>
        <w:top w:val="none" w:sz="0" w:space="0" w:color="auto"/>
        <w:left w:val="none" w:sz="0" w:space="0" w:color="auto"/>
        <w:bottom w:val="none" w:sz="0" w:space="0" w:color="auto"/>
        <w:right w:val="none" w:sz="0" w:space="0" w:color="auto"/>
      </w:divBdr>
    </w:div>
    <w:div w:id="169411185">
      <w:bodyDiv w:val="1"/>
      <w:marLeft w:val="0"/>
      <w:marRight w:val="0"/>
      <w:marTop w:val="0"/>
      <w:marBottom w:val="0"/>
      <w:divBdr>
        <w:top w:val="none" w:sz="0" w:space="0" w:color="auto"/>
        <w:left w:val="none" w:sz="0" w:space="0" w:color="auto"/>
        <w:bottom w:val="none" w:sz="0" w:space="0" w:color="auto"/>
        <w:right w:val="none" w:sz="0" w:space="0" w:color="auto"/>
      </w:divBdr>
      <w:divsChild>
        <w:div w:id="396903172">
          <w:marLeft w:val="0"/>
          <w:marRight w:val="0"/>
          <w:marTop w:val="0"/>
          <w:marBottom w:val="0"/>
          <w:divBdr>
            <w:top w:val="none" w:sz="0" w:space="0" w:color="auto"/>
            <w:left w:val="none" w:sz="0" w:space="0" w:color="auto"/>
            <w:bottom w:val="none" w:sz="0" w:space="0" w:color="auto"/>
            <w:right w:val="none" w:sz="0" w:space="0" w:color="auto"/>
          </w:divBdr>
          <w:divsChild>
            <w:div w:id="863981730">
              <w:marLeft w:val="0"/>
              <w:marRight w:val="0"/>
              <w:marTop w:val="0"/>
              <w:marBottom w:val="0"/>
              <w:divBdr>
                <w:top w:val="none" w:sz="0" w:space="0" w:color="auto"/>
                <w:left w:val="none" w:sz="0" w:space="0" w:color="auto"/>
                <w:bottom w:val="none" w:sz="0" w:space="0" w:color="auto"/>
                <w:right w:val="none" w:sz="0" w:space="0" w:color="auto"/>
              </w:divBdr>
              <w:divsChild>
                <w:div w:id="145821068">
                  <w:marLeft w:val="0"/>
                  <w:marRight w:val="0"/>
                  <w:marTop w:val="0"/>
                  <w:marBottom w:val="0"/>
                  <w:divBdr>
                    <w:top w:val="none" w:sz="0" w:space="0" w:color="auto"/>
                    <w:left w:val="none" w:sz="0" w:space="0" w:color="auto"/>
                    <w:bottom w:val="none" w:sz="0" w:space="0" w:color="auto"/>
                    <w:right w:val="none" w:sz="0" w:space="0" w:color="auto"/>
                  </w:divBdr>
                  <w:divsChild>
                    <w:div w:id="270672772">
                      <w:marLeft w:val="0"/>
                      <w:marRight w:val="0"/>
                      <w:marTop w:val="0"/>
                      <w:marBottom w:val="0"/>
                      <w:divBdr>
                        <w:top w:val="none" w:sz="0" w:space="0" w:color="auto"/>
                        <w:left w:val="none" w:sz="0" w:space="0" w:color="auto"/>
                        <w:bottom w:val="none" w:sz="0" w:space="0" w:color="auto"/>
                        <w:right w:val="none" w:sz="0" w:space="0" w:color="auto"/>
                      </w:divBdr>
                      <w:divsChild>
                        <w:div w:id="907881641">
                          <w:marLeft w:val="0"/>
                          <w:marRight w:val="0"/>
                          <w:marTop w:val="0"/>
                          <w:marBottom w:val="0"/>
                          <w:divBdr>
                            <w:top w:val="none" w:sz="0" w:space="0" w:color="auto"/>
                            <w:left w:val="none" w:sz="0" w:space="0" w:color="auto"/>
                            <w:bottom w:val="none" w:sz="0" w:space="0" w:color="auto"/>
                            <w:right w:val="none" w:sz="0" w:space="0" w:color="auto"/>
                          </w:divBdr>
                          <w:divsChild>
                            <w:div w:id="1816218057">
                              <w:marLeft w:val="0"/>
                              <w:marRight w:val="0"/>
                              <w:marTop w:val="0"/>
                              <w:marBottom w:val="0"/>
                              <w:divBdr>
                                <w:top w:val="none" w:sz="0" w:space="0" w:color="auto"/>
                                <w:left w:val="none" w:sz="0" w:space="0" w:color="auto"/>
                                <w:bottom w:val="none" w:sz="0" w:space="0" w:color="auto"/>
                                <w:right w:val="none" w:sz="0" w:space="0" w:color="auto"/>
                              </w:divBdr>
                              <w:divsChild>
                                <w:div w:id="1354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3401">
                          <w:marLeft w:val="0"/>
                          <w:marRight w:val="0"/>
                          <w:marTop w:val="0"/>
                          <w:marBottom w:val="0"/>
                          <w:divBdr>
                            <w:top w:val="none" w:sz="0" w:space="0" w:color="auto"/>
                            <w:left w:val="none" w:sz="0" w:space="0" w:color="auto"/>
                            <w:bottom w:val="none" w:sz="0" w:space="0" w:color="auto"/>
                            <w:right w:val="none" w:sz="0" w:space="0" w:color="auto"/>
                          </w:divBdr>
                          <w:divsChild>
                            <w:div w:id="615065491">
                              <w:marLeft w:val="0"/>
                              <w:marRight w:val="0"/>
                              <w:marTop w:val="0"/>
                              <w:marBottom w:val="0"/>
                              <w:divBdr>
                                <w:top w:val="none" w:sz="0" w:space="0" w:color="auto"/>
                                <w:left w:val="none" w:sz="0" w:space="0" w:color="auto"/>
                                <w:bottom w:val="none" w:sz="0" w:space="0" w:color="auto"/>
                                <w:right w:val="none" w:sz="0" w:space="0" w:color="auto"/>
                              </w:divBdr>
                              <w:divsChild>
                                <w:div w:id="1963072451">
                                  <w:marLeft w:val="0"/>
                                  <w:marRight w:val="0"/>
                                  <w:marTop w:val="0"/>
                                  <w:marBottom w:val="0"/>
                                  <w:divBdr>
                                    <w:top w:val="none" w:sz="0" w:space="0" w:color="auto"/>
                                    <w:left w:val="none" w:sz="0" w:space="0" w:color="auto"/>
                                    <w:bottom w:val="none" w:sz="0" w:space="0" w:color="auto"/>
                                    <w:right w:val="none" w:sz="0" w:space="0" w:color="auto"/>
                                  </w:divBdr>
                                  <w:divsChild>
                                    <w:div w:id="18514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4701">
              <w:marLeft w:val="0"/>
              <w:marRight w:val="0"/>
              <w:marTop w:val="0"/>
              <w:marBottom w:val="0"/>
              <w:divBdr>
                <w:top w:val="none" w:sz="0" w:space="0" w:color="auto"/>
                <w:left w:val="none" w:sz="0" w:space="0" w:color="auto"/>
                <w:bottom w:val="none" w:sz="0" w:space="0" w:color="auto"/>
                <w:right w:val="none" w:sz="0" w:space="0" w:color="auto"/>
              </w:divBdr>
              <w:divsChild>
                <w:div w:id="1697384131">
                  <w:marLeft w:val="0"/>
                  <w:marRight w:val="0"/>
                  <w:marTop w:val="0"/>
                  <w:marBottom w:val="0"/>
                  <w:divBdr>
                    <w:top w:val="none" w:sz="0" w:space="0" w:color="auto"/>
                    <w:left w:val="none" w:sz="0" w:space="0" w:color="auto"/>
                    <w:bottom w:val="none" w:sz="0" w:space="0" w:color="auto"/>
                    <w:right w:val="none" w:sz="0" w:space="0" w:color="auto"/>
                  </w:divBdr>
                  <w:divsChild>
                    <w:div w:id="18583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4164">
      <w:bodyDiv w:val="1"/>
      <w:marLeft w:val="0"/>
      <w:marRight w:val="0"/>
      <w:marTop w:val="0"/>
      <w:marBottom w:val="0"/>
      <w:divBdr>
        <w:top w:val="none" w:sz="0" w:space="0" w:color="auto"/>
        <w:left w:val="none" w:sz="0" w:space="0" w:color="auto"/>
        <w:bottom w:val="none" w:sz="0" w:space="0" w:color="auto"/>
        <w:right w:val="none" w:sz="0" w:space="0" w:color="auto"/>
      </w:divBdr>
    </w:div>
    <w:div w:id="437679908">
      <w:bodyDiv w:val="1"/>
      <w:marLeft w:val="0"/>
      <w:marRight w:val="0"/>
      <w:marTop w:val="0"/>
      <w:marBottom w:val="0"/>
      <w:divBdr>
        <w:top w:val="none" w:sz="0" w:space="0" w:color="auto"/>
        <w:left w:val="none" w:sz="0" w:space="0" w:color="auto"/>
        <w:bottom w:val="none" w:sz="0" w:space="0" w:color="auto"/>
        <w:right w:val="none" w:sz="0" w:space="0" w:color="auto"/>
      </w:divBdr>
    </w:div>
    <w:div w:id="529995183">
      <w:bodyDiv w:val="1"/>
      <w:marLeft w:val="0"/>
      <w:marRight w:val="0"/>
      <w:marTop w:val="0"/>
      <w:marBottom w:val="0"/>
      <w:divBdr>
        <w:top w:val="none" w:sz="0" w:space="0" w:color="auto"/>
        <w:left w:val="none" w:sz="0" w:space="0" w:color="auto"/>
        <w:bottom w:val="none" w:sz="0" w:space="0" w:color="auto"/>
        <w:right w:val="none" w:sz="0" w:space="0" w:color="auto"/>
      </w:divBdr>
    </w:div>
    <w:div w:id="624502903">
      <w:bodyDiv w:val="1"/>
      <w:marLeft w:val="0"/>
      <w:marRight w:val="0"/>
      <w:marTop w:val="0"/>
      <w:marBottom w:val="0"/>
      <w:divBdr>
        <w:top w:val="none" w:sz="0" w:space="0" w:color="auto"/>
        <w:left w:val="none" w:sz="0" w:space="0" w:color="auto"/>
        <w:bottom w:val="none" w:sz="0" w:space="0" w:color="auto"/>
        <w:right w:val="none" w:sz="0" w:space="0" w:color="auto"/>
      </w:divBdr>
    </w:div>
    <w:div w:id="977417581">
      <w:bodyDiv w:val="1"/>
      <w:marLeft w:val="0"/>
      <w:marRight w:val="0"/>
      <w:marTop w:val="0"/>
      <w:marBottom w:val="0"/>
      <w:divBdr>
        <w:top w:val="none" w:sz="0" w:space="0" w:color="auto"/>
        <w:left w:val="none" w:sz="0" w:space="0" w:color="auto"/>
        <w:bottom w:val="none" w:sz="0" w:space="0" w:color="auto"/>
        <w:right w:val="none" w:sz="0" w:space="0" w:color="auto"/>
      </w:divBdr>
      <w:divsChild>
        <w:div w:id="822698402">
          <w:marLeft w:val="0"/>
          <w:marRight w:val="0"/>
          <w:marTop w:val="0"/>
          <w:marBottom w:val="0"/>
          <w:divBdr>
            <w:top w:val="single" w:sz="2" w:space="0" w:color="auto"/>
            <w:left w:val="single" w:sz="2" w:space="0" w:color="auto"/>
            <w:bottom w:val="single" w:sz="2" w:space="0" w:color="auto"/>
            <w:right w:val="single" w:sz="2" w:space="0" w:color="auto"/>
          </w:divBdr>
          <w:divsChild>
            <w:div w:id="292952091">
              <w:marLeft w:val="0"/>
              <w:marRight w:val="0"/>
              <w:marTop w:val="0"/>
              <w:marBottom w:val="0"/>
              <w:divBdr>
                <w:top w:val="single" w:sz="2" w:space="0" w:color="auto"/>
                <w:left w:val="single" w:sz="2" w:space="0" w:color="auto"/>
                <w:bottom w:val="single" w:sz="2" w:space="0" w:color="auto"/>
                <w:right w:val="single" w:sz="2" w:space="0" w:color="auto"/>
              </w:divBdr>
              <w:divsChild>
                <w:div w:id="21639512">
                  <w:marLeft w:val="0"/>
                  <w:marRight w:val="0"/>
                  <w:marTop w:val="0"/>
                  <w:marBottom w:val="0"/>
                  <w:divBdr>
                    <w:top w:val="single" w:sz="2" w:space="0" w:color="auto"/>
                    <w:left w:val="single" w:sz="2" w:space="0" w:color="auto"/>
                    <w:bottom w:val="single" w:sz="2" w:space="0" w:color="auto"/>
                    <w:right w:val="single" w:sz="2" w:space="0" w:color="auto"/>
                  </w:divBdr>
                  <w:divsChild>
                    <w:div w:id="1069621397">
                      <w:marLeft w:val="0"/>
                      <w:marRight w:val="0"/>
                      <w:marTop w:val="0"/>
                      <w:marBottom w:val="0"/>
                      <w:divBdr>
                        <w:top w:val="single" w:sz="2" w:space="0" w:color="auto"/>
                        <w:left w:val="single" w:sz="2" w:space="0" w:color="auto"/>
                        <w:bottom w:val="single" w:sz="2" w:space="0" w:color="auto"/>
                        <w:right w:val="single" w:sz="2" w:space="0" w:color="auto"/>
                      </w:divBdr>
                      <w:divsChild>
                        <w:div w:id="732774256">
                          <w:marLeft w:val="0"/>
                          <w:marRight w:val="0"/>
                          <w:marTop w:val="0"/>
                          <w:marBottom w:val="0"/>
                          <w:divBdr>
                            <w:top w:val="single" w:sz="2" w:space="0" w:color="auto"/>
                            <w:left w:val="single" w:sz="2" w:space="0" w:color="auto"/>
                            <w:bottom w:val="single" w:sz="2" w:space="0" w:color="auto"/>
                            <w:right w:val="single" w:sz="2" w:space="0" w:color="auto"/>
                          </w:divBdr>
                          <w:divsChild>
                            <w:div w:id="1007363139">
                              <w:marLeft w:val="0"/>
                              <w:marRight w:val="0"/>
                              <w:marTop w:val="0"/>
                              <w:marBottom w:val="0"/>
                              <w:divBdr>
                                <w:top w:val="single" w:sz="2" w:space="0" w:color="auto"/>
                                <w:left w:val="single" w:sz="2" w:space="0" w:color="auto"/>
                                <w:bottom w:val="single" w:sz="2" w:space="0" w:color="auto"/>
                                <w:right w:val="single" w:sz="2" w:space="0" w:color="auto"/>
                              </w:divBdr>
                              <w:divsChild>
                                <w:div w:id="1674643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7215028">
                          <w:marLeft w:val="0"/>
                          <w:marRight w:val="0"/>
                          <w:marTop w:val="0"/>
                          <w:marBottom w:val="0"/>
                          <w:divBdr>
                            <w:top w:val="single" w:sz="2" w:space="0" w:color="auto"/>
                            <w:left w:val="single" w:sz="2" w:space="0" w:color="auto"/>
                            <w:bottom w:val="single" w:sz="2" w:space="0" w:color="auto"/>
                            <w:right w:val="single" w:sz="2" w:space="0" w:color="auto"/>
                          </w:divBdr>
                          <w:divsChild>
                            <w:div w:id="621224957">
                              <w:marLeft w:val="0"/>
                              <w:marRight w:val="0"/>
                              <w:marTop w:val="0"/>
                              <w:marBottom w:val="0"/>
                              <w:divBdr>
                                <w:top w:val="single" w:sz="2" w:space="0" w:color="auto"/>
                                <w:left w:val="single" w:sz="2" w:space="0" w:color="auto"/>
                                <w:bottom w:val="single" w:sz="2" w:space="0" w:color="auto"/>
                                <w:right w:val="single" w:sz="2" w:space="0" w:color="auto"/>
                              </w:divBdr>
                              <w:divsChild>
                                <w:div w:id="294331796">
                                  <w:marLeft w:val="0"/>
                                  <w:marRight w:val="0"/>
                                  <w:marTop w:val="0"/>
                                  <w:marBottom w:val="0"/>
                                  <w:divBdr>
                                    <w:top w:val="single" w:sz="2" w:space="0" w:color="auto"/>
                                    <w:left w:val="single" w:sz="2" w:space="0" w:color="auto"/>
                                    <w:bottom w:val="single" w:sz="2" w:space="0" w:color="auto"/>
                                    <w:right w:val="single" w:sz="2" w:space="0" w:color="auto"/>
                                  </w:divBdr>
                                  <w:divsChild>
                                    <w:div w:id="1253247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8074158">
              <w:marLeft w:val="0"/>
              <w:marRight w:val="0"/>
              <w:marTop w:val="0"/>
              <w:marBottom w:val="0"/>
              <w:divBdr>
                <w:top w:val="single" w:sz="2" w:space="0" w:color="auto"/>
                <w:left w:val="single" w:sz="2" w:space="0" w:color="auto"/>
                <w:bottom w:val="single" w:sz="2" w:space="0" w:color="auto"/>
                <w:right w:val="single" w:sz="2" w:space="0" w:color="auto"/>
              </w:divBdr>
              <w:divsChild>
                <w:div w:id="754671754">
                  <w:marLeft w:val="0"/>
                  <w:marRight w:val="0"/>
                  <w:marTop w:val="0"/>
                  <w:marBottom w:val="0"/>
                  <w:divBdr>
                    <w:top w:val="single" w:sz="2" w:space="0" w:color="auto"/>
                    <w:left w:val="single" w:sz="2" w:space="0" w:color="auto"/>
                    <w:bottom w:val="single" w:sz="2" w:space="0" w:color="auto"/>
                    <w:right w:val="single" w:sz="2" w:space="0" w:color="auto"/>
                  </w:divBdr>
                  <w:divsChild>
                    <w:div w:id="158232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9874544">
      <w:bodyDiv w:val="1"/>
      <w:marLeft w:val="0"/>
      <w:marRight w:val="0"/>
      <w:marTop w:val="0"/>
      <w:marBottom w:val="0"/>
      <w:divBdr>
        <w:top w:val="none" w:sz="0" w:space="0" w:color="auto"/>
        <w:left w:val="none" w:sz="0" w:space="0" w:color="auto"/>
        <w:bottom w:val="none" w:sz="0" w:space="0" w:color="auto"/>
        <w:right w:val="none" w:sz="0" w:space="0" w:color="auto"/>
      </w:divBdr>
      <w:divsChild>
        <w:div w:id="580868954">
          <w:marLeft w:val="0"/>
          <w:marRight w:val="0"/>
          <w:marTop w:val="0"/>
          <w:marBottom w:val="0"/>
          <w:divBdr>
            <w:top w:val="none" w:sz="0" w:space="0" w:color="auto"/>
            <w:left w:val="none" w:sz="0" w:space="0" w:color="auto"/>
            <w:bottom w:val="none" w:sz="0" w:space="0" w:color="auto"/>
            <w:right w:val="none" w:sz="0" w:space="0" w:color="auto"/>
          </w:divBdr>
          <w:divsChild>
            <w:div w:id="496120616">
              <w:marLeft w:val="0"/>
              <w:marRight w:val="0"/>
              <w:marTop w:val="0"/>
              <w:marBottom w:val="0"/>
              <w:divBdr>
                <w:top w:val="none" w:sz="0" w:space="0" w:color="auto"/>
                <w:left w:val="none" w:sz="0" w:space="0" w:color="auto"/>
                <w:bottom w:val="none" w:sz="0" w:space="0" w:color="auto"/>
                <w:right w:val="none" w:sz="0" w:space="0" w:color="auto"/>
              </w:divBdr>
              <w:divsChild>
                <w:div w:id="1343899006">
                  <w:marLeft w:val="0"/>
                  <w:marRight w:val="0"/>
                  <w:marTop w:val="0"/>
                  <w:marBottom w:val="0"/>
                  <w:divBdr>
                    <w:top w:val="none" w:sz="0" w:space="0" w:color="auto"/>
                    <w:left w:val="none" w:sz="0" w:space="0" w:color="auto"/>
                    <w:bottom w:val="none" w:sz="0" w:space="0" w:color="auto"/>
                    <w:right w:val="none" w:sz="0" w:space="0" w:color="auto"/>
                  </w:divBdr>
                  <w:divsChild>
                    <w:div w:id="12330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5059">
              <w:marLeft w:val="0"/>
              <w:marRight w:val="0"/>
              <w:marTop w:val="0"/>
              <w:marBottom w:val="0"/>
              <w:divBdr>
                <w:top w:val="none" w:sz="0" w:space="0" w:color="auto"/>
                <w:left w:val="none" w:sz="0" w:space="0" w:color="auto"/>
                <w:bottom w:val="none" w:sz="0" w:space="0" w:color="auto"/>
                <w:right w:val="none" w:sz="0" w:space="0" w:color="auto"/>
              </w:divBdr>
              <w:divsChild>
                <w:div w:id="1831364144">
                  <w:marLeft w:val="0"/>
                  <w:marRight w:val="0"/>
                  <w:marTop w:val="0"/>
                  <w:marBottom w:val="0"/>
                  <w:divBdr>
                    <w:top w:val="none" w:sz="0" w:space="0" w:color="auto"/>
                    <w:left w:val="none" w:sz="0" w:space="0" w:color="auto"/>
                    <w:bottom w:val="none" w:sz="0" w:space="0" w:color="auto"/>
                    <w:right w:val="none" w:sz="0" w:space="0" w:color="auto"/>
                  </w:divBdr>
                  <w:divsChild>
                    <w:div w:id="623775608">
                      <w:marLeft w:val="0"/>
                      <w:marRight w:val="0"/>
                      <w:marTop w:val="0"/>
                      <w:marBottom w:val="0"/>
                      <w:divBdr>
                        <w:top w:val="none" w:sz="0" w:space="0" w:color="auto"/>
                        <w:left w:val="none" w:sz="0" w:space="0" w:color="auto"/>
                        <w:bottom w:val="none" w:sz="0" w:space="0" w:color="auto"/>
                        <w:right w:val="none" w:sz="0" w:space="0" w:color="auto"/>
                      </w:divBdr>
                      <w:divsChild>
                        <w:div w:id="1173497768">
                          <w:marLeft w:val="0"/>
                          <w:marRight w:val="0"/>
                          <w:marTop w:val="0"/>
                          <w:marBottom w:val="0"/>
                          <w:divBdr>
                            <w:top w:val="none" w:sz="0" w:space="0" w:color="auto"/>
                            <w:left w:val="none" w:sz="0" w:space="0" w:color="auto"/>
                            <w:bottom w:val="none" w:sz="0" w:space="0" w:color="auto"/>
                            <w:right w:val="none" w:sz="0" w:space="0" w:color="auto"/>
                          </w:divBdr>
                          <w:divsChild>
                            <w:div w:id="14037124">
                              <w:marLeft w:val="0"/>
                              <w:marRight w:val="0"/>
                              <w:marTop w:val="0"/>
                              <w:marBottom w:val="0"/>
                              <w:divBdr>
                                <w:top w:val="none" w:sz="0" w:space="0" w:color="auto"/>
                                <w:left w:val="none" w:sz="0" w:space="0" w:color="auto"/>
                                <w:bottom w:val="none" w:sz="0" w:space="0" w:color="auto"/>
                                <w:right w:val="none" w:sz="0" w:space="0" w:color="auto"/>
                              </w:divBdr>
                              <w:divsChild>
                                <w:div w:id="19343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318">
                          <w:marLeft w:val="0"/>
                          <w:marRight w:val="0"/>
                          <w:marTop w:val="0"/>
                          <w:marBottom w:val="0"/>
                          <w:divBdr>
                            <w:top w:val="none" w:sz="0" w:space="0" w:color="auto"/>
                            <w:left w:val="none" w:sz="0" w:space="0" w:color="auto"/>
                            <w:bottom w:val="none" w:sz="0" w:space="0" w:color="auto"/>
                            <w:right w:val="none" w:sz="0" w:space="0" w:color="auto"/>
                          </w:divBdr>
                          <w:divsChild>
                            <w:div w:id="1393579817">
                              <w:marLeft w:val="0"/>
                              <w:marRight w:val="0"/>
                              <w:marTop w:val="0"/>
                              <w:marBottom w:val="0"/>
                              <w:divBdr>
                                <w:top w:val="none" w:sz="0" w:space="0" w:color="auto"/>
                                <w:left w:val="none" w:sz="0" w:space="0" w:color="auto"/>
                                <w:bottom w:val="none" w:sz="0" w:space="0" w:color="auto"/>
                                <w:right w:val="none" w:sz="0" w:space="0" w:color="auto"/>
                              </w:divBdr>
                              <w:divsChild>
                                <w:div w:id="253587596">
                                  <w:marLeft w:val="0"/>
                                  <w:marRight w:val="0"/>
                                  <w:marTop w:val="0"/>
                                  <w:marBottom w:val="0"/>
                                  <w:divBdr>
                                    <w:top w:val="none" w:sz="0" w:space="0" w:color="auto"/>
                                    <w:left w:val="none" w:sz="0" w:space="0" w:color="auto"/>
                                    <w:bottom w:val="none" w:sz="0" w:space="0" w:color="auto"/>
                                    <w:right w:val="none" w:sz="0" w:space="0" w:color="auto"/>
                                  </w:divBdr>
                                  <w:divsChild>
                                    <w:div w:id="1547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399575">
      <w:bodyDiv w:val="1"/>
      <w:marLeft w:val="0"/>
      <w:marRight w:val="0"/>
      <w:marTop w:val="0"/>
      <w:marBottom w:val="0"/>
      <w:divBdr>
        <w:top w:val="none" w:sz="0" w:space="0" w:color="auto"/>
        <w:left w:val="none" w:sz="0" w:space="0" w:color="auto"/>
        <w:bottom w:val="none" w:sz="0" w:space="0" w:color="auto"/>
        <w:right w:val="none" w:sz="0" w:space="0" w:color="auto"/>
      </w:divBdr>
    </w:div>
    <w:div w:id="1442216401">
      <w:bodyDiv w:val="1"/>
      <w:marLeft w:val="0"/>
      <w:marRight w:val="0"/>
      <w:marTop w:val="0"/>
      <w:marBottom w:val="0"/>
      <w:divBdr>
        <w:top w:val="none" w:sz="0" w:space="0" w:color="auto"/>
        <w:left w:val="none" w:sz="0" w:space="0" w:color="auto"/>
        <w:bottom w:val="none" w:sz="0" w:space="0" w:color="auto"/>
        <w:right w:val="none" w:sz="0" w:space="0" w:color="auto"/>
      </w:divBdr>
    </w:div>
    <w:div w:id="1551380494">
      <w:bodyDiv w:val="1"/>
      <w:marLeft w:val="0"/>
      <w:marRight w:val="0"/>
      <w:marTop w:val="0"/>
      <w:marBottom w:val="0"/>
      <w:divBdr>
        <w:top w:val="none" w:sz="0" w:space="0" w:color="auto"/>
        <w:left w:val="none" w:sz="0" w:space="0" w:color="auto"/>
        <w:bottom w:val="none" w:sz="0" w:space="0" w:color="auto"/>
        <w:right w:val="none" w:sz="0" w:space="0" w:color="auto"/>
      </w:divBdr>
      <w:divsChild>
        <w:div w:id="458037849">
          <w:marLeft w:val="0"/>
          <w:marRight w:val="0"/>
          <w:marTop w:val="0"/>
          <w:marBottom w:val="0"/>
          <w:divBdr>
            <w:top w:val="single" w:sz="2" w:space="0" w:color="auto"/>
            <w:left w:val="single" w:sz="2" w:space="0" w:color="auto"/>
            <w:bottom w:val="single" w:sz="2" w:space="0" w:color="auto"/>
            <w:right w:val="single" w:sz="2" w:space="0" w:color="auto"/>
          </w:divBdr>
          <w:divsChild>
            <w:div w:id="309672785">
              <w:marLeft w:val="0"/>
              <w:marRight w:val="0"/>
              <w:marTop w:val="0"/>
              <w:marBottom w:val="0"/>
              <w:divBdr>
                <w:top w:val="single" w:sz="2" w:space="0" w:color="auto"/>
                <w:left w:val="single" w:sz="2" w:space="0" w:color="auto"/>
                <w:bottom w:val="single" w:sz="2" w:space="0" w:color="auto"/>
                <w:right w:val="single" w:sz="2" w:space="0" w:color="auto"/>
              </w:divBdr>
              <w:divsChild>
                <w:div w:id="551160560">
                  <w:marLeft w:val="0"/>
                  <w:marRight w:val="0"/>
                  <w:marTop w:val="0"/>
                  <w:marBottom w:val="0"/>
                  <w:divBdr>
                    <w:top w:val="single" w:sz="2" w:space="0" w:color="auto"/>
                    <w:left w:val="single" w:sz="2" w:space="0" w:color="auto"/>
                    <w:bottom w:val="single" w:sz="2" w:space="0" w:color="auto"/>
                    <w:right w:val="single" w:sz="2" w:space="0" w:color="auto"/>
                  </w:divBdr>
                  <w:divsChild>
                    <w:div w:id="1085421689">
                      <w:marLeft w:val="0"/>
                      <w:marRight w:val="0"/>
                      <w:marTop w:val="0"/>
                      <w:marBottom w:val="0"/>
                      <w:divBdr>
                        <w:top w:val="single" w:sz="2" w:space="0" w:color="auto"/>
                        <w:left w:val="single" w:sz="2" w:space="0" w:color="auto"/>
                        <w:bottom w:val="single" w:sz="2" w:space="0" w:color="auto"/>
                        <w:right w:val="single" w:sz="2" w:space="0" w:color="auto"/>
                      </w:divBdr>
                      <w:divsChild>
                        <w:div w:id="228660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5754166">
          <w:marLeft w:val="0"/>
          <w:marRight w:val="0"/>
          <w:marTop w:val="0"/>
          <w:marBottom w:val="0"/>
          <w:divBdr>
            <w:top w:val="single" w:sz="2" w:space="0" w:color="auto"/>
            <w:left w:val="single" w:sz="2" w:space="0" w:color="auto"/>
            <w:bottom w:val="single" w:sz="2" w:space="0" w:color="auto"/>
            <w:right w:val="single" w:sz="2" w:space="0" w:color="auto"/>
          </w:divBdr>
          <w:divsChild>
            <w:div w:id="1176337260">
              <w:marLeft w:val="0"/>
              <w:marRight w:val="0"/>
              <w:marTop w:val="0"/>
              <w:marBottom w:val="0"/>
              <w:divBdr>
                <w:top w:val="single" w:sz="2" w:space="0" w:color="auto"/>
                <w:left w:val="single" w:sz="2" w:space="0" w:color="auto"/>
                <w:bottom w:val="single" w:sz="2" w:space="0" w:color="auto"/>
                <w:right w:val="single" w:sz="2" w:space="0" w:color="auto"/>
              </w:divBdr>
              <w:divsChild>
                <w:div w:id="1793670273">
                  <w:marLeft w:val="0"/>
                  <w:marRight w:val="0"/>
                  <w:marTop w:val="0"/>
                  <w:marBottom w:val="0"/>
                  <w:divBdr>
                    <w:top w:val="single" w:sz="2" w:space="0" w:color="auto"/>
                    <w:left w:val="single" w:sz="2" w:space="0" w:color="auto"/>
                    <w:bottom w:val="single" w:sz="2" w:space="0" w:color="auto"/>
                    <w:right w:val="single" w:sz="2" w:space="0" w:color="auto"/>
                  </w:divBdr>
                  <w:divsChild>
                    <w:div w:id="1652901439">
                      <w:marLeft w:val="0"/>
                      <w:marRight w:val="0"/>
                      <w:marTop w:val="0"/>
                      <w:marBottom w:val="0"/>
                      <w:divBdr>
                        <w:top w:val="single" w:sz="2" w:space="0" w:color="auto"/>
                        <w:left w:val="single" w:sz="2" w:space="0" w:color="auto"/>
                        <w:bottom w:val="single" w:sz="2" w:space="0" w:color="auto"/>
                        <w:right w:val="single" w:sz="2" w:space="0" w:color="auto"/>
                      </w:divBdr>
                      <w:divsChild>
                        <w:div w:id="1032421163">
                          <w:marLeft w:val="0"/>
                          <w:marRight w:val="0"/>
                          <w:marTop w:val="0"/>
                          <w:marBottom w:val="0"/>
                          <w:divBdr>
                            <w:top w:val="single" w:sz="2" w:space="0" w:color="auto"/>
                            <w:left w:val="single" w:sz="2" w:space="0" w:color="auto"/>
                            <w:bottom w:val="single" w:sz="2" w:space="0" w:color="auto"/>
                            <w:right w:val="single" w:sz="2" w:space="0" w:color="auto"/>
                          </w:divBdr>
                          <w:divsChild>
                            <w:div w:id="1724014750">
                              <w:marLeft w:val="0"/>
                              <w:marRight w:val="0"/>
                              <w:marTop w:val="0"/>
                              <w:marBottom w:val="0"/>
                              <w:divBdr>
                                <w:top w:val="single" w:sz="2" w:space="0" w:color="auto"/>
                                <w:left w:val="single" w:sz="2" w:space="0" w:color="auto"/>
                                <w:bottom w:val="single" w:sz="2" w:space="0" w:color="auto"/>
                                <w:right w:val="single" w:sz="2" w:space="0" w:color="auto"/>
                              </w:divBdr>
                              <w:divsChild>
                                <w:div w:id="671642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2244243">
                          <w:marLeft w:val="0"/>
                          <w:marRight w:val="0"/>
                          <w:marTop w:val="0"/>
                          <w:marBottom w:val="0"/>
                          <w:divBdr>
                            <w:top w:val="single" w:sz="2" w:space="0" w:color="auto"/>
                            <w:left w:val="single" w:sz="2" w:space="0" w:color="auto"/>
                            <w:bottom w:val="single" w:sz="2" w:space="0" w:color="auto"/>
                            <w:right w:val="single" w:sz="2" w:space="0" w:color="auto"/>
                          </w:divBdr>
                          <w:divsChild>
                            <w:div w:id="893390784">
                              <w:marLeft w:val="0"/>
                              <w:marRight w:val="0"/>
                              <w:marTop w:val="0"/>
                              <w:marBottom w:val="0"/>
                              <w:divBdr>
                                <w:top w:val="single" w:sz="2" w:space="0" w:color="auto"/>
                                <w:left w:val="single" w:sz="2" w:space="0" w:color="auto"/>
                                <w:bottom w:val="single" w:sz="2" w:space="0" w:color="auto"/>
                                <w:right w:val="single" w:sz="2" w:space="0" w:color="auto"/>
                              </w:divBdr>
                              <w:divsChild>
                                <w:div w:id="951940102">
                                  <w:marLeft w:val="0"/>
                                  <w:marRight w:val="0"/>
                                  <w:marTop w:val="0"/>
                                  <w:marBottom w:val="0"/>
                                  <w:divBdr>
                                    <w:top w:val="single" w:sz="2" w:space="0" w:color="auto"/>
                                    <w:left w:val="single" w:sz="2" w:space="0" w:color="auto"/>
                                    <w:bottom w:val="single" w:sz="2" w:space="0" w:color="auto"/>
                                    <w:right w:val="single" w:sz="2" w:space="0" w:color="auto"/>
                                  </w:divBdr>
                                  <w:divsChild>
                                    <w:div w:id="802968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35512737">
              <w:marLeft w:val="0"/>
              <w:marRight w:val="0"/>
              <w:marTop w:val="0"/>
              <w:marBottom w:val="0"/>
              <w:divBdr>
                <w:top w:val="single" w:sz="2" w:space="0" w:color="auto"/>
                <w:left w:val="single" w:sz="2" w:space="0" w:color="auto"/>
                <w:bottom w:val="single" w:sz="2" w:space="0" w:color="auto"/>
                <w:right w:val="single" w:sz="2" w:space="0" w:color="auto"/>
              </w:divBdr>
              <w:divsChild>
                <w:div w:id="1304191729">
                  <w:marLeft w:val="0"/>
                  <w:marRight w:val="0"/>
                  <w:marTop w:val="0"/>
                  <w:marBottom w:val="0"/>
                  <w:divBdr>
                    <w:top w:val="single" w:sz="2" w:space="0" w:color="auto"/>
                    <w:left w:val="single" w:sz="2" w:space="0" w:color="auto"/>
                    <w:bottom w:val="single" w:sz="2" w:space="0" w:color="auto"/>
                    <w:right w:val="single" w:sz="2" w:space="0" w:color="auto"/>
                  </w:divBdr>
                  <w:divsChild>
                    <w:div w:id="290668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5116365">
      <w:bodyDiv w:val="1"/>
      <w:marLeft w:val="0"/>
      <w:marRight w:val="0"/>
      <w:marTop w:val="0"/>
      <w:marBottom w:val="0"/>
      <w:divBdr>
        <w:top w:val="none" w:sz="0" w:space="0" w:color="auto"/>
        <w:left w:val="none" w:sz="0" w:space="0" w:color="auto"/>
        <w:bottom w:val="none" w:sz="0" w:space="0" w:color="auto"/>
        <w:right w:val="none" w:sz="0" w:space="0" w:color="auto"/>
      </w:divBdr>
    </w:div>
    <w:div w:id="1613247321">
      <w:bodyDiv w:val="1"/>
      <w:marLeft w:val="0"/>
      <w:marRight w:val="0"/>
      <w:marTop w:val="0"/>
      <w:marBottom w:val="0"/>
      <w:divBdr>
        <w:top w:val="none" w:sz="0" w:space="0" w:color="auto"/>
        <w:left w:val="none" w:sz="0" w:space="0" w:color="auto"/>
        <w:bottom w:val="none" w:sz="0" w:space="0" w:color="auto"/>
        <w:right w:val="none" w:sz="0" w:space="0" w:color="auto"/>
      </w:divBdr>
    </w:div>
    <w:div w:id="1641378611">
      <w:bodyDiv w:val="1"/>
      <w:marLeft w:val="0"/>
      <w:marRight w:val="0"/>
      <w:marTop w:val="0"/>
      <w:marBottom w:val="0"/>
      <w:divBdr>
        <w:top w:val="none" w:sz="0" w:space="0" w:color="auto"/>
        <w:left w:val="none" w:sz="0" w:space="0" w:color="auto"/>
        <w:bottom w:val="none" w:sz="0" w:space="0" w:color="auto"/>
        <w:right w:val="none" w:sz="0" w:space="0" w:color="auto"/>
      </w:divBdr>
    </w:div>
    <w:div w:id="1670282130">
      <w:bodyDiv w:val="1"/>
      <w:marLeft w:val="0"/>
      <w:marRight w:val="0"/>
      <w:marTop w:val="0"/>
      <w:marBottom w:val="0"/>
      <w:divBdr>
        <w:top w:val="none" w:sz="0" w:space="0" w:color="auto"/>
        <w:left w:val="none" w:sz="0" w:space="0" w:color="auto"/>
        <w:bottom w:val="none" w:sz="0" w:space="0" w:color="auto"/>
        <w:right w:val="none" w:sz="0" w:space="0" w:color="auto"/>
      </w:divBdr>
      <w:divsChild>
        <w:div w:id="606238414">
          <w:marLeft w:val="0"/>
          <w:marRight w:val="0"/>
          <w:marTop w:val="0"/>
          <w:marBottom w:val="0"/>
          <w:divBdr>
            <w:top w:val="single" w:sz="2" w:space="0" w:color="auto"/>
            <w:left w:val="single" w:sz="2" w:space="0" w:color="auto"/>
            <w:bottom w:val="single" w:sz="2" w:space="0" w:color="auto"/>
            <w:right w:val="single" w:sz="2" w:space="0" w:color="auto"/>
          </w:divBdr>
          <w:divsChild>
            <w:div w:id="436025729">
              <w:marLeft w:val="0"/>
              <w:marRight w:val="0"/>
              <w:marTop w:val="0"/>
              <w:marBottom w:val="0"/>
              <w:divBdr>
                <w:top w:val="single" w:sz="2" w:space="0" w:color="auto"/>
                <w:left w:val="single" w:sz="2" w:space="0" w:color="auto"/>
                <w:bottom w:val="single" w:sz="2" w:space="0" w:color="auto"/>
                <w:right w:val="single" w:sz="2" w:space="0" w:color="auto"/>
              </w:divBdr>
              <w:divsChild>
                <w:div w:id="872571985">
                  <w:marLeft w:val="0"/>
                  <w:marRight w:val="0"/>
                  <w:marTop w:val="0"/>
                  <w:marBottom w:val="0"/>
                  <w:divBdr>
                    <w:top w:val="single" w:sz="2" w:space="0" w:color="auto"/>
                    <w:left w:val="single" w:sz="2" w:space="0" w:color="auto"/>
                    <w:bottom w:val="single" w:sz="2" w:space="0" w:color="auto"/>
                    <w:right w:val="single" w:sz="2" w:space="0" w:color="auto"/>
                  </w:divBdr>
                  <w:divsChild>
                    <w:div w:id="588932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9009412">
              <w:marLeft w:val="0"/>
              <w:marRight w:val="0"/>
              <w:marTop w:val="0"/>
              <w:marBottom w:val="0"/>
              <w:divBdr>
                <w:top w:val="single" w:sz="2" w:space="0" w:color="auto"/>
                <w:left w:val="single" w:sz="2" w:space="0" w:color="auto"/>
                <w:bottom w:val="single" w:sz="2" w:space="0" w:color="auto"/>
                <w:right w:val="single" w:sz="2" w:space="0" w:color="auto"/>
              </w:divBdr>
              <w:divsChild>
                <w:div w:id="884218229">
                  <w:marLeft w:val="0"/>
                  <w:marRight w:val="0"/>
                  <w:marTop w:val="0"/>
                  <w:marBottom w:val="0"/>
                  <w:divBdr>
                    <w:top w:val="single" w:sz="2" w:space="0" w:color="auto"/>
                    <w:left w:val="single" w:sz="2" w:space="0" w:color="auto"/>
                    <w:bottom w:val="single" w:sz="2" w:space="0" w:color="auto"/>
                    <w:right w:val="single" w:sz="2" w:space="0" w:color="auto"/>
                  </w:divBdr>
                  <w:divsChild>
                    <w:div w:id="1147893449">
                      <w:marLeft w:val="0"/>
                      <w:marRight w:val="0"/>
                      <w:marTop w:val="0"/>
                      <w:marBottom w:val="0"/>
                      <w:divBdr>
                        <w:top w:val="single" w:sz="2" w:space="0" w:color="auto"/>
                        <w:left w:val="single" w:sz="2" w:space="0" w:color="auto"/>
                        <w:bottom w:val="single" w:sz="2" w:space="0" w:color="auto"/>
                        <w:right w:val="single" w:sz="2" w:space="0" w:color="auto"/>
                      </w:divBdr>
                      <w:divsChild>
                        <w:div w:id="1570117415">
                          <w:marLeft w:val="0"/>
                          <w:marRight w:val="0"/>
                          <w:marTop w:val="0"/>
                          <w:marBottom w:val="0"/>
                          <w:divBdr>
                            <w:top w:val="single" w:sz="2" w:space="0" w:color="auto"/>
                            <w:left w:val="single" w:sz="2" w:space="0" w:color="auto"/>
                            <w:bottom w:val="single" w:sz="2" w:space="0" w:color="auto"/>
                            <w:right w:val="single" w:sz="2" w:space="0" w:color="auto"/>
                          </w:divBdr>
                          <w:divsChild>
                            <w:div w:id="55397881">
                              <w:marLeft w:val="0"/>
                              <w:marRight w:val="0"/>
                              <w:marTop w:val="0"/>
                              <w:marBottom w:val="0"/>
                              <w:divBdr>
                                <w:top w:val="single" w:sz="2" w:space="0" w:color="auto"/>
                                <w:left w:val="single" w:sz="2" w:space="0" w:color="auto"/>
                                <w:bottom w:val="single" w:sz="2" w:space="0" w:color="auto"/>
                                <w:right w:val="single" w:sz="2" w:space="0" w:color="auto"/>
                              </w:divBdr>
                              <w:divsChild>
                                <w:div w:id="419374196">
                                  <w:marLeft w:val="0"/>
                                  <w:marRight w:val="0"/>
                                  <w:marTop w:val="0"/>
                                  <w:marBottom w:val="0"/>
                                  <w:divBdr>
                                    <w:top w:val="single" w:sz="2" w:space="0" w:color="auto"/>
                                    <w:left w:val="single" w:sz="2" w:space="0" w:color="auto"/>
                                    <w:bottom w:val="single" w:sz="2" w:space="0" w:color="auto"/>
                                    <w:right w:val="single" w:sz="2" w:space="0" w:color="auto"/>
                                  </w:divBdr>
                                  <w:divsChild>
                                    <w:div w:id="1631128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8700955">
                          <w:marLeft w:val="0"/>
                          <w:marRight w:val="0"/>
                          <w:marTop w:val="0"/>
                          <w:marBottom w:val="0"/>
                          <w:divBdr>
                            <w:top w:val="single" w:sz="2" w:space="0" w:color="auto"/>
                            <w:left w:val="single" w:sz="2" w:space="0" w:color="auto"/>
                            <w:bottom w:val="single" w:sz="2" w:space="0" w:color="auto"/>
                            <w:right w:val="single" w:sz="2" w:space="0" w:color="auto"/>
                          </w:divBdr>
                          <w:divsChild>
                            <w:div w:id="1843200954">
                              <w:marLeft w:val="0"/>
                              <w:marRight w:val="0"/>
                              <w:marTop w:val="0"/>
                              <w:marBottom w:val="0"/>
                              <w:divBdr>
                                <w:top w:val="single" w:sz="2" w:space="0" w:color="auto"/>
                                <w:left w:val="single" w:sz="2" w:space="0" w:color="auto"/>
                                <w:bottom w:val="single" w:sz="2" w:space="0" w:color="auto"/>
                                <w:right w:val="single" w:sz="2" w:space="0" w:color="auto"/>
                              </w:divBdr>
                              <w:divsChild>
                                <w:div w:id="669410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6803142">
      <w:bodyDiv w:val="1"/>
      <w:marLeft w:val="0"/>
      <w:marRight w:val="0"/>
      <w:marTop w:val="0"/>
      <w:marBottom w:val="0"/>
      <w:divBdr>
        <w:top w:val="none" w:sz="0" w:space="0" w:color="auto"/>
        <w:left w:val="none" w:sz="0" w:space="0" w:color="auto"/>
        <w:bottom w:val="none" w:sz="0" w:space="0" w:color="auto"/>
        <w:right w:val="none" w:sz="0" w:space="0" w:color="auto"/>
      </w:divBdr>
    </w:div>
    <w:div w:id="1790658107">
      <w:bodyDiv w:val="1"/>
      <w:marLeft w:val="0"/>
      <w:marRight w:val="0"/>
      <w:marTop w:val="0"/>
      <w:marBottom w:val="0"/>
      <w:divBdr>
        <w:top w:val="none" w:sz="0" w:space="0" w:color="auto"/>
        <w:left w:val="none" w:sz="0" w:space="0" w:color="auto"/>
        <w:bottom w:val="none" w:sz="0" w:space="0" w:color="auto"/>
        <w:right w:val="none" w:sz="0" w:space="0" w:color="auto"/>
      </w:divBdr>
    </w:div>
    <w:div w:id="2057191641">
      <w:bodyDiv w:val="1"/>
      <w:marLeft w:val="0"/>
      <w:marRight w:val="0"/>
      <w:marTop w:val="0"/>
      <w:marBottom w:val="0"/>
      <w:divBdr>
        <w:top w:val="none" w:sz="0" w:space="0" w:color="auto"/>
        <w:left w:val="none" w:sz="0" w:space="0" w:color="auto"/>
        <w:bottom w:val="none" w:sz="0" w:space="0" w:color="auto"/>
        <w:right w:val="none" w:sz="0" w:space="0" w:color="auto"/>
      </w:divBdr>
    </w:div>
    <w:div w:id="2113744674">
      <w:bodyDiv w:val="1"/>
      <w:marLeft w:val="0"/>
      <w:marRight w:val="0"/>
      <w:marTop w:val="0"/>
      <w:marBottom w:val="0"/>
      <w:divBdr>
        <w:top w:val="none" w:sz="0" w:space="0" w:color="auto"/>
        <w:left w:val="none" w:sz="0" w:space="0" w:color="auto"/>
        <w:bottom w:val="none" w:sz="0" w:space="0" w:color="auto"/>
        <w:right w:val="none" w:sz="0" w:space="0" w:color="auto"/>
      </w:divBdr>
      <w:divsChild>
        <w:div w:id="146289980">
          <w:marLeft w:val="0"/>
          <w:marRight w:val="0"/>
          <w:marTop w:val="0"/>
          <w:marBottom w:val="0"/>
          <w:divBdr>
            <w:top w:val="single" w:sz="2" w:space="0" w:color="auto"/>
            <w:left w:val="single" w:sz="2" w:space="0" w:color="auto"/>
            <w:bottom w:val="single" w:sz="2" w:space="0" w:color="auto"/>
            <w:right w:val="single" w:sz="2" w:space="0" w:color="auto"/>
          </w:divBdr>
          <w:divsChild>
            <w:div w:id="1564414487">
              <w:marLeft w:val="0"/>
              <w:marRight w:val="0"/>
              <w:marTop w:val="0"/>
              <w:marBottom w:val="0"/>
              <w:divBdr>
                <w:top w:val="single" w:sz="2" w:space="0" w:color="auto"/>
                <w:left w:val="single" w:sz="2" w:space="0" w:color="auto"/>
                <w:bottom w:val="single" w:sz="2" w:space="0" w:color="auto"/>
                <w:right w:val="single" w:sz="2" w:space="0" w:color="auto"/>
              </w:divBdr>
              <w:divsChild>
                <w:div w:id="446856850">
                  <w:marLeft w:val="0"/>
                  <w:marRight w:val="0"/>
                  <w:marTop w:val="0"/>
                  <w:marBottom w:val="0"/>
                  <w:divBdr>
                    <w:top w:val="single" w:sz="2" w:space="0" w:color="auto"/>
                    <w:left w:val="single" w:sz="2" w:space="0" w:color="auto"/>
                    <w:bottom w:val="single" w:sz="2" w:space="0" w:color="auto"/>
                    <w:right w:val="single" w:sz="2" w:space="0" w:color="auto"/>
                  </w:divBdr>
                  <w:divsChild>
                    <w:div w:id="258487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0200090">
              <w:marLeft w:val="0"/>
              <w:marRight w:val="0"/>
              <w:marTop w:val="0"/>
              <w:marBottom w:val="0"/>
              <w:divBdr>
                <w:top w:val="single" w:sz="2" w:space="0" w:color="auto"/>
                <w:left w:val="single" w:sz="2" w:space="0" w:color="auto"/>
                <w:bottom w:val="single" w:sz="2" w:space="0" w:color="auto"/>
                <w:right w:val="single" w:sz="2" w:space="0" w:color="auto"/>
              </w:divBdr>
              <w:divsChild>
                <w:div w:id="73554816">
                  <w:marLeft w:val="0"/>
                  <w:marRight w:val="0"/>
                  <w:marTop w:val="0"/>
                  <w:marBottom w:val="0"/>
                  <w:divBdr>
                    <w:top w:val="single" w:sz="2" w:space="0" w:color="auto"/>
                    <w:left w:val="single" w:sz="2" w:space="0" w:color="auto"/>
                    <w:bottom w:val="single" w:sz="2" w:space="0" w:color="auto"/>
                    <w:right w:val="single" w:sz="2" w:space="0" w:color="auto"/>
                  </w:divBdr>
                  <w:divsChild>
                    <w:div w:id="1360273504">
                      <w:marLeft w:val="0"/>
                      <w:marRight w:val="0"/>
                      <w:marTop w:val="0"/>
                      <w:marBottom w:val="0"/>
                      <w:divBdr>
                        <w:top w:val="single" w:sz="2" w:space="0" w:color="auto"/>
                        <w:left w:val="single" w:sz="2" w:space="0" w:color="auto"/>
                        <w:bottom w:val="single" w:sz="2" w:space="0" w:color="auto"/>
                        <w:right w:val="single" w:sz="2" w:space="0" w:color="auto"/>
                      </w:divBdr>
                      <w:divsChild>
                        <w:div w:id="78989089">
                          <w:marLeft w:val="0"/>
                          <w:marRight w:val="0"/>
                          <w:marTop w:val="0"/>
                          <w:marBottom w:val="0"/>
                          <w:divBdr>
                            <w:top w:val="single" w:sz="2" w:space="0" w:color="auto"/>
                            <w:left w:val="single" w:sz="2" w:space="0" w:color="auto"/>
                            <w:bottom w:val="single" w:sz="2" w:space="0" w:color="auto"/>
                            <w:right w:val="single" w:sz="2" w:space="0" w:color="auto"/>
                          </w:divBdr>
                          <w:divsChild>
                            <w:div w:id="452360721">
                              <w:marLeft w:val="0"/>
                              <w:marRight w:val="0"/>
                              <w:marTop w:val="0"/>
                              <w:marBottom w:val="0"/>
                              <w:divBdr>
                                <w:top w:val="single" w:sz="2" w:space="0" w:color="auto"/>
                                <w:left w:val="single" w:sz="2" w:space="0" w:color="auto"/>
                                <w:bottom w:val="single" w:sz="2" w:space="0" w:color="auto"/>
                                <w:right w:val="single" w:sz="2" w:space="0" w:color="auto"/>
                              </w:divBdr>
                              <w:divsChild>
                                <w:div w:id="1629824150">
                                  <w:marLeft w:val="0"/>
                                  <w:marRight w:val="0"/>
                                  <w:marTop w:val="0"/>
                                  <w:marBottom w:val="0"/>
                                  <w:divBdr>
                                    <w:top w:val="single" w:sz="2" w:space="0" w:color="auto"/>
                                    <w:left w:val="single" w:sz="2" w:space="0" w:color="auto"/>
                                    <w:bottom w:val="single" w:sz="2" w:space="0" w:color="auto"/>
                                    <w:right w:val="single" w:sz="2" w:space="0" w:color="auto"/>
                                  </w:divBdr>
                                  <w:divsChild>
                                    <w:div w:id="1993022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3337401">
                          <w:marLeft w:val="0"/>
                          <w:marRight w:val="0"/>
                          <w:marTop w:val="0"/>
                          <w:marBottom w:val="0"/>
                          <w:divBdr>
                            <w:top w:val="single" w:sz="2" w:space="0" w:color="auto"/>
                            <w:left w:val="single" w:sz="2" w:space="0" w:color="auto"/>
                            <w:bottom w:val="single" w:sz="2" w:space="0" w:color="auto"/>
                            <w:right w:val="single" w:sz="2" w:space="0" w:color="auto"/>
                          </w:divBdr>
                          <w:divsChild>
                            <w:div w:id="846604069">
                              <w:marLeft w:val="0"/>
                              <w:marRight w:val="0"/>
                              <w:marTop w:val="0"/>
                              <w:marBottom w:val="0"/>
                              <w:divBdr>
                                <w:top w:val="single" w:sz="2" w:space="0" w:color="auto"/>
                                <w:left w:val="single" w:sz="2" w:space="0" w:color="auto"/>
                                <w:bottom w:val="single" w:sz="2" w:space="0" w:color="auto"/>
                                <w:right w:val="single" w:sz="2" w:space="0" w:color="auto"/>
                              </w:divBdr>
                              <w:divsChild>
                                <w:div w:id="126060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8596441">
          <w:marLeft w:val="0"/>
          <w:marRight w:val="0"/>
          <w:marTop w:val="0"/>
          <w:marBottom w:val="0"/>
          <w:divBdr>
            <w:top w:val="single" w:sz="2" w:space="0" w:color="auto"/>
            <w:left w:val="single" w:sz="2" w:space="0" w:color="auto"/>
            <w:bottom w:val="single" w:sz="2" w:space="0" w:color="auto"/>
            <w:right w:val="single" w:sz="2" w:space="0" w:color="auto"/>
          </w:divBdr>
          <w:divsChild>
            <w:div w:id="573009482">
              <w:marLeft w:val="0"/>
              <w:marRight w:val="0"/>
              <w:marTop w:val="0"/>
              <w:marBottom w:val="0"/>
              <w:divBdr>
                <w:top w:val="single" w:sz="2" w:space="0" w:color="auto"/>
                <w:left w:val="single" w:sz="2" w:space="0" w:color="auto"/>
                <w:bottom w:val="single" w:sz="2" w:space="0" w:color="auto"/>
                <w:right w:val="single" w:sz="2" w:space="0" w:color="auto"/>
              </w:divBdr>
              <w:divsChild>
                <w:div w:id="1988972283">
                  <w:marLeft w:val="0"/>
                  <w:marRight w:val="0"/>
                  <w:marTop w:val="0"/>
                  <w:marBottom w:val="0"/>
                  <w:divBdr>
                    <w:top w:val="single" w:sz="2" w:space="0" w:color="auto"/>
                    <w:left w:val="single" w:sz="2" w:space="0" w:color="auto"/>
                    <w:bottom w:val="single" w:sz="2" w:space="0" w:color="auto"/>
                    <w:right w:val="single" w:sz="2" w:space="0" w:color="auto"/>
                  </w:divBdr>
                  <w:divsChild>
                    <w:div w:id="588126336">
                      <w:marLeft w:val="0"/>
                      <w:marRight w:val="0"/>
                      <w:marTop w:val="0"/>
                      <w:marBottom w:val="0"/>
                      <w:divBdr>
                        <w:top w:val="single" w:sz="2" w:space="0" w:color="auto"/>
                        <w:left w:val="single" w:sz="2" w:space="0" w:color="auto"/>
                        <w:bottom w:val="single" w:sz="2" w:space="0" w:color="auto"/>
                        <w:right w:val="single" w:sz="2" w:space="0" w:color="auto"/>
                      </w:divBdr>
                      <w:divsChild>
                        <w:div w:id="1230774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36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3B3C1-115B-7142-B763-9A89294F7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TotalTime>
  <Pages>22</Pages>
  <Words>20173</Words>
  <Characters>120439</Characters>
  <Application>Microsoft Office Word</Application>
  <DocSecurity>0</DocSecurity>
  <Lines>1720</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Daniel Schindler</cp:lastModifiedBy>
  <cp:revision>49</cp:revision>
  <dcterms:created xsi:type="dcterms:W3CDTF">2025-10-08T17:13:00Z</dcterms:created>
  <dcterms:modified xsi:type="dcterms:W3CDTF">2025-11-12T03:25:00Z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id="vMsmgirM"/&gt;&lt;style id="http://www.zotero.org/styles/journal-of-applied-ecology" hasBibliography="1" bibliographyStyleHasBeenSet="1"/&gt;&lt;prefs&gt;&lt;pref name="fieldType" value="Field"/&gt;&lt;/prefs&gt;&lt;/data&gt;</vt:lpwstr>
  </property>
</Properties>
</file>