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90BB" w14:textId="77777777" w:rsidR="00CF202D" w:rsidRDefault="00CF202D"/>
    <w:p w14:paraId="3B6B3123" w14:textId="1A440737" w:rsidR="00CF202D" w:rsidRDefault="00211B76">
      <w:r>
        <w:rPr>
          <w:noProof/>
        </w:rPr>
        <w:drawing>
          <wp:inline distT="0" distB="0" distL="0" distR="0" wp14:anchorId="3ED5866C" wp14:editId="4AF8CFBC">
            <wp:extent cx="5943600" cy="4592955"/>
            <wp:effectExtent l="0" t="0" r="0" b="0"/>
            <wp:docPr id="2037056873" name="Picture 4" descr="A map of the world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56873" name="Picture 4" descr="A map of the world with different colo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7805" w14:textId="2CF26373" w:rsidR="00A27DB1" w:rsidRPr="00185395" w:rsidRDefault="00F66A96">
      <w:pPr>
        <w:rPr>
          <w:rFonts w:ascii="Garamond" w:hAnsi="Garamond"/>
        </w:rPr>
      </w:pPr>
      <w:commentRangeStart w:id="0"/>
      <w:r w:rsidRPr="00185395">
        <w:rPr>
          <w:rFonts w:ascii="Garamond" w:hAnsi="Garamond"/>
          <w:b/>
          <w:bCs/>
        </w:rPr>
        <w:t>Figure 1:</w:t>
      </w:r>
      <w:r w:rsidRPr="00185395">
        <w:rPr>
          <w:rFonts w:ascii="Garamond" w:hAnsi="Garamond"/>
        </w:rPr>
        <w:t xml:space="preserve"> Strontium </w:t>
      </w:r>
      <w:proofErr w:type="spellStart"/>
      <w:r w:rsidRPr="00185395">
        <w:rPr>
          <w:rFonts w:ascii="Garamond" w:hAnsi="Garamond"/>
        </w:rPr>
        <w:t>isoscape</w:t>
      </w:r>
      <w:proofErr w:type="spellEnd"/>
      <w:r w:rsidRPr="00185395">
        <w:rPr>
          <w:rFonts w:ascii="Garamond" w:hAnsi="Garamond"/>
        </w:rPr>
        <w:t xml:space="preserve"> of the Kuskokwim River basin displaying the spatial variation in </w:t>
      </w:r>
      <w:del w:id="1" w:author="Daniel Schindler" w:date="2025-11-11T10:06:00Z" w16du:dateUtc="2025-11-11T18:06:00Z">
        <w:r w:rsidRPr="00185395" w:rsidDel="00727621">
          <w:rPr>
            <w:rFonts w:ascii="Garamond" w:hAnsi="Garamond"/>
          </w:rPr>
          <w:delText xml:space="preserve">modeled </w:delText>
        </w:r>
      </w:del>
      <w:r w:rsidR="00624A02" w:rsidRPr="00185395">
        <w:rPr>
          <w:rFonts w:ascii="Garamond" w:eastAsia="Times New Roman" w:hAnsi="Garamond" w:cs="Times New Roman"/>
          <w:kern w:val="0"/>
          <w14:ligatures w14:val="none"/>
        </w:rPr>
        <w:t>Sr</w:t>
      </w:r>
      <w:r w:rsidR="00624A02" w:rsidRPr="00185395">
        <w:rPr>
          <w:rFonts w:ascii="Garamond" w:eastAsia="Times New Roman" w:hAnsi="Garamond" w:cs="Times New Roman"/>
          <w:kern w:val="0"/>
          <w:vertAlign w:val="superscript"/>
          <w14:ligatures w14:val="none"/>
        </w:rPr>
        <w:t>87</w:t>
      </w:r>
      <w:r w:rsidR="00624A02" w:rsidRPr="00185395">
        <w:rPr>
          <w:rFonts w:ascii="Garamond" w:eastAsia="Times New Roman" w:hAnsi="Garamond" w:cs="Times New Roman"/>
          <w:kern w:val="0"/>
          <w14:ligatures w14:val="none"/>
        </w:rPr>
        <w:t>/Sr</w:t>
      </w:r>
      <w:r w:rsidR="00624A02" w:rsidRPr="00185395">
        <w:rPr>
          <w:rFonts w:ascii="Garamond" w:eastAsia="Times New Roman" w:hAnsi="Garamond" w:cs="Times New Roman"/>
          <w:kern w:val="0"/>
          <w:vertAlign w:val="superscript"/>
          <w14:ligatures w14:val="none"/>
        </w:rPr>
        <w:t>86</w:t>
      </w:r>
      <w:r w:rsidR="00624A02" w:rsidRPr="00185395">
        <w:rPr>
          <w:rFonts w:ascii="Garamond" w:eastAsia="Times New Roman" w:hAnsi="Garamond" w:cs="Times New Roman"/>
          <w:kern w:val="0"/>
          <w14:ligatures w14:val="none"/>
        </w:rPr>
        <w:t xml:space="preserve"> </w:t>
      </w:r>
      <w:r w:rsidRPr="00185395">
        <w:rPr>
          <w:rFonts w:ascii="Garamond" w:hAnsi="Garamond"/>
        </w:rPr>
        <w:t xml:space="preserve">ratios. </w:t>
      </w:r>
      <w:r w:rsidR="00624A02" w:rsidRPr="00185395">
        <w:rPr>
          <w:rFonts w:ascii="Garamond" w:hAnsi="Garamond"/>
        </w:rPr>
        <w:t xml:space="preserve">Darker colors indicate lower relative isotope ratios whereas lighter colors indicate </w:t>
      </w:r>
      <w:r w:rsidR="002E39C3" w:rsidRPr="00185395">
        <w:rPr>
          <w:rFonts w:ascii="Garamond" w:hAnsi="Garamond"/>
        </w:rPr>
        <w:t xml:space="preserve">higher </w:t>
      </w:r>
      <w:r w:rsidR="00624A02" w:rsidRPr="00185395">
        <w:rPr>
          <w:rFonts w:ascii="Garamond" w:hAnsi="Garamond"/>
        </w:rPr>
        <w:t xml:space="preserve">values. Isotope ratios across the basin range from </w:t>
      </w:r>
      <w:r w:rsidR="00884ED3">
        <w:rPr>
          <w:rFonts w:ascii="Garamond" w:hAnsi="Garamond"/>
        </w:rPr>
        <w:t>0</w:t>
      </w:r>
      <w:r w:rsidRPr="00185395">
        <w:rPr>
          <w:rFonts w:ascii="Garamond" w:hAnsi="Garamond"/>
        </w:rPr>
        <w:t xml:space="preserve">.7042 to </w:t>
      </w:r>
      <w:r w:rsidR="00884ED3">
        <w:rPr>
          <w:rFonts w:ascii="Garamond" w:hAnsi="Garamond"/>
        </w:rPr>
        <w:t>0</w:t>
      </w:r>
      <w:r w:rsidRPr="00185395">
        <w:rPr>
          <w:rFonts w:ascii="Garamond" w:hAnsi="Garamond"/>
        </w:rPr>
        <w:t xml:space="preserve">.7107, with a general trend towards </w:t>
      </w:r>
      <w:r w:rsidR="002E39C3" w:rsidRPr="00185395">
        <w:rPr>
          <w:rFonts w:ascii="Garamond" w:hAnsi="Garamond"/>
        </w:rPr>
        <w:t xml:space="preserve">higher </w:t>
      </w:r>
      <w:r w:rsidRPr="00185395">
        <w:rPr>
          <w:rFonts w:ascii="Garamond" w:hAnsi="Garamond"/>
        </w:rPr>
        <w:t>values at the top of the watershed.</w:t>
      </w:r>
      <w:commentRangeEnd w:id="0"/>
      <w:r w:rsidR="00F00C4E" w:rsidRPr="00185395">
        <w:rPr>
          <w:rStyle w:val="CommentReference"/>
          <w:rFonts w:ascii="Garamond" w:hAnsi="Garamond"/>
          <w:sz w:val="24"/>
          <w:szCs w:val="24"/>
        </w:rPr>
        <w:commentReference w:id="0"/>
      </w:r>
    </w:p>
    <w:p w14:paraId="4EAD45E6" w14:textId="77777777" w:rsidR="00A27DB1" w:rsidRDefault="00A27DB1"/>
    <w:p w14:paraId="303178A3" w14:textId="77777777" w:rsidR="00A27DB1" w:rsidRDefault="00A27DB1"/>
    <w:p w14:paraId="643CB1A3" w14:textId="77777777" w:rsidR="00A27DB1" w:rsidRDefault="00A27DB1"/>
    <w:p w14:paraId="12AE20CB" w14:textId="77777777" w:rsidR="00A27DB1" w:rsidRDefault="00A27DB1"/>
    <w:p w14:paraId="7AE9E5C5" w14:textId="77777777" w:rsidR="00A27DB1" w:rsidRDefault="00A27DB1"/>
    <w:p w14:paraId="527287EF" w14:textId="77777777" w:rsidR="00A27DB1" w:rsidRDefault="00A27DB1"/>
    <w:p w14:paraId="712FB4B3" w14:textId="77777777" w:rsidR="00A27DB1" w:rsidRDefault="00A27DB1"/>
    <w:p w14:paraId="68EBA22A" w14:textId="4DFD1F76" w:rsidR="00977BB9" w:rsidRDefault="00807024">
      <w:r>
        <w:rPr>
          <w:rFonts w:ascii="Garamond" w:hAnsi="Garamond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C83576A" wp14:editId="4B4D9CCC">
            <wp:simplePos x="0" y="0"/>
            <wp:positionH relativeFrom="margin">
              <wp:posOffset>0</wp:posOffset>
            </wp:positionH>
            <wp:positionV relativeFrom="paragraph">
              <wp:posOffset>86995</wp:posOffset>
            </wp:positionV>
            <wp:extent cx="4074795" cy="3148965"/>
            <wp:effectExtent l="0" t="0" r="1905" b="635"/>
            <wp:wrapSquare wrapText="bothSides"/>
            <wp:docPr id="224774960" name="Picture 2" descr="A map of a riv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74960" name="Picture 2" descr="A map of a river syste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79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8ECC2F" w14:textId="15753EF6" w:rsidR="00977BB9" w:rsidRDefault="00977BB9"/>
    <w:p w14:paraId="39E89D23" w14:textId="74F1BAFA" w:rsidR="00977BB9" w:rsidRDefault="00977BB9"/>
    <w:p w14:paraId="75E840BB" w14:textId="43D1AA99" w:rsidR="00977BB9" w:rsidRDefault="00977BB9"/>
    <w:p w14:paraId="58AE72F3" w14:textId="6DC3512C" w:rsidR="00977BB9" w:rsidRDefault="00977BB9"/>
    <w:p w14:paraId="4595220B" w14:textId="771BA3FF" w:rsidR="00977BB9" w:rsidRDefault="00977BB9"/>
    <w:p w14:paraId="31CD0949" w14:textId="73ACB27E" w:rsidR="00977BB9" w:rsidRDefault="00977BB9"/>
    <w:p w14:paraId="0E9A74BD" w14:textId="45CEA146" w:rsidR="00E24311" w:rsidRDefault="00E24311"/>
    <w:p w14:paraId="2F46F7FA" w14:textId="28E8EDD1" w:rsidR="001C4DE2" w:rsidRDefault="001C4DE2" w:rsidP="0085236A">
      <w:pPr>
        <w:tabs>
          <w:tab w:val="left" w:pos="2621"/>
        </w:tabs>
        <w:rPr>
          <w:noProof/>
        </w:rPr>
      </w:pPr>
    </w:p>
    <w:p w14:paraId="3EF5F45D" w14:textId="579D01F7" w:rsidR="001C4DE2" w:rsidRDefault="001C4DE2" w:rsidP="0085236A">
      <w:pPr>
        <w:tabs>
          <w:tab w:val="left" w:pos="2621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15F991" wp14:editId="563BE2C5">
                <wp:simplePos x="0" y="0"/>
                <wp:positionH relativeFrom="column">
                  <wp:posOffset>-233045</wp:posOffset>
                </wp:positionH>
                <wp:positionV relativeFrom="paragraph">
                  <wp:posOffset>130492</wp:posOffset>
                </wp:positionV>
                <wp:extent cx="1018674" cy="385010"/>
                <wp:effectExtent l="0" t="0" r="0" b="0"/>
                <wp:wrapNone/>
                <wp:docPr id="208457789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674" cy="38501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16DD49" w14:textId="7900A991" w:rsidR="003F5149" w:rsidRDefault="003F5149" w:rsidP="003F514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15F99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8.35pt;margin-top:10.25pt;width:80.2pt;height:30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" fillcolor="white [3201]" stroked="f" strokeweight=".5pt">
                <v:fill opacity="0"/>
                <v:textbox>
                  <w:txbxContent>
                    <w:p w14:paraId="0216DD49" w14:textId="7900A991" w:rsidR="003F5149" w:rsidRDefault="003F5149" w:rsidP="003F5149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</w:p>
    <w:p w14:paraId="7B390459" w14:textId="3D613BB2" w:rsidR="001C4DE2" w:rsidRDefault="00807024" w:rsidP="0085236A">
      <w:pPr>
        <w:tabs>
          <w:tab w:val="left" w:pos="2621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304911B" wp14:editId="768F66FD">
            <wp:simplePos x="0" y="0"/>
            <wp:positionH relativeFrom="margin">
              <wp:posOffset>0</wp:posOffset>
            </wp:positionH>
            <wp:positionV relativeFrom="paragraph">
              <wp:posOffset>72390</wp:posOffset>
            </wp:positionV>
            <wp:extent cx="4071620" cy="3145790"/>
            <wp:effectExtent l="0" t="0" r="5080" b="3810"/>
            <wp:wrapSquare wrapText="bothSides"/>
            <wp:docPr id="649243503" name="Picture 3" descr="A map of different colors and riv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43503" name="Picture 3" descr="A map of different colors and river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53EE54" w14:textId="0141BF4E" w:rsidR="001C4DE2" w:rsidRDefault="001C4DE2" w:rsidP="0085236A">
      <w:pPr>
        <w:tabs>
          <w:tab w:val="left" w:pos="2621"/>
        </w:tabs>
        <w:rPr>
          <w:noProof/>
        </w:rPr>
      </w:pPr>
    </w:p>
    <w:p w14:paraId="790D96D8" w14:textId="724D8C18" w:rsidR="001C4DE2" w:rsidRDefault="001C4DE2" w:rsidP="0085236A">
      <w:pPr>
        <w:tabs>
          <w:tab w:val="left" w:pos="2621"/>
        </w:tabs>
        <w:rPr>
          <w:noProof/>
        </w:rPr>
      </w:pPr>
    </w:p>
    <w:p w14:paraId="359C719C" w14:textId="76B67D59" w:rsidR="001C4DE2" w:rsidRDefault="001C4DE2" w:rsidP="0085236A">
      <w:pPr>
        <w:tabs>
          <w:tab w:val="left" w:pos="2621"/>
        </w:tabs>
        <w:rPr>
          <w:noProof/>
        </w:rPr>
      </w:pPr>
    </w:p>
    <w:p w14:paraId="3C6F720D" w14:textId="24123084" w:rsidR="001C4DE2" w:rsidRDefault="001C4DE2" w:rsidP="0085236A">
      <w:pPr>
        <w:tabs>
          <w:tab w:val="left" w:pos="2621"/>
        </w:tabs>
        <w:rPr>
          <w:noProof/>
        </w:rPr>
      </w:pPr>
    </w:p>
    <w:p w14:paraId="67250A22" w14:textId="33F40B15" w:rsidR="001C4DE2" w:rsidRDefault="001C4DE2" w:rsidP="0085236A">
      <w:pPr>
        <w:tabs>
          <w:tab w:val="left" w:pos="2621"/>
        </w:tabs>
        <w:rPr>
          <w:noProof/>
        </w:rPr>
      </w:pPr>
    </w:p>
    <w:p w14:paraId="68E16098" w14:textId="3C1001DF" w:rsidR="001C4DE2" w:rsidRDefault="001C4DE2" w:rsidP="0085236A">
      <w:pPr>
        <w:tabs>
          <w:tab w:val="left" w:pos="2621"/>
        </w:tabs>
        <w:rPr>
          <w:noProof/>
        </w:rPr>
      </w:pPr>
    </w:p>
    <w:p w14:paraId="21D41EEB" w14:textId="6842BF59" w:rsidR="001C4DE2" w:rsidRDefault="001C4DE2" w:rsidP="0085236A">
      <w:pPr>
        <w:tabs>
          <w:tab w:val="left" w:pos="2621"/>
        </w:tabs>
        <w:rPr>
          <w:noProof/>
        </w:rPr>
      </w:pPr>
    </w:p>
    <w:p w14:paraId="287DD2E8" w14:textId="650778AD" w:rsidR="001C4DE2" w:rsidRDefault="001C4DE2" w:rsidP="0085236A">
      <w:pPr>
        <w:tabs>
          <w:tab w:val="left" w:pos="2621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085270" wp14:editId="2A13621D">
                <wp:simplePos x="0" y="0"/>
                <wp:positionH relativeFrom="column">
                  <wp:posOffset>-228600</wp:posOffset>
                </wp:positionH>
                <wp:positionV relativeFrom="paragraph">
                  <wp:posOffset>356144</wp:posOffset>
                </wp:positionV>
                <wp:extent cx="1185863" cy="400050"/>
                <wp:effectExtent l="0" t="0" r="0" b="0"/>
                <wp:wrapNone/>
                <wp:docPr id="111551201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863" cy="4000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BF5AE1" w14:textId="77777777" w:rsidR="003F5149" w:rsidRDefault="003F5149" w:rsidP="003F514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85270" id="_x0000_s1027" type="#_x0000_t202" style="position:absolute;margin-left:-18pt;margin-top:28.05pt;width:93.4pt;height:3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" fillcolor="white [3201]" stroked="f" strokeweight=".5pt">
                <v:fill opacity="0"/>
                <v:textbox>
                  <w:txbxContent>
                    <w:p w14:paraId="79BF5AE1" w14:textId="77777777" w:rsidR="003F5149" w:rsidRDefault="003F5149" w:rsidP="003F5149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</w:p>
    <w:p w14:paraId="547EBDD9" w14:textId="730C515D" w:rsidR="007F3DD4" w:rsidRDefault="007F3DD4" w:rsidP="0085236A">
      <w:pPr>
        <w:tabs>
          <w:tab w:val="left" w:pos="2621"/>
        </w:tabs>
        <w:rPr>
          <w:noProof/>
        </w:rPr>
      </w:pPr>
    </w:p>
    <w:p w14:paraId="7072DD6C" w14:textId="77777777" w:rsidR="00807024" w:rsidRDefault="00807024" w:rsidP="001C4DE2">
      <w:pPr>
        <w:rPr>
          <w:rFonts w:ascii="Garamond" w:hAnsi="Garamond"/>
          <w:b/>
          <w:bCs/>
        </w:rPr>
      </w:pPr>
    </w:p>
    <w:p w14:paraId="02F944B8" w14:textId="2FCDEA23" w:rsidR="00884ED3" w:rsidRDefault="001C4DE2" w:rsidP="001C4DE2">
      <w:pPr>
        <w:rPr>
          <w:rFonts w:ascii="Garamond" w:hAnsi="Garamond"/>
        </w:rPr>
      </w:pPr>
      <w:r w:rsidRPr="00F66A96">
        <w:rPr>
          <w:rFonts w:ascii="Garamond" w:hAnsi="Garamond"/>
          <w:b/>
          <w:bCs/>
        </w:rPr>
        <w:t>Figure 2:</w:t>
      </w:r>
      <w:r w:rsidRPr="00F66A96">
        <w:rPr>
          <w:rFonts w:ascii="Garamond" w:hAnsi="Garamond"/>
        </w:rPr>
        <w:t xml:space="preserve"> </w:t>
      </w:r>
      <w:r w:rsidRPr="005E06AA">
        <w:rPr>
          <w:rFonts w:ascii="Garamond" w:hAnsi="Garamond"/>
          <w:b/>
          <w:bCs/>
        </w:rPr>
        <w:t>A)</w:t>
      </w:r>
      <w:r>
        <w:rPr>
          <w:rFonts w:ascii="Garamond" w:hAnsi="Garamond"/>
        </w:rPr>
        <w:t xml:space="preserve"> 19 </w:t>
      </w:r>
      <w:commentRangeStart w:id="2"/>
      <w:commentRangeStart w:id="3"/>
      <w:commentRangeStart w:id="4"/>
      <w:r>
        <w:rPr>
          <w:rFonts w:ascii="Garamond" w:hAnsi="Garamond"/>
        </w:rPr>
        <w:t xml:space="preserve">Management units </w:t>
      </w:r>
      <w:commentRangeEnd w:id="2"/>
      <w:r w:rsidR="00596522">
        <w:rPr>
          <w:rStyle w:val="CommentReference"/>
        </w:rPr>
        <w:commentReference w:id="2"/>
      </w:r>
      <w:commentRangeEnd w:id="3"/>
      <w:r w:rsidR="00596522">
        <w:rPr>
          <w:rStyle w:val="CommentReference"/>
        </w:rPr>
        <w:commentReference w:id="3"/>
      </w:r>
      <w:commentRangeEnd w:id="4"/>
      <w:r w:rsidR="00596522">
        <w:rPr>
          <w:rStyle w:val="CommentReference"/>
        </w:rPr>
        <w:commentReference w:id="4"/>
      </w:r>
      <w:r>
        <w:rPr>
          <w:rFonts w:ascii="Garamond" w:hAnsi="Garamond"/>
        </w:rPr>
        <w:t>selected by collecting the upstream reaches of notable tributaries in the basin. Regions not associated with a tributary (e.</w:t>
      </w:r>
      <w:ins w:id="5" w:author="Daniel Schindler" w:date="2025-11-11T10:06:00Z" w16du:dateUtc="2025-11-11T18:06:00Z">
        <w:r w:rsidR="00727621">
          <w:rPr>
            <w:rFonts w:ascii="Garamond" w:hAnsi="Garamond"/>
          </w:rPr>
          <w:t>g</w:t>
        </w:r>
      </w:ins>
      <w:r>
        <w:rPr>
          <w:rFonts w:ascii="Garamond" w:hAnsi="Garamond"/>
        </w:rPr>
        <w:t xml:space="preserve">. Lower Kuskokwim) were manually selected to ensure full coverage of the basin. </w:t>
      </w:r>
    </w:p>
    <w:p w14:paraId="02B51F77" w14:textId="6CCC42B2" w:rsidR="001C4DE2" w:rsidRDefault="001C4DE2" w:rsidP="001C4DE2">
      <w:pPr>
        <w:rPr>
          <w:rFonts w:ascii="Garamond" w:hAnsi="Garamond"/>
        </w:rPr>
      </w:pPr>
      <w:r w:rsidRPr="005E06AA">
        <w:rPr>
          <w:rFonts w:ascii="Garamond" w:hAnsi="Garamond"/>
          <w:b/>
          <w:bCs/>
        </w:rPr>
        <w:t>B)</w:t>
      </w:r>
      <w:r>
        <w:rPr>
          <w:rFonts w:ascii="Garamond" w:hAnsi="Garamond"/>
        </w:rPr>
        <w:t xml:space="preserve"> Regional isotopic groupings based on k-means clustering and evaluation of silhouette score.</w:t>
      </w:r>
      <w:r w:rsidR="00884ED3">
        <w:rPr>
          <w:rFonts w:ascii="Garamond" w:hAnsi="Garamond"/>
        </w:rPr>
        <w:t xml:space="preserve"> </w:t>
      </w:r>
    </w:p>
    <w:p w14:paraId="6E0DBD54" w14:textId="7984C57C" w:rsidR="001C4DE2" w:rsidRPr="001C4DE2" w:rsidRDefault="001C4DE2" w:rsidP="001C4DE2"/>
    <w:p w14:paraId="4C11ABA2" w14:textId="24A727B7" w:rsidR="009F3E9B" w:rsidRDefault="004E2F24" w:rsidP="007F3DD4">
      <w:pPr>
        <w:tabs>
          <w:tab w:val="left" w:pos="2621"/>
        </w:tabs>
        <w:rPr>
          <w:rFonts w:ascii="Garamond" w:hAnsi="Garamond"/>
          <w:b/>
          <w:bCs/>
          <w:sz w:val="22"/>
          <w:szCs w:val="22"/>
        </w:rPr>
      </w:pPr>
      <w:r>
        <w:rPr>
          <w:rFonts w:ascii="Garamond" w:hAnsi="Garamond"/>
          <w:b/>
          <w:bCs/>
          <w:noProof/>
          <w:sz w:val="22"/>
          <w:szCs w:val="22"/>
        </w:rPr>
        <w:lastRenderedPageBreak/>
        <w:drawing>
          <wp:inline distT="0" distB="0" distL="0" distR="0" wp14:anchorId="3BAB63AF" wp14:editId="3F2EE64A">
            <wp:extent cx="5943600" cy="2971800"/>
            <wp:effectExtent l="0" t="0" r="0" b="0"/>
            <wp:docPr id="373254649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54649" name="Picture 3" descr="A screenshot of a graph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5481" w14:textId="5186122A" w:rsidR="00977BB9" w:rsidRPr="00F23856" w:rsidRDefault="00E24311" w:rsidP="007F3DD4">
      <w:pPr>
        <w:tabs>
          <w:tab w:val="left" w:pos="2621"/>
        </w:tabs>
        <w:rPr>
          <w:rFonts w:ascii="Garamond" w:hAnsi="Garamond"/>
        </w:rPr>
      </w:pPr>
      <w:r w:rsidRPr="00D816C3">
        <w:rPr>
          <w:rFonts w:ascii="Garamond" w:hAnsi="Garamond"/>
          <w:b/>
          <w:bCs/>
        </w:rPr>
        <w:t>Figure 3</w:t>
      </w:r>
      <w:r w:rsidRPr="00D816C3">
        <w:rPr>
          <w:rFonts w:ascii="Garamond" w:hAnsi="Garamond"/>
        </w:rPr>
        <w:t>:  Me</w:t>
      </w:r>
      <w:r w:rsidR="00516649" w:rsidRPr="00D816C3">
        <w:rPr>
          <w:rFonts w:ascii="Garamond" w:hAnsi="Garamond"/>
        </w:rPr>
        <w:t xml:space="preserve">dian </w:t>
      </w:r>
      <w:commentRangeStart w:id="6"/>
      <w:r w:rsidR="00516649" w:rsidRPr="00D816C3">
        <w:rPr>
          <w:rFonts w:ascii="Garamond" w:hAnsi="Garamond"/>
        </w:rPr>
        <w:t>proportion</w:t>
      </w:r>
      <w:r w:rsidR="00F23856">
        <w:rPr>
          <w:rFonts w:ascii="Garamond" w:hAnsi="Garamond"/>
        </w:rPr>
        <w:t>al</w:t>
      </w:r>
      <w:r w:rsidR="00516649" w:rsidRPr="00D816C3">
        <w:rPr>
          <w:rFonts w:ascii="Garamond" w:hAnsi="Garamond"/>
        </w:rPr>
        <w:t xml:space="preserve"> </w:t>
      </w:r>
      <w:commentRangeEnd w:id="6"/>
      <w:r w:rsidR="00B1283C">
        <w:rPr>
          <w:rStyle w:val="CommentReference"/>
        </w:rPr>
        <w:commentReference w:id="6"/>
      </w:r>
      <w:r w:rsidRPr="00D816C3">
        <w:rPr>
          <w:rFonts w:ascii="Garamond" w:hAnsi="Garamond"/>
        </w:rPr>
        <w:t xml:space="preserve">contribution of </w:t>
      </w:r>
      <w:r w:rsidR="00516649" w:rsidRPr="00D816C3">
        <w:rPr>
          <w:rFonts w:ascii="Garamond" w:hAnsi="Garamond"/>
        </w:rPr>
        <w:t xml:space="preserve">regional </w:t>
      </w:r>
      <w:del w:id="7" w:author="Daniel Schindler" w:date="2025-11-11T17:03:00Z" w16du:dateUtc="2025-11-12T01:03:00Z">
        <w:r w:rsidR="00516649" w:rsidRPr="00D816C3" w:rsidDel="00B1283C">
          <w:rPr>
            <w:rFonts w:ascii="Garamond" w:hAnsi="Garamond"/>
          </w:rPr>
          <w:delText xml:space="preserve">groups </w:delText>
        </w:r>
      </w:del>
      <w:r w:rsidR="00B1283C">
        <w:rPr>
          <w:rFonts w:ascii="Garamond" w:hAnsi="Garamond"/>
        </w:rPr>
        <w:t>stock groups to</w:t>
      </w:r>
      <w:del w:id="8" w:author="Daniel Schindler" w:date="2025-11-11T17:03:00Z" w16du:dateUtc="2025-11-12T01:03:00Z">
        <w:r w:rsidRPr="00D816C3" w:rsidDel="00B1283C">
          <w:rPr>
            <w:rFonts w:ascii="Garamond" w:hAnsi="Garamond"/>
          </w:rPr>
          <w:delText>for</w:delText>
        </w:r>
      </w:del>
      <w:r w:rsidRPr="00D816C3">
        <w:rPr>
          <w:rFonts w:ascii="Garamond" w:hAnsi="Garamond"/>
        </w:rPr>
        <w:t xml:space="preserve"> each seasonal quartile</w:t>
      </w:r>
      <w:r w:rsidR="00516649" w:rsidRPr="00D816C3">
        <w:rPr>
          <w:rFonts w:ascii="Garamond" w:hAnsi="Garamond"/>
        </w:rPr>
        <w:t xml:space="preserve"> across all years of the dataset</w:t>
      </w:r>
      <w:r w:rsidRPr="00D816C3">
        <w:rPr>
          <w:rFonts w:ascii="Garamond" w:hAnsi="Garamond"/>
        </w:rPr>
        <w:t xml:space="preserve">. Tributaries with darker colors (closer to red) indicate relatively higher proportional contribution to quartile returns. </w:t>
      </w:r>
      <w:r w:rsidR="00516649" w:rsidRPr="00D816C3">
        <w:rPr>
          <w:rFonts w:ascii="Garamond" w:hAnsi="Garamond"/>
        </w:rPr>
        <w:t>Boxplots illustrat</w:t>
      </w:r>
      <w:r w:rsidR="00F23856">
        <w:rPr>
          <w:rFonts w:ascii="Garamond" w:hAnsi="Garamond"/>
        </w:rPr>
        <w:t>e</w:t>
      </w:r>
      <w:r w:rsidR="00516649" w:rsidRPr="00D816C3">
        <w:rPr>
          <w:rFonts w:ascii="Garamond" w:hAnsi="Garamond"/>
        </w:rPr>
        <w:t xml:space="preserve"> the range in proportional contribution </w:t>
      </w:r>
      <w:r w:rsidR="00B1283C">
        <w:rPr>
          <w:rFonts w:ascii="Garamond" w:hAnsi="Garamond"/>
        </w:rPr>
        <w:t xml:space="preserve">to each quartile </w:t>
      </w:r>
      <w:r w:rsidR="00516649" w:rsidRPr="00D816C3">
        <w:rPr>
          <w:rFonts w:ascii="Garamond" w:hAnsi="Garamond"/>
        </w:rPr>
        <w:t xml:space="preserve">for each </w:t>
      </w:r>
      <w:r w:rsidR="00B1283C">
        <w:rPr>
          <w:rFonts w:ascii="Garamond" w:hAnsi="Garamond"/>
        </w:rPr>
        <w:t xml:space="preserve">stock </w:t>
      </w:r>
      <w:r w:rsidR="00516649" w:rsidRPr="00D816C3">
        <w:rPr>
          <w:rFonts w:ascii="Garamond" w:hAnsi="Garamond"/>
        </w:rPr>
        <w:t xml:space="preserve">group across </w:t>
      </w:r>
      <w:r w:rsidR="00F23856">
        <w:rPr>
          <w:rFonts w:ascii="Garamond" w:hAnsi="Garamond"/>
        </w:rPr>
        <w:t>all years of the</w:t>
      </w:r>
      <w:r w:rsidR="00516649" w:rsidRPr="00D816C3">
        <w:rPr>
          <w:rFonts w:ascii="Garamond" w:hAnsi="Garamond"/>
        </w:rPr>
        <w:t xml:space="preserve"> dataset. </w:t>
      </w:r>
    </w:p>
    <w:p w14:paraId="0A2BA260" w14:textId="76200450" w:rsidR="00977BB9" w:rsidRDefault="00977BB9" w:rsidP="00977BB9"/>
    <w:p w14:paraId="08DDEC35" w14:textId="4AF95632" w:rsidR="00977BB9" w:rsidRDefault="00977BB9" w:rsidP="00977BB9"/>
    <w:p w14:paraId="6640B7A9" w14:textId="6D3E8F45" w:rsidR="00977BB9" w:rsidRDefault="00977BB9" w:rsidP="00977BB9"/>
    <w:p w14:paraId="3E2A9956" w14:textId="77777777" w:rsidR="00977BB9" w:rsidRDefault="00977BB9" w:rsidP="00977BB9"/>
    <w:p w14:paraId="2EA26405" w14:textId="77777777" w:rsidR="00977BB9" w:rsidRDefault="00977BB9" w:rsidP="00977BB9"/>
    <w:p w14:paraId="0CC8C0C2" w14:textId="77777777" w:rsidR="00977BB9" w:rsidRDefault="00977BB9" w:rsidP="00977BB9"/>
    <w:p w14:paraId="2DD7DDD9" w14:textId="77777777" w:rsidR="00977BB9" w:rsidRDefault="00977BB9" w:rsidP="00977BB9"/>
    <w:p w14:paraId="71617B06" w14:textId="77777777" w:rsidR="00977BB9" w:rsidRDefault="00977BB9" w:rsidP="00977BB9"/>
    <w:p w14:paraId="3E298A71" w14:textId="77777777" w:rsidR="00977BB9" w:rsidRDefault="00977BB9" w:rsidP="00977BB9"/>
    <w:p w14:paraId="4D25018C" w14:textId="77777777" w:rsidR="00977BB9" w:rsidRDefault="00977BB9" w:rsidP="00977BB9"/>
    <w:p w14:paraId="1316F12C" w14:textId="77777777" w:rsidR="00977BB9" w:rsidRDefault="00977BB9" w:rsidP="00977BB9"/>
    <w:p w14:paraId="7DF795CF" w14:textId="77777777" w:rsidR="00670F44" w:rsidRDefault="00670F44" w:rsidP="00977BB9"/>
    <w:p w14:paraId="635D59AB" w14:textId="2F514FC6" w:rsidR="00977BB9" w:rsidRDefault="004E2F24" w:rsidP="00977BB9">
      <w:pPr>
        <w:rPr>
          <w:rStyle w:val="CommentReference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185DAD77" wp14:editId="133A507F">
            <wp:extent cx="3145820" cy="6741042"/>
            <wp:effectExtent l="0" t="0" r="3810" b="3175"/>
            <wp:docPr id="302017647" name="Picture 4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17647" name="Picture 4" descr="A graph of different colored line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535" cy="682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9"/>
      <w:commentRangeEnd w:id="9"/>
      <w:r w:rsidR="00804026">
        <w:rPr>
          <w:rStyle w:val="CommentReference"/>
        </w:rPr>
        <w:commentReference w:id="9"/>
      </w:r>
      <w:commentRangeStart w:id="10"/>
      <w:commentRangeEnd w:id="10"/>
      <w:r w:rsidR="007331D5">
        <w:rPr>
          <w:rStyle w:val="CommentReference"/>
        </w:rPr>
        <w:commentReference w:id="10"/>
      </w:r>
    </w:p>
    <w:p w14:paraId="476135A0" w14:textId="08296C1C" w:rsidR="00977BB9" w:rsidRPr="005250AA" w:rsidRDefault="00E24311" w:rsidP="00977BB9">
      <w:pPr>
        <w:rPr>
          <w:rFonts w:ascii="Garamond" w:hAnsi="Garamond"/>
        </w:rPr>
      </w:pPr>
      <w:commentRangeStart w:id="11"/>
      <w:r w:rsidRPr="00BB0FD1">
        <w:rPr>
          <w:rStyle w:val="CommentReference"/>
          <w:rFonts w:ascii="Garamond" w:hAnsi="Garamond"/>
          <w:b/>
          <w:bCs/>
          <w:sz w:val="24"/>
          <w:szCs w:val="24"/>
        </w:rPr>
        <w:t xml:space="preserve">Figure </w:t>
      </w:r>
      <w:commentRangeEnd w:id="11"/>
      <w:r w:rsidR="007331D5">
        <w:rPr>
          <w:rStyle w:val="CommentReference"/>
        </w:rPr>
        <w:commentReference w:id="11"/>
      </w:r>
      <w:r w:rsidRPr="00BB0FD1">
        <w:rPr>
          <w:rStyle w:val="CommentReference"/>
          <w:rFonts w:ascii="Garamond" w:hAnsi="Garamond"/>
          <w:b/>
          <w:bCs/>
          <w:sz w:val="24"/>
          <w:szCs w:val="24"/>
        </w:rPr>
        <w:t>4:</w:t>
      </w:r>
      <w:r w:rsidRPr="00BB0FD1">
        <w:rPr>
          <w:rStyle w:val="CommentReference"/>
          <w:rFonts w:ascii="Garamond" w:hAnsi="Garamond"/>
          <w:sz w:val="24"/>
          <w:szCs w:val="24"/>
        </w:rPr>
        <w:t xml:space="preserve"> Cumulative distribution</w:t>
      </w:r>
      <w:r w:rsidR="00516649" w:rsidRPr="00BB0FD1">
        <w:rPr>
          <w:rStyle w:val="CommentReference"/>
          <w:rFonts w:ascii="Garamond" w:hAnsi="Garamond"/>
          <w:sz w:val="24"/>
          <w:szCs w:val="24"/>
        </w:rPr>
        <w:t xml:space="preserve"> plots</w:t>
      </w:r>
      <w:r w:rsidRPr="00BB0FD1">
        <w:rPr>
          <w:rStyle w:val="CommentReference"/>
          <w:rFonts w:ascii="Garamond" w:hAnsi="Garamond"/>
          <w:sz w:val="24"/>
          <w:szCs w:val="24"/>
        </w:rPr>
        <w:t xml:space="preserve"> of returning stock</w:t>
      </w:r>
      <w:ins w:id="12" w:author="Daniel Schindler" w:date="2025-11-11T17:06:00Z" w16du:dateUtc="2025-11-12T01:06:00Z">
        <w:r w:rsidR="007331D5">
          <w:rPr>
            <w:rStyle w:val="CommentReference"/>
            <w:rFonts w:ascii="Garamond" w:hAnsi="Garamond"/>
            <w:sz w:val="24"/>
            <w:szCs w:val="24"/>
          </w:rPr>
          <w:t xml:space="preserve"> grouping to the Bethel Test Fishery</w:t>
        </w:r>
      </w:ins>
      <w:ins w:id="13" w:author="Daniel Schindler" w:date="2025-11-11T17:07:00Z" w16du:dateUtc="2025-11-12T01:07:00Z">
        <w:r w:rsidR="007331D5">
          <w:rPr>
            <w:rStyle w:val="CommentReference"/>
            <w:rFonts w:ascii="Garamond" w:hAnsi="Garamond"/>
            <w:sz w:val="24"/>
            <w:szCs w:val="24"/>
          </w:rPr>
          <w:t xml:space="preserve"> in June and July 2017-2022. </w:t>
        </w:r>
      </w:ins>
      <w:del w:id="14" w:author="Daniel Schindler" w:date="2025-11-11T17:06:00Z" w16du:dateUtc="2025-11-12T01:06:00Z">
        <w:r w:rsidRPr="00BB0FD1" w:rsidDel="007331D5">
          <w:rPr>
            <w:rStyle w:val="CommentReference"/>
            <w:rFonts w:ascii="Garamond" w:hAnsi="Garamond"/>
            <w:sz w:val="24"/>
            <w:szCs w:val="24"/>
          </w:rPr>
          <w:delText>s</w:delText>
        </w:r>
      </w:del>
      <w:r w:rsidR="00516649" w:rsidRPr="00BB0FD1">
        <w:rPr>
          <w:rStyle w:val="CommentReference"/>
          <w:rFonts w:ascii="Garamond" w:hAnsi="Garamond"/>
          <w:sz w:val="24"/>
          <w:szCs w:val="24"/>
        </w:rPr>
        <w:t xml:space="preserve"> </w:t>
      </w:r>
      <w:del w:id="15" w:author="Daniel Schindler" w:date="2025-11-11T17:07:00Z" w16du:dateUtc="2025-11-12T01:07:00Z">
        <w:r w:rsidR="00516649" w:rsidRPr="00BB0FD1" w:rsidDel="007331D5">
          <w:rPr>
            <w:rStyle w:val="CommentReference"/>
            <w:rFonts w:ascii="Garamond" w:hAnsi="Garamond"/>
            <w:sz w:val="24"/>
            <w:szCs w:val="24"/>
          </w:rPr>
          <w:delText>illustrating the relative progress towards the total contribution in each year at each three-day interval</w:delText>
        </w:r>
        <w:r w:rsidRPr="00BB0FD1" w:rsidDel="007331D5">
          <w:rPr>
            <w:rStyle w:val="CommentReference"/>
            <w:rFonts w:ascii="Garamond" w:hAnsi="Garamond"/>
            <w:sz w:val="24"/>
            <w:szCs w:val="24"/>
          </w:rPr>
          <w:delText xml:space="preserve">. </w:delText>
        </w:r>
      </w:del>
      <w:r w:rsidR="00516649" w:rsidRPr="00BB0FD1">
        <w:rPr>
          <w:rStyle w:val="CommentReference"/>
          <w:rFonts w:ascii="Garamond" w:hAnsi="Garamond"/>
          <w:sz w:val="24"/>
          <w:szCs w:val="24"/>
        </w:rPr>
        <w:t>Lines</w:t>
      </w:r>
      <w:r w:rsidRPr="00BB0FD1">
        <w:rPr>
          <w:rStyle w:val="CommentReference"/>
          <w:rFonts w:ascii="Garamond" w:hAnsi="Garamond"/>
          <w:sz w:val="24"/>
          <w:szCs w:val="24"/>
        </w:rPr>
        <w:t xml:space="preserve"> are colored in order of their watershed position, with the furthest upstream </w:t>
      </w:r>
      <w:r w:rsidR="00516649" w:rsidRPr="00BB0FD1">
        <w:rPr>
          <w:rStyle w:val="CommentReference"/>
          <w:rFonts w:ascii="Garamond" w:hAnsi="Garamond"/>
          <w:sz w:val="24"/>
          <w:szCs w:val="24"/>
        </w:rPr>
        <w:t xml:space="preserve">groups </w:t>
      </w:r>
      <w:r w:rsidRPr="00BB0FD1">
        <w:rPr>
          <w:rStyle w:val="CommentReference"/>
          <w:rFonts w:ascii="Garamond" w:hAnsi="Garamond"/>
          <w:sz w:val="24"/>
          <w:szCs w:val="24"/>
        </w:rPr>
        <w:t xml:space="preserve">in red transitioning towards downstream </w:t>
      </w:r>
      <w:r w:rsidR="00516649" w:rsidRPr="00BB0FD1">
        <w:rPr>
          <w:rStyle w:val="CommentReference"/>
          <w:rFonts w:ascii="Garamond" w:hAnsi="Garamond"/>
          <w:sz w:val="24"/>
          <w:szCs w:val="24"/>
        </w:rPr>
        <w:t>groups</w:t>
      </w:r>
      <w:r w:rsidRPr="00BB0FD1">
        <w:rPr>
          <w:rStyle w:val="CommentReference"/>
          <w:rFonts w:ascii="Garamond" w:hAnsi="Garamond"/>
          <w:sz w:val="24"/>
          <w:szCs w:val="24"/>
        </w:rPr>
        <w:t xml:space="preserve"> in blue.</w:t>
      </w:r>
      <w:r w:rsidR="00516649" w:rsidRPr="00BB0FD1">
        <w:rPr>
          <w:rStyle w:val="CommentReference"/>
          <w:rFonts w:ascii="Garamond" w:hAnsi="Garamond"/>
          <w:sz w:val="24"/>
          <w:szCs w:val="24"/>
        </w:rPr>
        <w:t xml:space="preserve"> Grey dashed</w:t>
      </w:r>
      <w:ins w:id="16" w:author="Daniel Schindler" w:date="2025-11-11T17:07:00Z" w16du:dateUtc="2025-11-12T01:07:00Z">
        <w:r w:rsidR="007331D5">
          <w:rPr>
            <w:rStyle w:val="CommentReference"/>
            <w:rFonts w:ascii="Garamond" w:hAnsi="Garamond"/>
            <w:sz w:val="24"/>
            <w:szCs w:val="24"/>
          </w:rPr>
          <w:t xml:space="preserve"> vertical</w:t>
        </w:r>
      </w:ins>
      <w:r w:rsidR="00516649" w:rsidRPr="00BB0FD1">
        <w:rPr>
          <w:rStyle w:val="CommentReference"/>
          <w:rFonts w:ascii="Garamond" w:hAnsi="Garamond"/>
          <w:sz w:val="24"/>
          <w:szCs w:val="24"/>
        </w:rPr>
        <w:t xml:space="preserve"> line illustrates the end of the front-end closure (June 11</w:t>
      </w:r>
      <w:r w:rsidR="00516649" w:rsidRPr="00BB0FD1">
        <w:rPr>
          <w:rStyle w:val="CommentReference"/>
          <w:rFonts w:ascii="Garamond" w:hAnsi="Garamond"/>
          <w:sz w:val="24"/>
          <w:szCs w:val="24"/>
          <w:vertAlign w:val="superscript"/>
        </w:rPr>
        <w:t>th</w:t>
      </w:r>
      <w:r w:rsidR="00516649" w:rsidRPr="00BB0FD1">
        <w:rPr>
          <w:rStyle w:val="CommentReference"/>
          <w:rFonts w:ascii="Garamond" w:hAnsi="Garamond"/>
          <w:sz w:val="24"/>
          <w:szCs w:val="24"/>
        </w:rPr>
        <w:t xml:space="preserve">). </w:t>
      </w:r>
      <w:r w:rsidR="00956E99">
        <w:rPr>
          <w:rStyle w:val="CommentReference"/>
          <w:rFonts w:ascii="Garamond" w:hAnsi="Garamond"/>
          <w:sz w:val="24"/>
          <w:szCs w:val="24"/>
        </w:rPr>
        <w:t xml:space="preserve">Grey solid line illustrates the remaining proportion of the total CPUE at each day. </w:t>
      </w:r>
    </w:p>
    <w:p w14:paraId="1A2874C6" w14:textId="77777777" w:rsidR="00B359D6" w:rsidRDefault="00B359D6" w:rsidP="00977BB9"/>
    <w:p w14:paraId="3331E87C" w14:textId="7EAC7B2A" w:rsidR="00977BB9" w:rsidRDefault="004E2F24" w:rsidP="00977BB9">
      <w:r>
        <w:rPr>
          <w:noProof/>
        </w:rPr>
        <w:drawing>
          <wp:inline distT="0" distB="0" distL="0" distR="0" wp14:anchorId="39FDFA89" wp14:editId="0FE65AE9">
            <wp:extent cx="5943600" cy="3396615"/>
            <wp:effectExtent l="0" t="0" r="0" b="0"/>
            <wp:docPr id="1806196427" name="Picture 5" descr="A graph of different colored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96427" name="Picture 5" descr="A graph of different colored dots and lines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6F59" w14:textId="226DCB53" w:rsidR="00291E84" w:rsidRPr="00956E99" w:rsidRDefault="00291E84" w:rsidP="00977BB9">
      <w:pPr>
        <w:rPr>
          <w:rFonts w:ascii="Garamond" w:hAnsi="Garamond"/>
        </w:rPr>
      </w:pPr>
      <w:commentRangeStart w:id="17"/>
      <w:r w:rsidRPr="00956E99">
        <w:rPr>
          <w:rFonts w:ascii="Garamond" w:hAnsi="Garamond"/>
          <w:b/>
          <w:bCs/>
        </w:rPr>
        <w:t xml:space="preserve">Figure </w:t>
      </w:r>
      <w:r w:rsidR="00B3658D">
        <w:rPr>
          <w:rFonts w:ascii="Garamond" w:hAnsi="Garamond"/>
          <w:b/>
          <w:bCs/>
        </w:rPr>
        <w:t>5</w:t>
      </w:r>
      <w:r w:rsidRPr="00956E99">
        <w:rPr>
          <w:rFonts w:ascii="Garamond" w:hAnsi="Garamond"/>
          <w:b/>
          <w:bCs/>
        </w:rPr>
        <w:t>:</w:t>
      </w:r>
      <w:r w:rsidRPr="00956E99">
        <w:rPr>
          <w:rFonts w:ascii="Garamond" w:hAnsi="Garamond"/>
        </w:rPr>
        <w:t xml:space="preserve"> </w:t>
      </w:r>
      <w:commentRangeEnd w:id="17"/>
      <w:r w:rsidR="00024241" w:rsidRPr="00956E99">
        <w:rPr>
          <w:rStyle w:val="CommentReference"/>
          <w:rFonts w:ascii="Garamond" w:hAnsi="Garamond"/>
          <w:sz w:val="24"/>
          <w:szCs w:val="24"/>
        </w:rPr>
        <w:commentReference w:id="17"/>
      </w:r>
      <w:r w:rsidR="00956E99" w:rsidRPr="00956E99">
        <w:rPr>
          <w:rFonts w:ascii="Garamond" w:hAnsi="Garamond"/>
        </w:rPr>
        <w:t xml:space="preserve"> The proportion of each regional group’s total return protected under several simulated front-end closure scenarios, including the current closure. X-axis labels show the number of days the simulated closure end date differs from the current end date (−3 = June 8, 0 = June 11, +3 = June 14, +6 = June 17). Each point represents a single year, colored bars show the year-to-year range, and black lines denote the median across all years. Colors reflect watershed position, with upstream groups shown in red and downstream groups in blue.</w:t>
      </w:r>
    </w:p>
    <w:p w14:paraId="130E691B" w14:textId="77777777" w:rsidR="00167BFA" w:rsidRDefault="00167BFA" w:rsidP="00977BB9">
      <w:pPr>
        <w:rPr>
          <w:rFonts w:ascii="Garamond" w:hAnsi="Garamond"/>
        </w:rPr>
      </w:pPr>
    </w:p>
    <w:p w14:paraId="5EFA8391" w14:textId="77777777" w:rsidR="00167BFA" w:rsidRDefault="00167BFA" w:rsidP="00977BB9">
      <w:pPr>
        <w:rPr>
          <w:rFonts w:ascii="Garamond" w:hAnsi="Garamond"/>
        </w:rPr>
      </w:pPr>
    </w:p>
    <w:p w14:paraId="5E0CD639" w14:textId="77777777" w:rsidR="00167BFA" w:rsidRDefault="00167BFA" w:rsidP="00977BB9">
      <w:pPr>
        <w:rPr>
          <w:rFonts w:ascii="Garamond" w:hAnsi="Garamond"/>
        </w:rPr>
      </w:pPr>
    </w:p>
    <w:p w14:paraId="5E46F366" w14:textId="160ECE61" w:rsidR="00291E84" w:rsidRDefault="004E2F24" w:rsidP="00C21AAD">
      <w:pPr>
        <w:rPr>
          <w:rFonts w:ascii="Garamond" w:hAnsi="Garamond"/>
        </w:rPr>
      </w:pPr>
      <w:r>
        <w:rPr>
          <w:rFonts w:ascii="Garamond" w:hAnsi="Garamond"/>
          <w:noProof/>
        </w:rPr>
        <w:lastRenderedPageBreak/>
        <w:drawing>
          <wp:inline distT="0" distB="0" distL="0" distR="0" wp14:anchorId="51102BD0" wp14:editId="7BC3A380">
            <wp:extent cx="4746171" cy="4746171"/>
            <wp:effectExtent l="0" t="0" r="3810" b="3810"/>
            <wp:docPr id="1512324811" name="Picture 6" descr="A graph with numbers and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24811" name="Picture 6" descr="A graph with numbers and colored line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543" cy="480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A44D" w14:textId="3F7153C6" w:rsidR="004E2F24" w:rsidRPr="00C21AAD" w:rsidRDefault="004E2F24" w:rsidP="00511178">
      <w:pPr>
        <w:rPr>
          <w:rFonts w:ascii="Garamond" w:hAnsi="Garamond"/>
        </w:rPr>
      </w:pPr>
      <w:r>
        <w:rPr>
          <w:rFonts w:ascii="Garamond" w:hAnsi="Garamond"/>
        </w:rPr>
        <w:t xml:space="preserve">Figure </w:t>
      </w:r>
      <w:r w:rsidR="00B3658D">
        <w:rPr>
          <w:rFonts w:ascii="Garamond" w:hAnsi="Garamond"/>
        </w:rPr>
        <w:t>6</w:t>
      </w:r>
      <w:r>
        <w:rPr>
          <w:rFonts w:ascii="Garamond" w:hAnsi="Garamond"/>
        </w:rPr>
        <w:t xml:space="preserve">: </w:t>
      </w:r>
      <w:r w:rsidR="00511178">
        <w:rPr>
          <w:rFonts w:ascii="Garamond" w:hAnsi="Garamond"/>
        </w:rPr>
        <w:t>Comparison of the mean protection afforded to each stock group across all years with the mean foregone harvest. Foregone harvest is calculated as 1- (cumulative daily CPUE at each closure date/ total summed daily CPUE in that year. Each column of points illustrates a different closure end date scenario</w:t>
      </w:r>
      <w:r w:rsidR="00CD4967">
        <w:rPr>
          <w:rFonts w:ascii="Garamond" w:hAnsi="Garamond"/>
        </w:rPr>
        <w:t xml:space="preserve">. </w:t>
      </w:r>
    </w:p>
    <w:sectPr w:rsidR="004E2F24" w:rsidRPr="00C21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ine, Timothy" w:date="2025-10-06T13:44:00Z" w:initials="TC">
    <w:p w14:paraId="3494BB34" w14:textId="3398ECCF" w:rsidR="00F00C4E" w:rsidRDefault="00F00C4E" w:rsidP="00F00C4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You use ‘lower’ and ‘enriched’. Would it be better to use ‘lower and higher’ or ‘depleted and enriched’ for consistency?</w:t>
      </w:r>
    </w:p>
  </w:comment>
  <w:comment w:id="2" w:author="Liller, Zachary W (DFG)" w:date="2025-12-18T10:54:00Z" w:initials="ZL">
    <w:p w14:paraId="620116E9" w14:textId="77777777" w:rsidR="00596522" w:rsidRDefault="00596522" w:rsidP="00596522">
      <w:pPr>
        <w:pStyle w:val="CommentText"/>
      </w:pPr>
      <w:r>
        <w:rPr>
          <w:rStyle w:val="CommentReference"/>
        </w:rPr>
        <w:annotationRef/>
      </w:r>
      <w:r>
        <w:t xml:space="preserve">Consider a different term. These are not management units. </w:t>
      </w:r>
    </w:p>
  </w:comment>
  <w:comment w:id="3" w:author="Liller, Zachary W (DFG)" w:date="2025-12-18T10:56:00Z" w:initials="ZL">
    <w:p w14:paraId="781AE8EE" w14:textId="6CCEB67D" w:rsidR="00596522" w:rsidRDefault="00596522" w:rsidP="00596522">
      <w:pPr>
        <w:pStyle w:val="CommentText"/>
      </w:pPr>
      <w:r>
        <w:rPr>
          <w:rStyle w:val="CommentReference"/>
        </w:rPr>
        <w:annotationRef/>
      </w:r>
      <w:r>
        <w:t>Perhaps terms that scale to better fit with the organizational structure your using. Example: replace Management Units with Watersheds and replace Regional Groups with Watershed Groups</w:t>
      </w:r>
    </w:p>
  </w:comment>
  <w:comment w:id="4" w:author="Liller, Zachary W (DFG)" w:date="2025-12-18T10:58:00Z" w:initials="ZL">
    <w:p w14:paraId="513BBDAA" w14:textId="77777777" w:rsidR="00596522" w:rsidRDefault="00596522" w:rsidP="00596522">
      <w:pPr>
        <w:pStyle w:val="CommentText"/>
      </w:pPr>
      <w:r>
        <w:rPr>
          <w:rStyle w:val="CommentReference"/>
        </w:rPr>
        <w:annotationRef/>
      </w:r>
      <w:r>
        <w:t>Below you introduce “cluster” as a term that appears to be the same as what your calling “regional groups”. Cluster is  used in Fig 4 and 5, but you return to calling them Groups in Fig 6. Consistency in terms OR clearly define the differences...</w:t>
      </w:r>
    </w:p>
  </w:comment>
  <w:comment w:id="6" w:author="Daniel Schindler" w:date="2025-11-11T17:04:00Z" w:initials="DS">
    <w:p w14:paraId="79E97C1D" w14:textId="613F7469" w:rsidR="00B1283C" w:rsidRDefault="00B1283C" w:rsidP="00B1283C">
      <w:pPr>
        <w:pStyle w:val="CommentText"/>
      </w:pPr>
      <w:r>
        <w:rPr>
          <w:rStyle w:val="CommentReference"/>
        </w:rPr>
        <w:annotationRef/>
      </w:r>
      <w:r>
        <w:t>Fonts way too small to read. Also contrast is too subtle on the boxplots. Can you have the outlines and medians on these black?</w:t>
      </w:r>
    </w:p>
  </w:comment>
  <w:comment w:id="9" w:author="Daniel Schindler" w:date="2025-11-11T19:15:00Z" w:initials="DS">
    <w:p w14:paraId="14217646" w14:textId="77777777" w:rsidR="00804026" w:rsidRDefault="00804026" w:rsidP="00804026">
      <w:pPr>
        <w:pStyle w:val="CommentText"/>
      </w:pPr>
      <w:r>
        <w:rPr>
          <w:rStyle w:val="CommentReference"/>
        </w:rPr>
        <w:annotationRef/>
      </w:r>
      <w:r>
        <w:t>This illustrates how the front-end closure would protect different stocks but I think we should overlay a ‘yet to arrive curve’ which would show the harvest opportunity. For each panel plot (1-sum(CPUE)) to show how that varies through time.</w:t>
      </w:r>
    </w:p>
    <w:p w14:paraId="62C316FF" w14:textId="77777777" w:rsidR="00804026" w:rsidRDefault="00804026" w:rsidP="00804026">
      <w:pPr>
        <w:pStyle w:val="CommentText"/>
      </w:pPr>
    </w:p>
    <w:p w14:paraId="658B110B" w14:textId="77777777" w:rsidR="00804026" w:rsidRDefault="00804026" w:rsidP="00804026">
      <w:pPr>
        <w:pStyle w:val="CommentText"/>
      </w:pPr>
      <w:r>
        <w:t>For example, it would be good to show the % protection afforded up-river stocks but how much harvest opportunity remains.</w:t>
      </w:r>
    </w:p>
  </w:comment>
  <w:comment w:id="10" w:author="Daniel Schindler" w:date="2025-11-11T17:06:00Z" w:initials="DS">
    <w:p w14:paraId="6BD9DEC1" w14:textId="0FC9353A" w:rsidR="007331D5" w:rsidRDefault="007331D5" w:rsidP="007331D5">
      <w:pPr>
        <w:pStyle w:val="CommentText"/>
      </w:pPr>
      <w:r>
        <w:rPr>
          <w:rStyle w:val="CommentReference"/>
        </w:rPr>
        <w:annotationRef/>
      </w:r>
      <w:r>
        <w:t>Call these ‘stock groups’??</w:t>
      </w:r>
    </w:p>
  </w:comment>
  <w:comment w:id="11" w:author="Daniel Schindler" w:date="2025-11-11T17:08:00Z" w:initials="DS">
    <w:p w14:paraId="24F85AD4" w14:textId="77777777" w:rsidR="007331D5" w:rsidRDefault="007331D5" w:rsidP="007331D5">
      <w:pPr>
        <w:pStyle w:val="CommentText"/>
      </w:pPr>
      <w:r>
        <w:rPr>
          <w:rStyle w:val="CommentReference"/>
        </w:rPr>
        <w:annotationRef/>
      </w:r>
      <w:r>
        <w:t>Rescale the x-axes so that they are the same in all years. That will show that the run timing varies a bit from year to year.</w:t>
      </w:r>
    </w:p>
  </w:comment>
  <w:comment w:id="17" w:author="Cline, Timothy" w:date="2025-10-06T13:52:00Z" w:initials="TC">
    <w:p w14:paraId="0493D03C" w14:textId="3930335C" w:rsidR="00024241" w:rsidRDefault="00024241" w:rsidP="00024241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hard to see the distribution ribbons with this much vertical compression. Not sure how important that info is.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94BB34" w15:done="1"/>
  <w15:commentEx w15:paraId="620116E9" w15:done="0"/>
  <w15:commentEx w15:paraId="781AE8EE" w15:paraIdParent="620116E9" w15:done="0"/>
  <w15:commentEx w15:paraId="513BBDAA" w15:paraIdParent="620116E9" w15:done="0"/>
  <w15:commentEx w15:paraId="79E97C1D" w15:done="1"/>
  <w15:commentEx w15:paraId="658B110B" w15:done="1"/>
  <w15:commentEx w15:paraId="6BD9DEC1" w15:done="1"/>
  <w15:commentEx w15:paraId="24F85AD4" w15:done="0"/>
  <w15:commentEx w15:paraId="0493D03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919312" w16cex:dateUtc="2025-10-06T19:44:00Z"/>
  <w16cex:commentExtensible w16cex:durableId="3A807D05" w16cex:dateUtc="2025-12-18T19:54:00Z"/>
  <w16cex:commentExtensible w16cex:durableId="02BD74F0" w16cex:dateUtc="2025-12-18T19:56:00Z"/>
  <w16cex:commentExtensible w16cex:durableId="2BD1CDC1" w16cex:dateUtc="2025-12-18T19:58:00Z"/>
  <w16cex:commentExtensible w16cex:durableId="745947DD" w16cex:dateUtc="2025-11-12T01:04:00Z"/>
  <w16cex:commentExtensible w16cex:durableId="78C5DD74" w16cex:dateUtc="2025-11-12T03:15:00Z"/>
  <w16cex:commentExtensible w16cex:durableId="60CAED5D" w16cex:dateUtc="2025-11-12T01:06:00Z"/>
  <w16cex:commentExtensible w16cex:durableId="5DAF5876" w16cex:dateUtc="2025-11-12T01:08:00Z"/>
  <w16cex:commentExtensible w16cex:durableId="240A3890" w16cex:dateUtc="2025-10-06T19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94BB34" w16cid:durableId="6B919312"/>
  <w16cid:commentId w16cid:paraId="620116E9" w16cid:durableId="3A807D05"/>
  <w16cid:commentId w16cid:paraId="781AE8EE" w16cid:durableId="02BD74F0"/>
  <w16cid:commentId w16cid:paraId="513BBDAA" w16cid:durableId="2BD1CDC1"/>
  <w16cid:commentId w16cid:paraId="79E97C1D" w16cid:durableId="745947DD"/>
  <w16cid:commentId w16cid:paraId="658B110B" w16cid:durableId="78C5DD74"/>
  <w16cid:commentId w16cid:paraId="6BD9DEC1" w16cid:durableId="60CAED5D"/>
  <w16cid:commentId w16cid:paraId="24F85AD4" w16cid:durableId="5DAF5876"/>
  <w16cid:commentId w16cid:paraId="0493D03C" w16cid:durableId="240A38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DB9D2" w14:textId="77777777" w:rsidR="00112A1A" w:rsidRDefault="00112A1A" w:rsidP="00E24311">
      <w:pPr>
        <w:spacing w:after="0" w:line="240" w:lineRule="auto"/>
      </w:pPr>
      <w:r>
        <w:separator/>
      </w:r>
    </w:p>
  </w:endnote>
  <w:endnote w:type="continuationSeparator" w:id="0">
    <w:p w14:paraId="62245019" w14:textId="77777777" w:rsidR="00112A1A" w:rsidRDefault="00112A1A" w:rsidP="00E24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B4C06" w14:textId="77777777" w:rsidR="00112A1A" w:rsidRDefault="00112A1A" w:rsidP="00E24311">
      <w:pPr>
        <w:spacing w:after="0" w:line="240" w:lineRule="auto"/>
      </w:pPr>
      <w:r>
        <w:separator/>
      </w:r>
    </w:p>
  </w:footnote>
  <w:footnote w:type="continuationSeparator" w:id="0">
    <w:p w14:paraId="295E72AF" w14:textId="77777777" w:rsidR="00112A1A" w:rsidRDefault="00112A1A" w:rsidP="00E24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62CFE"/>
    <w:multiLevelType w:val="hybridMultilevel"/>
    <w:tmpl w:val="A678F44E"/>
    <w:lvl w:ilvl="0" w:tplc="0CF433AC">
      <w:start w:val="1"/>
      <w:numFmt w:val="decimal"/>
      <w:lvlText w:val="%1)"/>
      <w:lvlJc w:val="left"/>
      <w:pPr>
        <w:ind w:left="1020" w:hanging="360"/>
      </w:pPr>
    </w:lvl>
    <w:lvl w:ilvl="1" w:tplc="DA36C73C">
      <w:start w:val="1"/>
      <w:numFmt w:val="decimal"/>
      <w:lvlText w:val="%2)"/>
      <w:lvlJc w:val="left"/>
      <w:pPr>
        <w:ind w:left="1020" w:hanging="360"/>
      </w:pPr>
    </w:lvl>
    <w:lvl w:ilvl="2" w:tplc="E214DEE2">
      <w:start w:val="1"/>
      <w:numFmt w:val="decimal"/>
      <w:lvlText w:val="%3)"/>
      <w:lvlJc w:val="left"/>
      <w:pPr>
        <w:ind w:left="1020" w:hanging="360"/>
      </w:pPr>
    </w:lvl>
    <w:lvl w:ilvl="3" w:tplc="36C6B204">
      <w:start w:val="1"/>
      <w:numFmt w:val="decimal"/>
      <w:lvlText w:val="%4)"/>
      <w:lvlJc w:val="left"/>
      <w:pPr>
        <w:ind w:left="1020" w:hanging="360"/>
      </w:pPr>
    </w:lvl>
    <w:lvl w:ilvl="4" w:tplc="C5C224CE">
      <w:start w:val="1"/>
      <w:numFmt w:val="decimal"/>
      <w:lvlText w:val="%5)"/>
      <w:lvlJc w:val="left"/>
      <w:pPr>
        <w:ind w:left="1020" w:hanging="360"/>
      </w:pPr>
    </w:lvl>
    <w:lvl w:ilvl="5" w:tplc="374E027C">
      <w:start w:val="1"/>
      <w:numFmt w:val="decimal"/>
      <w:lvlText w:val="%6)"/>
      <w:lvlJc w:val="left"/>
      <w:pPr>
        <w:ind w:left="1020" w:hanging="360"/>
      </w:pPr>
    </w:lvl>
    <w:lvl w:ilvl="6" w:tplc="8FD09AAE">
      <w:start w:val="1"/>
      <w:numFmt w:val="decimal"/>
      <w:lvlText w:val="%7)"/>
      <w:lvlJc w:val="left"/>
      <w:pPr>
        <w:ind w:left="1020" w:hanging="360"/>
      </w:pPr>
    </w:lvl>
    <w:lvl w:ilvl="7" w:tplc="95C42998">
      <w:start w:val="1"/>
      <w:numFmt w:val="decimal"/>
      <w:lvlText w:val="%8)"/>
      <w:lvlJc w:val="left"/>
      <w:pPr>
        <w:ind w:left="1020" w:hanging="360"/>
      </w:pPr>
    </w:lvl>
    <w:lvl w:ilvl="8" w:tplc="F1526426">
      <w:start w:val="1"/>
      <w:numFmt w:val="decimal"/>
      <w:lvlText w:val="%9)"/>
      <w:lvlJc w:val="left"/>
      <w:pPr>
        <w:ind w:left="1020" w:hanging="360"/>
      </w:pPr>
    </w:lvl>
  </w:abstractNum>
  <w:abstractNum w:abstractNumId="1" w15:restartNumberingAfterBreak="0">
    <w:nsid w:val="43D515E3"/>
    <w:multiLevelType w:val="hybridMultilevel"/>
    <w:tmpl w:val="DCD216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4A19CD"/>
    <w:multiLevelType w:val="hybridMultilevel"/>
    <w:tmpl w:val="129C46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6534EE"/>
    <w:multiLevelType w:val="hybridMultilevel"/>
    <w:tmpl w:val="FF7A8C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50711">
    <w:abstractNumId w:val="3"/>
  </w:num>
  <w:num w:numId="2" w16cid:durableId="472255454">
    <w:abstractNumId w:val="1"/>
  </w:num>
  <w:num w:numId="3" w16cid:durableId="1345399423">
    <w:abstractNumId w:val="2"/>
  </w:num>
  <w:num w:numId="4" w16cid:durableId="129979872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 Schindler">
    <w15:presenceInfo w15:providerId="AD" w15:userId="S::deschind@uw.edu::638f7977-a89c-40df-b85e-dc804ddb30d9"/>
  </w15:person>
  <w15:person w15:author="Cline, Timothy">
    <w15:presenceInfo w15:providerId="AD" w15:userId="S::s84g549@msu.montana.edu::b53db266-c02e-4ef3-8acb-16ecbf807cff"/>
  </w15:person>
  <w15:person w15:author="Liller, Zachary W (DFG)">
    <w15:presenceInfo w15:providerId="AD" w15:userId="S::zachary.liller@alaska.gov::07cc7d40-f48b-4a83-a661-81bc7dad8d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AC"/>
    <w:rsid w:val="0002376B"/>
    <w:rsid w:val="00024241"/>
    <w:rsid w:val="00033D68"/>
    <w:rsid w:val="00043762"/>
    <w:rsid w:val="00047E03"/>
    <w:rsid w:val="0005165F"/>
    <w:rsid w:val="000B7514"/>
    <w:rsid w:val="000D511B"/>
    <w:rsid w:val="00112A1A"/>
    <w:rsid w:val="00112ED8"/>
    <w:rsid w:val="00122DEF"/>
    <w:rsid w:val="00167BFA"/>
    <w:rsid w:val="0017035A"/>
    <w:rsid w:val="00185395"/>
    <w:rsid w:val="00191FB5"/>
    <w:rsid w:val="0019626D"/>
    <w:rsid w:val="001C4DE2"/>
    <w:rsid w:val="0020651A"/>
    <w:rsid w:val="00211B76"/>
    <w:rsid w:val="002323C1"/>
    <w:rsid w:val="002507A0"/>
    <w:rsid w:val="00291E84"/>
    <w:rsid w:val="002D511A"/>
    <w:rsid w:val="002E39C3"/>
    <w:rsid w:val="002E45E7"/>
    <w:rsid w:val="003315E7"/>
    <w:rsid w:val="0034658C"/>
    <w:rsid w:val="003F5149"/>
    <w:rsid w:val="0042214D"/>
    <w:rsid w:val="00437729"/>
    <w:rsid w:val="004667A2"/>
    <w:rsid w:val="00484D2E"/>
    <w:rsid w:val="004A29E8"/>
    <w:rsid w:val="004B6CBF"/>
    <w:rsid w:val="004B7538"/>
    <w:rsid w:val="004D22B8"/>
    <w:rsid w:val="004D6874"/>
    <w:rsid w:val="004E2F24"/>
    <w:rsid w:val="00500ACB"/>
    <w:rsid w:val="0051054E"/>
    <w:rsid w:val="00511178"/>
    <w:rsid w:val="00513568"/>
    <w:rsid w:val="005149FF"/>
    <w:rsid w:val="00516649"/>
    <w:rsid w:val="005250AA"/>
    <w:rsid w:val="00525631"/>
    <w:rsid w:val="0059082A"/>
    <w:rsid w:val="00595951"/>
    <w:rsid w:val="00596522"/>
    <w:rsid w:val="005D79A8"/>
    <w:rsid w:val="005E06AA"/>
    <w:rsid w:val="00624A02"/>
    <w:rsid w:val="00627BAB"/>
    <w:rsid w:val="006357BB"/>
    <w:rsid w:val="00670F44"/>
    <w:rsid w:val="00675C9E"/>
    <w:rsid w:val="006C6CB7"/>
    <w:rsid w:val="00727621"/>
    <w:rsid w:val="007331D5"/>
    <w:rsid w:val="0073582E"/>
    <w:rsid w:val="0073779D"/>
    <w:rsid w:val="00754A39"/>
    <w:rsid w:val="0076034D"/>
    <w:rsid w:val="007628CF"/>
    <w:rsid w:val="007B71BB"/>
    <w:rsid w:val="007C4103"/>
    <w:rsid w:val="007F3DD4"/>
    <w:rsid w:val="00804026"/>
    <w:rsid w:val="00807024"/>
    <w:rsid w:val="008200BB"/>
    <w:rsid w:val="0085236A"/>
    <w:rsid w:val="0087606A"/>
    <w:rsid w:val="00884ED3"/>
    <w:rsid w:val="008D0E28"/>
    <w:rsid w:val="008E2D39"/>
    <w:rsid w:val="008E4C13"/>
    <w:rsid w:val="00930E8F"/>
    <w:rsid w:val="00956E99"/>
    <w:rsid w:val="00977BB9"/>
    <w:rsid w:val="009879FD"/>
    <w:rsid w:val="009B6412"/>
    <w:rsid w:val="009D673F"/>
    <w:rsid w:val="009F3E9B"/>
    <w:rsid w:val="00A02D54"/>
    <w:rsid w:val="00A27DB1"/>
    <w:rsid w:val="00A4766E"/>
    <w:rsid w:val="00A55840"/>
    <w:rsid w:val="00A662EC"/>
    <w:rsid w:val="00A7589E"/>
    <w:rsid w:val="00AA294E"/>
    <w:rsid w:val="00AC5C5B"/>
    <w:rsid w:val="00B1283C"/>
    <w:rsid w:val="00B33C6D"/>
    <w:rsid w:val="00B359D6"/>
    <w:rsid w:val="00B3658D"/>
    <w:rsid w:val="00B923D2"/>
    <w:rsid w:val="00B97F71"/>
    <w:rsid w:val="00BB0FD1"/>
    <w:rsid w:val="00BB284A"/>
    <w:rsid w:val="00C10326"/>
    <w:rsid w:val="00C21AAD"/>
    <w:rsid w:val="00C82296"/>
    <w:rsid w:val="00CB3765"/>
    <w:rsid w:val="00CC08AC"/>
    <w:rsid w:val="00CC3A97"/>
    <w:rsid w:val="00CD4967"/>
    <w:rsid w:val="00CF202D"/>
    <w:rsid w:val="00CF720A"/>
    <w:rsid w:val="00D06ED8"/>
    <w:rsid w:val="00D3134F"/>
    <w:rsid w:val="00D33DF8"/>
    <w:rsid w:val="00D47CF5"/>
    <w:rsid w:val="00D47FB2"/>
    <w:rsid w:val="00D72754"/>
    <w:rsid w:val="00D816C3"/>
    <w:rsid w:val="00DB2C08"/>
    <w:rsid w:val="00DB3A05"/>
    <w:rsid w:val="00DC00FF"/>
    <w:rsid w:val="00DD0CAE"/>
    <w:rsid w:val="00DD2C4D"/>
    <w:rsid w:val="00DD51A4"/>
    <w:rsid w:val="00DD7012"/>
    <w:rsid w:val="00DF1607"/>
    <w:rsid w:val="00E05486"/>
    <w:rsid w:val="00E20D32"/>
    <w:rsid w:val="00E24311"/>
    <w:rsid w:val="00E8171A"/>
    <w:rsid w:val="00E82540"/>
    <w:rsid w:val="00ED08E5"/>
    <w:rsid w:val="00ED67B9"/>
    <w:rsid w:val="00F00C4E"/>
    <w:rsid w:val="00F21072"/>
    <w:rsid w:val="00F23856"/>
    <w:rsid w:val="00F66A96"/>
    <w:rsid w:val="00F770FF"/>
    <w:rsid w:val="00F87CE6"/>
    <w:rsid w:val="00F9003C"/>
    <w:rsid w:val="00FA2B35"/>
    <w:rsid w:val="00FA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57B8D"/>
  <w15:chartTrackingRefBased/>
  <w15:docId w15:val="{96BC585D-B731-CB42-A2E7-C2B5F05DF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8A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A2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2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2B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2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2B35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24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311"/>
  </w:style>
  <w:style w:type="paragraph" w:styleId="Footer">
    <w:name w:val="footer"/>
    <w:basedOn w:val="Normal"/>
    <w:link w:val="FooterChar"/>
    <w:uiPriority w:val="99"/>
    <w:unhideWhenUsed/>
    <w:rsid w:val="00E24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311"/>
  </w:style>
  <w:style w:type="paragraph" w:styleId="Revision">
    <w:name w:val="Revision"/>
    <w:hidden/>
    <w:uiPriority w:val="99"/>
    <w:semiHidden/>
    <w:rsid w:val="007276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6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Liller, Zachary W (DFG)</cp:lastModifiedBy>
  <cp:revision>39</cp:revision>
  <dcterms:created xsi:type="dcterms:W3CDTF">2025-10-08T17:13:00Z</dcterms:created>
  <dcterms:modified xsi:type="dcterms:W3CDTF">2025-12-18T20:00:00Z</dcterms:modified>
</cp:coreProperties>
</file>