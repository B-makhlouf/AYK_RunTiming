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1783" w14:textId="599F2EC8" w:rsidR="0066241A" w:rsidRPr="00665BC1" w:rsidRDefault="007F66C5" w:rsidP="0017389D">
      <w:pPr>
        <w:suppressLineNumbers/>
        <w:jc w:val="center"/>
        <w:rPr>
          <w:rFonts w:ascii="Garamond" w:hAnsi="Garamond" w:cs="Times New Roman"/>
          <w:b/>
          <w:bCs/>
          <w:sz w:val="40"/>
          <w:szCs w:val="40"/>
        </w:rPr>
      </w:pPr>
      <w:r w:rsidRPr="00665BC1">
        <w:rPr>
          <w:rFonts w:ascii="Garamond" w:hAnsi="Garamond" w:cs="Times New Roman"/>
          <w:b/>
          <w:bCs/>
          <w:sz w:val="40"/>
          <w:szCs w:val="40"/>
        </w:rPr>
        <w:t xml:space="preserve">Strategic fisheries closure balances harvest opportunity and stock diversity in a </w:t>
      </w:r>
      <w:r w:rsidR="00477415" w:rsidRPr="00665BC1">
        <w:rPr>
          <w:rFonts w:ascii="Garamond" w:hAnsi="Garamond" w:cs="Times New Roman"/>
          <w:b/>
          <w:bCs/>
          <w:sz w:val="40"/>
          <w:szCs w:val="40"/>
        </w:rPr>
        <w:t>large Alaska river</w:t>
      </w:r>
      <w:r w:rsidR="008730BC">
        <w:rPr>
          <w:rFonts w:ascii="Garamond" w:hAnsi="Garamond" w:cs="Times New Roman"/>
          <w:b/>
          <w:bCs/>
          <w:sz w:val="40"/>
          <w:szCs w:val="40"/>
        </w:rPr>
        <w:t xml:space="preserve"> </w:t>
      </w:r>
      <w:r w:rsidR="00477415" w:rsidRPr="00665BC1">
        <w:rPr>
          <w:rFonts w:ascii="Garamond" w:hAnsi="Garamond" w:cs="Times New Roman"/>
          <w:b/>
          <w:bCs/>
          <w:sz w:val="40"/>
          <w:szCs w:val="40"/>
        </w:rPr>
        <w:t>basin.</w:t>
      </w:r>
    </w:p>
    <w:p w14:paraId="1E8600C0" w14:textId="77777777" w:rsidR="00424DB6" w:rsidRPr="00665BC1" w:rsidRDefault="00424DB6" w:rsidP="004712C9">
      <w:pPr>
        <w:suppressLineNumbers/>
        <w:jc w:val="center"/>
        <w:rPr>
          <w:rFonts w:ascii="Garamond" w:hAnsi="Garamond" w:cs="Times New Roman"/>
        </w:rPr>
      </w:pPr>
    </w:p>
    <w:p w14:paraId="0C7925DE" w14:textId="28477A17" w:rsidR="000F3B6C" w:rsidRPr="00665BC1" w:rsidRDefault="000F3B6C" w:rsidP="004712C9">
      <w:pPr>
        <w:suppressLineNumbers/>
        <w:jc w:val="center"/>
        <w:rPr>
          <w:rFonts w:ascii="Garamond" w:hAnsi="Garamond" w:cs="Times New Roman"/>
          <w:sz w:val="22"/>
          <w:szCs w:val="22"/>
        </w:rPr>
      </w:pPr>
      <w:r w:rsidRPr="00665BC1">
        <w:rPr>
          <w:rFonts w:ascii="Garamond" w:hAnsi="Garamond" w:cs="Times New Roman"/>
          <w:sz w:val="22"/>
          <w:szCs w:val="22"/>
        </w:rPr>
        <w:t xml:space="preserve">Ben Makhlouf, Daniel </w:t>
      </w:r>
      <w:r w:rsidR="00E471DA" w:rsidRPr="00665BC1">
        <w:rPr>
          <w:rFonts w:ascii="Garamond" w:hAnsi="Garamond" w:cs="Times New Roman"/>
          <w:sz w:val="22"/>
          <w:szCs w:val="22"/>
        </w:rPr>
        <w:t xml:space="preserve">E. </w:t>
      </w:r>
      <w:r w:rsidRPr="00665BC1">
        <w:rPr>
          <w:rFonts w:ascii="Garamond" w:hAnsi="Garamond" w:cs="Times New Roman"/>
          <w:sz w:val="22"/>
          <w:szCs w:val="22"/>
        </w:rPr>
        <w:t>Schindler, Tim</w:t>
      </w:r>
      <w:r w:rsidR="0024031C" w:rsidRPr="00665BC1">
        <w:rPr>
          <w:rFonts w:ascii="Garamond" w:hAnsi="Garamond" w:cs="Times New Roman"/>
          <w:sz w:val="22"/>
          <w:szCs w:val="22"/>
        </w:rPr>
        <w:t>othy J.</w:t>
      </w:r>
      <w:r w:rsidRPr="00665BC1">
        <w:rPr>
          <w:rFonts w:ascii="Garamond" w:hAnsi="Garamond" w:cs="Times New Roman"/>
          <w:sz w:val="22"/>
          <w:szCs w:val="22"/>
        </w:rPr>
        <w:t xml:space="preserve"> Cline</w:t>
      </w:r>
      <w:r w:rsidR="00612B95" w:rsidRPr="00665BC1">
        <w:rPr>
          <w:rFonts w:ascii="Garamond" w:hAnsi="Garamond" w:cs="Times New Roman"/>
          <w:sz w:val="22"/>
          <w:szCs w:val="22"/>
        </w:rPr>
        <w:t>, Diego Fernandez</w:t>
      </w:r>
      <w:r w:rsidR="007A07BC" w:rsidRPr="00665BC1">
        <w:rPr>
          <w:rFonts w:ascii="Garamond" w:hAnsi="Garamond" w:cs="Times New Roman"/>
          <w:sz w:val="22"/>
          <w:szCs w:val="22"/>
        </w:rPr>
        <w:t>, Janessa Esquible,</w:t>
      </w:r>
      <w:r w:rsidR="00BA542C" w:rsidRPr="00665BC1">
        <w:rPr>
          <w:rFonts w:ascii="Garamond" w:hAnsi="Garamond" w:cs="Times New Roman"/>
          <w:sz w:val="22"/>
          <w:szCs w:val="22"/>
        </w:rPr>
        <w:t xml:space="preserve"> </w:t>
      </w:r>
      <w:r w:rsidR="00820E08" w:rsidRPr="00665BC1">
        <w:rPr>
          <w:rFonts w:ascii="Garamond" w:hAnsi="Garamond" w:cs="Times New Roman"/>
          <w:sz w:val="22"/>
          <w:szCs w:val="22"/>
        </w:rPr>
        <w:t>Avery Hoffman</w:t>
      </w:r>
      <w:r w:rsidR="007A07BC" w:rsidRPr="00665BC1">
        <w:rPr>
          <w:rFonts w:ascii="Garamond" w:hAnsi="Garamond" w:cs="Times New Roman"/>
          <w:sz w:val="22"/>
          <w:szCs w:val="22"/>
        </w:rPr>
        <w:t xml:space="preserve"> </w:t>
      </w:r>
    </w:p>
    <w:p w14:paraId="398E1809" w14:textId="787A2D25" w:rsidR="009A7B39" w:rsidRPr="0016395C" w:rsidRDefault="009A7B39" w:rsidP="004712C9">
      <w:pPr>
        <w:suppressLineNumbers/>
        <w:jc w:val="center"/>
        <w:rPr>
          <w:rFonts w:ascii="Garamond" w:hAnsi="Garamond"/>
          <w:b/>
          <w:bCs/>
          <w:sz w:val="20"/>
          <w:szCs w:val="20"/>
        </w:rPr>
      </w:pPr>
    </w:p>
    <w:p w14:paraId="75F3761F" w14:textId="092F2BAB" w:rsidR="003717DB" w:rsidRPr="00665BC1" w:rsidRDefault="00E61436" w:rsidP="004712C9">
      <w:pPr>
        <w:suppressLineNumbers/>
        <w:rPr>
          <w:rFonts w:ascii="Garamond" w:hAnsi="Garamond" w:cs="Times New Roman"/>
          <w:b/>
          <w:bCs/>
          <w:u w:val="single"/>
        </w:rPr>
      </w:pPr>
      <w:r w:rsidRPr="00665BC1">
        <w:rPr>
          <w:rFonts w:ascii="Garamond" w:hAnsi="Garamond" w:cs="Times New Roman"/>
          <w:b/>
          <w:bCs/>
          <w:u w:val="single"/>
        </w:rPr>
        <w:t>Abstract:</w:t>
      </w:r>
    </w:p>
    <w:p w14:paraId="06EA0954" w14:textId="027B6D7F" w:rsidR="009B595F" w:rsidRPr="00665BC1" w:rsidRDefault="0026256C" w:rsidP="00636C9F">
      <w:pPr>
        <w:suppressLineNumbers/>
        <w:spacing w:line="480" w:lineRule="auto"/>
        <w:ind w:firstLine="720"/>
        <w:rPr>
          <w:rFonts w:ascii="Garamond" w:hAnsi="Garamond" w:cs="Times New Roman"/>
        </w:rPr>
      </w:pPr>
      <w:r w:rsidRPr="00665BC1">
        <w:rPr>
          <w:rFonts w:ascii="Garamond" w:hAnsi="Garamond" w:cs="Times New Roman"/>
        </w:rPr>
        <w:t xml:space="preserve">Effective fisheries management requires balancing harvest opportunities with the protection of biodiversity. Pacific salmon returning to large river systems exhibit significant interpopulation variability in return timing and spatial habitat use patterns, which contribute to population resilience. However, these spatiotemporal dynamics are poorly understood, limiting their integration into management strategies. </w:t>
      </w:r>
      <w:commentRangeStart w:id="0"/>
      <w:r w:rsidRPr="00665BC1">
        <w:rPr>
          <w:rFonts w:ascii="Garamond" w:hAnsi="Garamond" w:cs="Times New Roman"/>
        </w:rPr>
        <w:t xml:space="preserve">Here, we reconstruct the spatiotemporal dynamics of return timing </w:t>
      </w:r>
      <w:r w:rsidR="008B64EE">
        <w:rPr>
          <w:rFonts w:ascii="Garamond" w:hAnsi="Garamond" w:cs="Times New Roman"/>
        </w:rPr>
        <w:t xml:space="preserve">for </w:t>
      </w:r>
      <w:r w:rsidRPr="00665BC1">
        <w:rPr>
          <w:rFonts w:ascii="Garamond" w:hAnsi="Garamond" w:cs="Times New Roman"/>
        </w:rPr>
        <w:t>Chinook salmon</w:t>
      </w:r>
      <w:r w:rsidR="00E471DA" w:rsidRPr="00665BC1">
        <w:rPr>
          <w:rFonts w:ascii="Garamond" w:hAnsi="Garamond" w:cs="Times New Roman"/>
        </w:rPr>
        <w:t xml:space="preserve"> to the Kuskokwim River of western Alaska</w:t>
      </w:r>
      <w:r w:rsidRPr="00665BC1">
        <w:rPr>
          <w:rFonts w:ascii="Garamond" w:hAnsi="Garamond" w:cs="Times New Roman"/>
        </w:rPr>
        <w:t xml:space="preserve"> across six years using otolith isotope </w:t>
      </w:r>
      <w:r w:rsidR="0066241A" w:rsidRPr="00665BC1">
        <w:rPr>
          <w:rFonts w:ascii="Garamond" w:hAnsi="Garamond" w:cs="Times New Roman"/>
        </w:rPr>
        <w:t>signatures</w:t>
      </w:r>
      <w:ins w:id="1" w:author="Benjamin J. Makhlouf" w:date="2025-12-16T10:44:00Z" w16du:dateUtc="2025-12-16T18:44:00Z">
        <w:r w:rsidR="00EF1DED">
          <w:rPr>
            <w:rFonts w:ascii="Garamond" w:hAnsi="Garamond" w:cs="Times New Roman"/>
          </w:rPr>
          <w:t>. In addition, we</w:t>
        </w:r>
      </w:ins>
      <w:del w:id="2" w:author="Benjamin J. Makhlouf" w:date="2025-12-16T10:44:00Z" w16du:dateUtc="2025-12-16T18:44:00Z">
        <w:r w:rsidR="0066241A" w:rsidRPr="00665BC1" w:rsidDel="00EF1DED">
          <w:rPr>
            <w:rFonts w:ascii="Garamond" w:hAnsi="Garamond" w:cs="Times New Roman"/>
          </w:rPr>
          <w:delText xml:space="preserve"> </w:delText>
        </w:r>
      </w:del>
      <w:ins w:id="3" w:author="Benjamin J. Makhlouf" w:date="2025-12-16T10:44:00Z" w16du:dateUtc="2025-12-16T18:44:00Z">
        <w:r w:rsidR="00EF1DED">
          <w:rPr>
            <w:rFonts w:ascii="Garamond" w:hAnsi="Garamond" w:cs="Times New Roman"/>
          </w:rPr>
          <w:t xml:space="preserve"> </w:t>
        </w:r>
      </w:ins>
      <w:del w:id="4" w:author="Benjamin J. Makhlouf" w:date="2025-12-16T10:44:00Z" w16du:dateUtc="2025-12-16T18:44:00Z">
        <w:r w:rsidR="0066241A" w:rsidRPr="00665BC1" w:rsidDel="00EF1DED">
          <w:rPr>
            <w:rFonts w:ascii="Garamond" w:hAnsi="Garamond" w:cs="Times New Roman"/>
          </w:rPr>
          <w:delText>and</w:delText>
        </w:r>
        <w:r w:rsidRPr="00665BC1" w:rsidDel="00EF1DED">
          <w:rPr>
            <w:rFonts w:ascii="Garamond" w:hAnsi="Garamond" w:cs="Times New Roman"/>
          </w:rPr>
          <w:delText xml:space="preserve"> </w:delText>
        </w:r>
      </w:del>
      <w:r w:rsidRPr="00665BC1">
        <w:rPr>
          <w:rFonts w:ascii="Garamond" w:hAnsi="Garamond" w:cs="Times New Roman"/>
        </w:rPr>
        <w:t xml:space="preserve">examine the </w:t>
      </w:r>
      <w:r w:rsidR="007878C0" w:rsidRPr="00665BC1">
        <w:rPr>
          <w:rFonts w:ascii="Garamond" w:hAnsi="Garamond" w:cs="Times New Roman"/>
        </w:rPr>
        <w:t>population-</w:t>
      </w:r>
      <w:r w:rsidRPr="00665BC1">
        <w:rPr>
          <w:rFonts w:ascii="Garamond" w:hAnsi="Garamond" w:cs="Times New Roman"/>
        </w:rPr>
        <w:t xml:space="preserve">specific impacts of a front-end fishery closure implemented in the basin. </w:t>
      </w:r>
      <w:commentRangeEnd w:id="0"/>
      <w:r w:rsidR="008B64EE">
        <w:rPr>
          <w:rStyle w:val="CommentReference"/>
        </w:rPr>
        <w:commentReference w:id="0"/>
      </w:r>
      <w:r w:rsidRPr="00665BC1">
        <w:rPr>
          <w:rFonts w:ascii="Garamond" w:hAnsi="Garamond" w:cs="Times New Roman"/>
        </w:rPr>
        <w:t xml:space="preserve">We demonstrate a consistent relationship between </w:t>
      </w:r>
      <w:r w:rsidR="00E471DA" w:rsidRPr="00665BC1">
        <w:rPr>
          <w:rFonts w:ascii="Garamond" w:hAnsi="Garamond" w:cs="Times New Roman"/>
        </w:rPr>
        <w:t xml:space="preserve">seasonal </w:t>
      </w:r>
      <w:r w:rsidRPr="00665BC1">
        <w:rPr>
          <w:rFonts w:ascii="Garamond" w:hAnsi="Garamond" w:cs="Times New Roman"/>
        </w:rPr>
        <w:t xml:space="preserve">run timing and watershed position, with earlier returning populations contributing disproportionately to the uppermost portion of the watershed. This trend was consistent when examining relative contributions within discrete temporal windows during the return migration </w:t>
      </w:r>
      <w:r w:rsidR="008B64EE">
        <w:rPr>
          <w:rFonts w:ascii="Garamond" w:hAnsi="Garamond" w:cs="Times New Roman"/>
        </w:rPr>
        <w:t>and</w:t>
      </w:r>
      <w:r w:rsidRPr="00665BC1">
        <w:rPr>
          <w:rFonts w:ascii="Garamond" w:hAnsi="Garamond" w:cs="Times New Roman"/>
        </w:rPr>
        <w:t xml:space="preserve"> in cumulative distribution analyses that controlled for total return abundance. While this spatial pattern was robust, we </w:t>
      </w:r>
      <w:r w:rsidR="00C92AB0" w:rsidRPr="00665BC1">
        <w:rPr>
          <w:rFonts w:ascii="Garamond" w:hAnsi="Garamond" w:cs="Times New Roman"/>
        </w:rPr>
        <w:t xml:space="preserve">did </w:t>
      </w:r>
      <w:r w:rsidR="00424DB6" w:rsidRPr="00665BC1">
        <w:rPr>
          <w:rFonts w:ascii="Garamond" w:hAnsi="Garamond" w:cs="Times New Roman"/>
        </w:rPr>
        <w:t>observe</w:t>
      </w:r>
      <w:r w:rsidRPr="00665BC1">
        <w:rPr>
          <w:rFonts w:ascii="Garamond" w:hAnsi="Garamond" w:cs="Times New Roman"/>
        </w:rPr>
        <w:t xml:space="preserve"> interannual variability in the magnitude of population contributions and overall run timing</w:t>
      </w:r>
      <w:r w:rsidR="00636C9F" w:rsidRPr="00665BC1">
        <w:rPr>
          <w:rFonts w:ascii="Garamond" w:hAnsi="Garamond" w:cs="Times New Roman"/>
        </w:rPr>
        <w:t xml:space="preserve">, highlighting the relationship between the </w:t>
      </w:r>
      <w:r w:rsidR="008B64EE" w:rsidRPr="00665BC1">
        <w:rPr>
          <w:rFonts w:ascii="Garamond" w:hAnsi="Garamond" w:cs="Times New Roman"/>
        </w:rPr>
        <w:t>front-end</w:t>
      </w:r>
      <w:r w:rsidR="00636C9F" w:rsidRPr="00665BC1">
        <w:rPr>
          <w:rFonts w:ascii="Garamond" w:hAnsi="Garamond" w:cs="Times New Roman"/>
        </w:rPr>
        <w:t xml:space="preserve"> closure and dynamic ecological </w:t>
      </w:r>
      <w:r w:rsidR="008B64EE" w:rsidRPr="00665BC1">
        <w:rPr>
          <w:rFonts w:ascii="Garamond" w:hAnsi="Garamond" w:cs="Times New Roman"/>
        </w:rPr>
        <w:t>processes</w:t>
      </w:r>
      <w:r w:rsidR="00636C9F" w:rsidRPr="00665BC1">
        <w:rPr>
          <w:rFonts w:ascii="Garamond" w:hAnsi="Garamond" w:cs="Times New Roman"/>
        </w:rPr>
        <w:t>.</w:t>
      </w:r>
      <w:r w:rsidR="008B64EE">
        <w:rPr>
          <w:rFonts w:ascii="Garamond" w:hAnsi="Garamond" w:cs="Times New Roman"/>
        </w:rPr>
        <w:t xml:space="preserve"> </w:t>
      </w:r>
      <w:r w:rsidRPr="00665BC1">
        <w:rPr>
          <w:rFonts w:ascii="Garamond" w:hAnsi="Garamond" w:cs="Times New Roman"/>
        </w:rPr>
        <w:t xml:space="preserve">The front-end closure strategy </w:t>
      </w:r>
      <w:r w:rsidR="007A07BC" w:rsidRPr="00665BC1">
        <w:rPr>
          <w:rFonts w:ascii="Garamond" w:hAnsi="Garamond" w:cs="Times New Roman"/>
        </w:rPr>
        <w:t xml:space="preserve">provided </w:t>
      </w:r>
      <w:r w:rsidRPr="00665BC1">
        <w:rPr>
          <w:rFonts w:ascii="Garamond" w:hAnsi="Garamond" w:cs="Times New Roman"/>
        </w:rPr>
        <w:t>disproportionately higher protection to upper watershed stocks</w:t>
      </w:r>
      <w:r w:rsidR="007A07BC" w:rsidRPr="00665BC1">
        <w:rPr>
          <w:rFonts w:ascii="Garamond" w:hAnsi="Garamond" w:cs="Times New Roman"/>
        </w:rPr>
        <w:t>, thereby protecting upper watershed life history diversity.</w:t>
      </w:r>
      <w:r w:rsidR="00356F8B" w:rsidRPr="00665BC1">
        <w:rPr>
          <w:rFonts w:ascii="Garamond" w:hAnsi="Garamond" w:cs="Times New Roman"/>
        </w:rPr>
        <w:t xml:space="preserve"> </w:t>
      </w:r>
      <w:r w:rsidR="00636C9F" w:rsidRPr="00665BC1">
        <w:rPr>
          <w:rFonts w:ascii="Garamond" w:hAnsi="Garamond" w:cs="Times New Roman"/>
        </w:rPr>
        <w:t>This remained true in several simulated alternative front</w:t>
      </w:r>
      <w:r w:rsidR="008B64EE">
        <w:rPr>
          <w:rFonts w:ascii="Garamond" w:hAnsi="Garamond" w:cs="Times New Roman"/>
        </w:rPr>
        <w:t>-</w:t>
      </w:r>
      <w:r w:rsidR="00636C9F" w:rsidRPr="00665BC1">
        <w:rPr>
          <w:rFonts w:ascii="Garamond" w:hAnsi="Garamond" w:cs="Times New Roman"/>
        </w:rPr>
        <w:t xml:space="preserve">end closure end dates, although the tradeoff between additional protection afforded to upper watershed stocks and foregone harvest opportunities changed </w:t>
      </w:r>
      <w:r w:rsidR="00636C9F" w:rsidRPr="00665BC1">
        <w:rPr>
          <w:rFonts w:ascii="Garamond" w:hAnsi="Garamond" w:cs="Times New Roman"/>
        </w:rPr>
        <w:lastRenderedPageBreak/>
        <w:t>significant</w:t>
      </w:r>
      <w:r w:rsidR="008B64EE">
        <w:rPr>
          <w:rFonts w:ascii="Garamond" w:hAnsi="Garamond" w:cs="Times New Roman"/>
        </w:rPr>
        <w:t>ly</w:t>
      </w:r>
      <w:r w:rsidR="00636C9F" w:rsidRPr="00665BC1">
        <w:rPr>
          <w:rFonts w:ascii="Garamond" w:hAnsi="Garamond" w:cs="Times New Roman"/>
        </w:rPr>
        <w:t xml:space="preserve"> based on the end date. P</w:t>
      </w:r>
      <w:r w:rsidR="002768BC" w:rsidRPr="00665BC1">
        <w:rPr>
          <w:rFonts w:ascii="Garamond" w:hAnsi="Garamond" w:cs="Times New Roman"/>
        </w:rPr>
        <w:t xml:space="preserve">rotection to </w:t>
      </w:r>
      <w:r w:rsidRPr="00665BC1">
        <w:rPr>
          <w:rFonts w:ascii="Garamond" w:hAnsi="Garamond" w:cs="Times New Roman"/>
        </w:rPr>
        <w:t>upstream population</w:t>
      </w:r>
      <w:r w:rsidR="00E471DA" w:rsidRPr="00665BC1">
        <w:rPr>
          <w:rFonts w:ascii="Garamond" w:hAnsi="Garamond" w:cs="Times New Roman"/>
        </w:rPr>
        <w:t>s</w:t>
      </w:r>
      <w:r w:rsidRPr="00665BC1">
        <w:rPr>
          <w:rFonts w:ascii="Garamond" w:hAnsi="Garamond" w:cs="Times New Roman"/>
        </w:rPr>
        <w:t xml:space="preserve"> </w:t>
      </w:r>
      <w:r w:rsidR="007878C0" w:rsidRPr="00665BC1">
        <w:rPr>
          <w:rFonts w:ascii="Garamond" w:hAnsi="Garamond" w:cs="Times New Roman"/>
        </w:rPr>
        <w:t xml:space="preserve">may help </w:t>
      </w:r>
      <w:r w:rsidRPr="00665BC1">
        <w:rPr>
          <w:rFonts w:ascii="Garamond" w:hAnsi="Garamond" w:cs="Times New Roman"/>
        </w:rPr>
        <w:t>stabiliz</w:t>
      </w:r>
      <w:r w:rsidR="002768BC" w:rsidRPr="00665BC1">
        <w:rPr>
          <w:rFonts w:ascii="Garamond" w:hAnsi="Garamond" w:cs="Times New Roman"/>
        </w:rPr>
        <w:t>e</w:t>
      </w:r>
      <w:r w:rsidRPr="00665BC1">
        <w:rPr>
          <w:rFonts w:ascii="Garamond" w:hAnsi="Garamond" w:cs="Times New Roman"/>
        </w:rPr>
        <w:t xml:space="preserve"> </w:t>
      </w:r>
      <w:r w:rsidR="007A07BC" w:rsidRPr="00665BC1">
        <w:rPr>
          <w:rFonts w:ascii="Garamond" w:hAnsi="Garamond" w:cs="Times New Roman"/>
        </w:rPr>
        <w:t xml:space="preserve">downstream </w:t>
      </w:r>
      <w:r w:rsidRPr="00665BC1">
        <w:rPr>
          <w:rFonts w:ascii="Garamond" w:hAnsi="Garamond" w:cs="Times New Roman"/>
        </w:rPr>
        <w:t>fishery dynamics</w:t>
      </w:r>
      <w:ins w:id="5" w:author="Larson, Sean D (DFG)" w:date="2025-12-08T10:33:00Z" w16du:dateUtc="2025-12-08T19:33:00Z">
        <w:r w:rsidR="008B64EE">
          <w:rPr>
            <w:rFonts w:ascii="Garamond" w:hAnsi="Garamond" w:cs="Times New Roman"/>
          </w:rPr>
          <w:t>,</w:t>
        </w:r>
      </w:ins>
      <w:r w:rsidR="00E471DA" w:rsidRPr="00665BC1">
        <w:rPr>
          <w:rFonts w:ascii="Garamond" w:hAnsi="Garamond" w:cs="Times New Roman"/>
        </w:rPr>
        <w:t xml:space="preserve"> which integrate across the entire watershed</w:t>
      </w:r>
      <w:r w:rsidR="00636C9F" w:rsidRPr="00665BC1">
        <w:rPr>
          <w:rFonts w:ascii="Garamond" w:hAnsi="Garamond" w:cs="Times New Roman"/>
        </w:rPr>
        <w:t>.</w:t>
      </w:r>
      <w:r w:rsidR="00356F8B" w:rsidRPr="00665BC1">
        <w:rPr>
          <w:rFonts w:ascii="Garamond" w:hAnsi="Garamond" w:cs="Times New Roman"/>
        </w:rPr>
        <w:t xml:space="preserve"> </w:t>
      </w:r>
      <w:r w:rsidR="00636C9F" w:rsidRPr="00665BC1">
        <w:rPr>
          <w:rFonts w:ascii="Garamond" w:hAnsi="Garamond" w:cs="Times New Roman"/>
        </w:rPr>
        <w:t>H</w:t>
      </w:r>
      <w:r w:rsidR="00356F8B" w:rsidRPr="00665BC1">
        <w:rPr>
          <w:rFonts w:ascii="Garamond" w:hAnsi="Garamond" w:cs="Times New Roman"/>
        </w:rPr>
        <w:t xml:space="preserve">owever, </w:t>
      </w:r>
      <w:r w:rsidR="007878C0" w:rsidRPr="00665BC1">
        <w:rPr>
          <w:rFonts w:ascii="Garamond" w:hAnsi="Garamond" w:cs="Times New Roman"/>
        </w:rPr>
        <w:t xml:space="preserve">the effect on </w:t>
      </w:r>
      <w:r w:rsidR="002768BC" w:rsidRPr="00665BC1">
        <w:rPr>
          <w:rFonts w:ascii="Garamond" w:hAnsi="Garamond" w:cs="Times New Roman"/>
        </w:rPr>
        <w:t xml:space="preserve">basin-wide </w:t>
      </w:r>
      <w:r w:rsidR="007878C0" w:rsidRPr="00665BC1">
        <w:rPr>
          <w:rFonts w:ascii="Garamond" w:hAnsi="Garamond" w:cs="Times New Roman"/>
        </w:rPr>
        <w:t>biodiversity</w:t>
      </w:r>
      <w:r w:rsidR="00636C9F" w:rsidRPr="00665BC1">
        <w:rPr>
          <w:rFonts w:ascii="Garamond" w:hAnsi="Garamond" w:cs="Times New Roman"/>
        </w:rPr>
        <w:t xml:space="preserve"> and the effect on overall harvest opportunity</w:t>
      </w:r>
      <w:r w:rsidR="002768BC" w:rsidRPr="00665BC1">
        <w:rPr>
          <w:rFonts w:ascii="Garamond" w:hAnsi="Garamond" w:cs="Times New Roman"/>
        </w:rPr>
        <w:t xml:space="preserve"> </w:t>
      </w:r>
      <w:r w:rsidR="007A07BC" w:rsidRPr="00665BC1">
        <w:rPr>
          <w:rFonts w:ascii="Garamond" w:hAnsi="Garamond" w:cs="Times New Roman"/>
        </w:rPr>
        <w:t>depend</w:t>
      </w:r>
      <w:del w:id="6" w:author="Benjamin J. Makhlouf" w:date="2025-12-16T10:46:00Z" w16du:dateUtc="2025-12-16T18:46:00Z">
        <w:r w:rsidR="007A07BC" w:rsidRPr="00665BC1" w:rsidDel="00EF1DED">
          <w:rPr>
            <w:rFonts w:ascii="Garamond" w:hAnsi="Garamond" w:cs="Times New Roman"/>
          </w:rPr>
          <w:delText>en</w:delText>
        </w:r>
      </w:del>
      <w:ins w:id="7" w:author="Larson, Sean D (DFG)" w:date="2025-12-08T10:34:00Z" w16du:dateUtc="2025-12-08T19:34:00Z">
        <w:del w:id="8" w:author="Benjamin J. Makhlouf" w:date="2025-12-16T10:46:00Z" w16du:dateUtc="2025-12-16T18:46:00Z">
          <w:r w:rsidR="008B64EE" w:rsidDel="00EF1DED">
            <w:rPr>
              <w:rFonts w:ascii="Garamond" w:hAnsi="Garamond" w:cs="Times New Roman"/>
            </w:rPr>
            <w:delText>d</w:delText>
          </w:r>
        </w:del>
      </w:ins>
      <w:r w:rsidR="007A07BC" w:rsidRPr="00665BC1">
        <w:rPr>
          <w:rFonts w:ascii="Garamond" w:hAnsi="Garamond" w:cs="Times New Roman"/>
        </w:rPr>
        <w:t>s</w:t>
      </w:r>
      <w:r w:rsidR="002768BC" w:rsidRPr="00665BC1">
        <w:rPr>
          <w:rFonts w:ascii="Garamond" w:hAnsi="Garamond" w:cs="Times New Roman"/>
        </w:rPr>
        <w:t xml:space="preserve"> </w:t>
      </w:r>
      <w:r w:rsidR="007878C0" w:rsidRPr="00665BC1">
        <w:rPr>
          <w:rFonts w:ascii="Garamond" w:hAnsi="Garamond" w:cs="Times New Roman"/>
        </w:rPr>
        <w:t xml:space="preserve">on the interaction between </w:t>
      </w:r>
      <w:r w:rsidR="00636C9F" w:rsidRPr="00665BC1">
        <w:rPr>
          <w:rFonts w:ascii="Garamond" w:hAnsi="Garamond" w:cs="Times New Roman"/>
        </w:rPr>
        <w:t xml:space="preserve">both </w:t>
      </w:r>
      <w:r w:rsidR="007878C0" w:rsidRPr="00665BC1">
        <w:rPr>
          <w:rFonts w:ascii="Garamond" w:hAnsi="Garamond" w:cs="Times New Roman"/>
        </w:rPr>
        <w:t>run</w:t>
      </w:r>
      <w:r w:rsidR="00636C9F" w:rsidRPr="00665BC1">
        <w:rPr>
          <w:rFonts w:ascii="Garamond" w:hAnsi="Garamond" w:cs="Times New Roman"/>
        </w:rPr>
        <w:t xml:space="preserve"> and fishery</w:t>
      </w:r>
      <w:r w:rsidR="007878C0" w:rsidRPr="00665BC1">
        <w:rPr>
          <w:rFonts w:ascii="Garamond" w:hAnsi="Garamond" w:cs="Times New Roman"/>
        </w:rPr>
        <w:t xml:space="preserve"> dynamics</w:t>
      </w:r>
      <w:r w:rsidR="00636C9F" w:rsidRPr="00665BC1">
        <w:rPr>
          <w:rFonts w:ascii="Garamond" w:hAnsi="Garamond" w:cs="Times New Roman"/>
        </w:rPr>
        <w:t xml:space="preserve">. </w:t>
      </w:r>
    </w:p>
    <w:p w14:paraId="58C68C67" w14:textId="255604E3" w:rsidR="00F552CD" w:rsidRPr="008605CB" w:rsidRDefault="00F552CD" w:rsidP="00F552CD">
      <w:pPr>
        <w:spacing w:line="480" w:lineRule="auto"/>
        <w:rPr>
          <w:rFonts w:ascii="Garamond" w:hAnsi="Garamond" w:cs="Times New Roman"/>
          <w:b/>
          <w:bCs/>
          <w:sz w:val="28"/>
          <w:szCs w:val="28"/>
          <w:u w:val="single"/>
        </w:rPr>
      </w:pPr>
      <w:r w:rsidRPr="008605CB">
        <w:rPr>
          <w:rFonts w:ascii="Garamond" w:hAnsi="Garamond" w:cs="Times New Roman"/>
          <w:b/>
          <w:bCs/>
          <w:sz w:val="28"/>
          <w:szCs w:val="28"/>
          <w:u w:val="single"/>
        </w:rPr>
        <w:t xml:space="preserve">Introduction: </w:t>
      </w:r>
      <w:r w:rsidRPr="008605CB">
        <w:rPr>
          <w:rFonts w:ascii="Garamond" w:hAnsi="Garamond" w:cs="Times New Roman"/>
          <w:sz w:val="28"/>
          <w:szCs w:val="28"/>
        </w:rPr>
        <w:t xml:space="preserve"> </w:t>
      </w:r>
    </w:p>
    <w:p w14:paraId="6DA4DC8E" w14:textId="464615E4" w:rsidR="00D86CD4" w:rsidRPr="008605CB" w:rsidRDefault="00AD4BE1" w:rsidP="00946A92">
      <w:pPr>
        <w:spacing w:line="480" w:lineRule="auto"/>
        <w:ind w:firstLine="720"/>
        <w:rPr>
          <w:rFonts w:ascii="Garamond" w:hAnsi="Garamond" w:cs="Times New Roman"/>
        </w:rPr>
      </w:pPr>
      <w:r w:rsidRPr="008605CB">
        <w:rPr>
          <w:rFonts w:ascii="Garamond" w:hAnsi="Garamond" w:cs="Times New Roman"/>
        </w:rPr>
        <w:t xml:space="preserve">A </w:t>
      </w:r>
      <w:r w:rsidR="009423AC" w:rsidRPr="008605CB">
        <w:rPr>
          <w:rFonts w:ascii="Garamond" w:hAnsi="Garamond" w:cs="Times New Roman"/>
        </w:rPr>
        <w:t>key</w:t>
      </w:r>
      <w:r w:rsidRPr="008605CB">
        <w:rPr>
          <w:rFonts w:ascii="Garamond" w:hAnsi="Garamond" w:cs="Times New Roman"/>
        </w:rPr>
        <w:t xml:space="preserve"> challenge in fisheries management is balancing the dual goals of maximizing harvest opportunities </w:t>
      </w:r>
      <w:r w:rsidR="007F66C5" w:rsidRPr="008605CB">
        <w:rPr>
          <w:rFonts w:ascii="Garamond" w:hAnsi="Garamond" w:cs="Times New Roman"/>
        </w:rPr>
        <w:t xml:space="preserve">while preserving </w:t>
      </w:r>
      <w:r w:rsidRPr="008605CB">
        <w:rPr>
          <w:rFonts w:ascii="Garamond" w:hAnsi="Garamond" w:cs="Times New Roman"/>
        </w:rPr>
        <w:t xml:space="preserve">biodiversity. </w:t>
      </w:r>
      <w:r w:rsidR="007F66C5" w:rsidRPr="008605CB">
        <w:rPr>
          <w:rFonts w:ascii="Garamond" w:hAnsi="Garamond" w:cs="Times New Roman"/>
        </w:rPr>
        <w:t>In this context, b</w:t>
      </w:r>
      <w:r w:rsidRPr="008605CB">
        <w:rPr>
          <w:rFonts w:ascii="Garamond" w:hAnsi="Garamond" w:cs="Times New Roman"/>
        </w:rPr>
        <w:t xml:space="preserve">iodiversity can be defined </w:t>
      </w:r>
      <w:r w:rsidR="007F66C5" w:rsidRPr="008605CB">
        <w:rPr>
          <w:rFonts w:ascii="Garamond" w:hAnsi="Garamond" w:cs="Times New Roman"/>
        </w:rPr>
        <w:t>both by</w:t>
      </w:r>
      <w:r w:rsidRPr="008605CB">
        <w:rPr>
          <w:rFonts w:ascii="Garamond" w:hAnsi="Garamond" w:cs="Times New Roman"/>
        </w:rPr>
        <w:t xml:space="preserve"> the number of species within an ecosystem</w:t>
      </w:r>
      <w:r w:rsidR="007F66C5" w:rsidRPr="008605CB">
        <w:rPr>
          <w:rFonts w:ascii="Garamond" w:hAnsi="Garamond" w:cs="Times New Roman"/>
        </w:rPr>
        <w:t xml:space="preserve"> as well as</w:t>
      </w:r>
      <w:r w:rsidRPr="008605CB">
        <w:rPr>
          <w:rFonts w:ascii="Garamond" w:hAnsi="Garamond" w:cs="Times New Roman"/>
        </w:rPr>
        <w:t xml:space="preserve"> </w:t>
      </w:r>
      <w:r w:rsidR="007F66C5" w:rsidRPr="008605CB">
        <w:rPr>
          <w:rFonts w:ascii="Garamond" w:hAnsi="Garamond" w:cs="Times New Roman"/>
        </w:rPr>
        <w:t xml:space="preserve">intrapopulation </w:t>
      </w:r>
      <w:r w:rsidRPr="008605CB">
        <w:rPr>
          <w:rFonts w:ascii="Garamond" w:hAnsi="Garamond" w:cs="Times New Roman"/>
        </w:rPr>
        <w:t xml:space="preserve">diversity among </w:t>
      </w:r>
      <w:r w:rsidR="007F66C5" w:rsidRPr="008605CB">
        <w:rPr>
          <w:rFonts w:ascii="Garamond" w:hAnsi="Garamond" w:cs="Times New Roman"/>
        </w:rPr>
        <w:t xml:space="preserve">metapopulations of a </w:t>
      </w:r>
      <w:r w:rsidRPr="008605CB">
        <w:rPr>
          <w:rFonts w:ascii="Garamond" w:hAnsi="Garamond" w:cs="Times New Roman"/>
        </w:rPr>
        <w:t>single species</w:t>
      </w:r>
      <w:r w:rsidR="00B01FE3" w:rsidRPr="008605CB">
        <w:rPr>
          <w:rFonts w:ascii="Garamond" w:hAnsi="Garamond" w:cs="Times New Roman"/>
        </w:rPr>
        <w:t xml:space="preserve"> </w:t>
      </w:r>
      <w:r w:rsidR="00B01FE3" w:rsidRPr="008605CB">
        <w:rPr>
          <w:rFonts w:ascii="Garamond" w:hAnsi="Garamond" w:cs="Times New Roman"/>
        </w:rPr>
        <w:fldChar w:fldCharType="begin"/>
      </w:r>
      <w:r w:rsidR="00B01FE3" w:rsidRPr="008605CB">
        <w:rPr>
          <w:rFonts w:ascii="Garamond" w:hAnsi="Garamond" w:cs="Times New Roman"/>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Evolution","language":"English","note":"publisher: Elsevier\nPMID: 21367482","page":"183-192","source":"www.cell.com","title":"Why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B01FE3" w:rsidRPr="008605CB">
        <w:rPr>
          <w:rFonts w:ascii="Garamond" w:hAnsi="Garamond" w:cs="Times New Roman"/>
        </w:rPr>
        <w:fldChar w:fldCharType="separate"/>
      </w:r>
      <w:r w:rsidR="00B01FE3" w:rsidRPr="008605CB">
        <w:rPr>
          <w:rFonts w:ascii="Garamond" w:hAnsi="Garamond" w:cs="Times New Roman"/>
          <w:noProof/>
        </w:rPr>
        <w:t>(Bolnick et al., 2011; Luck et al., 2003; Schindler et al., 2010)</w:t>
      </w:r>
      <w:r w:rsidR="00B01FE3" w:rsidRPr="008605CB">
        <w:rPr>
          <w:rFonts w:ascii="Garamond" w:hAnsi="Garamond" w:cs="Times New Roman"/>
        </w:rPr>
        <w:fldChar w:fldCharType="end"/>
      </w:r>
      <w:r w:rsidR="00B01FE3" w:rsidRPr="008605CB">
        <w:rPr>
          <w:rFonts w:ascii="Garamond" w:hAnsi="Garamond" w:cs="Times New Roman"/>
        </w:rPr>
        <w:t xml:space="preserve">. </w:t>
      </w:r>
      <w:r w:rsidR="007F66C5" w:rsidRPr="008605CB">
        <w:rPr>
          <w:rFonts w:ascii="Garamond" w:hAnsi="Garamond" w:cs="Times New Roman"/>
        </w:rPr>
        <w:t xml:space="preserve">In either case, </w:t>
      </w:r>
      <w:r w:rsidR="00F1425A" w:rsidRPr="008605CB">
        <w:rPr>
          <w:rFonts w:ascii="Garamond" w:hAnsi="Garamond" w:cs="Times New Roman"/>
        </w:rPr>
        <w:t>bio</w:t>
      </w:r>
      <w:r w:rsidR="005078D8" w:rsidRPr="008605CB">
        <w:rPr>
          <w:rFonts w:ascii="Garamond" w:hAnsi="Garamond" w:cs="Times New Roman"/>
        </w:rPr>
        <w:t xml:space="preserve">diversity </w:t>
      </w:r>
      <w:r w:rsidR="007F66C5" w:rsidRPr="008605CB">
        <w:rPr>
          <w:rFonts w:ascii="Garamond" w:hAnsi="Garamond" w:cs="Times New Roman"/>
        </w:rPr>
        <w:t>stabiliz</w:t>
      </w:r>
      <w:r w:rsidR="003C2A7E" w:rsidRPr="008605CB">
        <w:rPr>
          <w:rFonts w:ascii="Garamond" w:hAnsi="Garamond" w:cs="Times New Roman"/>
        </w:rPr>
        <w:t>e</w:t>
      </w:r>
      <w:r w:rsidR="009F6624" w:rsidRPr="008605CB">
        <w:rPr>
          <w:rFonts w:ascii="Garamond" w:hAnsi="Garamond" w:cs="Times New Roman"/>
        </w:rPr>
        <w:t>s</w:t>
      </w:r>
      <w:r w:rsidR="007F66C5" w:rsidRPr="008605CB">
        <w:rPr>
          <w:rFonts w:ascii="Garamond" w:hAnsi="Garamond" w:cs="Times New Roman"/>
        </w:rPr>
        <w:t xml:space="preserve"> ecosystem level processes</w:t>
      </w:r>
      <w:r w:rsidR="003C2A7E" w:rsidRPr="008605CB">
        <w:rPr>
          <w:rFonts w:ascii="Garamond" w:hAnsi="Garamond" w:cs="Times New Roman"/>
        </w:rPr>
        <w:t>, bolster</w:t>
      </w:r>
      <w:r w:rsidR="009F6624" w:rsidRPr="008605CB">
        <w:rPr>
          <w:rFonts w:ascii="Garamond" w:hAnsi="Garamond" w:cs="Times New Roman"/>
        </w:rPr>
        <w:t>s</w:t>
      </w:r>
      <w:r w:rsidR="003C2A7E" w:rsidRPr="008605CB">
        <w:rPr>
          <w:rFonts w:ascii="Garamond" w:hAnsi="Garamond" w:cs="Times New Roman"/>
        </w:rPr>
        <w:t xml:space="preserve"> resilience to environmental change,</w:t>
      </w:r>
      <w:r w:rsidR="007F66C5" w:rsidRPr="008605CB">
        <w:rPr>
          <w:rFonts w:ascii="Garamond" w:hAnsi="Garamond" w:cs="Times New Roman"/>
        </w:rPr>
        <w:t xml:space="preserve"> and increase</w:t>
      </w:r>
      <w:r w:rsidR="009F6624" w:rsidRPr="008605CB">
        <w:rPr>
          <w:rFonts w:ascii="Garamond" w:hAnsi="Garamond" w:cs="Times New Roman"/>
        </w:rPr>
        <w:t>s</w:t>
      </w:r>
      <w:r w:rsidR="007F66C5" w:rsidRPr="008605CB">
        <w:rPr>
          <w:rFonts w:ascii="Garamond" w:hAnsi="Garamond" w:cs="Times New Roman"/>
        </w:rPr>
        <w:t xml:space="preserve"> </w:t>
      </w:r>
      <w:r w:rsidR="003C2A7E" w:rsidRPr="008605CB">
        <w:rPr>
          <w:rFonts w:ascii="Garamond" w:hAnsi="Garamond" w:cs="Times New Roman"/>
        </w:rPr>
        <w:t xml:space="preserve">the reliability of ecosystem services </w:t>
      </w:r>
      <w:r w:rsidR="00B01FE3" w:rsidRPr="008605CB">
        <w:rPr>
          <w:rFonts w:ascii="Garamond" w:hAnsi="Garamond" w:cs="Times New Roman"/>
        </w:rPr>
        <w:fldChar w:fldCharType="begin"/>
      </w:r>
      <w:r w:rsidR="007F7231" w:rsidRPr="008605CB">
        <w:rPr>
          <w:rFonts w:ascii="Garamond" w:hAnsi="Garamond" w:cs="Times New Roman"/>
        </w:rPr>
        <w:instrText xml:space="preserve"> ADDIN ZOTERO_ITEM CSL_CITATION {"citationID":"jvEzPS6S","properties":{"formattedCitation":"(Cline et al., 2017; Schindler et al., 2015; Tilman et al., 2005)","plainCitation":"(Cline et al., 2017; Schindler et al., 2015; Tilman et al., 2005)","noteIndex":0},"citationItems":[{"id":1181,"uris":["http://zotero.org/users/8421274/items/B23FV4AJ"],"itemData":{"id":1181,"type":"article-journal","abstract":"Abrupt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1\npublisher: Nature Publishing Group","page":"14042","source":"www-nature-com.offcampus.lib.washington.edu","title":"Fisheries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E."},{"family":"Hilborn","given":"Ray"}],"issued":{"date-parts":[["2017",1,16]]}}},{"id":68,"uris":["http://zotero.org/users/8421274/items/DIRY8NHC"],"itemData":{"id":68,"type":"article-journal","container-title":"Frontiers in Ecology and the Environment","issue":"5","note":"publisher: Wiley Online Library","page":"257–263","source":"Google Scholar","title":"The portfolio concept in ecology and evolution","volume":"13","author":[{"family":"Schindler","given":"Daniel E."},{"family":"Armstrong","given":"Jonathan B."},{"family":"Reed","given":"Thomas E."}],"issued":{"date-parts":[["2015"]]}}},{"id":5940,"uris":["http://zotero.org/users/8421274/items/TKB7YW3B"],"itemData":{"id":5940,"type":"article-journal","abstract":"Recent advances in ecology are of great potential relevance to economists. Here we present two ecological models of mechanisms of competition and coexistence, and use these to derive how the primary productivity of ecosystems, the amount of carbon dioxide removed from the atmosphere and stored by plants, the efficiency of resource use, and the spatial and temporal variability of productivity and resource use should depend on diversity. We then discuss the relevance of these results to (1) ecosystem services and the economic value of diversity and (2) the functioning of any competitive system, including the economy.","container-title":"Journal of Environmental Economics and Management","DOI":"10.1016/j.jeem.2004.03.008","ISSN":"0095-0696","issue":"3","journalAbbreviation":"Journal of Environmental Economics and Management","page":"405-426","source":"ScienceDirect","title":"Diversity, productivity and temporal stability in the economies of humans and nature","volume":"49","author":[{"family":"Tilman","given":"David"},{"family":"Polasky","given":"Stephen"},{"family":"Lehman","given":"Clarence"}],"issued":{"date-parts":[["2005",5,1]]}}}],"schema":"https://github.com/citation-style-language/schema/raw/master/csl-citation.json"} </w:instrText>
      </w:r>
      <w:r w:rsidR="00B01FE3" w:rsidRPr="008605CB">
        <w:rPr>
          <w:rFonts w:ascii="Garamond" w:hAnsi="Garamond" w:cs="Times New Roman"/>
        </w:rPr>
        <w:fldChar w:fldCharType="separate"/>
      </w:r>
      <w:r w:rsidR="007F7231" w:rsidRPr="008605CB">
        <w:rPr>
          <w:rFonts w:ascii="Garamond" w:hAnsi="Garamond" w:cs="Times New Roman"/>
          <w:noProof/>
        </w:rPr>
        <w:t>(Cline et al., 2017; Schindler et al., 2015; Tilman et al., 2005)</w:t>
      </w:r>
      <w:r w:rsidR="00B01FE3" w:rsidRPr="008605CB">
        <w:rPr>
          <w:rFonts w:ascii="Garamond" w:hAnsi="Garamond" w:cs="Times New Roman"/>
        </w:rPr>
        <w:fldChar w:fldCharType="end"/>
      </w:r>
      <w:r w:rsidRPr="008605CB">
        <w:rPr>
          <w:rFonts w:ascii="Garamond" w:hAnsi="Garamond" w:cs="Times New Roman"/>
        </w:rPr>
        <w:t xml:space="preserve">. </w:t>
      </w:r>
      <w:r w:rsidR="003C2A7E" w:rsidRPr="008605CB">
        <w:rPr>
          <w:rFonts w:ascii="Garamond" w:hAnsi="Garamond" w:cs="Times New Roman"/>
        </w:rPr>
        <w:t>Designing management strategies that explicitly protect biodiversity</w:t>
      </w:r>
      <w:r w:rsidR="005078D8" w:rsidRPr="008605CB">
        <w:rPr>
          <w:rFonts w:ascii="Garamond" w:hAnsi="Garamond" w:cs="Times New Roman"/>
        </w:rPr>
        <w:t>, however,</w:t>
      </w:r>
      <w:r w:rsidR="003C2A7E" w:rsidRPr="008605CB">
        <w:rPr>
          <w:rFonts w:ascii="Garamond" w:hAnsi="Garamond" w:cs="Times New Roman"/>
        </w:rPr>
        <w:t xml:space="preserve"> require a thorough understanding </w:t>
      </w:r>
      <w:r w:rsidR="00E471DA" w:rsidRPr="008605CB">
        <w:rPr>
          <w:rFonts w:ascii="Garamond" w:hAnsi="Garamond" w:cs="Times New Roman"/>
        </w:rPr>
        <w:t>of the potential consequences of different strategies</w:t>
      </w:r>
      <w:r w:rsidR="00636C9F" w:rsidRPr="008605CB">
        <w:rPr>
          <w:rFonts w:ascii="Garamond" w:hAnsi="Garamond" w:cs="Times New Roman"/>
        </w:rPr>
        <w:t xml:space="preserve"> on both harvest and ecological processes</w:t>
      </w:r>
      <w:r w:rsidR="003C2A7E" w:rsidRPr="008605CB">
        <w:rPr>
          <w:rFonts w:ascii="Garamond" w:hAnsi="Garamond" w:cs="Times New Roman"/>
        </w:rPr>
        <w:t xml:space="preserve">. In many </w:t>
      </w:r>
      <w:r w:rsidR="005078D8" w:rsidRPr="008605CB">
        <w:rPr>
          <w:rFonts w:ascii="Garamond" w:hAnsi="Garamond" w:cs="Times New Roman"/>
        </w:rPr>
        <w:t xml:space="preserve">cases, such as in </w:t>
      </w:r>
      <w:r w:rsidR="003C2A7E" w:rsidRPr="008605CB">
        <w:rPr>
          <w:rFonts w:ascii="Garamond" w:hAnsi="Garamond" w:cs="Times New Roman"/>
        </w:rPr>
        <w:t>large and remote ecosystems,</w:t>
      </w:r>
      <w:r w:rsidR="00066D9D" w:rsidRPr="008605CB">
        <w:rPr>
          <w:rFonts w:ascii="Garamond" w:hAnsi="Garamond" w:cs="Times New Roman"/>
        </w:rPr>
        <w:t xml:space="preserve"> understanding these patterns at sufficient spatial or temporal scales remains </w:t>
      </w:r>
      <w:r w:rsidR="00E471DA" w:rsidRPr="008605CB">
        <w:rPr>
          <w:rFonts w:ascii="Garamond" w:hAnsi="Garamond" w:cs="Times New Roman"/>
        </w:rPr>
        <w:t>an impediment to developing robust management strategies that have the potential to achieve both these goals</w:t>
      </w:r>
      <w:r w:rsidR="005078D8" w:rsidRPr="008605CB">
        <w:rPr>
          <w:rFonts w:ascii="Garamond" w:hAnsi="Garamond" w:cs="Times New Roman"/>
        </w:rPr>
        <w:t>.</w:t>
      </w:r>
    </w:p>
    <w:p w14:paraId="66C444C4" w14:textId="43057AF1" w:rsidR="00ED2A48" w:rsidRPr="008605CB" w:rsidRDefault="009F6624" w:rsidP="0091492C">
      <w:pPr>
        <w:spacing w:line="480" w:lineRule="auto"/>
        <w:ind w:firstLine="720"/>
        <w:rPr>
          <w:rFonts w:ascii="Garamond" w:hAnsi="Garamond" w:cs="Times New Roman"/>
        </w:rPr>
      </w:pPr>
      <w:r w:rsidRPr="008605CB">
        <w:rPr>
          <w:rFonts w:ascii="Garamond" w:hAnsi="Garamond" w:cs="Times New Roman"/>
        </w:rPr>
        <w:t>Pacific salmon</w:t>
      </w:r>
      <w:r w:rsidR="00B60D7F" w:rsidRPr="008605CB">
        <w:rPr>
          <w:rFonts w:ascii="Garamond" w:hAnsi="Garamond" w:cs="Times New Roman"/>
        </w:rPr>
        <w:t xml:space="preserve"> (</w:t>
      </w:r>
      <w:r w:rsidR="00B60D7F" w:rsidRPr="008605CB">
        <w:rPr>
          <w:rFonts w:ascii="Garamond" w:hAnsi="Garamond" w:cs="Times New Roman"/>
          <w:i/>
          <w:iCs/>
        </w:rPr>
        <w:t>Oncorhynchus spp.)</w:t>
      </w:r>
      <w:r w:rsidRPr="008605CB">
        <w:rPr>
          <w:rFonts w:ascii="Garamond" w:hAnsi="Garamond" w:cs="Times New Roman"/>
        </w:rPr>
        <w:t xml:space="preserve"> returning to </w:t>
      </w:r>
      <w:r w:rsidR="007F7231" w:rsidRPr="008605CB">
        <w:rPr>
          <w:rFonts w:ascii="Garamond" w:hAnsi="Garamond" w:cs="Times New Roman"/>
        </w:rPr>
        <w:t xml:space="preserve">their natal </w:t>
      </w:r>
      <w:r w:rsidRPr="008605CB">
        <w:rPr>
          <w:rFonts w:ascii="Garamond" w:hAnsi="Garamond" w:cs="Times New Roman"/>
        </w:rPr>
        <w:t>watersheds</w:t>
      </w:r>
      <w:r w:rsidR="0047513B" w:rsidRPr="008605CB">
        <w:rPr>
          <w:rFonts w:ascii="Garamond" w:hAnsi="Garamond" w:cs="Times New Roman"/>
        </w:rPr>
        <w:t xml:space="preserve"> </w:t>
      </w:r>
      <w:r w:rsidR="0071220D">
        <w:rPr>
          <w:rFonts w:ascii="Garamond" w:hAnsi="Garamond" w:cs="Times New Roman"/>
        </w:rPr>
        <w:t xml:space="preserve">often </w:t>
      </w:r>
      <w:r w:rsidR="0047513B" w:rsidRPr="008605CB">
        <w:rPr>
          <w:rFonts w:ascii="Garamond" w:hAnsi="Garamond" w:cs="Times New Roman"/>
        </w:rPr>
        <w:t>exhibit significant diversity in run timing and spatial distribution across large</w:t>
      </w:r>
      <w:r w:rsidRPr="008605CB">
        <w:rPr>
          <w:rFonts w:ascii="Garamond" w:hAnsi="Garamond" w:cs="Times New Roman"/>
        </w:rPr>
        <w:t xml:space="preserve"> and</w:t>
      </w:r>
      <w:r w:rsidR="0047513B" w:rsidRPr="008605CB">
        <w:rPr>
          <w:rFonts w:ascii="Garamond" w:hAnsi="Garamond" w:cs="Times New Roman"/>
        </w:rPr>
        <w:t xml:space="preserve"> complex</w:t>
      </w:r>
      <w:r w:rsidRPr="008605CB">
        <w:rPr>
          <w:rFonts w:ascii="Garamond" w:hAnsi="Garamond" w:cs="Times New Roman"/>
        </w:rPr>
        <w:t xml:space="preserve"> </w:t>
      </w:r>
      <w:r w:rsidR="0047513B" w:rsidRPr="008605CB">
        <w:rPr>
          <w:rFonts w:ascii="Garamond" w:hAnsi="Garamond" w:cs="Times New Roman"/>
        </w:rPr>
        <w:t>river systems</w:t>
      </w:r>
      <w:r w:rsidR="007E1736" w:rsidRPr="008605CB">
        <w:rPr>
          <w:rFonts w:ascii="Garamond" w:hAnsi="Garamond" w:cs="Times New Roman"/>
        </w:rPr>
        <w:t xml:space="preserve"> </w:t>
      </w:r>
      <w:r w:rsidR="007E1736" w:rsidRPr="008605CB">
        <w:rPr>
          <w:rFonts w:ascii="Garamond" w:hAnsi="Garamond" w:cs="Times New Roman"/>
        </w:rPr>
        <w:fldChar w:fldCharType="begin"/>
      </w:r>
      <w:r w:rsidR="007E1736" w:rsidRPr="008605CB">
        <w:rPr>
          <w:rFonts w:ascii="Garamond" w:hAnsi="Garamond"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Hoboken\npublisher: Wiley-Blackwell\nWeb of Science ID: WOS:000345706100010","page":"1554-1563","source":"Clarivate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7E1736" w:rsidRPr="008605CB">
        <w:rPr>
          <w:rFonts w:ascii="Garamond" w:hAnsi="Garamond" w:cs="Times New Roman"/>
        </w:rPr>
        <w:fldChar w:fldCharType="separate"/>
      </w:r>
      <w:r w:rsidR="007E1736" w:rsidRPr="008605CB">
        <w:rPr>
          <w:rFonts w:ascii="Garamond" w:hAnsi="Garamond" w:cs="Times New Roman"/>
          <w:noProof/>
        </w:rPr>
        <w:t>(Griffiths et al., 2014; Nesbitt &amp; Moore, 2016; Schindler et al., 2010)</w:t>
      </w:r>
      <w:r w:rsidR="007E1736" w:rsidRPr="008605CB">
        <w:rPr>
          <w:rFonts w:ascii="Garamond" w:hAnsi="Garamond" w:cs="Times New Roman"/>
        </w:rPr>
        <w:fldChar w:fldCharType="end"/>
      </w:r>
      <w:r w:rsidR="007E1736" w:rsidRPr="008605CB">
        <w:rPr>
          <w:rFonts w:ascii="Garamond" w:hAnsi="Garamond" w:cs="Times New Roman"/>
        </w:rPr>
        <w:t xml:space="preserve">. </w:t>
      </w:r>
      <w:r w:rsidR="005078D8" w:rsidRPr="008605CB">
        <w:rPr>
          <w:rFonts w:ascii="Garamond" w:hAnsi="Garamond" w:cs="Times New Roman"/>
        </w:rPr>
        <w:t xml:space="preserve">Populations of adult fish migrating upstream are comprised of multiple </w:t>
      </w:r>
      <w:r w:rsidR="0047513B" w:rsidRPr="008605CB">
        <w:rPr>
          <w:rFonts w:ascii="Garamond" w:hAnsi="Garamond" w:cs="Times New Roman"/>
        </w:rPr>
        <w:t>distinct</w:t>
      </w:r>
      <w:r w:rsidR="00D57D37" w:rsidRPr="008605CB">
        <w:rPr>
          <w:rFonts w:ascii="Garamond" w:hAnsi="Garamond" w:cs="Times New Roman"/>
        </w:rPr>
        <w:t xml:space="preserve"> stocks </w:t>
      </w:r>
      <w:r w:rsidR="005078D8" w:rsidRPr="008605CB">
        <w:rPr>
          <w:rFonts w:ascii="Garamond" w:hAnsi="Garamond" w:cs="Times New Roman"/>
        </w:rPr>
        <w:t xml:space="preserve">which vary in their relative </w:t>
      </w:r>
      <w:r w:rsidR="00F1425A" w:rsidRPr="008605CB">
        <w:rPr>
          <w:rFonts w:ascii="Garamond" w:hAnsi="Garamond" w:cs="Times New Roman"/>
        </w:rPr>
        <w:t>abundance and life-history</w:t>
      </w:r>
      <w:r w:rsidR="00D86CD4" w:rsidRPr="008605CB">
        <w:rPr>
          <w:rFonts w:ascii="Garamond" w:hAnsi="Garamond" w:cs="Times New Roman"/>
        </w:rPr>
        <w:t>,</w:t>
      </w:r>
      <w:r w:rsidR="00E95A9F" w:rsidRPr="008605CB">
        <w:rPr>
          <w:rFonts w:ascii="Garamond" w:hAnsi="Garamond" w:cs="Times New Roman"/>
        </w:rPr>
        <w:t xml:space="preserve"> </w:t>
      </w:r>
      <w:r w:rsidR="005078D8" w:rsidRPr="008605CB">
        <w:rPr>
          <w:rFonts w:ascii="Garamond" w:hAnsi="Garamond" w:cs="Times New Roman"/>
        </w:rPr>
        <w:t xml:space="preserve">but which </w:t>
      </w:r>
      <w:r w:rsidR="00D57D37" w:rsidRPr="008605CB">
        <w:rPr>
          <w:rFonts w:ascii="Garamond" w:hAnsi="Garamond" w:cs="Times New Roman"/>
        </w:rPr>
        <w:t xml:space="preserve">co-migrate within overlapping temporal windows. </w:t>
      </w:r>
      <w:r w:rsidR="009B595F" w:rsidRPr="008605CB">
        <w:rPr>
          <w:rFonts w:ascii="Garamond" w:hAnsi="Garamond" w:cs="Times New Roman"/>
        </w:rPr>
        <w:t xml:space="preserve">Downstream fisheries </w:t>
      </w:r>
      <w:r w:rsidR="0071220D">
        <w:rPr>
          <w:rFonts w:ascii="Garamond" w:hAnsi="Garamond" w:cs="Times New Roman"/>
        </w:rPr>
        <w:t>that</w:t>
      </w:r>
      <w:r w:rsidR="0071220D" w:rsidRPr="008605CB">
        <w:rPr>
          <w:rFonts w:ascii="Garamond" w:hAnsi="Garamond" w:cs="Times New Roman"/>
        </w:rPr>
        <w:t xml:space="preserve"> </w:t>
      </w:r>
      <w:r w:rsidR="009B595F" w:rsidRPr="008605CB">
        <w:rPr>
          <w:rFonts w:ascii="Garamond" w:hAnsi="Garamond" w:cs="Times New Roman"/>
        </w:rPr>
        <w:t xml:space="preserve">harvest migrating </w:t>
      </w:r>
      <w:r w:rsidR="0050237A" w:rsidRPr="008605CB">
        <w:rPr>
          <w:rFonts w:ascii="Garamond" w:hAnsi="Garamond" w:cs="Times New Roman"/>
        </w:rPr>
        <w:t xml:space="preserve">individuals </w:t>
      </w:r>
      <w:r w:rsidR="009B595F" w:rsidRPr="008605CB">
        <w:rPr>
          <w:rFonts w:ascii="Garamond" w:hAnsi="Garamond" w:cs="Times New Roman"/>
        </w:rPr>
        <w:t>therefore</w:t>
      </w:r>
      <w:r w:rsidR="007F7231" w:rsidRPr="008605CB">
        <w:rPr>
          <w:rFonts w:ascii="Garamond" w:hAnsi="Garamond" w:cs="Times New Roman"/>
        </w:rPr>
        <w:t xml:space="preserve"> </w:t>
      </w:r>
      <w:r w:rsidR="009B595F" w:rsidRPr="008605CB">
        <w:rPr>
          <w:rFonts w:ascii="Garamond" w:hAnsi="Garamond" w:cs="Times New Roman"/>
        </w:rPr>
        <w:t xml:space="preserve">risk </w:t>
      </w:r>
      <w:r w:rsidR="007F7231" w:rsidRPr="008605CB">
        <w:rPr>
          <w:rFonts w:ascii="Garamond" w:hAnsi="Garamond" w:cs="Times New Roman"/>
        </w:rPr>
        <w:t>overexploitation of vulnerable stocks which co-</w:t>
      </w:r>
      <w:r w:rsidR="0091492C" w:rsidRPr="008605CB">
        <w:rPr>
          <w:rFonts w:ascii="Garamond" w:hAnsi="Garamond" w:cs="Times New Roman"/>
        </w:rPr>
        <w:t>mingle</w:t>
      </w:r>
      <w:r w:rsidR="007F7231" w:rsidRPr="008605CB">
        <w:rPr>
          <w:rFonts w:ascii="Garamond" w:hAnsi="Garamond" w:cs="Times New Roman"/>
        </w:rPr>
        <w:t xml:space="preserve"> with more robust one</w:t>
      </w:r>
      <w:r w:rsidR="009B595F" w:rsidRPr="008605CB">
        <w:rPr>
          <w:rFonts w:ascii="Garamond" w:hAnsi="Garamond" w:cs="Times New Roman"/>
        </w:rPr>
        <w:t>s</w:t>
      </w:r>
      <w:r w:rsidR="007F7231" w:rsidRPr="008605CB">
        <w:rPr>
          <w:rFonts w:ascii="Garamond" w:hAnsi="Garamond" w:cs="Times New Roman"/>
        </w:rPr>
        <w:t xml:space="preserve"> </w:t>
      </w:r>
      <w:r w:rsidR="005078D8" w:rsidRPr="008605CB">
        <w:rPr>
          <w:rFonts w:ascii="Garamond" w:hAnsi="Garamond" w:cs="Times New Roman"/>
        </w:rPr>
        <w:fldChar w:fldCharType="begin"/>
      </w:r>
      <w:r w:rsidR="005078D8" w:rsidRPr="008605CB">
        <w:rPr>
          <w:rFonts w:ascii="Garamond" w:hAnsi="Garamond"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Sci.","note":"publisher: NRC Research Press","page":"1076-1089","source":"cdnsciencepub-com.offcampus.lib.washington.edu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sidR="005078D8" w:rsidRPr="008605CB">
        <w:rPr>
          <w:rFonts w:ascii="Garamond" w:hAnsi="Garamond" w:cs="Times New Roman"/>
        </w:rPr>
        <w:fldChar w:fldCharType="separate"/>
      </w:r>
      <w:r w:rsidR="005078D8" w:rsidRPr="008605CB">
        <w:rPr>
          <w:rFonts w:ascii="Garamond" w:hAnsi="Garamond" w:cs="Times New Roman"/>
          <w:noProof/>
        </w:rPr>
        <w:t>(Connors et al., 2020; Moore et al., 2021)</w:t>
      </w:r>
      <w:r w:rsidR="005078D8" w:rsidRPr="008605CB">
        <w:rPr>
          <w:rFonts w:ascii="Garamond" w:hAnsi="Garamond" w:cs="Times New Roman"/>
        </w:rPr>
        <w:fldChar w:fldCharType="end"/>
      </w:r>
      <w:r w:rsidR="005078D8" w:rsidRPr="008605CB">
        <w:rPr>
          <w:rFonts w:ascii="Garamond" w:hAnsi="Garamond" w:cs="Times New Roman"/>
        </w:rPr>
        <w:t xml:space="preserve">. </w:t>
      </w:r>
      <w:r w:rsidR="0050237A" w:rsidRPr="008605CB">
        <w:rPr>
          <w:rFonts w:ascii="Garamond" w:hAnsi="Garamond" w:cs="Times New Roman"/>
        </w:rPr>
        <w:t xml:space="preserve">Stocks </w:t>
      </w:r>
      <w:r w:rsidR="0091492C" w:rsidRPr="008605CB">
        <w:rPr>
          <w:rFonts w:ascii="Garamond" w:hAnsi="Garamond" w:cs="Times New Roman"/>
        </w:rPr>
        <w:t xml:space="preserve">returning to the furthest </w:t>
      </w:r>
      <w:r w:rsidR="003157C4" w:rsidRPr="008605CB">
        <w:rPr>
          <w:rFonts w:ascii="Garamond" w:hAnsi="Garamond" w:cs="Times New Roman"/>
        </w:rPr>
        <w:lastRenderedPageBreak/>
        <w:t xml:space="preserve">upstream </w:t>
      </w:r>
      <w:r w:rsidR="0091492C" w:rsidRPr="008605CB">
        <w:rPr>
          <w:rFonts w:ascii="Garamond" w:hAnsi="Garamond" w:cs="Times New Roman"/>
        </w:rPr>
        <w:t xml:space="preserve">portions of the watershed </w:t>
      </w:r>
      <w:r w:rsidR="003157C4" w:rsidRPr="008605CB">
        <w:rPr>
          <w:rFonts w:ascii="Garamond" w:hAnsi="Garamond" w:cs="Times New Roman"/>
        </w:rPr>
        <w:t xml:space="preserve">face particular risk </w:t>
      </w:r>
      <w:r w:rsidR="00F40CAD" w:rsidRPr="008605CB">
        <w:rPr>
          <w:rFonts w:ascii="Garamond" w:hAnsi="Garamond" w:cs="Times New Roman"/>
        </w:rPr>
        <w:t>of overharvest given their</w:t>
      </w:r>
      <w:r w:rsidR="0091492C" w:rsidRPr="008605CB">
        <w:rPr>
          <w:rFonts w:ascii="Garamond" w:hAnsi="Garamond" w:cs="Times New Roman"/>
        </w:rPr>
        <w:t xml:space="preserve"> extended migration</w:t>
      </w:r>
      <w:r w:rsidR="00F40CAD" w:rsidRPr="008605CB">
        <w:rPr>
          <w:rFonts w:ascii="Garamond" w:hAnsi="Garamond" w:cs="Times New Roman"/>
        </w:rPr>
        <w:t xml:space="preserve">. </w:t>
      </w:r>
      <w:r w:rsidR="0050237A" w:rsidRPr="008605CB">
        <w:rPr>
          <w:rFonts w:ascii="Garamond" w:hAnsi="Garamond" w:cs="Times New Roman"/>
        </w:rPr>
        <w:t>However, t</w:t>
      </w:r>
      <w:r w:rsidR="00ED2A48" w:rsidRPr="008605CB">
        <w:rPr>
          <w:rFonts w:ascii="Garamond" w:hAnsi="Garamond" w:cs="Times New Roman"/>
        </w:rPr>
        <w:t xml:space="preserve">he timing, </w:t>
      </w:r>
      <w:r w:rsidR="007F7231" w:rsidRPr="008605CB">
        <w:rPr>
          <w:rFonts w:ascii="Garamond" w:hAnsi="Garamond" w:cs="Times New Roman"/>
        </w:rPr>
        <w:t>yield</w:t>
      </w:r>
      <w:r w:rsidR="00ED2A48" w:rsidRPr="008605CB">
        <w:rPr>
          <w:rFonts w:ascii="Garamond" w:hAnsi="Garamond" w:cs="Times New Roman"/>
        </w:rPr>
        <w:t>, and duration of</w:t>
      </w:r>
      <w:r w:rsidR="00946A92" w:rsidRPr="008605CB">
        <w:rPr>
          <w:rFonts w:ascii="Garamond" w:hAnsi="Garamond" w:cs="Times New Roman"/>
        </w:rPr>
        <w:t xml:space="preserve"> </w:t>
      </w:r>
      <w:r w:rsidR="0050237A" w:rsidRPr="008605CB">
        <w:rPr>
          <w:rFonts w:ascii="Garamond" w:hAnsi="Garamond" w:cs="Times New Roman"/>
        </w:rPr>
        <w:t xml:space="preserve">downstream </w:t>
      </w:r>
      <w:r w:rsidR="00946A92" w:rsidRPr="008605CB">
        <w:rPr>
          <w:rFonts w:ascii="Garamond" w:hAnsi="Garamond" w:cs="Times New Roman"/>
        </w:rPr>
        <w:t>fisheries</w:t>
      </w:r>
      <w:r w:rsidR="0050237A" w:rsidRPr="008605CB">
        <w:rPr>
          <w:rFonts w:ascii="Garamond" w:hAnsi="Garamond" w:cs="Times New Roman"/>
        </w:rPr>
        <w:t xml:space="preserve"> </w:t>
      </w:r>
      <w:r w:rsidR="0091492C" w:rsidRPr="008605CB">
        <w:rPr>
          <w:rFonts w:ascii="Garamond" w:hAnsi="Garamond" w:cs="Times New Roman"/>
        </w:rPr>
        <w:t>is</w:t>
      </w:r>
      <w:r w:rsidR="00ED2A48" w:rsidRPr="008605CB">
        <w:rPr>
          <w:rFonts w:ascii="Garamond" w:hAnsi="Garamond" w:cs="Times New Roman"/>
        </w:rPr>
        <w:t xml:space="preserve"> the </w:t>
      </w:r>
      <w:r w:rsidR="00946A92" w:rsidRPr="008605CB">
        <w:rPr>
          <w:rFonts w:ascii="Garamond" w:hAnsi="Garamond" w:cs="Times New Roman"/>
        </w:rPr>
        <w:t xml:space="preserve">result of the aggregate dynamics of </w:t>
      </w:r>
      <w:r w:rsidR="00F40CAD" w:rsidRPr="008605CB">
        <w:rPr>
          <w:rFonts w:ascii="Garamond" w:hAnsi="Garamond" w:cs="Times New Roman"/>
        </w:rPr>
        <w:t xml:space="preserve">these </w:t>
      </w:r>
      <w:r w:rsidR="00946A92" w:rsidRPr="008605CB">
        <w:rPr>
          <w:rFonts w:ascii="Garamond" w:hAnsi="Garamond" w:cs="Times New Roman"/>
        </w:rPr>
        <w:t>upstream stock components</w:t>
      </w:r>
      <w:r w:rsidR="0091492C" w:rsidRPr="008605CB">
        <w:rPr>
          <w:rFonts w:ascii="Garamond" w:hAnsi="Garamond" w:cs="Times New Roman"/>
        </w:rPr>
        <w:t xml:space="preserve"> </w:t>
      </w:r>
      <w:r w:rsidR="0091492C" w:rsidRPr="008605CB">
        <w:rPr>
          <w:rFonts w:ascii="Garamond" w:hAnsi="Garamond" w:cs="Times New Roman"/>
        </w:rPr>
        <w:fldChar w:fldCharType="begin"/>
      </w:r>
      <w:r w:rsidR="0091492C" w:rsidRPr="008605CB">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sidR="0091492C" w:rsidRPr="008605CB">
        <w:rPr>
          <w:rFonts w:ascii="Garamond" w:hAnsi="Garamond" w:cs="Times New Roman"/>
        </w:rPr>
        <w:fldChar w:fldCharType="separate"/>
      </w:r>
      <w:r w:rsidR="0091492C" w:rsidRPr="008605CB">
        <w:rPr>
          <w:rFonts w:ascii="Garamond" w:hAnsi="Garamond" w:cs="Times New Roman"/>
          <w:noProof/>
        </w:rPr>
        <w:t>(Nesbitt &amp; Moore, 2016)</w:t>
      </w:r>
      <w:r w:rsidR="0091492C" w:rsidRPr="008605CB">
        <w:rPr>
          <w:rFonts w:ascii="Garamond" w:hAnsi="Garamond" w:cs="Times New Roman"/>
        </w:rPr>
        <w:fldChar w:fldCharType="end"/>
      </w:r>
      <w:r w:rsidR="0091492C" w:rsidRPr="008605CB">
        <w:rPr>
          <w:rFonts w:ascii="Garamond" w:hAnsi="Garamond" w:cs="Times New Roman"/>
        </w:rPr>
        <w:t xml:space="preserve">. Further, maintaining life history diversity across the full stock complex contributes to ecosystem resilience by distributing population level </w:t>
      </w:r>
      <w:r w:rsidR="00F40CAD" w:rsidRPr="008605CB">
        <w:rPr>
          <w:rFonts w:ascii="Garamond" w:hAnsi="Garamond" w:cs="Times New Roman"/>
        </w:rPr>
        <w:t>risk across s</w:t>
      </w:r>
      <w:r w:rsidR="0091492C" w:rsidRPr="008605CB">
        <w:rPr>
          <w:rFonts w:ascii="Garamond" w:hAnsi="Garamond" w:cs="Times New Roman"/>
        </w:rPr>
        <w:t>pace and time</w:t>
      </w:r>
      <w:r w:rsidR="00F40CAD" w:rsidRPr="008605CB">
        <w:rPr>
          <w:rFonts w:ascii="Garamond" w:hAnsi="Garamond" w:cs="Times New Roman"/>
        </w:rPr>
        <w:t xml:space="preserve"> </w:t>
      </w:r>
      <w:r w:rsidR="00F40CAD" w:rsidRPr="008605CB">
        <w:rPr>
          <w:rFonts w:ascii="Garamond" w:hAnsi="Garamond" w:cs="Times New Roman"/>
        </w:rPr>
        <w:fldChar w:fldCharType="begin"/>
      </w:r>
      <w:r w:rsidR="00F40CAD" w:rsidRPr="008605CB">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40CAD" w:rsidRPr="008605CB">
        <w:rPr>
          <w:rFonts w:ascii="Garamond" w:hAnsi="Garamond" w:cs="Times New Roman"/>
        </w:rPr>
        <w:fldChar w:fldCharType="separate"/>
      </w:r>
      <w:r w:rsidR="00F40CAD" w:rsidRPr="008605CB">
        <w:rPr>
          <w:rFonts w:ascii="Garamond" w:hAnsi="Garamond" w:cs="Times New Roman"/>
          <w:noProof/>
        </w:rPr>
        <w:t>(Schindler et al., 2010)</w:t>
      </w:r>
      <w:r w:rsidR="00F40CAD" w:rsidRPr="008605CB">
        <w:rPr>
          <w:rFonts w:ascii="Garamond" w:hAnsi="Garamond" w:cs="Times New Roman"/>
        </w:rPr>
        <w:fldChar w:fldCharType="end"/>
      </w:r>
      <w:r w:rsidR="00F40CAD" w:rsidRPr="008605CB">
        <w:rPr>
          <w:rFonts w:ascii="Garamond" w:hAnsi="Garamond" w:cs="Times New Roman"/>
        </w:rPr>
        <w:t>. Designing strategies which</w:t>
      </w:r>
      <w:r w:rsidR="00D10F35" w:rsidRPr="008605CB">
        <w:rPr>
          <w:rFonts w:ascii="Garamond" w:hAnsi="Garamond" w:cs="Times New Roman"/>
        </w:rPr>
        <w:t xml:space="preserve"> explicitly consider and</w:t>
      </w:r>
      <w:r w:rsidR="00F40CAD" w:rsidRPr="008605CB">
        <w:rPr>
          <w:rFonts w:ascii="Garamond" w:hAnsi="Garamond" w:cs="Times New Roman"/>
        </w:rPr>
        <w:t xml:space="preserve"> protect </w:t>
      </w:r>
      <w:r w:rsidR="00836381" w:rsidRPr="008605CB">
        <w:rPr>
          <w:rFonts w:ascii="Garamond" w:hAnsi="Garamond" w:cs="Times New Roman"/>
        </w:rPr>
        <w:t xml:space="preserve">this </w:t>
      </w:r>
      <w:r w:rsidR="00F40CAD" w:rsidRPr="008605CB">
        <w:rPr>
          <w:rFonts w:ascii="Garamond" w:hAnsi="Garamond" w:cs="Times New Roman"/>
        </w:rPr>
        <w:t>biodiversity</w:t>
      </w:r>
      <w:r w:rsidR="0091492C" w:rsidRPr="008605CB">
        <w:rPr>
          <w:rFonts w:ascii="Garamond" w:hAnsi="Garamond" w:cs="Times New Roman"/>
        </w:rPr>
        <w:t>, including</w:t>
      </w:r>
      <w:r w:rsidR="00455535" w:rsidRPr="008605CB">
        <w:rPr>
          <w:rFonts w:ascii="Garamond" w:hAnsi="Garamond" w:cs="Times New Roman"/>
        </w:rPr>
        <w:t xml:space="preserve"> </w:t>
      </w:r>
      <w:r w:rsidR="0091492C" w:rsidRPr="008605CB">
        <w:rPr>
          <w:rFonts w:ascii="Garamond" w:hAnsi="Garamond" w:cs="Times New Roman"/>
        </w:rPr>
        <w:t>vulnerable upstream stocks,</w:t>
      </w:r>
      <w:r w:rsidR="00F40CAD" w:rsidRPr="008605CB">
        <w:rPr>
          <w:rFonts w:ascii="Garamond" w:hAnsi="Garamond" w:cs="Times New Roman"/>
        </w:rPr>
        <w:t xml:space="preserve"> is critical to </w:t>
      </w:r>
      <w:r w:rsidR="00D10F35" w:rsidRPr="008605CB">
        <w:rPr>
          <w:rFonts w:ascii="Garamond" w:hAnsi="Garamond" w:cs="Times New Roman"/>
        </w:rPr>
        <w:t xml:space="preserve">stabilizing downstream fishery resources. </w:t>
      </w:r>
    </w:p>
    <w:p w14:paraId="05748622" w14:textId="0296220E" w:rsidR="0070135F" w:rsidRPr="008605CB" w:rsidRDefault="002574F7" w:rsidP="002574F7">
      <w:pPr>
        <w:spacing w:line="480" w:lineRule="auto"/>
        <w:ind w:firstLine="720"/>
        <w:rPr>
          <w:rFonts w:ascii="Garamond" w:hAnsi="Garamond" w:cs="Times New Roman"/>
        </w:rPr>
      </w:pPr>
      <w:r w:rsidRPr="008605CB">
        <w:rPr>
          <w:rFonts w:ascii="Garamond" w:hAnsi="Garamond" w:cs="Times New Roman"/>
        </w:rPr>
        <w:t>Western Alaska watersheds contain some of the last remaining pristine salmon habitat and have historically supported large returns of Pacific salmon</w:t>
      </w:r>
      <w:r w:rsidR="00356F8B" w:rsidRPr="008605CB">
        <w:rPr>
          <w:rFonts w:ascii="Garamond" w:hAnsi="Garamond" w:cs="Times New Roman"/>
        </w:rPr>
        <w:t>.</w:t>
      </w:r>
      <w:r w:rsidRPr="008605CB">
        <w:rPr>
          <w:rFonts w:ascii="Garamond" w:hAnsi="Garamond" w:cs="Times New Roman"/>
        </w:rPr>
        <w:t xml:space="preserve"> </w:t>
      </w:r>
      <w:r w:rsidR="002811E4" w:rsidRPr="008605CB">
        <w:rPr>
          <w:rFonts w:ascii="Garamond" w:hAnsi="Garamond" w:cs="Times New Roman"/>
        </w:rPr>
        <w:t xml:space="preserve">In the Kuskokwim </w:t>
      </w:r>
      <w:commentRangeStart w:id="9"/>
      <w:commentRangeStart w:id="10"/>
      <w:r w:rsidR="002811E4" w:rsidRPr="008605CB">
        <w:rPr>
          <w:rFonts w:ascii="Garamond" w:hAnsi="Garamond" w:cs="Times New Roman"/>
        </w:rPr>
        <w:t>River basin</w:t>
      </w:r>
      <w:commentRangeEnd w:id="9"/>
      <w:r w:rsidR="00746351">
        <w:rPr>
          <w:rStyle w:val="CommentReference"/>
        </w:rPr>
        <w:commentReference w:id="9"/>
      </w:r>
      <w:commentRangeEnd w:id="10"/>
      <w:r w:rsidR="00746351">
        <w:rPr>
          <w:rStyle w:val="CommentReference"/>
        </w:rPr>
        <w:commentReference w:id="10"/>
      </w:r>
      <w:r w:rsidR="002811E4" w:rsidRPr="008605CB">
        <w:rPr>
          <w:rFonts w:ascii="Garamond" w:hAnsi="Garamond" w:cs="Times New Roman"/>
        </w:rPr>
        <w:t>, a large</w:t>
      </w:r>
      <w:r w:rsidR="007F35F9" w:rsidRPr="008605CB">
        <w:rPr>
          <w:rFonts w:ascii="Garamond" w:hAnsi="Garamond" w:cs="Times New Roman"/>
        </w:rPr>
        <w:t xml:space="preserve"> (127,000 km</w:t>
      </w:r>
      <w:r w:rsidR="00066D9D" w:rsidRPr="008605CB">
        <w:rPr>
          <w:rFonts w:ascii="Garamond" w:hAnsi="Garamond" w:cs="Times New Roman"/>
          <w:vertAlign w:val="superscript"/>
        </w:rPr>
        <w:t>2</w:t>
      </w:r>
      <w:r w:rsidR="007F35F9" w:rsidRPr="008605CB">
        <w:rPr>
          <w:rFonts w:ascii="Garamond" w:hAnsi="Garamond" w:cs="Times New Roman"/>
        </w:rPr>
        <w:t>)</w:t>
      </w:r>
      <w:r w:rsidR="002811E4" w:rsidRPr="008605CB">
        <w:rPr>
          <w:rFonts w:ascii="Garamond" w:hAnsi="Garamond" w:cs="Times New Roman"/>
        </w:rPr>
        <w:t xml:space="preserve"> free flowing watershed in Western Alaska, Chinook salmon</w:t>
      </w:r>
      <w:r w:rsidR="00F73FEE" w:rsidRPr="008605CB">
        <w:rPr>
          <w:rFonts w:ascii="Garamond" w:hAnsi="Garamond" w:cs="Times New Roman"/>
        </w:rPr>
        <w:t xml:space="preserve"> (</w:t>
      </w:r>
      <w:commentRangeStart w:id="11"/>
      <w:r w:rsidR="00F73FEE" w:rsidRPr="008605CB">
        <w:rPr>
          <w:rFonts w:ascii="Garamond" w:hAnsi="Garamond" w:cs="Times New Roman"/>
          <w:i/>
          <w:iCs/>
          <w:color w:val="000000" w:themeColor="text1"/>
        </w:rPr>
        <w:t xml:space="preserve">Oncorhynchus </w:t>
      </w:r>
      <w:commentRangeEnd w:id="11"/>
      <w:r w:rsidR="0071220D">
        <w:rPr>
          <w:rStyle w:val="CommentReference"/>
        </w:rPr>
        <w:commentReference w:id="11"/>
      </w:r>
      <w:r w:rsidR="00F73FEE" w:rsidRPr="008605CB">
        <w:rPr>
          <w:rFonts w:ascii="Garamond" w:hAnsi="Garamond" w:cs="Times New Roman"/>
          <w:i/>
          <w:iCs/>
          <w:color w:val="000000" w:themeColor="text1"/>
        </w:rPr>
        <w:t>tshawytscha</w:t>
      </w:r>
      <w:r w:rsidR="00F73FEE" w:rsidRPr="008605CB">
        <w:rPr>
          <w:rFonts w:ascii="Garamond" w:hAnsi="Garamond" w:cs="Times New Roman"/>
          <w:color w:val="000000" w:themeColor="text1"/>
        </w:rPr>
        <w:t>)</w:t>
      </w:r>
      <w:r w:rsidR="002811E4" w:rsidRPr="008605CB">
        <w:rPr>
          <w:rFonts w:ascii="Garamond" w:hAnsi="Garamond" w:cs="Times New Roman"/>
          <w:color w:val="000000" w:themeColor="text1"/>
        </w:rPr>
        <w:t xml:space="preserve"> </w:t>
      </w:r>
      <w:r w:rsidR="002811E4" w:rsidRPr="008605CB">
        <w:rPr>
          <w:rFonts w:ascii="Garamond" w:hAnsi="Garamond" w:cs="Times New Roman"/>
        </w:rPr>
        <w:t xml:space="preserve">populations </w:t>
      </w:r>
      <w:r w:rsidR="0070135F" w:rsidRPr="008605CB">
        <w:rPr>
          <w:rFonts w:ascii="Garamond" w:hAnsi="Garamond" w:cs="Times New Roman"/>
        </w:rPr>
        <w:t>support subsistence fishing opportunities for dozens of communities, almost all of which are rural and indigenous</w:t>
      </w:r>
      <w:r w:rsidR="00C41758" w:rsidRPr="008605CB">
        <w:rPr>
          <w:rFonts w:ascii="Garamond" w:hAnsi="Garamond" w:cs="Times New Roman"/>
        </w:rPr>
        <w:t>.</w:t>
      </w:r>
      <w:r w:rsidR="002811E4" w:rsidRPr="008605CB">
        <w:rPr>
          <w:rFonts w:ascii="Garamond" w:hAnsi="Garamond" w:cs="Times New Roman"/>
        </w:rPr>
        <w:t xml:space="preserve"> </w:t>
      </w:r>
      <w:r w:rsidR="007F35F9" w:rsidRPr="008605CB">
        <w:rPr>
          <w:rFonts w:ascii="Garamond" w:hAnsi="Garamond" w:cs="Times New Roman"/>
        </w:rPr>
        <w:t xml:space="preserve">Subsistence fisheries </w:t>
      </w:r>
      <w:r w:rsidR="00066D9D" w:rsidRPr="008605CB">
        <w:rPr>
          <w:rFonts w:ascii="Garamond" w:hAnsi="Garamond" w:cs="Times New Roman"/>
        </w:rPr>
        <w:t>are the primary form of harvest in the watershed</w:t>
      </w:r>
      <w:r w:rsidR="007F35F9" w:rsidRPr="008605CB">
        <w:rPr>
          <w:rFonts w:ascii="Garamond" w:hAnsi="Garamond" w:cs="Times New Roman"/>
        </w:rPr>
        <w:t xml:space="preserve">, and nearly every household participates in the fishery in some way </w:t>
      </w:r>
      <w:r w:rsidR="00C41758" w:rsidRPr="008605CB">
        <w:rPr>
          <w:rFonts w:ascii="Garamond" w:hAnsi="Garamond" w:cs="Times New Roman"/>
        </w:rPr>
        <w:fldChar w:fldCharType="begin"/>
      </w:r>
      <w:r w:rsidR="00C41758" w:rsidRPr="008605CB">
        <w:rPr>
          <w:rFonts w:ascii="Garamond" w:hAnsi="Garamond" w:cs="Times New Roman"/>
        </w:rPr>
        <w:instrText xml:space="preserve"> ADDIN ZOTERO_ITEM CSL_CITATION {"citationID":"zpW1mB0G","properties":{"formattedCitation":"(Esquible, 2024)","plainCitation":"(Esquible, 2024)","noteIndex":0},"citationItems":[{"id":5642,"uris":["http://zotero.org/users/8421274/items/IM4GUPIR"],"itemData":{"id":5642,"type":"thesis","abstract":"This dissertation research is situated in southwestern Alaska, in the communities of Kongiganak,\nQuinhagak, Bethel, Aniak, and McGrath, spanning the Kuskokwim Bay and Kuskokwim River,\nand with Alaska Native Peoples (primarily Yup’ik and Athabascan fishing families) who have\nbeen salmon peoples and stewards of their ancestral homelands since time immemorial. This\nIndigenous-led project documented historical and current ways in which Yup’ik and Athabascan\nPeoples have served as salmon stewards, and the values and governance mechanisms pertaining\nto salmon stewardship. We utilized a participatory approach by involving Tribal governments,\ncommunities, and Indigenous local youth in all aspects of our research. We carried out multiple\nmethods including: participant observation, circle dialogues, and individual and\nmultigenerational fishing family interviews with Kuskokwim fishers in the coastal, lower,\nmiddle, and headwater communities of the Kuskokwim Region. We used a grounded theory\napproach to qualitative data analysis that generated five key themes that form the first chapter of\nthis dissertation including: traditional Indigenous ways of life, Indigenous stewardship, selfdetermination, food and livelihood sovereignty, and ecosystem changes. This chapter identified\nequitable and sustainable paths forward for salmon and people in Alaska. Chapter two of this\ndissertation bridged perspectives and experiences around the state of salmon management and\nresearch, with a focus on Alaska Native inclusion in these processes and organizations , equity,\nequality, and relationships. Lastly, the third chapter of this dissertation research highlights the\nmethodologies utilized in this research process, with an emphasis on circle dialogues as a core\nmethodology for building initial relationships and partnerships between Tribes and universities,\nand as a mechanism to shape the research in a way that is aligned with Tribal priorities and\nrespecting Tribal sovereignty. This chapter highlights the importance of including local Alaska\nNative youth in research, spending time in community and building relationships, because it is\nthese relationships that serve as a core foundation for carrying out research in a ‘good way’.","language":"en","publisher":"University of Alaska Fairbanks","title":"Salmon, Stewardship, and Indigenous Livelihoods: Bridging Knowledge Systems and Reshaping Research Relationality in the Kuskokwim Region of Southwestern Alaska","title-short":"Salmon, Stewardship, and Indigenous Livelihoods","URL":"https://www.proquest.com/openview/7ee1a02966e9e495ecd6b9b749308c22/1?pq-origsite=gscholar&amp;cbl=18750&amp;diss=y","author":[{"family":"Esquible","given":"Janessa"}],"accessed":{"date-parts":[["2025",8,17]]},"issued":{"date-parts":[["2024",12]]}}}],"schema":"https://github.com/citation-style-language/schema/raw/master/csl-citation.json"} </w:instrText>
      </w:r>
      <w:r w:rsidR="00C41758" w:rsidRPr="008605CB">
        <w:rPr>
          <w:rFonts w:ascii="Garamond" w:hAnsi="Garamond" w:cs="Times New Roman"/>
        </w:rPr>
        <w:fldChar w:fldCharType="separate"/>
      </w:r>
      <w:r w:rsidR="00C41758" w:rsidRPr="008605CB">
        <w:rPr>
          <w:rFonts w:ascii="Garamond" w:hAnsi="Garamond" w:cs="Times New Roman"/>
          <w:noProof/>
        </w:rPr>
        <w:t>(Esquible, 2024)</w:t>
      </w:r>
      <w:r w:rsidR="00C41758" w:rsidRPr="008605CB">
        <w:rPr>
          <w:rFonts w:ascii="Garamond" w:hAnsi="Garamond" w:cs="Times New Roman"/>
        </w:rPr>
        <w:fldChar w:fldCharType="end"/>
      </w:r>
      <w:r w:rsidR="001D3E40" w:rsidRPr="008605CB">
        <w:rPr>
          <w:rFonts w:ascii="Garamond" w:hAnsi="Garamond" w:cs="Times New Roman"/>
        </w:rPr>
        <w:t xml:space="preserve">. </w:t>
      </w:r>
      <w:r w:rsidR="007F35F9" w:rsidRPr="008605CB">
        <w:rPr>
          <w:rFonts w:ascii="Garamond" w:hAnsi="Garamond" w:cs="Times New Roman"/>
        </w:rPr>
        <w:t>However, Chinook salmon populations in the Kuskokwim</w:t>
      </w:r>
      <w:r w:rsidR="00746351">
        <w:rPr>
          <w:rFonts w:ascii="Garamond" w:hAnsi="Garamond" w:cs="Times New Roman"/>
        </w:rPr>
        <w:t xml:space="preserve"> River basin</w:t>
      </w:r>
      <w:r w:rsidR="007F35F9" w:rsidRPr="008605CB">
        <w:rPr>
          <w:rFonts w:ascii="Garamond" w:hAnsi="Garamond" w:cs="Times New Roman"/>
        </w:rPr>
        <w:t xml:space="preserve"> have declined precipitously in recent years, </w:t>
      </w:r>
      <w:r w:rsidR="000D6E8E" w:rsidRPr="008605CB">
        <w:rPr>
          <w:rFonts w:ascii="Garamond" w:hAnsi="Garamond" w:cs="Times New Roman"/>
        </w:rPr>
        <w:t>leading to subsistence fishing</w:t>
      </w:r>
      <w:r w:rsidR="007F35F9" w:rsidRPr="008605CB">
        <w:rPr>
          <w:rFonts w:ascii="Garamond" w:hAnsi="Garamond" w:cs="Times New Roman"/>
        </w:rPr>
        <w:t xml:space="preserve"> restrictions</w:t>
      </w:r>
      <w:r w:rsidR="000D6E8E" w:rsidRPr="008605CB">
        <w:rPr>
          <w:rFonts w:ascii="Garamond" w:hAnsi="Garamond" w:cs="Times New Roman"/>
        </w:rPr>
        <w:t xml:space="preserve"> and triggering a crisis of food insecurity</w:t>
      </w:r>
      <w:r w:rsidR="007F35F9" w:rsidRPr="008605CB">
        <w:rPr>
          <w:rFonts w:ascii="Garamond" w:hAnsi="Garamond" w:cs="Times New Roman"/>
        </w:rPr>
        <w:t xml:space="preserve"> and </w:t>
      </w:r>
      <w:r w:rsidR="000D6E8E" w:rsidRPr="008605CB">
        <w:rPr>
          <w:rFonts w:ascii="Garamond" w:hAnsi="Garamond" w:cs="Times New Roman"/>
        </w:rPr>
        <w:t>cultural loss</w:t>
      </w:r>
      <w:r w:rsidR="007F35F9" w:rsidRPr="008605CB">
        <w:rPr>
          <w:rFonts w:ascii="Garamond" w:hAnsi="Garamond" w:cs="Times New Roman"/>
        </w:rPr>
        <w:t xml:space="preserve"> </w:t>
      </w:r>
      <w:r w:rsidR="000D6E8E" w:rsidRPr="008605CB">
        <w:rPr>
          <w:rFonts w:ascii="Garamond" w:hAnsi="Garamond" w:cs="Times New Roman"/>
        </w:rPr>
        <w:fldChar w:fldCharType="begin"/>
      </w:r>
      <w:r w:rsidR="005104A5" w:rsidRPr="008605CB">
        <w:rPr>
          <w:rFonts w:ascii="Garamond" w:hAnsi="Garamond" w:cs="Times New Roman"/>
        </w:rPr>
        <w:instrText xml:space="preserve"> ADDIN ZOTERO_ITEM CSL_CITATION {"citationID":"C4EZBjwd","properties":{"formattedCitation":"(Brown &amp; Godduhn, 2015; Lamborn et al., 2025; Ohlberger et al., 2018)","plainCitation":"(Brown &amp; Godduhn, 2015; Lamborn et al., 2025;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0D6E8E" w:rsidRPr="008605CB">
        <w:rPr>
          <w:rFonts w:ascii="Garamond" w:hAnsi="Garamond" w:cs="Times New Roman"/>
        </w:rPr>
        <w:fldChar w:fldCharType="separate"/>
      </w:r>
      <w:r w:rsidR="005104A5" w:rsidRPr="008605CB">
        <w:rPr>
          <w:rFonts w:ascii="Garamond" w:hAnsi="Garamond" w:cs="Times New Roman"/>
          <w:noProof/>
        </w:rPr>
        <w:t>(Brown &amp; Godduhn, 2015; Lamborn et al., 2025; Ohlberger et al., 2018)</w:t>
      </w:r>
      <w:r w:rsidR="000D6E8E" w:rsidRPr="008605CB">
        <w:rPr>
          <w:rFonts w:ascii="Garamond" w:hAnsi="Garamond" w:cs="Times New Roman"/>
        </w:rPr>
        <w:fldChar w:fldCharType="end"/>
      </w:r>
      <w:r w:rsidR="000D6E8E" w:rsidRPr="008605CB">
        <w:rPr>
          <w:rFonts w:ascii="Garamond" w:hAnsi="Garamond" w:cs="Times New Roman"/>
        </w:rPr>
        <w:t>.</w:t>
      </w:r>
      <w:r w:rsidR="002811E4" w:rsidRPr="008605CB">
        <w:rPr>
          <w:rFonts w:ascii="Garamond" w:hAnsi="Garamond" w:cs="Times New Roman"/>
        </w:rPr>
        <w:t xml:space="preserve"> </w:t>
      </w:r>
      <w:r w:rsidR="00CB2EEB" w:rsidRPr="008605CB">
        <w:rPr>
          <w:rFonts w:ascii="Garamond" w:hAnsi="Garamond" w:cs="Times New Roman"/>
        </w:rPr>
        <w:t xml:space="preserve">As a result, resource managers are </w:t>
      </w:r>
      <w:r w:rsidR="00066D9D" w:rsidRPr="008605CB">
        <w:rPr>
          <w:rFonts w:ascii="Garamond" w:hAnsi="Garamond" w:cs="Times New Roman"/>
        </w:rPr>
        <w:t xml:space="preserve">tasked with </w:t>
      </w:r>
      <w:r w:rsidR="00CB2EEB" w:rsidRPr="008605CB">
        <w:rPr>
          <w:rFonts w:ascii="Garamond" w:hAnsi="Garamond" w:cs="Times New Roman"/>
        </w:rPr>
        <w:t xml:space="preserve">designing management strategies that </w:t>
      </w:r>
      <w:r w:rsidR="0070135F" w:rsidRPr="008605CB">
        <w:rPr>
          <w:rFonts w:ascii="Garamond" w:hAnsi="Garamond" w:cs="Times New Roman"/>
        </w:rPr>
        <w:t xml:space="preserve">allow for harvest opportunities while simultaneously rebuilding </w:t>
      </w:r>
      <w:r w:rsidR="00343C0B" w:rsidRPr="008605CB">
        <w:rPr>
          <w:rFonts w:ascii="Garamond" w:hAnsi="Garamond" w:cs="Times New Roman"/>
        </w:rPr>
        <w:t>the diversity of stocks throughout the basin</w:t>
      </w:r>
      <w:r w:rsidR="00CB2EEB" w:rsidRPr="008605CB">
        <w:rPr>
          <w:rFonts w:ascii="Garamond" w:hAnsi="Garamond" w:cs="Times New Roman"/>
        </w:rPr>
        <w:t>.</w:t>
      </w:r>
      <w:r w:rsidR="0070135F" w:rsidRPr="008605CB">
        <w:rPr>
          <w:rFonts w:ascii="Garamond" w:hAnsi="Garamond" w:cs="Times New Roman"/>
        </w:rPr>
        <w:t xml:space="preserve"> </w:t>
      </w:r>
    </w:p>
    <w:p w14:paraId="50946457" w14:textId="2F815E6D" w:rsidR="00044401" w:rsidRPr="008605CB" w:rsidRDefault="00D86CD4" w:rsidP="00D86CD4">
      <w:pPr>
        <w:spacing w:line="480" w:lineRule="auto"/>
        <w:ind w:firstLine="720"/>
        <w:rPr>
          <w:rFonts w:ascii="Garamond" w:hAnsi="Garamond" w:cs="Times New Roman"/>
        </w:rPr>
      </w:pPr>
      <w:r w:rsidRPr="008605CB">
        <w:rPr>
          <w:rStyle w:val="Strong"/>
          <w:rFonts w:ascii="Garamond" w:hAnsi="Garamond" w:cs="Times New Roman"/>
          <w:b w:val="0"/>
          <w:bCs w:val="0"/>
        </w:rPr>
        <w:t xml:space="preserve">A </w:t>
      </w:r>
      <w:r w:rsidR="00E471DA" w:rsidRPr="008605CB">
        <w:rPr>
          <w:rStyle w:val="Strong"/>
          <w:rFonts w:ascii="Garamond" w:hAnsi="Garamond" w:cs="Times New Roman"/>
          <w:b w:val="0"/>
          <w:bCs w:val="0"/>
        </w:rPr>
        <w:t xml:space="preserve">current </w:t>
      </w:r>
      <w:r w:rsidRPr="008605CB">
        <w:rPr>
          <w:rStyle w:val="Strong"/>
          <w:rFonts w:ascii="Garamond" w:hAnsi="Garamond" w:cs="Times New Roman"/>
          <w:b w:val="0"/>
          <w:bCs w:val="0"/>
        </w:rPr>
        <w:t>management approach implemented in the Kuskokwim River</w:t>
      </w:r>
      <w:r w:rsidR="00A22AAB">
        <w:rPr>
          <w:rStyle w:val="Strong"/>
          <w:rFonts w:ascii="Garamond" w:hAnsi="Garamond" w:cs="Times New Roman"/>
          <w:b w:val="0"/>
          <w:bCs w:val="0"/>
        </w:rPr>
        <w:t xml:space="preserve"> </w:t>
      </w:r>
      <w:r w:rsidRPr="008605CB">
        <w:rPr>
          <w:rStyle w:val="Strong"/>
          <w:rFonts w:ascii="Garamond" w:hAnsi="Garamond" w:cs="Times New Roman"/>
          <w:b w:val="0"/>
          <w:bCs w:val="0"/>
        </w:rPr>
        <w:t>basin has been a front-end closure which prohibits fishing during a fixed temporal window from June 1</w:t>
      </w:r>
      <w:r w:rsidRPr="008605CB">
        <w:rPr>
          <w:rStyle w:val="Strong"/>
          <w:rFonts w:ascii="Garamond" w:hAnsi="Garamond" w:cs="Times New Roman"/>
          <w:b w:val="0"/>
          <w:bCs w:val="0"/>
          <w:vertAlign w:val="superscript"/>
        </w:rPr>
        <w:t>st</w:t>
      </w:r>
      <w:r w:rsidRPr="008605CB">
        <w:rPr>
          <w:rStyle w:val="Strong"/>
          <w:rFonts w:ascii="Garamond" w:hAnsi="Garamond" w:cs="Times New Roman"/>
          <w:b w:val="0"/>
          <w:bCs w:val="0"/>
        </w:rPr>
        <w:t xml:space="preserve"> to June 11</w:t>
      </w:r>
      <w:r w:rsidRPr="008605CB">
        <w:rPr>
          <w:rStyle w:val="Strong"/>
          <w:rFonts w:ascii="Garamond" w:hAnsi="Garamond" w:cs="Times New Roman"/>
          <w:b w:val="0"/>
          <w:bCs w:val="0"/>
          <w:vertAlign w:val="superscript"/>
        </w:rPr>
        <w:t>th</w:t>
      </w:r>
      <w:r w:rsidRPr="008605CB">
        <w:rPr>
          <w:rStyle w:val="Strong"/>
          <w:rFonts w:ascii="Garamond" w:hAnsi="Garamond" w:cs="Times New Roman"/>
          <w:b w:val="0"/>
          <w:bCs w:val="0"/>
        </w:rPr>
        <w:t xml:space="preserve">. </w:t>
      </w:r>
      <w:r w:rsidR="00044401" w:rsidRPr="008605CB">
        <w:rPr>
          <w:rFonts w:ascii="Garamond" w:hAnsi="Garamond" w:cs="Times New Roman"/>
        </w:rPr>
        <w:t xml:space="preserve">This strategy is designed to protect early </w:t>
      </w:r>
      <w:r w:rsidR="0017389D" w:rsidRPr="008605CB">
        <w:rPr>
          <w:rFonts w:ascii="Garamond" w:hAnsi="Garamond" w:cs="Times New Roman"/>
        </w:rPr>
        <w:t xml:space="preserve">arriving </w:t>
      </w:r>
      <w:r w:rsidR="00044401" w:rsidRPr="008605CB">
        <w:rPr>
          <w:rFonts w:ascii="Garamond" w:hAnsi="Garamond" w:cs="Times New Roman"/>
        </w:rPr>
        <w:t xml:space="preserve">fish </w:t>
      </w:r>
      <w:r w:rsidR="001255D3" w:rsidRPr="008605CB">
        <w:rPr>
          <w:rFonts w:ascii="Garamond" w:hAnsi="Garamond" w:cs="Times New Roman"/>
        </w:rPr>
        <w:t xml:space="preserve">which are </w:t>
      </w:r>
      <w:r w:rsidR="00044401" w:rsidRPr="008605CB">
        <w:rPr>
          <w:rFonts w:ascii="Garamond" w:hAnsi="Garamond" w:cs="Times New Roman"/>
        </w:rPr>
        <w:t>assum</w:t>
      </w:r>
      <w:r w:rsidR="001255D3" w:rsidRPr="008605CB">
        <w:rPr>
          <w:rFonts w:ascii="Garamond" w:hAnsi="Garamond" w:cs="Times New Roman"/>
        </w:rPr>
        <w:t xml:space="preserve">ed to </w:t>
      </w:r>
      <w:r w:rsidR="00044401" w:rsidRPr="008605CB">
        <w:rPr>
          <w:rFonts w:ascii="Garamond" w:hAnsi="Garamond" w:cs="Times New Roman"/>
        </w:rPr>
        <w:t xml:space="preserve">return to </w:t>
      </w:r>
      <w:r w:rsidR="00746351">
        <w:rPr>
          <w:rFonts w:ascii="Garamond" w:hAnsi="Garamond" w:cs="Times New Roman"/>
        </w:rPr>
        <w:t>the headwaters of the Kuskokwim River</w:t>
      </w:r>
      <w:r w:rsidR="00343C0B" w:rsidRPr="008605CB">
        <w:rPr>
          <w:rFonts w:ascii="Garamond" w:hAnsi="Garamond" w:cs="Times New Roman"/>
        </w:rPr>
        <w:t xml:space="preserve"> and are, therefore, subjected to harvest over more of the river than lower watershed stocks</w:t>
      </w:r>
      <w:r w:rsidR="001255D3" w:rsidRPr="008605CB">
        <w:rPr>
          <w:rFonts w:ascii="Garamond" w:hAnsi="Garamond" w:cs="Times New Roman"/>
        </w:rPr>
        <w:t xml:space="preserve">. </w:t>
      </w:r>
      <w:r w:rsidR="007D2894" w:rsidRPr="008605CB">
        <w:rPr>
          <w:rFonts w:ascii="Garamond" w:hAnsi="Garamond" w:cs="Times New Roman"/>
        </w:rPr>
        <w:t xml:space="preserve">This assumption is based on patterns established in other systems </w:t>
      </w:r>
      <w:r w:rsidR="007E1736" w:rsidRPr="008605CB">
        <w:rPr>
          <w:rFonts w:ascii="Garamond" w:hAnsi="Garamond" w:cs="Times New Roman"/>
        </w:rPr>
        <w:fldChar w:fldCharType="begin"/>
      </w:r>
      <w:r w:rsidR="00DF28C6" w:rsidRPr="008605CB">
        <w:rPr>
          <w:rFonts w:ascii="Garamond" w:hAnsi="Garamond" w:cs="Times New Roman"/>
        </w:rPr>
        <w: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sidR="00DF28C6" w:rsidRPr="008605CB">
        <w:rPr>
          <w:rFonts w:ascii="Cambria Math" w:hAnsi="Cambria Math" w:cs="Cambria Math"/>
        </w:rPr>
        <w:instrText>‐</w:instrText>
      </w:r>
      <w:r w:rsidR="00DF28C6" w:rsidRPr="008605CB">
        <w:rPr>
          <w:rFonts w:ascii="Garamond" w:hAnsi="Garamond" w:cs="Times New Roman"/>
        </w:rPr>
        <w:instrText>wide effects of body size, sex, spawning location, and year on the timing of spawning</w:instrText>
      </w:r>
      <w:r w:rsidR="00DF28C6" w:rsidRPr="008605CB">
        <w:rPr>
          <w:rFonts w:ascii="Cambria Math" w:hAnsi="Cambria Math" w:cs="Cambria Math"/>
        </w:rPr>
        <w:instrText>‐</w:instrText>
      </w:r>
      <w:r w:rsidR="00DF28C6" w:rsidRPr="008605CB">
        <w:rPr>
          <w:rFonts w:ascii="Garamond" w:hAnsi="Garamond" w:cs="Times New Roman"/>
        </w:rPr>
        <w:instrText>run migration into the Togiak River. Migration data and spawning fate were collected using radiotelemetry and analyzed with mixed effects models to account for among</w:instrText>
      </w:r>
      <w:r w:rsidR="00DF28C6" w:rsidRPr="008605CB">
        <w:rPr>
          <w:rFonts w:ascii="Cambria Math" w:hAnsi="Cambria Math" w:cs="Cambria Math"/>
        </w:rPr>
        <w:instrText>‐</w:instrText>
      </w:r>
      <w:r w:rsidR="00DF28C6" w:rsidRPr="008605CB">
        <w:rPr>
          <w:rFonts w:ascii="Garamond" w:hAnsi="Garamond" w:cs="Times New Roman"/>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sidR="007E1736" w:rsidRPr="008605CB">
        <w:rPr>
          <w:rFonts w:ascii="Garamond" w:hAnsi="Garamond" w:cs="Times New Roman"/>
        </w:rPr>
        <w:fldChar w:fldCharType="separate"/>
      </w:r>
      <w:r w:rsidR="00DF28C6" w:rsidRPr="008605CB">
        <w:rPr>
          <w:rFonts w:ascii="Garamond" w:hAnsi="Garamond" w:cs="Times New Roman"/>
          <w:noProof/>
        </w:rPr>
        <w:t xml:space="preserve">(S. C. Clark et </w:t>
      </w:r>
      <w:r w:rsidR="00DF28C6" w:rsidRPr="008605CB">
        <w:rPr>
          <w:rFonts w:ascii="Garamond" w:hAnsi="Garamond" w:cs="Times New Roman"/>
          <w:noProof/>
        </w:rPr>
        <w:lastRenderedPageBreak/>
        <w:t>al., 2015)</w:t>
      </w:r>
      <w:r w:rsidR="007E1736" w:rsidRPr="008605CB">
        <w:rPr>
          <w:rFonts w:ascii="Garamond" w:hAnsi="Garamond" w:cs="Times New Roman"/>
        </w:rPr>
        <w:fldChar w:fldCharType="end"/>
      </w:r>
      <w:r w:rsidR="007E1736" w:rsidRPr="008605CB">
        <w:rPr>
          <w:rFonts w:ascii="Garamond" w:hAnsi="Garamond" w:cs="Times New Roman"/>
        </w:rPr>
        <w:t xml:space="preserve">, </w:t>
      </w:r>
      <w:r w:rsidR="002574F7" w:rsidRPr="008605CB">
        <w:rPr>
          <w:rFonts w:ascii="Garamond" w:hAnsi="Garamond" w:cs="Times New Roman"/>
        </w:rPr>
        <w:t>supported</w:t>
      </w:r>
      <w:r w:rsidR="007D2894" w:rsidRPr="008605CB">
        <w:rPr>
          <w:rFonts w:ascii="Garamond" w:hAnsi="Garamond" w:cs="Times New Roman"/>
        </w:rPr>
        <w:t xml:space="preserve"> by limited telemetry data in the Kuskokwim </w:t>
      </w:r>
      <w:r w:rsidR="00C41758" w:rsidRPr="008605CB">
        <w:rPr>
          <w:rFonts w:ascii="Garamond" w:hAnsi="Garamond" w:cs="Times New Roman"/>
        </w:rPr>
        <w:fldChar w:fldCharType="begin"/>
      </w:r>
      <w:r w:rsidR="003157C4" w:rsidRPr="008605CB">
        <w:rPr>
          <w:rFonts w:ascii="Garamond" w:hAnsi="Garamond" w:cs="Times New Roman"/>
        </w:rPr>
        <w: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instrText>
      </w:r>
      <w:r w:rsidR="00C41758" w:rsidRPr="008605CB">
        <w:rPr>
          <w:rFonts w:ascii="Garamond" w:hAnsi="Garamond" w:cs="Times New Roman"/>
        </w:rPr>
        <w:fldChar w:fldCharType="separate"/>
      </w:r>
      <w:r w:rsidR="003157C4" w:rsidRPr="008605CB">
        <w:rPr>
          <w:rFonts w:ascii="Garamond" w:hAnsi="Garamond" w:cs="Times New Roman"/>
          <w:noProof/>
        </w:rPr>
        <w:t>(J. N. Clark &amp; Smith, 2019; Head et al., 2017; Smith &amp; Liller, 2017a, 2017b)</w:t>
      </w:r>
      <w:r w:rsidR="00C41758" w:rsidRPr="008605CB">
        <w:rPr>
          <w:rFonts w:ascii="Garamond" w:hAnsi="Garamond" w:cs="Times New Roman"/>
        </w:rPr>
        <w:fldChar w:fldCharType="end"/>
      </w:r>
      <w:r w:rsidR="00DF28C6" w:rsidRPr="008605CB">
        <w:rPr>
          <w:rFonts w:ascii="Garamond" w:hAnsi="Garamond" w:cs="Times New Roman"/>
        </w:rPr>
        <w:t>,</w:t>
      </w:r>
      <w:r w:rsidR="00C27BF0" w:rsidRPr="008605CB">
        <w:rPr>
          <w:rFonts w:ascii="Garamond" w:hAnsi="Garamond" w:cs="Times New Roman"/>
        </w:rPr>
        <w:t xml:space="preserve"> and </w:t>
      </w:r>
      <w:r w:rsidR="002574F7" w:rsidRPr="008605CB">
        <w:rPr>
          <w:rFonts w:ascii="Garamond" w:hAnsi="Garamond" w:cs="Times New Roman"/>
        </w:rPr>
        <w:t xml:space="preserve">further corroborated </w:t>
      </w:r>
      <w:r w:rsidR="00C27BF0" w:rsidRPr="008605CB">
        <w:rPr>
          <w:rFonts w:ascii="Garamond" w:hAnsi="Garamond" w:cs="Times New Roman"/>
        </w:rPr>
        <w:t xml:space="preserve">by traditional knowledge </w:t>
      </w:r>
      <w:r w:rsidR="00E471DA" w:rsidRPr="008605CB">
        <w:rPr>
          <w:rFonts w:ascii="Garamond" w:hAnsi="Garamond" w:cs="Times New Roman"/>
        </w:rPr>
        <w:t xml:space="preserve">held by </w:t>
      </w:r>
      <w:r w:rsidR="00C27BF0" w:rsidRPr="008605CB">
        <w:rPr>
          <w:rFonts w:ascii="Garamond" w:hAnsi="Garamond" w:cs="Times New Roman"/>
        </w:rPr>
        <w:t>stakeholders</w:t>
      </w:r>
      <w:r w:rsidR="007D2894" w:rsidRPr="008605CB">
        <w:rPr>
          <w:rFonts w:ascii="Garamond" w:hAnsi="Garamond" w:cs="Times New Roman"/>
        </w:rPr>
        <w:t xml:space="preserve">. </w:t>
      </w:r>
      <w:r w:rsidR="00066D9D" w:rsidRPr="008605CB">
        <w:rPr>
          <w:rFonts w:ascii="Garamond" w:hAnsi="Garamond" w:cs="Times New Roman"/>
        </w:rPr>
        <w:t xml:space="preserve">By protecting upriver stocks, managers aim to </w:t>
      </w:r>
      <w:r w:rsidR="007D2894" w:rsidRPr="008605CB">
        <w:rPr>
          <w:rFonts w:ascii="Garamond" w:hAnsi="Garamond" w:cs="Times New Roman"/>
        </w:rPr>
        <w:t>support basin-wide escapement goals, provide harvest opportunities to upstream communities, and protect upper river stocks which are at heightened risk of overharvest but contribute disproportionately to downstream fisher</w:t>
      </w:r>
      <w:r w:rsidR="00E471DA" w:rsidRPr="008605CB">
        <w:rPr>
          <w:rFonts w:ascii="Garamond" w:hAnsi="Garamond" w:cs="Times New Roman"/>
        </w:rPr>
        <w:t>ies</w:t>
      </w:r>
      <w:r w:rsidR="007D2894" w:rsidRPr="008605CB">
        <w:rPr>
          <w:rFonts w:ascii="Garamond" w:hAnsi="Garamond" w:cs="Times New Roman"/>
        </w:rPr>
        <w:t xml:space="preserve">. </w:t>
      </w:r>
      <w:r w:rsidR="00F20CE9" w:rsidRPr="008605CB">
        <w:rPr>
          <w:rFonts w:ascii="Garamond" w:hAnsi="Garamond" w:cs="Times New Roman"/>
        </w:rPr>
        <w:t>However,</w:t>
      </w:r>
      <w:r w:rsidR="00044401" w:rsidRPr="008605CB">
        <w:rPr>
          <w:rFonts w:ascii="Garamond" w:hAnsi="Garamond" w:cs="Times New Roman"/>
        </w:rPr>
        <w:t xml:space="preserve"> </w:t>
      </w:r>
      <w:r w:rsidR="00FD5572" w:rsidRPr="008605CB">
        <w:rPr>
          <w:rFonts w:ascii="Garamond" w:hAnsi="Garamond" w:cs="Times New Roman"/>
        </w:rPr>
        <w:t>the spatial ecology of Chinook salmon in the Kuskokwim River basin remains poorly understood</w:t>
      </w:r>
      <w:r w:rsidR="00E471DA" w:rsidRPr="008605CB">
        <w:rPr>
          <w:rFonts w:ascii="Garamond" w:hAnsi="Garamond" w:cs="Times New Roman"/>
        </w:rPr>
        <w:t xml:space="preserve"> and</w:t>
      </w:r>
      <w:r w:rsidR="00F20CE9" w:rsidRPr="008605CB">
        <w:rPr>
          <w:rFonts w:ascii="Garamond" w:hAnsi="Garamond" w:cs="Times New Roman"/>
        </w:rPr>
        <w:t xml:space="preserve"> </w:t>
      </w:r>
      <w:r w:rsidR="00746351">
        <w:rPr>
          <w:rStyle w:val="Strong"/>
          <w:rFonts w:ascii="Garamond" w:hAnsi="Garamond" w:cs="Times New Roman"/>
          <w:b w:val="0"/>
          <w:bCs w:val="0"/>
        </w:rPr>
        <w:t>the</w:t>
      </w:r>
      <w:r w:rsidR="004C3939" w:rsidRPr="008605CB">
        <w:rPr>
          <w:rFonts w:ascii="Garamond" w:hAnsi="Garamond" w:cs="Times New Roman"/>
        </w:rPr>
        <w:t xml:space="preserve"> </w:t>
      </w:r>
      <w:r w:rsidR="00F20CE9" w:rsidRPr="008605CB">
        <w:rPr>
          <w:rFonts w:ascii="Garamond" w:hAnsi="Garamond" w:cs="Times New Roman"/>
        </w:rPr>
        <w:t xml:space="preserve">interaction </w:t>
      </w:r>
      <w:r w:rsidR="00F20CE9" w:rsidRPr="008605CB">
        <w:rPr>
          <w:rStyle w:val="Strong"/>
          <w:rFonts w:ascii="Garamond" w:hAnsi="Garamond" w:cs="Times New Roman"/>
          <w:b w:val="0"/>
          <w:bCs w:val="0"/>
        </w:rPr>
        <w:t>between</w:t>
      </w:r>
      <w:r w:rsidR="00F20CE9" w:rsidRPr="008605CB">
        <w:rPr>
          <w:rFonts w:ascii="Garamond" w:hAnsi="Garamond" w:cs="Times New Roman"/>
        </w:rPr>
        <w:t xml:space="preserve"> </w:t>
      </w:r>
      <w:r w:rsidR="004C3939" w:rsidRPr="008605CB">
        <w:rPr>
          <w:rFonts w:ascii="Garamond" w:hAnsi="Garamond" w:cs="Times New Roman"/>
        </w:rPr>
        <w:t>stock-specific migration patterns</w:t>
      </w:r>
      <w:r w:rsidR="00F20CE9" w:rsidRPr="008605CB">
        <w:rPr>
          <w:rFonts w:ascii="Garamond" w:hAnsi="Garamond" w:cs="Times New Roman"/>
        </w:rPr>
        <w:t xml:space="preserve"> and the front-end closure </w:t>
      </w:r>
      <w:r w:rsidR="004B5E0E" w:rsidRPr="008605CB">
        <w:rPr>
          <w:rFonts w:ascii="Garamond" w:hAnsi="Garamond" w:cs="Times New Roman"/>
        </w:rPr>
        <w:t>is not</w:t>
      </w:r>
      <w:r w:rsidR="00636C9F" w:rsidRPr="008605CB">
        <w:rPr>
          <w:rFonts w:ascii="Garamond" w:hAnsi="Garamond" w:cs="Times New Roman"/>
        </w:rPr>
        <w:t xml:space="preserve"> well </w:t>
      </w:r>
      <w:r w:rsidR="004B5E0E" w:rsidRPr="008605CB">
        <w:rPr>
          <w:rFonts w:ascii="Garamond" w:hAnsi="Garamond" w:cs="Times New Roman"/>
        </w:rPr>
        <w:t>known</w:t>
      </w:r>
      <w:commentRangeStart w:id="12"/>
      <w:r w:rsidR="004B5E0E" w:rsidRPr="008605CB">
        <w:rPr>
          <w:rFonts w:ascii="Garamond" w:hAnsi="Garamond" w:cs="Times New Roman"/>
        </w:rPr>
        <w:t>.</w:t>
      </w:r>
      <w:r w:rsidR="004B5E0E" w:rsidRPr="008605CB">
        <w:rPr>
          <w:rFonts w:ascii="Garamond" w:hAnsi="Garamond" w:cs="Times New Roman"/>
          <w:b/>
          <w:bCs/>
        </w:rPr>
        <w:t xml:space="preserve"> </w:t>
      </w:r>
      <w:r w:rsidR="00F20CE9" w:rsidRPr="008605CB">
        <w:rPr>
          <w:rFonts w:ascii="Garamond" w:hAnsi="Garamond" w:cs="Times New Roman"/>
        </w:rPr>
        <w:t xml:space="preserve"> </w:t>
      </w:r>
      <w:commentRangeEnd w:id="12"/>
      <w:r w:rsidR="00746351">
        <w:rPr>
          <w:rStyle w:val="CommentReference"/>
        </w:rPr>
        <w:commentReference w:id="12"/>
      </w:r>
    </w:p>
    <w:p w14:paraId="4B48F71D" w14:textId="5E01679A" w:rsidR="00A72EBD" w:rsidRPr="008605CB" w:rsidRDefault="00A72EBD" w:rsidP="00A72EBD">
      <w:pPr>
        <w:spacing w:line="480" w:lineRule="auto"/>
        <w:ind w:firstLine="720"/>
        <w:rPr>
          <w:rFonts w:ascii="Garamond" w:hAnsi="Garamond" w:cs="Times New Roman"/>
          <w:b/>
          <w:bCs/>
        </w:rPr>
      </w:pPr>
      <w:r w:rsidRPr="008605CB">
        <w:rPr>
          <w:rFonts w:ascii="Garamond" w:hAnsi="Garamond" w:cs="Times New Roman"/>
        </w:rPr>
        <w:t xml:space="preserve">Here, we use otolith chemistry from fish caught during test </w:t>
      </w:r>
      <w:r w:rsidR="00AB2317">
        <w:rPr>
          <w:rFonts w:ascii="Garamond" w:hAnsi="Garamond" w:cs="Times New Roman"/>
        </w:rPr>
        <w:t xml:space="preserve">a </w:t>
      </w:r>
      <w:r w:rsidRPr="008605CB">
        <w:rPr>
          <w:rFonts w:ascii="Garamond" w:hAnsi="Garamond" w:cs="Times New Roman"/>
        </w:rPr>
        <w:t>fisher</w:t>
      </w:r>
      <w:r w:rsidR="00AB2317">
        <w:rPr>
          <w:rFonts w:ascii="Garamond" w:hAnsi="Garamond" w:cs="Times New Roman"/>
        </w:rPr>
        <w:t>y</w:t>
      </w:r>
      <w:r w:rsidRPr="008605CB">
        <w:rPr>
          <w:rFonts w:ascii="Garamond" w:hAnsi="Garamond" w:cs="Times New Roman"/>
        </w:rPr>
        <w:t xml:space="preserve"> throughout the seasonal migration period over six years in the Kuskokwim River to reconstruct spatiotemporal patterns of Chinook salmon returns. The limited genetic structure of this stock complex precludes using genetic approaches to quantify migration timing of different stocks throughout the watershed. Otolith-based methods for estimating provenance therefore offer a novel approach to: (1) identify the spatiotemporal structure of returning populations in the Kuskokwim River basin, and (2) evaluate potential impacts of front-end closures on conserving population diversity within salmon stock complexes returning to large, remote</w:t>
      </w:r>
      <w:ins w:id="13" w:author="Larson, Sean D (DFG)" w:date="2025-12-08T11:00:00Z" w16du:dateUtc="2025-12-08T20:00:00Z">
        <w:r w:rsidR="00AB2317">
          <w:rPr>
            <w:rFonts w:ascii="Garamond" w:hAnsi="Garamond" w:cs="Times New Roman"/>
          </w:rPr>
          <w:t>,</w:t>
        </w:r>
      </w:ins>
      <w:r w:rsidRPr="008605CB">
        <w:rPr>
          <w:rFonts w:ascii="Garamond" w:hAnsi="Garamond" w:cs="Times New Roman"/>
        </w:rPr>
        <w:t xml:space="preserve"> watersheds.</w:t>
      </w:r>
    </w:p>
    <w:p w14:paraId="2A0F64D4" w14:textId="47D9D529" w:rsidR="009833DB" w:rsidRPr="008605CB" w:rsidRDefault="00467885" w:rsidP="009833DB">
      <w:pPr>
        <w:spacing w:line="480" w:lineRule="auto"/>
        <w:rPr>
          <w:rFonts w:ascii="Garamond" w:hAnsi="Garamond" w:cs="Times New Roman"/>
          <w:b/>
          <w:bCs/>
          <w:sz w:val="28"/>
          <w:szCs w:val="28"/>
          <w:u w:val="single"/>
        </w:rPr>
      </w:pPr>
      <w:r w:rsidRPr="008605CB">
        <w:rPr>
          <w:rFonts w:ascii="Garamond" w:hAnsi="Garamond" w:cs="Times New Roman"/>
          <w:b/>
          <w:bCs/>
          <w:sz w:val="28"/>
          <w:szCs w:val="28"/>
          <w:u w:val="single"/>
        </w:rPr>
        <w:t xml:space="preserve">Materials and </w:t>
      </w:r>
      <w:r w:rsidR="009833DB" w:rsidRPr="008605CB">
        <w:rPr>
          <w:rFonts w:ascii="Garamond" w:hAnsi="Garamond" w:cs="Times New Roman"/>
          <w:b/>
          <w:bCs/>
          <w:sz w:val="28"/>
          <w:szCs w:val="28"/>
          <w:u w:val="single"/>
        </w:rPr>
        <w:t xml:space="preserve">Methods: </w:t>
      </w:r>
    </w:p>
    <w:p w14:paraId="2B9BE153" w14:textId="1563F8E5" w:rsidR="009833DB" w:rsidRPr="008605CB" w:rsidRDefault="009833DB" w:rsidP="009833DB">
      <w:pPr>
        <w:spacing w:line="480" w:lineRule="auto"/>
        <w:rPr>
          <w:rFonts w:ascii="Garamond" w:hAnsi="Garamond" w:cs="Times New Roman"/>
          <w:b/>
          <w:bCs/>
        </w:rPr>
      </w:pPr>
      <w:r w:rsidRPr="008605CB">
        <w:rPr>
          <w:rFonts w:ascii="Garamond" w:hAnsi="Garamond" w:cs="Times New Roman"/>
          <w:b/>
          <w:bCs/>
        </w:rPr>
        <w:t xml:space="preserve">Otolith </w:t>
      </w:r>
      <w:r w:rsidR="00F21C45" w:rsidRPr="008605CB">
        <w:rPr>
          <w:rFonts w:ascii="Garamond" w:hAnsi="Garamond" w:cs="Times New Roman"/>
          <w:b/>
          <w:bCs/>
        </w:rPr>
        <w:t>samples</w:t>
      </w:r>
    </w:p>
    <w:p w14:paraId="2C50ADFF" w14:textId="11337D83" w:rsidR="009C079F" w:rsidRPr="008605CB" w:rsidRDefault="003A1EB0" w:rsidP="009C079F">
      <w:pPr>
        <w:spacing w:line="480" w:lineRule="auto"/>
        <w:ind w:firstLine="720"/>
        <w:rPr>
          <w:rFonts w:ascii="Garamond" w:eastAsia="Times New Roman" w:hAnsi="Garamond" w:cs="Times New Roman"/>
          <w:kern w:val="0"/>
          <w14:ligatures w14:val="none"/>
        </w:rPr>
      </w:pPr>
      <w:r w:rsidRPr="008605CB">
        <w:rPr>
          <w:rFonts w:ascii="Garamond" w:eastAsia="Times New Roman" w:hAnsi="Garamond" w:cs="Times New Roman"/>
          <w:kern w:val="0"/>
          <w14:ligatures w14:val="none"/>
        </w:rPr>
        <w:t>Chinook salmon o</w:t>
      </w:r>
      <w:r w:rsidR="009833DB" w:rsidRPr="008605CB">
        <w:rPr>
          <w:rFonts w:ascii="Garamond" w:eastAsia="Times New Roman" w:hAnsi="Garamond" w:cs="Times New Roman"/>
          <w:kern w:val="0"/>
          <w14:ligatures w14:val="none"/>
        </w:rPr>
        <w:t xml:space="preserve">toliths were </w:t>
      </w:r>
      <w:r w:rsidRPr="008605CB">
        <w:rPr>
          <w:rFonts w:ascii="Garamond" w:eastAsia="Times New Roman" w:hAnsi="Garamond" w:cs="Times New Roman"/>
          <w:kern w:val="0"/>
          <w14:ligatures w14:val="none"/>
        </w:rPr>
        <w:t xml:space="preserve">collected </w:t>
      </w:r>
      <w:r w:rsidR="00313CB8" w:rsidRPr="008605CB">
        <w:rPr>
          <w:rFonts w:ascii="Garamond" w:eastAsia="Times New Roman" w:hAnsi="Garamond" w:cs="Times New Roman"/>
          <w:kern w:val="0"/>
          <w14:ligatures w14:val="none"/>
        </w:rPr>
        <w:t>from 2017 to 2022</w:t>
      </w:r>
      <w:r w:rsidR="00E212FE" w:rsidRPr="008605CB">
        <w:rPr>
          <w:rFonts w:ascii="Garamond" w:eastAsia="Times New Roman" w:hAnsi="Garamond" w:cs="Times New Roman"/>
          <w:kern w:val="0"/>
          <w14:ligatures w14:val="none"/>
        </w:rPr>
        <w:t xml:space="preserve"> </w:t>
      </w:r>
      <w:r w:rsidR="00313CB8" w:rsidRPr="008605CB">
        <w:rPr>
          <w:rFonts w:ascii="Garamond" w:eastAsia="Times New Roman" w:hAnsi="Garamond" w:cs="Times New Roman"/>
          <w:kern w:val="0"/>
          <w14:ligatures w14:val="none"/>
        </w:rPr>
        <w:t xml:space="preserve">in </w:t>
      </w:r>
      <w:r w:rsidR="00E212FE" w:rsidRPr="008605CB">
        <w:rPr>
          <w:rFonts w:ascii="Garamond" w:eastAsia="Times New Roman" w:hAnsi="Garamond" w:cs="Times New Roman"/>
          <w:kern w:val="0"/>
          <w14:ligatures w14:val="none"/>
        </w:rPr>
        <w:t xml:space="preserve">the Bethel Test Fishery (BTF) near Bethel, Alaska </w:t>
      </w:r>
      <w:r w:rsidR="00313CB8" w:rsidRPr="008605CB">
        <w:rPr>
          <w:rFonts w:ascii="Garamond" w:eastAsia="Times New Roman" w:hAnsi="Garamond" w:cs="Times New Roman"/>
          <w:kern w:val="0"/>
          <w14:ligatures w14:val="none"/>
        </w:rPr>
        <w:t>in collaboration with</w:t>
      </w:r>
      <w:r w:rsidR="00367B6D" w:rsidRPr="008605CB">
        <w:rPr>
          <w:rFonts w:ascii="Garamond" w:eastAsia="Times New Roman" w:hAnsi="Garamond" w:cs="Times New Roman"/>
          <w:kern w:val="0"/>
          <w14:ligatures w14:val="none"/>
        </w:rPr>
        <w:t xml:space="preserve"> the intern program of the </w:t>
      </w:r>
      <w:proofErr w:type="spellStart"/>
      <w:r w:rsidR="00367B6D" w:rsidRPr="008605CB">
        <w:rPr>
          <w:rFonts w:ascii="Garamond" w:eastAsia="Times New Roman" w:hAnsi="Garamond" w:cs="Times New Roman"/>
          <w:kern w:val="0"/>
          <w14:ligatures w14:val="none"/>
        </w:rPr>
        <w:t>Orutsaramiut</w:t>
      </w:r>
      <w:proofErr w:type="spellEnd"/>
      <w:r w:rsidR="00367B6D" w:rsidRPr="008605CB">
        <w:rPr>
          <w:rFonts w:ascii="Garamond" w:eastAsia="Times New Roman" w:hAnsi="Garamond" w:cs="Times New Roman"/>
          <w:kern w:val="0"/>
          <w14:ligatures w14:val="none"/>
        </w:rPr>
        <w:t xml:space="preserve"> Native Council </w:t>
      </w:r>
      <w:r w:rsidR="00313CB8" w:rsidRPr="008605CB">
        <w:rPr>
          <w:rFonts w:ascii="Garamond" w:eastAsia="Times New Roman" w:hAnsi="Garamond" w:cs="Times New Roman"/>
          <w:kern w:val="0"/>
          <w14:ligatures w14:val="none"/>
        </w:rPr>
        <w:t>and</w:t>
      </w:r>
      <w:r w:rsidR="00367B6D" w:rsidRPr="008605CB">
        <w:rPr>
          <w:rFonts w:ascii="Garamond" w:eastAsia="Times New Roman" w:hAnsi="Garamond" w:cs="Times New Roman"/>
          <w:kern w:val="0"/>
          <w14:ligatures w14:val="none"/>
        </w:rPr>
        <w:t xml:space="preserve"> the Alaska Department of Fish &amp; Game. </w:t>
      </w:r>
      <w:r w:rsidR="0082206F" w:rsidRPr="008605CB">
        <w:rPr>
          <w:rFonts w:ascii="Garamond" w:hAnsi="Garamond" w:cs="Times New Roman"/>
        </w:rPr>
        <w:t>The BTF was designed to enable in-season assessment of run strength</w:t>
      </w:r>
      <w:r w:rsidR="00AB2317">
        <w:rPr>
          <w:rFonts w:ascii="Garamond" w:hAnsi="Garamond" w:cs="Times New Roman"/>
        </w:rPr>
        <w:t>,</w:t>
      </w:r>
      <w:r w:rsidR="0082206F" w:rsidRPr="008605CB">
        <w:rPr>
          <w:rFonts w:ascii="Garamond" w:hAnsi="Garamond" w:cs="Times New Roman"/>
        </w:rPr>
        <w:t xml:space="preserve"> based on </w:t>
      </w:r>
      <w:commentRangeStart w:id="14"/>
      <w:r w:rsidR="0082206F" w:rsidRPr="008605CB">
        <w:rPr>
          <w:rFonts w:ascii="Garamond" w:hAnsi="Garamond" w:cs="Times New Roman"/>
        </w:rPr>
        <w:t>catch-per-unit-effort</w:t>
      </w:r>
      <w:commentRangeEnd w:id="14"/>
      <w:r w:rsidR="00731FB9">
        <w:rPr>
          <w:rStyle w:val="CommentReference"/>
        </w:rPr>
        <w:commentReference w:id="14"/>
      </w:r>
      <w:r w:rsidR="0082206F" w:rsidRPr="008605CB">
        <w:rPr>
          <w:rFonts w:ascii="Garamond" w:hAnsi="Garamond" w:cs="Times New Roman"/>
        </w:rPr>
        <w:t xml:space="preserve">, </w:t>
      </w:r>
      <w:r w:rsidR="00AB2317">
        <w:rPr>
          <w:rFonts w:ascii="Garamond" w:hAnsi="Garamond" w:cs="Times New Roman"/>
        </w:rPr>
        <w:t>to inform</w:t>
      </w:r>
      <w:r w:rsidR="00AB2317" w:rsidRPr="008605CB">
        <w:rPr>
          <w:rFonts w:ascii="Garamond" w:hAnsi="Garamond" w:cs="Times New Roman"/>
        </w:rPr>
        <w:t xml:space="preserve"> </w:t>
      </w:r>
      <w:r w:rsidR="0082206F" w:rsidRPr="008605CB">
        <w:rPr>
          <w:rFonts w:ascii="Garamond" w:hAnsi="Garamond" w:cs="Times New Roman"/>
        </w:rPr>
        <w:t xml:space="preserve">management decisions for fisheries throughout the river. Fish caught in this fishery </w:t>
      </w:r>
      <w:r w:rsidR="002574F7" w:rsidRPr="008605CB">
        <w:rPr>
          <w:rFonts w:ascii="Garamond" w:hAnsi="Garamond" w:cs="Times New Roman"/>
        </w:rPr>
        <w:t xml:space="preserve">are </w:t>
      </w:r>
      <w:r w:rsidR="0082206F" w:rsidRPr="008605CB">
        <w:rPr>
          <w:rFonts w:ascii="Garamond" w:hAnsi="Garamond" w:cs="Times New Roman"/>
        </w:rPr>
        <w:t xml:space="preserve">a representative sample of returning stocks </w:t>
      </w:r>
      <w:r w:rsidR="002574F7" w:rsidRPr="008605CB">
        <w:rPr>
          <w:rFonts w:ascii="Garamond" w:hAnsi="Garamond" w:cs="Times New Roman"/>
        </w:rPr>
        <w:lastRenderedPageBreak/>
        <w:t>throughout the basin above the test fishery location near Bethel, Alaska</w:t>
      </w:r>
      <w:r w:rsidR="0082206F" w:rsidRPr="008605CB">
        <w:rPr>
          <w:rFonts w:ascii="Garamond" w:hAnsi="Garamond" w:cs="Times New Roman"/>
        </w:rPr>
        <w:t xml:space="preserve"> </w:t>
      </w:r>
      <w:commentRangeStart w:id="15"/>
      <w:r w:rsidR="0082206F" w:rsidRPr="008605CB">
        <w:rPr>
          <w:rFonts w:ascii="Garamond" w:eastAsia="Times New Roman" w:hAnsi="Garamond" w:cs="Times New Roman"/>
          <w:kern w:val="0"/>
          <w14:ligatures w14:val="none"/>
        </w:rPr>
        <w:fldChar w:fldCharType="begin"/>
      </w:r>
      <w:r w:rsidR="0082206F" w:rsidRPr="008605CB">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sidR="0082206F" w:rsidRPr="008605CB">
        <w:rPr>
          <w:rFonts w:ascii="Garamond" w:eastAsia="Times New Roman" w:hAnsi="Garamond" w:cs="Times New Roman"/>
          <w:kern w:val="0"/>
          <w14:ligatures w14:val="none"/>
        </w:rPr>
        <w:fldChar w:fldCharType="separate"/>
      </w:r>
      <w:r w:rsidR="0082206F" w:rsidRPr="008605CB">
        <w:rPr>
          <w:rFonts w:ascii="Garamond" w:eastAsia="Times New Roman" w:hAnsi="Garamond" w:cs="Times New Roman"/>
          <w:noProof/>
          <w:kern w:val="0"/>
          <w14:ligatures w14:val="none"/>
        </w:rPr>
        <w:t>(Lipka &amp; Elison, 2015)</w:t>
      </w:r>
      <w:r w:rsidR="0082206F" w:rsidRPr="008605CB">
        <w:rPr>
          <w:rFonts w:ascii="Garamond" w:eastAsia="Times New Roman" w:hAnsi="Garamond" w:cs="Times New Roman"/>
          <w:kern w:val="0"/>
          <w14:ligatures w14:val="none"/>
        </w:rPr>
        <w:fldChar w:fldCharType="end"/>
      </w:r>
      <w:r w:rsidR="0082206F" w:rsidRPr="008605CB">
        <w:rPr>
          <w:rFonts w:ascii="Garamond" w:eastAsia="Times New Roman" w:hAnsi="Garamond" w:cs="Times New Roman"/>
          <w:kern w:val="0"/>
          <w14:ligatures w14:val="none"/>
        </w:rPr>
        <w:t>.</w:t>
      </w:r>
      <w:r w:rsidR="00313CB8" w:rsidRPr="008605CB">
        <w:rPr>
          <w:rFonts w:ascii="Garamond" w:eastAsia="Times New Roman" w:hAnsi="Garamond" w:cs="Times New Roman"/>
          <w:kern w:val="0"/>
          <w14:ligatures w14:val="none"/>
        </w:rPr>
        <w:t xml:space="preserve"> </w:t>
      </w:r>
      <w:commentRangeEnd w:id="15"/>
      <w:r w:rsidR="00AB2317">
        <w:rPr>
          <w:rStyle w:val="CommentReference"/>
        </w:rPr>
        <w:commentReference w:id="15"/>
      </w:r>
      <w:r w:rsidR="00731FB9">
        <w:rPr>
          <w:rFonts w:ascii="Garamond" w:eastAsia="Times New Roman" w:hAnsi="Garamond" w:cs="Times New Roman"/>
          <w:kern w:val="0"/>
          <w14:ligatures w14:val="none"/>
        </w:rPr>
        <w:t xml:space="preserve">Although this sample set does not capture fish which spawn below Bethel, nearly all Chinook salmon returning to the Kuskokwim River spawn above this location. </w:t>
      </w:r>
      <w:r w:rsidR="00DD0E6E" w:rsidRPr="008605CB">
        <w:rPr>
          <w:rFonts w:ascii="Garamond" w:eastAsia="Times New Roman" w:hAnsi="Garamond" w:cs="Times New Roman"/>
          <w:kern w:val="0"/>
          <w14:ligatures w14:val="none"/>
        </w:rPr>
        <w:t xml:space="preserve">We collected approximately 500 otoliths </w:t>
      </w:r>
      <w:r w:rsidR="00AB2317">
        <w:rPr>
          <w:rFonts w:ascii="Garamond" w:eastAsia="Times New Roman" w:hAnsi="Garamond" w:cs="Times New Roman"/>
          <w:kern w:val="0"/>
          <w14:ligatures w14:val="none"/>
        </w:rPr>
        <w:t>annually</w:t>
      </w:r>
      <w:r w:rsidR="00DD0E6E" w:rsidRPr="008605CB">
        <w:rPr>
          <w:rFonts w:ascii="Garamond" w:eastAsia="Times New Roman" w:hAnsi="Garamond" w:cs="Times New Roman"/>
          <w:kern w:val="0"/>
          <w14:ligatures w14:val="none"/>
        </w:rPr>
        <w:t xml:space="preserve"> from 2017-2022, ensuring sampling efforts over the full course of the run. From these, approximately 250 otoliths were selected for chemical analysis in proportion to the relative catch per unit effort </w:t>
      </w:r>
      <w:commentRangeStart w:id="16"/>
      <w:r w:rsidR="00DD0E6E" w:rsidRPr="008605CB">
        <w:rPr>
          <w:rFonts w:ascii="Garamond" w:eastAsia="Times New Roman" w:hAnsi="Garamond" w:cs="Times New Roman"/>
          <w:kern w:val="0"/>
          <w14:ligatures w14:val="none"/>
        </w:rPr>
        <w:t>(CPUE</w:t>
      </w:r>
      <w:commentRangeEnd w:id="16"/>
      <w:r w:rsidR="00AB2317">
        <w:rPr>
          <w:rStyle w:val="CommentReference"/>
        </w:rPr>
        <w:commentReference w:id="16"/>
      </w:r>
      <w:r w:rsidR="00DD0E6E" w:rsidRPr="008605CB">
        <w:rPr>
          <w:rFonts w:ascii="Garamond" w:eastAsia="Times New Roman" w:hAnsi="Garamond" w:cs="Times New Roman"/>
          <w:kern w:val="0"/>
          <w14:ligatures w14:val="none"/>
        </w:rPr>
        <w:t xml:space="preserve">) </w:t>
      </w:r>
      <w:r w:rsidR="009C079F" w:rsidRPr="008605CB">
        <w:rPr>
          <w:rFonts w:ascii="Garamond" w:eastAsia="Times New Roman" w:hAnsi="Garamond" w:cs="Times New Roman"/>
          <w:kern w:val="0"/>
          <w14:ligatures w14:val="none"/>
        </w:rPr>
        <w:t xml:space="preserve">throughout the season. </w:t>
      </w:r>
    </w:p>
    <w:p w14:paraId="23BCDAEA" w14:textId="67BD2F15" w:rsidR="00B857E3" w:rsidRPr="008605CB" w:rsidRDefault="00313CB8" w:rsidP="0082206F">
      <w:pPr>
        <w:spacing w:line="480" w:lineRule="auto"/>
        <w:ind w:firstLine="720"/>
        <w:rPr>
          <w:rFonts w:ascii="Garamond" w:eastAsia="Times New Roman" w:hAnsi="Garamond" w:cs="Times New Roman"/>
          <w:kern w:val="0"/>
          <w:sz w:val="22"/>
          <w:szCs w:val="22"/>
          <w14:ligatures w14:val="none"/>
        </w:rPr>
      </w:pPr>
      <w:r w:rsidRPr="008605CB">
        <w:rPr>
          <w:rFonts w:ascii="Garamond" w:hAnsi="Garamond" w:cs="Times New Roman"/>
        </w:rPr>
        <w:t xml:space="preserve">Otoliths </w:t>
      </w:r>
      <w:r w:rsidR="009833DB" w:rsidRPr="008605CB">
        <w:rPr>
          <w:rFonts w:ascii="Garamond" w:hAnsi="Garamond" w:cs="Times New Roman"/>
        </w:rPr>
        <w:t xml:space="preserve">were </w:t>
      </w:r>
      <w:r w:rsidR="009833DB" w:rsidRPr="008605CB">
        <w:rPr>
          <w:rFonts w:ascii="Garamond" w:eastAsia="Times New Roman" w:hAnsi="Garamond" w:cs="Times New Roman"/>
          <w:kern w:val="0"/>
          <w14:ligatures w14:val="none"/>
        </w:rPr>
        <w:t xml:space="preserve">sectioned </w:t>
      </w:r>
      <w:r w:rsidR="00EF1756" w:rsidRPr="008605CB">
        <w:rPr>
          <w:rFonts w:ascii="Garamond" w:eastAsia="Times New Roman" w:hAnsi="Garamond" w:cs="Times New Roman"/>
          <w:kern w:val="0"/>
          <w14:ligatures w14:val="none"/>
        </w:rPr>
        <w:t xml:space="preserve">with </w:t>
      </w:r>
      <w:r w:rsidR="0025573D" w:rsidRPr="008605CB">
        <w:rPr>
          <w:rFonts w:ascii="Garamond" w:eastAsia="Times New Roman" w:hAnsi="Garamond" w:cs="Times New Roman"/>
          <w:kern w:val="0"/>
          <w14:ligatures w14:val="none"/>
        </w:rPr>
        <w:t xml:space="preserve">low speed diamond blade </w:t>
      </w:r>
      <w:proofErr w:type="spellStart"/>
      <w:r w:rsidR="0025573D" w:rsidRPr="008605CB">
        <w:rPr>
          <w:rFonts w:ascii="Garamond" w:eastAsia="Times New Roman" w:hAnsi="Garamond" w:cs="Times New Roman"/>
          <w:kern w:val="0"/>
          <w14:ligatures w14:val="none"/>
        </w:rPr>
        <w:t>isomet</w:t>
      </w:r>
      <w:proofErr w:type="spellEnd"/>
      <w:r w:rsidR="0025573D" w:rsidRPr="008605CB">
        <w:rPr>
          <w:rFonts w:ascii="Garamond" w:eastAsia="Times New Roman" w:hAnsi="Garamond" w:cs="Times New Roman"/>
          <w:kern w:val="0"/>
          <w14:ligatures w14:val="none"/>
        </w:rPr>
        <w:t xml:space="preserve"> </w:t>
      </w:r>
      <w:r w:rsidR="00EF1756" w:rsidRPr="008605CB">
        <w:rPr>
          <w:rFonts w:ascii="Garamond" w:eastAsia="Times New Roman" w:hAnsi="Garamond" w:cs="Times New Roman"/>
          <w:kern w:val="0"/>
          <w14:ligatures w14:val="none"/>
        </w:rPr>
        <w:t xml:space="preserve">saw </w:t>
      </w:r>
      <w:r w:rsidR="009833DB" w:rsidRPr="008605CB">
        <w:rPr>
          <w:rFonts w:ascii="Garamond" w:eastAsia="Times New Roman" w:hAnsi="Garamond" w:cs="Times New Roman"/>
          <w:kern w:val="0"/>
          <w14:ligatures w14:val="none"/>
        </w:rPr>
        <w:t xml:space="preserve">along the transverse plane, mounted on microscope slides, and polished to expose internal growth structures </w:t>
      </w:r>
      <w:r w:rsidR="009833DB" w:rsidRPr="008605CB">
        <w:rPr>
          <w:rFonts w:ascii="Garamond" w:eastAsia="Times New Roman" w:hAnsi="Garamond" w:cs="Times New Roman"/>
          <w:kern w:val="0"/>
          <w14:ligatures w14:val="none"/>
        </w:rPr>
        <w:fldChar w:fldCharType="begin"/>
      </w:r>
      <w:r w:rsidR="009833DB" w:rsidRPr="008605CB">
        <w:rPr>
          <w:rFonts w:ascii="Garamond" w:eastAsia="Times New Roman" w:hAnsi="Garamond"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(Donohoe &amp; Zimmerman, 2010; Zimmerman &amp; Reeves, 2002)</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growth </w:t>
      </w:r>
      <w:r w:rsidR="0082206F" w:rsidRPr="008605CB">
        <w:rPr>
          <w:rFonts w:ascii="Garamond" w:eastAsia="Times New Roman" w:hAnsi="Garamond" w:cs="Times New Roman"/>
          <w:kern w:val="0"/>
          <w14:ligatures w14:val="none"/>
        </w:rPr>
        <w:t xml:space="preserve">(identified by the dark annuli check indicative of marine entry) </w:t>
      </w:r>
      <w:r w:rsidR="009833DB" w:rsidRPr="008605CB">
        <w:rPr>
          <w:rFonts w:ascii="Garamond" w:hAnsi="Garamond" w:cs="Times New Roman"/>
        </w:rPr>
        <w:t xml:space="preserve">using a 53 </w:t>
      </w:r>
      <w:r w:rsidR="009833DB" w:rsidRPr="008605CB">
        <w:rPr>
          <w:rFonts w:ascii="Garamond" w:hAnsi="Garamond" w:cs="Times New Roman"/>
        </w:rPr>
        <w:sym w:font="Symbol" w:char="F06D"/>
      </w:r>
      <w:r w:rsidR="009833DB" w:rsidRPr="008605CB">
        <w:rPr>
          <w:rFonts w:ascii="Garamond" w:hAnsi="Garamond" w:cs="Times New Roman"/>
        </w:rPr>
        <w:t>m diameter beam and scanning at 2</w:t>
      </w:r>
      <w:r w:rsidR="009833DB" w:rsidRPr="008605CB">
        <w:rPr>
          <w:rFonts w:ascii="Garamond" w:hAnsi="Garamond" w:cs="Times New Roman"/>
        </w:rPr>
        <w:sym w:font="Symbol" w:char="F06D"/>
      </w:r>
      <w:r w:rsidR="009833DB" w:rsidRPr="008605CB">
        <w:rPr>
          <w:rFonts w:ascii="Garamond" w:hAnsi="Garamond" w:cs="Times New Roman"/>
        </w:rPr>
        <w:t xml:space="preserve">m/second </w:t>
      </w:r>
      <w:r w:rsidR="009833DB" w:rsidRPr="008605CB">
        <w:rPr>
          <w:rFonts w:ascii="Garamond" w:hAnsi="Garamond" w:cs="Times New Roman"/>
        </w:rPr>
        <w:fldChar w:fldCharType="begin"/>
      </w:r>
      <w:r w:rsidR="00FC02BD">
        <w:rPr>
          <w:rFonts w:ascii="Garamond" w:hAnsi="Garamond" w:cs="Times New Roman"/>
        </w:rPr>
        <w:instrText xml:space="preserve"> ADDIN ZOTERO_ITEM CSL_CITATION {"citationID":"nvLrB1dQ","properties":{"formattedCitation":"(Brennan et al., 2015; Zimmerman &amp; Reeves, 2002)","plainCitation":"(Brennan et al., 2015; Zimmerman &amp; Reeves, 2002)","dontUpdate":true,"noteIndex":0},"citationItems":[{"id":"bFbl94tQ/DcT9vPy7","uris":["http://zotero.org/users/8421274/items/IY3FLHLM"],"itemData":{"id":915,"type":"article-journal","abstract":"Strontium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Society","DOI":"10.1577/1548-8659(2002)131&lt;0986:IOSARR&gt;2.0.CO;2","ISSN":"0002-8487","issue":"5","note":"publisher: Taylor &amp; Francis\n_eprint: https://doi.org/10.1577/1548-8659(2002)131&lt;0986:IOSARR&gt;2.0.CO;2","page":"986-993","source":"Taylor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sidR="009833DB" w:rsidRPr="008605CB">
        <w:rPr>
          <w:rFonts w:ascii="Garamond" w:hAnsi="Garamond" w:cs="Times New Roman"/>
        </w:rPr>
        <w:fldChar w:fldCharType="separate"/>
      </w:r>
      <w:r w:rsidR="009833DB" w:rsidRPr="008605CB">
        <w:rPr>
          <w:rFonts w:ascii="Garamond" w:hAnsi="Garamond" w:cs="Times New Roman"/>
          <w:noProof/>
        </w:rPr>
        <w:t>(Brennan et al., 2015)</w:t>
      </w:r>
      <w:r w:rsidR="009833DB" w:rsidRPr="008605CB">
        <w:rPr>
          <w:rFonts w:ascii="Garamond" w:hAnsi="Garamond" w:cs="Times New Roman"/>
        </w:rPr>
        <w:fldChar w:fldCharType="end"/>
      </w:r>
      <w:r w:rsidR="009833DB" w:rsidRPr="008605CB">
        <w:rPr>
          <w:rFonts w:ascii="Garamond" w:eastAsia="Times New Roman" w:hAnsi="Garamond" w:cs="Times New Roman"/>
          <w:kern w:val="0"/>
          <w14:ligatures w14:val="none"/>
        </w:rPr>
        <w:t>.</w:t>
      </w:r>
      <w:r w:rsidR="009833DB" w:rsidRPr="008605CB">
        <w:rPr>
          <w:rFonts w:ascii="Garamond" w:eastAsia="Times New Roman" w:hAnsi="Garamond" w:cs="Times New Roman"/>
          <w:kern w:val="0"/>
          <w:sz w:val="22"/>
          <w:szCs w:val="22"/>
          <w14:ligatures w14:val="none"/>
        </w:rPr>
        <w:t xml:space="preserve"> </w:t>
      </w:r>
      <w:r w:rsidR="009833DB" w:rsidRPr="008605CB">
        <w:rPr>
          <w:rFonts w:ascii="Garamond" w:eastAsia="Times New Roman" w:hAnsi="Garamond" w:cs="Times New Roman"/>
          <w:kern w:val="0"/>
          <w14:ligatures w14:val="none"/>
        </w:rPr>
        <w:t>The result</w:t>
      </w:r>
      <w:r w:rsidR="00E212FE" w:rsidRPr="008605CB">
        <w:rPr>
          <w:rFonts w:ascii="Garamond" w:eastAsia="Times New Roman" w:hAnsi="Garamond" w:cs="Times New Roman"/>
          <w:kern w:val="0"/>
          <w14:ligatures w14:val="none"/>
        </w:rPr>
        <w:t>ing</w:t>
      </w:r>
      <w:r w:rsidR="009833DB" w:rsidRPr="008605CB">
        <w:rPr>
          <w:rFonts w:ascii="Garamond" w:eastAsia="Times New Roman" w:hAnsi="Garamond" w:cs="Times New Roman"/>
          <w:kern w:val="0"/>
          <w14:ligatures w14:val="none"/>
        </w:rPr>
        <w:t xml:space="preserve"> data represent a continuously integrated measurement of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from early development until marine entry </w:t>
      </w:r>
      <w:r w:rsidR="009833DB" w:rsidRPr="008605CB">
        <w:rPr>
          <w:rFonts w:ascii="Garamond" w:eastAsia="Times New Roman" w:hAnsi="Garamond" w:cs="Times New Roman"/>
          <w:kern w:val="0"/>
          <w14:ligatures w14:val="none"/>
        </w:rPr>
        <w:fldChar w:fldCharType="begin"/>
      </w:r>
      <w:r w:rsidR="00FC02BD">
        <w:rPr>
          <w:rFonts w:ascii="Garamond" w:eastAsia="Times New Roman" w:hAnsi="Garamond" w:cs="Times New Roman"/>
          <w:kern w:val="0"/>
          <w14:ligatures w14:val="none"/>
        </w:rPr>
        <w:instrText xml:space="preserve"> ADDIN ZOTERO_ITEM CSL_CITATION {"citationID":"drNJXJRw","properties":{"formattedCitation":"(Brennan et al., 2015; Campana, 1999; Capo et al., 1998)","plainCitation":"(Brennan et al., 2015; Campana, 1999; Capo et al., 1998)","noteIndex":0},"citationItems":[{"id":"bFbl94tQ/DcT9vPy7","uris":["http://zotero.org/users/8421274/items/IY3FLHLM"],"itemData":{"id":"dI01jIsp/qEdWN4pU","type":"article-journal","abstract":"Strontium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(Brennan et al., 2015; Campana, 1999; Capo et al., 1998)</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From these data, the </w:t>
      </w:r>
      <w:r w:rsidR="00C50332" w:rsidRPr="008605CB">
        <w:rPr>
          <w:rFonts w:ascii="Garamond" w:eastAsia="Times New Roman" w:hAnsi="Garamond" w:cs="Times New Roman"/>
          <w:kern w:val="0"/>
          <w14:ligatures w14:val="none"/>
        </w:rPr>
        <w:t>Sr</w:t>
      </w:r>
      <w:r w:rsidR="00C50332" w:rsidRPr="008605CB">
        <w:rPr>
          <w:rFonts w:ascii="Garamond" w:eastAsia="Times New Roman" w:hAnsi="Garamond" w:cs="Times New Roman"/>
          <w:kern w:val="0"/>
          <w:vertAlign w:val="superscript"/>
          <w14:ligatures w14:val="none"/>
        </w:rPr>
        <w:t>87</w:t>
      </w:r>
      <w:r w:rsidR="00C50332" w:rsidRPr="008605CB">
        <w:rPr>
          <w:rFonts w:ascii="Garamond" w:eastAsia="Times New Roman" w:hAnsi="Garamond" w:cs="Times New Roman"/>
          <w:kern w:val="0"/>
          <w14:ligatures w14:val="none"/>
        </w:rPr>
        <w:t>/Sr</w:t>
      </w:r>
      <w:r w:rsidR="00C50332" w:rsidRPr="008605CB">
        <w:rPr>
          <w:rFonts w:ascii="Garamond" w:eastAsia="Times New Roman" w:hAnsi="Garamond" w:cs="Times New Roman"/>
          <w:kern w:val="0"/>
          <w:vertAlign w:val="superscript"/>
          <w14:ligatures w14:val="none"/>
        </w:rPr>
        <w:t>86</w:t>
      </w:r>
      <w:r w:rsidR="00C50332" w:rsidRPr="008605CB">
        <w:rPr>
          <w:rFonts w:ascii="Garamond" w:eastAsia="Times New Roman" w:hAnsi="Garamond" w:cs="Times New Roman"/>
          <w:kern w:val="0"/>
          <w14:ligatures w14:val="none"/>
        </w:rPr>
        <w:t xml:space="preserve"> </w:t>
      </w:r>
      <w:r w:rsidR="00E212FE" w:rsidRPr="008605CB">
        <w:rPr>
          <w:rFonts w:ascii="Garamond" w:eastAsia="Times New Roman" w:hAnsi="Garamond" w:cs="Times New Roman"/>
          <w:kern w:val="0"/>
          <w14:ligatures w14:val="none"/>
        </w:rPr>
        <w:t xml:space="preserve">value associated with the </w:t>
      </w:r>
      <w:r w:rsidR="009833DB" w:rsidRPr="008605CB">
        <w:rPr>
          <w:rFonts w:ascii="Garamond" w:eastAsia="Times New Roman" w:hAnsi="Garamond" w:cs="Times New Roman"/>
          <w:kern w:val="0"/>
          <w14:ligatures w14:val="none"/>
        </w:rPr>
        <w:t>natal freshwater rearing period was extracted by examining patterns of change in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and Sr</w:t>
      </w:r>
      <w:r w:rsidR="009833DB" w:rsidRPr="008605CB">
        <w:rPr>
          <w:rFonts w:ascii="Garamond" w:eastAsia="Times New Roman" w:hAnsi="Garamond" w:cs="Times New Roman"/>
          <w:kern w:val="0"/>
          <w:vertAlign w:val="superscript"/>
          <w14:ligatures w14:val="none"/>
        </w:rPr>
        <w:t>88</w:t>
      </w:r>
      <w:r w:rsidR="009833DB" w:rsidRPr="008605CB">
        <w:rPr>
          <w:rFonts w:ascii="Garamond" w:eastAsia="Times New Roman" w:hAnsi="Garamond" w:cs="Times New Roman"/>
          <w:kern w:val="0"/>
          <w14:ligatures w14:val="none"/>
        </w:rPr>
        <w:t xml:space="preserve"> between the core and freshwater region</w:t>
      </w:r>
      <w:r w:rsidR="00E212FE" w:rsidRPr="008605CB">
        <w:rPr>
          <w:rFonts w:ascii="Garamond" w:eastAsia="Times New Roman" w:hAnsi="Garamond" w:cs="Times New Roman"/>
          <w:kern w:val="0"/>
          <w14:ligatures w14:val="none"/>
        </w:rPr>
        <w:t xml:space="preserve">, </w:t>
      </w:r>
      <w:r w:rsidR="009833DB" w:rsidRPr="008605CB">
        <w:rPr>
          <w:rFonts w:ascii="Garamond" w:eastAsia="Times New Roman" w:hAnsi="Garamond" w:cs="Times New Roman"/>
          <w:kern w:val="0"/>
          <w14:ligatures w14:val="none"/>
        </w:rPr>
        <w:t>morphological features of the otolith visible a</w:t>
      </w:r>
      <w:r w:rsidR="00B02A4D" w:rsidRPr="008605CB">
        <w:rPr>
          <w:rFonts w:ascii="Garamond" w:eastAsia="Times New Roman" w:hAnsi="Garamond" w:cs="Times New Roman"/>
          <w:kern w:val="0"/>
          <w14:ligatures w14:val="none"/>
        </w:rPr>
        <w:t>long</w:t>
      </w:r>
      <w:r w:rsidR="009833DB" w:rsidRPr="008605CB">
        <w:rPr>
          <w:rFonts w:ascii="Garamond" w:eastAsia="Times New Roman" w:hAnsi="Garamond" w:cs="Times New Roman"/>
          <w:kern w:val="0"/>
          <w14:ligatures w14:val="none"/>
        </w:rPr>
        <w:t xml:space="preserve"> the ablation path</w:t>
      </w:r>
      <w:r w:rsidR="00E212FE" w:rsidRPr="008605CB">
        <w:rPr>
          <w:rFonts w:ascii="Garamond" w:eastAsia="Times New Roman" w:hAnsi="Garamond" w:cs="Times New Roman"/>
          <w:kern w:val="0"/>
          <w14:ligatures w14:val="none"/>
        </w:rPr>
        <w:t xml:space="preserve">, and known distances from the core to onset of the freshwater signal </w:t>
      </w:r>
      <w:r w:rsidR="00C95028" w:rsidRPr="008605CB">
        <w:rPr>
          <w:rFonts w:ascii="Garamond" w:eastAsia="Times New Roman" w:hAnsi="Garamond" w:cs="Times New Roman"/>
          <w:kern w:val="0"/>
          <w14:ligatures w14:val="none"/>
        </w:rPr>
        <w:fldChar w:fldCharType="begin"/>
      </w:r>
      <w:r w:rsidR="00C95028" w:rsidRPr="008605CB">
        <w:rPr>
          <w:rFonts w:ascii="Garamond" w:eastAsia="Times New Roman" w:hAnsi="Garamond" w:cs="Times New Roman"/>
          <w:kern w:val="0"/>
          <w14:ligatures w14:val="none"/>
        </w:rPr>
        <w:instrText xml:space="preserve"> ADDIN ZOTERO_ITEM CSL_CITATION {"citationID":"9Eo1mxW7","properties":{"formattedCitation":"(Brennan, Schindler, et al., 2019; Chittaro et al., 2023)","plainCitation":"(Brennan, Schindler,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basin.","container-title":"Science","DOI":"10.1126/science.aav4313","issue":"6442","note":"publisher: American Association for the Advancement of Science","page":"783-786","source":"science.org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sidR="00C95028" w:rsidRPr="008605CB">
        <w:rPr>
          <w:rFonts w:ascii="Garamond" w:eastAsia="Times New Roman" w:hAnsi="Garamond" w:cs="Times New Roman"/>
          <w:kern w:val="0"/>
          <w14:ligatures w14:val="none"/>
        </w:rPr>
        <w:fldChar w:fldCharType="separate"/>
      </w:r>
      <w:r w:rsidR="00C95028" w:rsidRPr="008605CB">
        <w:rPr>
          <w:rFonts w:ascii="Garamond" w:eastAsia="Times New Roman" w:hAnsi="Garamond" w:cs="Times New Roman"/>
          <w:noProof/>
          <w:kern w:val="0"/>
          <w14:ligatures w14:val="none"/>
        </w:rPr>
        <w:t>(Brennan, Schindler, et al., 2019; Chittaro et al., 2023)</w:t>
      </w:r>
      <w:r w:rsidR="00C95028" w:rsidRPr="008605CB">
        <w:rPr>
          <w:rFonts w:ascii="Garamond" w:eastAsia="Times New Roman" w:hAnsi="Garamond" w:cs="Times New Roman"/>
          <w:kern w:val="0"/>
          <w14:ligatures w14:val="none"/>
        </w:rPr>
        <w:fldChar w:fldCharType="end"/>
      </w:r>
      <w:r w:rsidR="00C95028" w:rsidRPr="008605CB">
        <w:rPr>
          <w:rFonts w:ascii="Garamond" w:eastAsia="Times New Roman" w:hAnsi="Garamond" w:cs="Times New Roman"/>
          <w:kern w:val="0"/>
          <w14:ligatures w14:val="none"/>
        </w:rPr>
        <w:t xml:space="preserve">. </w:t>
      </w:r>
    </w:p>
    <w:p w14:paraId="696145BD" w14:textId="7023AD50" w:rsidR="00B857E3" w:rsidRPr="008605CB" w:rsidRDefault="00B857E3" w:rsidP="00B857E3">
      <w:pPr>
        <w:spacing w:line="480" w:lineRule="auto"/>
        <w:rPr>
          <w:rFonts w:ascii="Garamond" w:eastAsia="Times New Roman" w:hAnsi="Garamond" w:cs="Times New Roman"/>
          <w:b/>
          <w:bCs/>
          <w:kern w:val="0"/>
          <w14:ligatures w14:val="none"/>
        </w:rPr>
      </w:pPr>
      <w:r w:rsidRPr="008605CB">
        <w:rPr>
          <w:rFonts w:ascii="Garamond" w:eastAsia="Times New Roman" w:hAnsi="Garamond" w:cs="Times New Roman"/>
          <w:b/>
          <w:bCs/>
          <w:kern w:val="0"/>
          <w14:ligatures w14:val="none"/>
        </w:rPr>
        <w:t xml:space="preserve">Natal Origin Estimation </w:t>
      </w:r>
    </w:p>
    <w:p w14:paraId="0305AF90" w14:textId="51C0A892" w:rsidR="00B857E3" w:rsidRPr="008605CB" w:rsidRDefault="00B857E3" w:rsidP="00B857E3">
      <w:pPr>
        <w:spacing w:before="100" w:beforeAutospacing="1" w:after="100" w:afterAutospacing="1" w:line="480" w:lineRule="auto"/>
        <w:ind w:firstLine="720"/>
        <w:rPr>
          <w:rFonts w:ascii="Garamond" w:hAnsi="Garamond" w:cs="Times New Roman"/>
        </w:rPr>
      </w:pPr>
      <w:r w:rsidRPr="008605CB">
        <w:rPr>
          <w:rFonts w:ascii="Garamond" w:eastAsia="Times New Roman" w:hAnsi="Garamond" w:cs="Times New Roman"/>
          <w:kern w:val="0"/>
          <w14:ligatures w14:val="none"/>
        </w:rPr>
        <w:t xml:space="preserve">A </w:t>
      </w:r>
      <w:r w:rsidR="00006A7A" w:rsidRPr="008605CB">
        <w:rPr>
          <w:rFonts w:ascii="Garamond" w:eastAsia="Times New Roman" w:hAnsi="Garamond" w:cs="Times New Roman"/>
          <w:kern w:val="0"/>
          <w14:ligatures w14:val="none"/>
        </w:rPr>
        <w:t>s</w:t>
      </w:r>
      <w:r w:rsidRPr="008605CB">
        <w:rPr>
          <w:rFonts w:ascii="Garamond" w:eastAsia="Times New Roman" w:hAnsi="Garamond" w:cs="Times New Roman"/>
          <w:kern w:val="0"/>
          <w14:ligatures w14:val="none"/>
        </w:rPr>
        <w:t xml:space="preserve">trontium </w:t>
      </w:r>
      <w:proofErr w:type="spellStart"/>
      <w:r w:rsidRPr="008605CB">
        <w:rPr>
          <w:rFonts w:ascii="Garamond" w:eastAsia="Times New Roman" w:hAnsi="Garamond" w:cs="Times New Roman"/>
          <w:kern w:val="0"/>
          <w14:ligatures w14:val="none"/>
        </w:rPr>
        <w:t>isoscape</w:t>
      </w:r>
      <w:proofErr w:type="spellEnd"/>
      <w:r w:rsidRPr="008605CB">
        <w:rPr>
          <w:rFonts w:ascii="Garamond" w:eastAsia="Times New Roman" w:hAnsi="Garamond" w:cs="Times New Roman"/>
          <w:kern w:val="0"/>
          <w14:ligatures w14:val="none"/>
        </w:rPr>
        <w:t xml:space="preserve"> </w:t>
      </w:r>
      <w:r w:rsidR="00E212FE" w:rsidRPr="008605CB">
        <w:rPr>
          <w:rFonts w:ascii="Garamond" w:eastAsia="Times New Roman" w:hAnsi="Garamond" w:cs="Times New Roman"/>
          <w:kern w:val="0"/>
          <w14:ligatures w14:val="none"/>
        </w:rPr>
        <w:t xml:space="preserve">of the Kuskokwim river </w:t>
      </w:r>
      <w:r w:rsidR="00AB074C" w:rsidRPr="008605CB">
        <w:rPr>
          <w:rFonts w:ascii="Garamond" w:eastAsia="Times New Roman" w:hAnsi="Garamond" w:cs="Times New Roman"/>
          <w:kern w:val="0"/>
          <w14:ligatures w14:val="none"/>
        </w:rPr>
        <w:t>basin</w:t>
      </w:r>
      <w:r w:rsidR="0082206F" w:rsidRPr="008605CB">
        <w:rPr>
          <w:rFonts w:ascii="Garamond" w:eastAsia="Times New Roman" w:hAnsi="Garamond" w:cs="Times New Roman"/>
          <w:kern w:val="0"/>
          <w14:ligatures w14:val="none"/>
        </w:rPr>
        <w:t xml:space="preserve"> (</w:t>
      </w:r>
      <w:r w:rsidR="00E85535" w:rsidRPr="008605CB">
        <w:rPr>
          <w:rFonts w:ascii="Garamond" w:eastAsia="Times New Roman" w:hAnsi="Garamond" w:cs="Times New Roman"/>
          <w:kern w:val="0"/>
          <w14:ligatures w14:val="none"/>
        </w:rPr>
        <w:t>Fig</w:t>
      </w:r>
      <w:r w:rsidR="00956F44">
        <w:rPr>
          <w:rFonts w:ascii="Garamond" w:eastAsia="Times New Roman" w:hAnsi="Garamond" w:cs="Times New Roman"/>
          <w:kern w:val="0"/>
          <w14:ligatures w14:val="none"/>
        </w:rPr>
        <w:t>.</w:t>
      </w:r>
      <w:r w:rsidR="0082206F" w:rsidRPr="008605CB">
        <w:rPr>
          <w:rFonts w:ascii="Garamond" w:eastAsia="Times New Roman" w:hAnsi="Garamond" w:cs="Times New Roman"/>
          <w:kern w:val="0"/>
          <w14:ligatures w14:val="none"/>
        </w:rPr>
        <w:t xml:space="preserve"> 1)</w:t>
      </w:r>
      <w:r w:rsidR="00AB074C"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was constructed by French et al., </w:t>
      </w:r>
      <w:r w:rsidR="00C34090" w:rsidRPr="008605CB">
        <w:rPr>
          <w:rFonts w:ascii="Garamond" w:eastAsia="Times New Roman" w:hAnsi="Garamond" w:cs="Times New Roman"/>
          <w:kern w:val="0"/>
          <w14:ligatures w14:val="none"/>
        </w:rPr>
        <w:t>(</w:t>
      </w:r>
      <w:r w:rsidRPr="008605CB">
        <w:rPr>
          <w:rFonts w:ascii="Garamond" w:eastAsia="Times New Roman" w:hAnsi="Garamond" w:cs="Times New Roman"/>
          <w:kern w:val="0"/>
          <w14:ligatures w14:val="none"/>
        </w:rPr>
        <w:t>2020</w:t>
      </w:r>
      <w:r w:rsidR="00C34090" w:rsidRPr="008605CB">
        <w:rPr>
          <w:rFonts w:ascii="Garamond" w:eastAsia="Times New Roman" w:hAnsi="Garamond" w:cs="Times New Roman"/>
          <w:kern w:val="0"/>
          <w14:ligatures w14:val="none"/>
        </w:rPr>
        <w:t>)</w:t>
      </w:r>
      <w:r w:rsidR="00AB074C" w:rsidRPr="008605CB">
        <w:rPr>
          <w:rFonts w:ascii="Garamond" w:eastAsia="Times New Roman" w:hAnsi="Garamond" w:cs="Times New Roman"/>
          <w:kern w:val="0"/>
          <w14:ligatures w14:val="none"/>
        </w:rPr>
        <w:t xml:space="preserve"> in which </w:t>
      </w:r>
      <w:r w:rsidR="009833DB" w:rsidRPr="008605CB">
        <w:rPr>
          <w:rFonts w:ascii="Garamond" w:eastAsia="Times New Roman" w:hAnsi="Garamond" w:cs="Times New Roman"/>
          <w:kern w:val="0"/>
          <w14:ligatures w14:val="none"/>
        </w:rPr>
        <w:t>spatial variation in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ratios across the river basin</w:t>
      </w:r>
      <w:r w:rsidR="00AB074C" w:rsidRPr="008605CB">
        <w:rPr>
          <w:rFonts w:ascii="Garamond" w:eastAsia="Times New Roman" w:hAnsi="Garamond" w:cs="Times New Roman"/>
          <w:kern w:val="0"/>
          <w14:ligatures w14:val="none"/>
        </w:rPr>
        <w:t xml:space="preserve"> </w:t>
      </w:r>
      <w:r w:rsidR="00C34090" w:rsidRPr="008605CB">
        <w:rPr>
          <w:rFonts w:ascii="Garamond" w:eastAsia="Times New Roman" w:hAnsi="Garamond" w:cs="Times New Roman"/>
          <w:kern w:val="0"/>
          <w14:ligatures w14:val="none"/>
        </w:rPr>
        <w:t xml:space="preserve">was </w:t>
      </w:r>
      <w:r w:rsidR="00AB074C" w:rsidRPr="008605CB">
        <w:rPr>
          <w:rFonts w:ascii="Garamond" w:eastAsia="Times New Roman" w:hAnsi="Garamond" w:cs="Times New Roman"/>
          <w:kern w:val="0"/>
          <w14:ligatures w14:val="none"/>
        </w:rPr>
        <w:t>modeled using spatial stream network modeling (SSNM)</w:t>
      </w:r>
      <w:r w:rsidR="0082206F" w:rsidRPr="008605CB">
        <w:rPr>
          <w:rFonts w:ascii="Garamond" w:eastAsia="Times New Roman" w:hAnsi="Garamond" w:cs="Times New Roman"/>
          <w:kern w:val="0"/>
          <w14:ligatures w14:val="none"/>
        </w:rPr>
        <w:t xml:space="preserve"> </w:t>
      </w:r>
      <w:r w:rsidR="009C079F" w:rsidRPr="008605CB">
        <w:rPr>
          <w:rFonts w:ascii="Garamond" w:eastAsia="Times New Roman" w:hAnsi="Garamond" w:cs="Times New Roman"/>
          <w:kern w:val="0"/>
          <w14:ligatures w14:val="none"/>
        </w:rPr>
        <w:t xml:space="preserve">derived from water samples collected throughout the river basin </w:t>
      </w:r>
      <w:r w:rsidR="00693A39" w:rsidRPr="008605CB">
        <w:rPr>
          <w:rFonts w:ascii="Garamond" w:eastAsia="Times New Roman" w:hAnsi="Garamond" w:cs="Times New Roman"/>
          <w:kern w:val="0"/>
          <w14:ligatures w14:val="none"/>
        </w:rPr>
        <w:lastRenderedPageBreak/>
        <w:fldChar w:fldCharType="begin"/>
      </w:r>
      <w:r w:rsidR="007E1736" w:rsidRPr="008605CB">
        <w:rPr>
          <w:rFonts w:ascii="Garamond" w:eastAsia="Times New Roman" w:hAnsi="Garamond"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sidR="00693A39" w:rsidRPr="008605CB">
        <w:rPr>
          <w:rFonts w:ascii="Garamond" w:eastAsia="Times New Roman" w:hAnsi="Garamond" w:cs="Times New Roman"/>
          <w:kern w:val="0"/>
          <w14:ligatures w14:val="none"/>
        </w:rPr>
        <w:fldChar w:fldCharType="separate"/>
      </w:r>
      <w:r w:rsidR="00DA289A" w:rsidRPr="008605CB">
        <w:rPr>
          <w:rFonts w:ascii="Garamond" w:eastAsia="Times New Roman" w:hAnsi="Garamond" w:cs="Times New Roman"/>
          <w:noProof/>
          <w:kern w:val="0"/>
          <w14:ligatures w14:val="none"/>
        </w:rPr>
        <w:t>(French et al., 2020</w:t>
      </w:r>
      <w:r w:rsidRPr="008605CB">
        <w:rPr>
          <w:rFonts w:ascii="Garamond" w:eastAsia="Times New Roman" w:hAnsi="Garamond" w:cs="Times New Roman"/>
          <w:noProof/>
          <w:kern w:val="0"/>
          <w14:ligatures w14:val="none"/>
        </w:rPr>
        <w:t>, N = 120</w:t>
      </w:r>
      <w:r w:rsidR="00DA289A" w:rsidRPr="008605CB">
        <w:rPr>
          <w:rFonts w:ascii="Garamond" w:eastAsia="Times New Roman" w:hAnsi="Garamond" w:cs="Times New Roman"/>
          <w:noProof/>
          <w:kern w:val="0"/>
          <w14:ligatures w14:val="none"/>
        </w:rPr>
        <w:t>)</w:t>
      </w:r>
      <w:r w:rsidR="00693A39" w:rsidRPr="008605CB">
        <w:rPr>
          <w:rFonts w:ascii="Garamond" w:eastAsia="Times New Roman" w:hAnsi="Garamond" w:cs="Times New Roman"/>
          <w:kern w:val="0"/>
          <w14:ligatures w14:val="none"/>
        </w:rPr>
        <w:fldChar w:fldCharType="end"/>
      </w:r>
      <w:r w:rsidR="009C079F"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The resulting </w:t>
      </w:r>
      <w:proofErr w:type="spellStart"/>
      <w:r w:rsidRPr="008605CB">
        <w:rPr>
          <w:rFonts w:ascii="Garamond" w:eastAsia="Times New Roman" w:hAnsi="Garamond" w:cs="Times New Roman"/>
          <w:kern w:val="0"/>
          <w14:ligatures w14:val="none"/>
        </w:rPr>
        <w:t>isoscape</w:t>
      </w:r>
      <w:proofErr w:type="spellEnd"/>
      <w:r w:rsidRPr="008605CB">
        <w:rPr>
          <w:rFonts w:ascii="Garamond" w:eastAsia="Times New Roman" w:hAnsi="Garamond" w:cs="Times New Roman"/>
          <w:kern w:val="0"/>
          <w14:ligatures w14:val="none"/>
        </w:rPr>
        <w:t xml:space="preserve"> includes estimates of </w:t>
      </w:r>
      <w:r w:rsidR="009C079F" w:rsidRPr="008605CB">
        <w:rPr>
          <w:rFonts w:ascii="Garamond" w:eastAsia="Times New Roman" w:hAnsi="Garamond" w:cs="Times New Roman"/>
          <w:kern w:val="0"/>
          <w14:ligatures w14:val="none"/>
        </w:rPr>
        <w:t>Sr</w:t>
      </w:r>
      <w:r w:rsidR="009C079F" w:rsidRPr="008605CB">
        <w:rPr>
          <w:rFonts w:ascii="Garamond" w:eastAsia="Times New Roman" w:hAnsi="Garamond" w:cs="Times New Roman"/>
          <w:kern w:val="0"/>
          <w:vertAlign w:val="superscript"/>
          <w14:ligatures w14:val="none"/>
        </w:rPr>
        <w:t>87</w:t>
      </w:r>
      <w:r w:rsidR="009C079F" w:rsidRPr="008605CB">
        <w:rPr>
          <w:rFonts w:ascii="Garamond" w:eastAsia="Times New Roman" w:hAnsi="Garamond" w:cs="Times New Roman"/>
          <w:kern w:val="0"/>
          <w14:ligatures w14:val="none"/>
        </w:rPr>
        <w:t>/Sr</w:t>
      </w:r>
      <w:r w:rsidR="009C079F" w:rsidRPr="008605CB">
        <w:rPr>
          <w:rFonts w:ascii="Garamond" w:eastAsia="Times New Roman" w:hAnsi="Garamond" w:cs="Times New Roman"/>
          <w:kern w:val="0"/>
          <w:vertAlign w:val="superscript"/>
          <w14:ligatures w14:val="none"/>
        </w:rPr>
        <w:t>86</w:t>
      </w:r>
      <w:r w:rsidR="009C079F" w:rsidRPr="008605CB">
        <w:rPr>
          <w:rFonts w:ascii="Garamond" w:hAnsi="Garamond" w:cs="Times New Roman"/>
        </w:rPr>
        <w:t xml:space="preserve"> </w:t>
      </w:r>
      <w:r w:rsidR="00C50332" w:rsidRPr="008605CB">
        <w:rPr>
          <w:rFonts w:ascii="Garamond" w:hAnsi="Garamond" w:cs="Times New Roman"/>
        </w:rPr>
        <w:t>ratios</w:t>
      </w:r>
      <w:r w:rsidR="009C079F" w:rsidRPr="008605CB">
        <w:rPr>
          <w:rFonts w:ascii="Garamond" w:hAnsi="Garamond" w:cs="Times New Roman"/>
        </w:rPr>
        <w:t xml:space="preserve"> and associated uncertaint</w:t>
      </w:r>
      <w:r w:rsidRPr="008605CB">
        <w:rPr>
          <w:rFonts w:ascii="Garamond" w:hAnsi="Garamond" w:cs="Times New Roman"/>
        </w:rPr>
        <w:t>y</w:t>
      </w:r>
      <w:r w:rsidR="009C079F" w:rsidRPr="008605CB">
        <w:rPr>
          <w:rFonts w:ascii="Garamond" w:hAnsi="Garamond" w:cs="Times New Roman"/>
        </w:rPr>
        <w:t xml:space="preserve"> for roughly every ~1km of </w:t>
      </w:r>
      <w:r w:rsidRPr="008605CB">
        <w:rPr>
          <w:rFonts w:ascii="Garamond" w:hAnsi="Garamond" w:cs="Times New Roman"/>
        </w:rPr>
        <w:t>river length</w:t>
      </w:r>
      <w:r w:rsidR="009C079F" w:rsidRPr="008605CB">
        <w:rPr>
          <w:rFonts w:ascii="Garamond" w:hAnsi="Garamond" w:cs="Times New Roman"/>
        </w:rPr>
        <w:t xml:space="preserve"> across the basin (</w:t>
      </w:r>
      <w:r w:rsidR="00E85535" w:rsidRPr="008605CB">
        <w:rPr>
          <w:rFonts w:ascii="Garamond" w:hAnsi="Garamond" w:cs="Times New Roman"/>
        </w:rPr>
        <w:t>Fig.</w:t>
      </w:r>
      <w:r w:rsidR="009C079F" w:rsidRPr="008605CB">
        <w:rPr>
          <w:rFonts w:ascii="Garamond" w:hAnsi="Garamond" w:cs="Times New Roman"/>
        </w:rPr>
        <w:t xml:space="preserve"> 1)</w:t>
      </w:r>
      <w:r w:rsidR="009C079F" w:rsidRPr="008605CB">
        <w:rPr>
          <w:rFonts w:ascii="Garamond" w:eastAsia="Times New Roman" w:hAnsi="Garamond" w:cs="Times New Roman"/>
          <w:kern w:val="0"/>
          <w14:ligatures w14:val="none"/>
        </w:rPr>
        <w:t xml:space="preserve"> </w:t>
      </w:r>
      <w:r w:rsidR="009833DB" w:rsidRPr="008605CB">
        <w:rPr>
          <w:rFonts w:ascii="Garamond" w:eastAsia="Times New Roman" w:hAnsi="Garamond" w:cs="Times New Roman"/>
          <w:kern w:val="0"/>
          <w14:ligatures w14:val="none"/>
        </w:rPr>
        <w:fldChar w:fldCharType="begin"/>
      </w:r>
      <w:r w:rsidR="00C50332" w:rsidRPr="008605CB">
        <w:rPr>
          <w:rFonts w:ascii="Garamond" w:eastAsia="Times New Roman" w:hAnsi="Garamond"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C50332" w:rsidRPr="008605CB">
        <w:rPr>
          <w:rFonts w:ascii="Garamond" w:eastAsia="Times New Roman" w:hAnsi="Garamond" w:cs="Times New Roman"/>
          <w:noProof/>
          <w:kern w:val="0"/>
          <w14:ligatures w14:val="none"/>
        </w:rPr>
        <w:t>(Brennan et al., 2016; Ver Hoef &amp; Peterson, 2010)</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xml:space="preserve">. </w:t>
      </w:r>
      <w:r w:rsidR="009F3E36" w:rsidRPr="008605CB">
        <w:rPr>
          <w:rFonts w:ascii="Garamond" w:hAnsi="Garamond" w:cs="Times New Roman"/>
        </w:rPr>
        <w:t>To prevent over-assignment to tributaries with exceptionally low prediction error</w:t>
      </w:r>
      <w:r w:rsidR="0082206F" w:rsidRPr="008605CB">
        <w:rPr>
          <w:rFonts w:ascii="Garamond" w:hAnsi="Garamond" w:cs="Times New Roman"/>
        </w:rPr>
        <w:t xml:space="preserve">, uncertainty </w:t>
      </w:r>
      <w:r w:rsidR="009F3E36" w:rsidRPr="008605CB">
        <w:rPr>
          <w:rFonts w:ascii="Garamond" w:hAnsi="Garamond" w:cs="Times New Roman"/>
        </w:rPr>
        <w:t>values were constrained to 0.0006</w:t>
      </w:r>
      <w:r w:rsidR="009C079F" w:rsidRPr="008605CB">
        <w:rPr>
          <w:rFonts w:ascii="Garamond" w:hAnsi="Garamond" w:cs="Times New Roman"/>
        </w:rPr>
        <w:t xml:space="preserve"> and above.</w:t>
      </w:r>
      <w:r w:rsidR="009F3E36" w:rsidRPr="008605CB">
        <w:rPr>
          <w:rFonts w:ascii="Garamond" w:hAnsi="Garamond" w:cs="Times New Roman"/>
        </w:rPr>
        <w:t xml:space="preserve"> This threshold was selected </w:t>
      </w:r>
      <w:r w:rsidR="00AF7B74" w:rsidRPr="008605CB">
        <w:rPr>
          <w:rFonts w:ascii="Garamond" w:hAnsi="Garamond" w:cs="Times New Roman"/>
        </w:rPr>
        <w:t xml:space="preserve">by visually examining the histogram for a cutoff which adjusted the values for a small number of exceedingly low </w:t>
      </w:r>
      <w:r w:rsidR="0082206F" w:rsidRPr="008605CB">
        <w:rPr>
          <w:rFonts w:ascii="Garamond" w:hAnsi="Garamond" w:cs="Times New Roman"/>
        </w:rPr>
        <w:t>uncertainty</w:t>
      </w:r>
      <w:r w:rsidR="00AF7B74" w:rsidRPr="008605CB">
        <w:rPr>
          <w:rFonts w:ascii="Garamond" w:hAnsi="Garamond" w:cs="Times New Roman"/>
        </w:rPr>
        <w:t xml:space="preserve"> tributaries</w:t>
      </w:r>
      <w:r w:rsidR="0082206F" w:rsidRPr="008605CB">
        <w:rPr>
          <w:rFonts w:ascii="Garamond" w:hAnsi="Garamond" w:cs="Times New Roman"/>
        </w:rPr>
        <w:t xml:space="preserve"> (those near extensive sampling) </w:t>
      </w:r>
      <w:r w:rsidR="00AF7B74" w:rsidRPr="008605CB">
        <w:rPr>
          <w:rFonts w:ascii="Garamond" w:hAnsi="Garamond" w:cs="Times New Roman"/>
        </w:rPr>
        <w:t xml:space="preserve">while maintaining the general </w:t>
      </w:r>
      <w:r w:rsidR="0082206F" w:rsidRPr="008605CB">
        <w:rPr>
          <w:rFonts w:ascii="Garamond" w:hAnsi="Garamond" w:cs="Times New Roman"/>
        </w:rPr>
        <w:t xml:space="preserve">error distribution </w:t>
      </w:r>
      <w:r w:rsidRPr="008605CB">
        <w:rPr>
          <w:rFonts w:ascii="Garamond" w:hAnsi="Garamond" w:cs="Times New Roman"/>
        </w:rPr>
        <w:t xml:space="preserve">from the original SSN model. </w:t>
      </w:r>
    </w:p>
    <w:p w14:paraId="417575B8" w14:textId="008B0F6F" w:rsidR="009833DB" w:rsidRPr="008605CB" w:rsidRDefault="002A3FE3" w:rsidP="00B857E3">
      <w:pPr>
        <w:spacing w:before="100" w:beforeAutospacing="1" w:after="100" w:afterAutospacing="1" w:line="480" w:lineRule="auto"/>
        <w:ind w:firstLine="720"/>
        <w:rPr>
          <w:rFonts w:ascii="Garamond" w:hAnsi="Garamond" w:cs="Times New Roman"/>
        </w:rPr>
      </w:pPr>
      <w:r w:rsidRPr="008605CB">
        <w:rPr>
          <w:rFonts w:ascii="Garamond" w:eastAsia="Times New Roman" w:hAnsi="Garamond" w:cs="Times New Roman"/>
          <w:kern w:val="0"/>
          <w14:ligatures w14:val="none"/>
        </w:rPr>
        <w:t>P</w:t>
      </w:r>
      <w:r w:rsidR="009833DB" w:rsidRPr="008605CB">
        <w:rPr>
          <w:rFonts w:ascii="Garamond" w:eastAsia="Times New Roman" w:hAnsi="Garamond" w:cs="Times New Roman"/>
          <w:kern w:val="0"/>
          <w14:ligatures w14:val="none"/>
        </w:rPr>
        <w:t>osterior probability</w:t>
      </w:r>
      <w:r w:rsidRPr="008605CB">
        <w:rPr>
          <w:rFonts w:ascii="Garamond" w:eastAsia="Times New Roman" w:hAnsi="Garamond" w:cs="Times New Roman"/>
          <w:kern w:val="0"/>
          <w14:ligatures w14:val="none"/>
        </w:rPr>
        <w:t xml:space="preserve"> values were calculated for </w:t>
      </w:r>
      <w:r w:rsidR="00C34090" w:rsidRPr="008605CB">
        <w:rPr>
          <w:rFonts w:ascii="Garamond" w:eastAsia="Times New Roman" w:hAnsi="Garamond" w:cs="Times New Roman"/>
          <w:kern w:val="0"/>
          <w14:ligatures w14:val="none"/>
        </w:rPr>
        <w:t xml:space="preserve">assigning </w:t>
      </w:r>
      <w:r w:rsidRPr="008605CB">
        <w:rPr>
          <w:rFonts w:ascii="Garamond" w:eastAsia="Times New Roman" w:hAnsi="Garamond" w:cs="Times New Roman"/>
          <w:kern w:val="0"/>
          <w14:ligatures w14:val="none"/>
        </w:rPr>
        <w:t xml:space="preserve">all fish </w:t>
      </w:r>
      <w:r w:rsidR="00C34090" w:rsidRPr="008605CB">
        <w:rPr>
          <w:rFonts w:ascii="Garamond" w:eastAsia="Times New Roman" w:hAnsi="Garamond" w:cs="Times New Roman"/>
          <w:kern w:val="0"/>
          <w14:ligatures w14:val="none"/>
        </w:rPr>
        <w:t>to potential</w:t>
      </w:r>
      <w:r w:rsidRPr="008605CB">
        <w:rPr>
          <w:rFonts w:ascii="Garamond" w:eastAsia="Times New Roman" w:hAnsi="Garamond" w:cs="Times New Roman"/>
          <w:kern w:val="0"/>
          <w14:ligatures w14:val="none"/>
        </w:rPr>
        <w:t xml:space="preserve"> tributary segments across the river</w:t>
      </w:r>
      <w:r w:rsidR="008730BC">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basin using a </w:t>
      </w:r>
      <w:r w:rsidR="009833DB" w:rsidRPr="008605CB">
        <w:rPr>
          <w:rFonts w:ascii="Garamond" w:eastAsia="Times New Roman" w:hAnsi="Garamond" w:cs="Times New Roman"/>
          <w:kern w:val="0"/>
          <w14:ligatures w14:val="none"/>
        </w:rPr>
        <w:t xml:space="preserve">geographically continuous Bayesian framework </w:t>
      </w:r>
      <w:r w:rsidR="009833DB" w:rsidRPr="008605CB">
        <w:rPr>
          <w:rFonts w:ascii="Garamond" w:eastAsia="Times New Roman" w:hAnsi="Garamond" w:cs="Times New Roman"/>
          <w:kern w:val="0"/>
          <w14:ligatures w14:val="none"/>
        </w:rPr>
        <w:fldChar w:fldCharType="begin"/>
      </w:r>
      <w:r w:rsidR="009833DB" w:rsidRPr="008605CB">
        <w:rPr>
          <w:rFonts w:ascii="Garamond" w:eastAsia="Times New Roman" w:hAnsi="Garamond" w:cs="Times New Roman"/>
          <w:kern w:val="0"/>
          <w14:ligatures w14:val="none"/>
        </w:rPr>
        <w:instrText xml:space="preserve"> ADDIN ZOTERO_ITEM CSL_CITATION {"citationID":"x50ado7V","properties":{"formattedCitation":"(Brennan, Cline, et al., 2019)","plainCitation":"(Brennan, Cline, et al., 2019)","noteIndex":0},"citationItems":[{"id":1691,"uris":["http://zotero.org/users/8421274/items/IDMUTED4"],"itemData":{"id":1691,"type":"article-journal","abstract":"Migratory animals pose difficult challenges to conservation and management because identifying critical habitats used throughout their lives is rarely possible. Endogenous tracers (e.g. isotope ratios) recorded in sequentially growing biogenic tissues, however, represent a potential source of unique insights at the more elusive temporal and spatial scales central to understanding the ecology of mobile species. To this end, a general probabilistic framework has emerged that quantitatively compares predictive models of isotopic variation across landscapes (called isoscapes) to the isotopic composition recorded in a biological tissue to determine the provenance and movements of animals throughout their lives. Although this spatially continuous approach to isotope-based geographic assignment is becoming more common across taxa and ecosystems, adopting this framework to take advantage of serial isotope records stored within sequentially growing biogenic tissues (e.g. teeth or otoliths) is less common. Here, we construct a novel space-time isotope model of provenance (STIMP) that determines the habitat use through time of migratory fish across river basins. To do so, this model integrates: strontium isotope (87Sr/86Sr) ratios across a riverscape, the serial records of 87Sr/86Sr within otoliths, habitat geomorphology and the directional movement patterns of fish through river networks. To illustrate an application of the model, we applied it to a published dataset from Chinook salmon (Oncorhynchus tshawytscha) harvested in 2011 during a coastal fishery in Bristol Bay, Alaska, U.S.A. Using this model, we show how individuals exploit an array of habitat types to achieve their juvenile growth prior to ocean migration, and that the intensity of habitat use among habitat types across the basin shifts spatially over the course of freshwater residence (e.g. from headwaters to migration corridors). The STIMP presented here integrates diverse information sources to reveal the cryptic juvenile movement patterns of a highly migratory species, providing new insights critical to their conservation. This general framework is applicable to any migratory taxa that use isotopically heterogeneous landscapes during their lives and record such variation in sequentially growing biogenic tissues.","container-title":"Methods in Ecology and Evolution","DOI":"10.1111/2041-210X.13191","ISSN":"2041-210X","issue":"7","language":"en","note":"_eprint: https://besjournals.onlinelibrary.wiley.com/doi/pdf/10.1111/2041-210X.13191","page":"1036-1047","source":"Wiley Online Library","title":"Quantifying habitat use of migratory fish across riverscapes using space-time isotope models","volume":"10","author":[{"family":"Brennan","given":"Sean R."},{"family":"Cline","given":"Timothy J."},{"family":"Schindler","given":"Daniel E."}],"issued":{"date-parts":[["2019"]]}}}],"schema":"https://github.com/citation-style-language/schema/raw/master/csl-citation.json"} </w:instrText>
      </w:r>
      <w:r w:rsidR="009833DB" w:rsidRPr="008605CB">
        <w:rPr>
          <w:rFonts w:ascii="Garamond" w:eastAsia="Times New Roman" w:hAnsi="Garamond" w:cs="Times New Roman"/>
          <w:kern w:val="0"/>
          <w14:ligatures w14:val="none"/>
        </w:rPr>
        <w:fldChar w:fldCharType="separate"/>
      </w:r>
      <w:r w:rsidR="009833DB" w:rsidRPr="008605CB">
        <w:rPr>
          <w:rFonts w:ascii="Garamond" w:eastAsia="Times New Roman" w:hAnsi="Garamond" w:cs="Times New Roman"/>
          <w:noProof/>
          <w:kern w:val="0"/>
          <w14:ligatures w14:val="none"/>
        </w:rPr>
        <w:t>(Brennan, Cline, et al., 2019)</w:t>
      </w:r>
      <w:r w:rsidR="009833DB" w:rsidRPr="008605CB">
        <w:rPr>
          <w:rFonts w:ascii="Garamond" w:eastAsia="Times New Roman" w:hAnsi="Garamond" w:cs="Times New Roman"/>
          <w:kern w:val="0"/>
          <w14:ligatures w14:val="none"/>
        </w:rPr>
        <w:fldChar w:fldCharType="end"/>
      </w:r>
      <w:r w:rsidR="009833DB" w:rsidRPr="008605CB">
        <w:rPr>
          <w:rFonts w:ascii="Garamond" w:eastAsia="Times New Roman" w:hAnsi="Garamond" w:cs="Times New Roman"/>
          <w:kern w:val="0"/>
          <w14:ligatures w14:val="none"/>
        </w:rPr>
        <w:t>. This approach considers the relationship between extracted natal origin otolith Sr</w:t>
      </w:r>
      <w:r w:rsidR="009833DB" w:rsidRPr="008605CB">
        <w:rPr>
          <w:rFonts w:ascii="Garamond" w:eastAsia="Times New Roman" w:hAnsi="Garamond" w:cs="Times New Roman"/>
          <w:kern w:val="0"/>
          <w:vertAlign w:val="superscript"/>
          <w14:ligatures w14:val="none"/>
        </w:rPr>
        <w:t>87</w:t>
      </w:r>
      <w:r w:rsidR="009833DB" w:rsidRPr="008605CB">
        <w:rPr>
          <w:rFonts w:ascii="Garamond" w:eastAsia="Times New Roman" w:hAnsi="Garamond" w:cs="Times New Roman"/>
          <w:kern w:val="0"/>
          <w14:ligatures w14:val="none"/>
        </w:rPr>
        <w:t>/Sr</w:t>
      </w:r>
      <w:r w:rsidR="009833DB" w:rsidRPr="008605CB">
        <w:rPr>
          <w:rFonts w:ascii="Garamond" w:eastAsia="Times New Roman" w:hAnsi="Garamond" w:cs="Times New Roman"/>
          <w:kern w:val="0"/>
          <w:vertAlign w:val="superscript"/>
          <w14:ligatures w14:val="none"/>
        </w:rPr>
        <w:t>86</w:t>
      </w:r>
      <w:r w:rsidR="009833DB" w:rsidRPr="008605CB">
        <w:rPr>
          <w:rFonts w:ascii="Garamond" w:eastAsia="Times New Roman" w:hAnsi="Garamond" w:cs="Times New Roman"/>
          <w:kern w:val="0"/>
          <w14:ligatures w14:val="none"/>
        </w:rPr>
        <w:t xml:space="preserve"> values as well as several variance generating processes including </w:t>
      </w:r>
      <w:r w:rsidR="009833DB" w:rsidRPr="008605CB">
        <w:rPr>
          <w:rFonts w:ascii="Garamond" w:hAnsi="Garamond" w:cs="Times New Roman"/>
        </w:rPr>
        <w:t xml:space="preserve">analytical, within-population, and </w:t>
      </w:r>
      <w:proofErr w:type="spellStart"/>
      <w:r w:rsidR="009833DB" w:rsidRPr="008605CB">
        <w:rPr>
          <w:rFonts w:ascii="Garamond" w:hAnsi="Garamond" w:cs="Times New Roman"/>
        </w:rPr>
        <w:t>isoscape</w:t>
      </w:r>
      <w:proofErr w:type="spellEnd"/>
      <w:r w:rsidR="009833DB" w:rsidRPr="008605CB">
        <w:rPr>
          <w:rFonts w:ascii="Garamond" w:hAnsi="Garamond" w:cs="Times New Roman"/>
        </w:rPr>
        <w:t xml:space="preserve"> prediction error</w:t>
      </w:r>
      <w:r w:rsidR="00B07AE4" w:rsidRPr="008605CB">
        <w:rPr>
          <w:rFonts w:ascii="Garamond" w:hAnsi="Garamond" w:cs="Times New Roman"/>
        </w:rPr>
        <w:t>s</w:t>
      </w:r>
      <w:r w:rsidR="009833DB" w:rsidRPr="008605CB">
        <w:rPr>
          <w:rFonts w:ascii="Garamond" w:hAnsi="Garamond" w:cs="Times New Roman"/>
        </w:rPr>
        <w:t xml:space="preserve">. </w:t>
      </w:r>
      <w:r w:rsidR="009833DB" w:rsidRPr="008605CB">
        <w:rPr>
          <w:rFonts w:ascii="Garamond" w:eastAsia="Times New Roman" w:hAnsi="Garamond" w:cs="Times New Roman"/>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31DB0A95" w:rsidR="009833DB" w:rsidRPr="008605CB" w:rsidRDefault="009833DB" w:rsidP="009833DB">
      <w:pPr>
        <w:spacing w:line="480" w:lineRule="auto"/>
        <w:ind w:firstLine="720"/>
        <w:rPr>
          <w:rFonts w:ascii="Garamond" w:hAnsi="Garamond" w:cs="Times New Roman"/>
        </w:rPr>
      </w:pPr>
      <w:r w:rsidRPr="008605CB">
        <w:rPr>
          <w:rFonts w:ascii="Garamond" w:hAnsi="Garamond" w:cs="Times New Roman"/>
        </w:rPr>
        <w:t xml:space="preserve">Posterior probability values for each tributary (j) were then calculated using Bayes theorem </w:t>
      </w:r>
      <w:r w:rsidRPr="008605CB">
        <w:rPr>
          <w:rFonts w:ascii="Garamond" w:hAnsi="Garamond" w:cs="Times New Roman"/>
        </w:rPr>
        <w:fldChar w:fldCharType="begin"/>
      </w:r>
      <w:r w:rsidRPr="008605CB">
        <w:rPr>
          <w:rFonts w:ascii="Garamond" w:hAnsi="Garamond" w:cs="Times New Roman"/>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E."}],"issued":{"date-parts":[["2017"]]}}},{"id":1071,"uris":["http://zotero.org/users/8421274/items/7AQTJQK8"],"itemData":{"id":1071,"type":"chapter","container-title":"Isoscapes","event-place":"Dordrecht","ISBN":"978-90-481-3353-6","language":"en","note":"DOI: 10.1007/978-90-481-3354-3_12","page":"251-270","publisher":"Springer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sidRPr="008605CB">
        <w:rPr>
          <w:rFonts w:ascii="Garamond" w:hAnsi="Garamond" w:cs="Times New Roman"/>
        </w:rPr>
        <w:fldChar w:fldCharType="separate"/>
      </w:r>
      <w:r w:rsidRPr="008605CB">
        <w:rPr>
          <w:rFonts w:ascii="Garamond" w:hAnsi="Garamond" w:cs="Times New Roman"/>
          <w:noProof/>
        </w:rPr>
        <w:t>(Brennan &amp; Schindler, 2017; Wunder, 2010)</w:t>
      </w:r>
      <w:r w:rsidRPr="008605CB">
        <w:rPr>
          <w:rFonts w:ascii="Garamond" w:hAnsi="Garamond" w:cs="Times New Roman"/>
        </w:rPr>
        <w:fldChar w:fldCharType="end"/>
      </w:r>
      <w:r w:rsidRPr="008605CB">
        <w:rPr>
          <w:rFonts w:ascii="Garamond" w:hAnsi="Garamond" w:cs="Times New Roman"/>
        </w:rPr>
        <w:t xml:space="preserve"> ; </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77777777" w:rsidR="0082206F" w:rsidRPr="008605CB" w:rsidRDefault="009833DB" w:rsidP="00B857E3">
      <w:pPr>
        <w:spacing w:line="480" w:lineRule="auto"/>
        <w:ind w:firstLine="720"/>
        <w:rPr>
          <w:rFonts w:ascii="Garamond" w:hAnsi="Garamond" w:cs="Times New Roman"/>
        </w:rPr>
      </w:pPr>
      <w:r w:rsidRPr="008605CB">
        <w:rPr>
          <w:rFonts w:ascii="Garamond" w:hAnsi="Garamond" w:cs="Times New Roman"/>
        </w:rPr>
        <w:t xml:space="preserve">The probability of an individual assigning to tributary </w:t>
      </w:r>
      <w:r w:rsidRPr="008605CB">
        <w:rPr>
          <w:rFonts w:ascii="Garamond" w:hAnsi="Garamond" w:cs="Times New Roman"/>
          <w:i/>
          <w:iCs/>
        </w:rPr>
        <w:t>j</w:t>
      </w:r>
      <w:r w:rsidRPr="008605CB">
        <w:rPr>
          <w:rFonts w:ascii="Garamond" w:hAnsi="Garamond" w:cs="Times New Roman"/>
        </w:rPr>
        <w:t xml:space="preserve"> is defined as the product of the probability of the isotope ratio in the otolith of an individual (</w:t>
      </w:r>
      <w:r w:rsidRPr="008605CB">
        <w:rPr>
          <w:rFonts w:ascii="Garamond" w:hAnsi="Garamond" w:cs="Times New Roman"/>
          <w:i/>
          <w:iCs/>
        </w:rPr>
        <w:t>o)</w:t>
      </w:r>
      <w:r w:rsidRPr="008605CB">
        <w:rPr>
          <w:rFonts w:ascii="Garamond" w:hAnsi="Garamond" w:cs="Times New Roman"/>
        </w:rPr>
        <w:t xml:space="preserve"> given the isotope ratio in tributary </w:t>
      </w:r>
      <w:r w:rsidRPr="008605CB">
        <w:rPr>
          <w:rFonts w:ascii="Garamond" w:hAnsi="Garamond" w:cs="Times New Roman"/>
          <w:i/>
          <w:iCs/>
        </w:rPr>
        <w:t xml:space="preserve">j </w:t>
      </w:r>
      <w:r w:rsidRPr="008605CB">
        <w:rPr>
          <w:rFonts w:ascii="Garamond" w:hAnsi="Garamond" w:cs="Times New Roman"/>
        </w:rPr>
        <w:lastRenderedPageBreak/>
        <w:t>(</w:t>
      </w:r>
      <w:proofErr w:type="spellStart"/>
      <w:r w:rsidRPr="008605CB">
        <w:rPr>
          <w:rFonts w:ascii="Garamond" w:hAnsi="Garamond" w:cs="Times New Roman"/>
          <w:i/>
          <w:iCs/>
        </w:rPr>
        <w:t>r_j</w:t>
      </w:r>
      <w:proofErr w:type="spellEnd"/>
      <w:r w:rsidRPr="008605CB">
        <w:rPr>
          <w:rFonts w:ascii="Garamond" w:hAnsi="Garamond" w:cs="Times New Roman"/>
        </w:rPr>
        <w:t>). The probability of the isotope ratio (</w:t>
      </w:r>
      <w:proofErr w:type="spellStart"/>
      <w:r w:rsidRPr="008605CB">
        <w:rPr>
          <w:rFonts w:ascii="Garamond" w:hAnsi="Garamond" w:cs="Times New Roman"/>
          <w:i/>
          <w:iCs/>
        </w:rPr>
        <w:t>rj</w:t>
      </w:r>
      <w:proofErr w:type="spellEnd"/>
      <w:r w:rsidRPr="008605CB">
        <w:rPr>
          <w:rFonts w:ascii="Garamond" w:hAnsi="Garamond" w:cs="Times New Roman"/>
        </w:rPr>
        <w:t>) was assumed to be normally distributed with a mean represented by the otolith isotope ratio (</w:t>
      </w:r>
      <w:r w:rsidRPr="008605CB">
        <w:rPr>
          <w:rFonts w:ascii="Garamond" w:hAnsi="Garamond" w:cs="Times New Roman"/>
          <w:i/>
          <w:iCs/>
        </w:rPr>
        <w:t>o</w:t>
      </w:r>
      <w:r w:rsidRPr="008605CB">
        <w:rPr>
          <w:rFonts w:ascii="Garamond" w:hAnsi="Garamond" w:cs="Times New Roman"/>
        </w:rPr>
        <w:t xml:space="preserve">) and an error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combined</m:t>
            </m:r>
          </m:sub>
        </m:sSub>
      </m:oMath>
      <w:r w:rsidRPr="008605CB">
        <w:rPr>
          <w:rFonts w:ascii="Garamond" w:hAnsi="Garamond" w:cs="Times New Roman"/>
        </w:rPr>
        <w:t xml:space="preserve">. </w:t>
      </w:r>
    </w:p>
    <w:p w14:paraId="27D6E1BC" w14:textId="2BB37456" w:rsidR="009833DB" w:rsidRPr="008605CB" w:rsidRDefault="009833DB" w:rsidP="00B857E3">
      <w:pPr>
        <w:spacing w:line="480" w:lineRule="auto"/>
        <w:ind w:firstLine="720"/>
        <w:rPr>
          <w:rFonts w:ascii="Garamond" w:eastAsia="Times New Roman" w:hAnsi="Garamond" w:cs="Times New Roman"/>
          <w:kern w:val="0"/>
          <w:sz w:val="22"/>
          <w:szCs w:val="22"/>
          <w14:ligatures w14:val="none"/>
        </w:rPr>
      </w:pPr>
      <w:r w:rsidRPr="008605CB">
        <w:rPr>
          <w:rFonts w:ascii="Garamond" w:eastAsia="Times New Roman" w:hAnsi="Garamond" w:cs="Times New Roman"/>
          <w:kern w:val="0"/>
          <w14:ligatures w14:val="none"/>
        </w:rPr>
        <w:t xml:space="preserve">Several priors were included to limit assignments to areas within the river basin suitable for spawning Chinook salmon. </w:t>
      </w:r>
      <w:r w:rsidRPr="008605CB">
        <w:rPr>
          <w:rFonts w:ascii="Garamond" w:hAnsi="Garamond" w:cs="Times New Roman"/>
        </w:rPr>
        <w:t xml:space="preserve">First, a </w:t>
      </w:r>
      <w:r w:rsidRPr="008605CB">
        <w:rPr>
          <w:rFonts w:ascii="Garamond" w:eastAsia="Times New Roman" w:hAnsi="Garamond" w:cs="Times New Roman"/>
        </w:rPr>
        <w:t>stream order prior (</w:t>
      </w:r>
      <w:proofErr w:type="spellStart"/>
      <w:r w:rsidRPr="008605CB">
        <w:rPr>
          <w:rFonts w:ascii="Garamond" w:eastAsia="Times New Roman" w:hAnsi="Garamond" w:cs="Times New Roman"/>
          <w:i/>
          <w:iCs/>
        </w:rPr>
        <w:t>PStreamOrder</w:t>
      </w:r>
      <w:proofErr w:type="spellEnd"/>
      <w:r w:rsidRPr="008605CB">
        <w:rPr>
          <w:rFonts w:ascii="Garamond" w:eastAsia="Times New Roman" w:hAnsi="Garamond" w:cs="Times New Roman"/>
        </w:rPr>
        <w:t>)</w:t>
      </w:r>
      <w:r w:rsidRPr="008605CB">
        <w:rPr>
          <w:rFonts w:ascii="Garamond" w:hAnsi="Garamond" w:cs="Times New Roman"/>
        </w:rPr>
        <w:t xml:space="preserve"> was applied to limit assignments to </w:t>
      </w:r>
      <w:r w:rsidR="002A3FE3" w:rsidRPr="008605CB">
        <w:rPr>
          <w:rFonts w:ascii="Garamond" w:hAnsi="Garamond" w:cs="Times New Roman"/>
        </w:rPr>
        <w:t xml:space="preserve">tributaries with a stream order of 3 or greater, </w:t>
      </w:r>
      <w:r w:rsidRPr="008605CB">
        <w:rPr>
          <w:rFonts w:ascii="Garamond" w:hAnsi="Garamond" w:cs="Times New Roman"/>
        </w:rPr>
        <w:t xml:space="preserve">reflecting Chinook </w:t>
      </w:r>
      <w:r w:rsidR="0039711B" w:rsidRPr="008605CB">
        <w:rPr>
          <w:rFonts w:ascii="Garamond" w:hAnsi="Garamond" w:cs="Times New Roman"/>
        </w:rPr>
        <w:t>s</w:t>
      </w:r>
      <w:r w:rsidRPr="008605CB">
        <w:rPr>
          <w:rFonts w:ascii="Garamond" w:hAnsi="Garamond" w:cs="Times New Roman"/>
        </w:rPr>
        <w:t>almon’s known preference for spawning in larger streams</w:t>
      </w:r>
      <w:r w:rsidR="00143768" w:rsidRPr="008605CB">
        <w:rPr>
          <w:rFonts w:ascii="Garamond" w:hAnsi="Garamond" w:cs="Times New Roman"/>
        </w:rPr>
        <w:t xml:space="preserve"> </w:t>
      </w:r>
      <w:r w:rsidR="00143768" w:rsidRPr="008605CB">
        <w:rPr>
          <w:rFonts w:ascii="Garamond" w:hAnsi="Garamond" w:cs="Times New Roman"/>
        </w:rPr>
        <w:fldChar w:fldCharType="begin"/>
      </w:r>
      <w:r w:rsidR="00143768" w:rsidRPr="008605CB">
        <w:rPr>
          <w:rFonts w:ascii="Garamond" w:hAnsi="Garamond" w:cs="Times New Roman"/>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sidR="00143768" w:rsidRPr="008605CB">
        <w:rPr>
          <w:rFonts w:ascii="Garamond" w:hAnsi="Garamond" w:cs="Times New Roman"/>
        </w:rPr>
        <w:fldChar w:fldCharType="separate"/>
      </w:r>
      <w:r w:rsidR="00143768" w:rsidRPr="008605CB">
        <w:rPr>
          <w:rFonts w:ascii="Garamond" w:hAnsi="Garamond" w:cs="Times New Roman"/>
          <w:noProof/>
        </w:rPr>
        <w:t>(Quinn, 2018)</w:t>
      </w:r>
      <w:r w:rsidR="00143768" w:rsidRPr="008605CB">
        <w:rPr>
          <w:rFonts w:ascii="Garamond" w:hAnsi="Garamond" w:cs="Times New Roman"/>
        </w:rPr>
        <w:fldChar w:fldCharType="end"/>
      </w:r>
      <w:r w:rsidR="00143768" w:rsidRPr="008605CB">
        <w:rPr>
          <w:rFonts w:ascii="Garamond" w:hAnsi="Garamond" w:cs="Times New Roman"/>
        </w:rPr>
        <w:t>.</w:t>
      </w:r>
      <w:r w:rsidRPr="008605CB">
        <w:rPr>
          <w:rFonts w:ascii="Garamond" w:hAnsi="Garamond" w:cs="Times New Roman"/>
        </w:rPr>
        <w:t xml:space="preserve"> </w:t>
      </w:r>
      <w:r w:rsidR="002A3FE3" w:rsidRPr="008605CB">
        <w:rPr>
          <w:rFonts w:ascii="Garamond" w:hAnsi="Garamond" w:cs="Times New Roman"/>
        </w:rPr>
        <w:t>R</w:t>
      </w:r>
      <w:r w:rsidRPr="008605CB">
        <w:rPr>
          <w:rFonts w:ascii="Garamond" w:hAnsi="Garamond" w:cs="Times New Roman"/>
        </w:rPr>
        <w:t xml:space="preserve">eaches with a stream order of </w:t>
      </w:r>
      <w:r w:rsidR="002A3FE3" w:rsidRPr="008605CB">
        <w:rPr>
          <w:rFonts w:ascii="Garamond" w:hAnsi="Garamond" w:cs="Times New Roman"/>
        </w:rPr>
        <w:t>3</w:t>
      </w:r>
      <w:r w:rsidRPr="008605CB">
        <w:rPr>
          <w:rFonts w:ascii="Garamond" w:hAnsi="Garamond" w:cs="Times New Roman"/>
        </w:rPr>
        <w:t xml:space="preserve"> or greater were included in assignments (assigned a prior value of 1), while smaller tributaries were excluded (assigned a value of 0). </w:t>
      </w:r>
      <w:r w:rsidRPr="008605CB">
        <w:rPr>
          <w:rFonts w:ascii="Garamond" w:eastAsia="Times New Roman" w:hAnsi="Garamond" w:cs="Times New Roman"/>
          <w:kern w:val="0"/>
          <w14:ligatures w14:val="none"/>
        </w:rPr>
        <w:t>Second, a habitat suitability prior (</w:t>
      </w:r>
      <w:proofErr w:type="spellStart"/>
      <w:r w:rsidRPr="008605CB">
        <w:rPr>
          <w:rFonts w:ascii="Garamond" w:eastAsia="Times New Roman" w:hAnsi="Garamond" w:cs="Times New Roman"/>
          <w:i/>
          <w:iCs/>
          <w:kern w:val="0"/>
          <w14:ligatures w14:val="none"/>
        </w:rPr>
        <w:t>PHabitat</w:t>
      </w:r>
      <w:proofErr w:type="spellEnd"/>
      <w:r w:rsidRPr="008605CB">
        <w:rPr>
          <w:rFonts w:ascii="Garamond" w:eastAsia="Times New Roman" w:hAnsi="Garamond" w:cs="Times New Roman"/>
          <w:kern w:val="0"/>
          <w14:ligatures w14:val="none"/>
        </w:rPr>
        <w:t xml:space="preserve">) was used to exclude exceedingly slow or flat reaches determined to be unsuitable </w:t>
      </w:r>
      <w:r w:rsidR="0088327B" w:rsidRPr="008605CB">
        <w:rPr>
          <w:rFonts w:ascii="Garamond" w:eastAsia="Times New Roman" w:hAnsi="Garamond" w:cs="Times New Roman"/>
          <w:kern w:val="0"/>
          <w14:ligatures w14:val="none"/>
        </w:rPr>
        <w:t xml:space="preserve">for </w:t>
      </w:r>
      <w:r w:rsidRPr="008605CB">
        <w:rPr>
          <w:rFonts w:ascii="Garamond" w:eastAsia="Times New Roman" w:hAnsi="Garamond" w:cs="Times New Roman"/>
          <w:kern w:val="0"/>
          <w14:ligatures w14:val="none"/>
        </w:rPr>
        <w:t>spawning Chinook</w:t>
      </w:r>
      <w:r w:rsidR="0088327B" w:rsidRPr="008605CB">
        <w:rPr>
          <w:rFonts w:ascii="Garamond" w:eastAsia="Times New Roman" w:hAnsi="Garamond" w:cs="Times New Roman"/>
          <w:kern w:val="0"/>
          <w14:ligatures w14:val="none"/>
        </w:rPr>
        <w:t xml:space="preserve"> salmon</w:t>
      </w:r>
      <w:r w:rsidR="00EF730C" w:rsidRPr="008605CB">
        <w:rPr>
          <w:rFonts w:ascii="Garamond" w:eastAsia="Times New Roman" w:hAnsi="Garamond" w:cs="Times New Roman"/>
          <w:kern w:val="0"/>
          <w14:ligatures w14:val="none"/>
        </w:rPr>
        <w:t xml:space="preserve"> </w:t>
      </w:r>
      <w:r w:rsidR="00EF730C" w:rsidRPr="008605CB">
        <w:rPr>
          <w:rFonts w:ascii="Garamond" w:eastAsia="Times New Roman" w:hAnsi="Garamond" w:cs="Times New Roman"/>
          <w:kern w:val="0"/>
          <w14:ligatures w14:val="none"/>
        </w:rPr>
        <w:fldChar w:fldCharType="begin"/>
      </w:r>
      <w:r w:rsidR="00EF730C" w:rsidRPr="008605CB">
        <w:rPr>
          <w:rFonts w:ascii="Garamond" w:eastAsia="Times New Roman" w:hAnsi="Garamond"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sidR="00EF730C" w:rsidRPr="008605CB">
        <w:rPr>
          <w:rFonts w:ascii="Garamond" w:eastAsia="Times New Roman" w:hAnsi="Garamond" w:cs="Times New Roman"/>
          <w:kern w:val="0"/>
          <w14:ligatures w14:val="none"/>
        </w:rPr>
        <w:fldChar w:fldCharType="separate"/>
      </w:r>
      <w:r w:rsidR="00EF730C" w:rsidRPr="008605CB">
        <w:rPr>
          <w:rFonts w:ascii="Garamond" w:eastAsia="Times New Roman" w:hAnsi="Garamond" w:cs="Times New Roman"/>
          <w:noProof/>
          <w:kern w:val="0"/>
          <w14:ligatures w14:val="none"/>
        </w:rPr>
        <w:t>(Makhlouf et al., 2025)</w:t>
      </w:r>
      <w:r w:rsidR="00EF730C" w:rsidRPr="008605CB">
        <w:rPr>
          <w:rFonts w:ascii="Garamond" w:eastAsia="Times New Roman" w:hAnsi="Garamond" w:cs="Times New Roman"/>
          <w:kern w:val="0"/>
          <w14:ligatures w14:val="none"/>
        </w:rPr>
        <w:fldChar w:fldCharType="end"/>
      </w:r>
      <w:r w:rsidRPr="008605CB">
        <w:rPr>
          <w:rFonts w:ascii="Garamond" w:eastAsia="Times New Roman" w:hAnsi="Garamond" w:cs="Times New Roman"/>
          <w:kern w:val="0"/>
          <w14:ligatures w14:val="none"/>
        </w:rPr>
        <w:t>.</w:t>
      </w:r>
      <w:r w:rsidRPr="008605CB">
        <w:rPr>
          <w:rFonts w:ascii="Garamond" w:eastAsia="Times New Roman" w:hAnsi="Garamond" w:cs="Times New Roman"/>
          <w:kern w:val="0"/>
          <w:sz w:val="22"/>
          <w:szCs w:val="22"/>
          <w14:ligatures w14:val="none"/>
        </w:rPr>
        <w:t xml:space="preserve"> </w:t>
      </w:r>
      <w:r w:rsidRPr="008605CB">
        <w:rPr>
          <w:rFonts w:ascii="Garamond" w:eastAsia="Times New Roman" w:hAnsi="Garamond" w:cs="Times New Roman"/>
          <w:kern w:val="0"/>
          <w14:ligatures w14:val="none"/>
        </w:rPr>
        <w:t xml:space="preserve">Finally, data was included on observed locations of </w:t>
      </w:r>
      <w:r w:rsidR="00B857E3" w:rsidRPr="008605CB">
        <w:rPr>
          <w:rFonts w:ascii="Garamond" w:eastAsia="Times New Roman" w:hAnsi="Garamond" w:cs="Times New Roman"/>
          <w:kern w:val="0"/>
          <w14:ligatures w14:val="none"/>
        </w:rPr>
        <w:t xml:space="preserve">Chinook spawners </w:t>
      </w:r>
      <w:r w:rsidRPr="008605CB">
        <w:rPr>
          <w:rFonts w:ascii="Garamond" w:eastAsia="Times New Roman" w:hAnsi="Garamond" w:cs="Times New Roman"/>
          <w:kern w:val="0"/>
          <w14:ligatures w14:val="none"/>
        </w:rPr>
        <w:t>derived from USGS Arctic-Yukon-Kuskokwim (AYK) Chinook Salmon Intrinsic potential mapping</w:t>
      </w:r>
      <w:r w:rsidR="00983880" w:rsidRPr="008605CB">
        <w:rPr>
          <w:rFonts w:ascii="Garamond" w:eastAsia="Times New Roman" w:hAnsi="Garamond" w:cs="Times New Roman"/>
          <w:kern w:val="0"/>
          <w14:ligatures w14:val="none"/>
        </w:rPr>
        <w:t xml:space="preserve">, which </w:t>
      </w:r>
      <w:r w:rsidRPr="008605CB">
        <w:rPr>
          <w:rFonts w:ascii="Garamond" w:eastAsia="Times New Roman" w:hAnsi="Garamond" w:cs="Times New Roman"/>
          <w:kern w:val="0"/>
          <w14:ligatures w14:val="none"/>
        </w:rPr>
        <w:t>synthesize</w:t>
      </w:r>
      <w:r w:rsidR="00983880" w:rsidRPr="008605CB">
        <w:rPr>
          <w:rFonts w:ascii="Garamond" w:eastAsia="Times New Roman" w:hAnsi="Garamond" w:cs="Times New Roman"/>
          <w:kern w:val="0"/>
          <w14:ligatures w14:val="none"/>
        </w:rPr>
        <w:t>d</w:t>
      </w:r>
      <w:r w:rsidRPr="008605CB">
        <w:rPr>
          <w:rFonts w:ascii="Garamond" w:eastAsia="Times New Roman" w:hAnsi="Garamond" w:cs="Times New Roman"/>
          <w:kern w:val="0"/>
          <w14:ligatures w14:val="none"/>
        </w:rPr>
        <w:t xml:space="preserve"> several sources of data on observed Chinook salmon spawners </w:t>
      </w:r>
      <w:r w:rsidR="00B857E3" w:rsidRPr="008605CB">
        <w:rPr>
          <w:rFonts w:ascii="Garamond" w:eastAsia="Times New Roman" w:hAnsi="Garamond" w:cs="Times New Roman"/>
          <w:kern w:val="0"/>
          <w14:ligatures w14:val="none"/>
        </w:rPr>
        <w:t xml:space="preserve">into spatially referenced tributary data on the presence or absence of observations </w:t>
      </w:r>
      <w:r w:rsidR="0088327B" w:rsidRPr="008605CB">
        <w:rPr>
          <w:rFonts w:ascii="Garamond" w:eastAsia="Times New Roman" w:hAnsi="Garamond" w:cs="Times New Roman"/>
          <w:kern w:val="0"/>
          <w14:ligatures w14:val="none"/>
        </w:rPr>
        <w:fldChar w:fldCharType="begin"/>
      </w:r>
      <w:r w:rsidR="0088327B" w:rsidRPr="008605CB">
        <w:rPr>
          <w:rFonts w:ascii="Garamond" w:eastAsia="Times New Roman" w:hAnsi="Garamond"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sidR="0088327B" w:rsidRPr="008605CB">
        <w:rPr>
          <w:rFonts w:ascii="Garamond" w:eastAsia="Times New Roman" w:hAnsi="Garamond" w:cs="Times New Roman"/>
          <w:kern w:val="0"/>
          <w14:ligatures w14:val="none"/>
        </w:rPr>
        <w:fldChar w:fldCharType="separate"/>
      </w:r>
      <w:r w:rsidR="0088327B" w:rsidRPr="008605CB">
        <w:rPr>
          <w:rFonts w:ascii="Garamond" w:eastAsia="Times New Roman" w:hAnsi="Garamond" w:cs="Times New Roman"/>
          <w:noProof/>
          <w:kern w:val="0"/>
          <w14:ligatures w14:val="none"/>
        </w:rPr>
        <w:t>(Falke &amp; Paul, 2025)</w:t>
      </w:r>
      <w:r w:rsidR="0088327B" w:rsidRPr="008605CB">
        <w:rPr>
          <w:rFonts w:ascii="Garamond" w:eastAsia="Times New Roman" w:hAnsi="Garamond" w:cs="Times New Roman"/>
          <w:kern w:val="0"/>
          <w14:ligatures w14:val="none"/>
        </w:rPr>
        <w:fldChar w:fldCharType="end"/>
      </w:r>
      <w:r w:rsidR="0088327B"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To avoid biasing regions without observations but with low sampling effort</w:t>
      </w:r>
      <w:r w:rsidR="0082206F" w:rsidRPr="008605CB">
        <w:rPr>
          <w:rFonts w:ascii="Garamond" w:eastAsia="Times New Roman" w:hAnsi="Garamond" w:cs="Times New Roman"/>
          <w:kern w:val="0"/>
          <w14:ligatures w14:val="none"/>
        </w:rPr>
        <w:t xml:space="preserve"> </w:t>
      </w:r>
      <w:r w:rsidRPr="008605CB">
        <w:rPr>
          <w:rFonts w:ascii="Garamond" w:eastAsia="Times New Roman" w:hAnsi="Garamond" w:cs="Times New Roman"/>
          <w:kern w:val="0"/>
          <w14:ligatures w14:val="none"/>
        </w:rPr>
        <w:t xml:space="preserve">this prior was applied </w:t>
      </w:r>
      <w:r w:rsidR="00B857E3" w:rsidRPr="008605CB">
        <w:rPr>
          <w:rFonts w:ascii="Garamond" w:eastAsia="Times New Roman" w:hAnsi="Garamond" w:cs="Times New Roman"/>
          <w:kern w:val="0"/>
          <w14:ligatures w14:val="none"/>
        </w:rPr>
        <w:t xml:space="preserve">only </w:t>
      </w:r>
      <w:r w:rsidRPr="008605CB">
        <w:rPr>
          <w:rFonts w:ascii="Garamond" w:eastAsia="Times New Roman" w:hAnsi="Garamond" w:cs="Times New Roman"/>
          <w:kern w:val="0"/>
          <w14:ligatures w14:val="none"/>
        </w:rPr>
        <w:t xml:space="preserve">to </w:t>
      </w:r>
      <w:r w:rsidR="002A3FE3" w:rsidRPr="008605CB">
        <w:rPr>
          <w:rFonts w:ascii="Garamond" w:eastAsia="Times New Roman" w:hAnsi="Garamond" w:cs="Times New Roman"/>
          <w:kern w:val="0"/>
          <w14:ligatures w14:val="none"/>
        </w:rPr>
        <w:t xml:space="preserve">the two highest stream orders in the dataset (Stream order &gt;= 6). </w:t>
      </w:r>
      <w:r w:rsidRPr="008605CB">
        <w:rPr>
          <w:rFonts w:ascii="Garamond" w:eastAsia="Times New Roman" w:hAnsi="Garamond" w:cs="Times New Roman"/>
          <w:kern w:val="0"/>
          <w14:ligatures w14:val="none"/>
        </w:rPr>
        <w:t>From these tributaries, reaches identified as lacking observed Chinook spawning were assigned as a value of 0.</w:t>
      </w:r>
      <w:r w:rsidRPr="008605CB">
        <w:rPr>
          <w:rFonts w:ascii="Garamond" w:eastAsia="Times New Roman" w:hAnsi="Garamond" w:cs="Times New Roman"/>
          <w:kern w:val="0"/>
          <w:sz w:val="22"/>
          <w:szCs w:val="22"/>
          <w14:ligatures w14:val="none"/>
        </w:rPr>
        <w:t xml:space="preserve"> </w:t>
      </w:r>
    </w:p>
    <w:p w14:paraId="5E682EF5" w14:textId="4301186C" w:rsidR="00814EE7" w:rsidRPr="008605CB" w:rsidRDefault="009110AF" w:rsidP="00814EE7">
      <w:pPr>
        <w:spacing w:line="480" w:lineRule="auto"/>
        <w:ind w:firstLine="720"/>
        <w:rPr>
          <w:rFonts w:ascii="Garamond" w:hAnsi="Garamond" w:cs="Times New Roman"/>
        </w:rPr>
      </w:pPr>
      <w:r w:rsidRPr="008605CB">
        <w:rPr>
          <w:rFonts w:ascii="Garamond" w:hAnsi="Garamond" w:cs="Times New Roman"/>
        </w:rPr>
        <w:t xml:space="preserve">To estimate the spatial distribution of </w:t>
      </w:r>
      <w:r w:rsidR="00EE2480" w:rsidRPr="008605CB">
        <w:rPr>
          <w:rFonts w:ascii="Garamond" w:hAnsi="Garamond" w:cs="Times New Roman"/>
        </w:rPr>
        <w:t xml:space="preserve">returns </w:t>
      </w:r>
      <w:r w:rsidR="00EF730C" w:rsidRPr="008605CB">
        <w:rPr>
          <w:rFonts w:ascii="Garamond" w:hAnsi="Garamond" w:cs="Times New Roman"/>
        </w:rPr>
        <w:t>across</w:t>
      </w:r>
      <w:r w:rsidRPr="008605CB">
        <w:rPr>
          <w:rFonts w:ascii="Garamond" w:hAnsi="Garamond" w:cs="Times New Roman"/>
        </w:rPr>
        <w:t xml:space="preserve"> a subset of the population, </w:t>
      </w:r>
      <w:r w:rsidR="009F3E36" w:rsidRPr="008605CB">
        <w:rPr>
          <w:rFonts w:ascii="Garamond" w:hAnsi="Garamond" w:cs="Times New Roman"/>
        </w:rPr>
        <w:t xml:space="preserve">posterior probability values </w:t>
      </w:r>
      <w:r w:rsidR="00EF730C" w:rsidRPr="008605CB">
        <w:rPr>
          <w:rFonts w:ascii="Garamond" w:hAnsi="Garamond" w:cs="Times New Roman"/>
        </w:rPr>
        <w:t>for all individuals in th</w:t>
      </w:r>
      <w:r w:rsidR="009E68C7" w:rsidRPr="008605CB">
        <w:rPr>
          <w:rFonts w:ascii="Garamond" w:hAnsi="Garamond" w:cs="Times New Roman"/>
        </w:rPr>
        <w:t>at</w:t>
      </w:r>
      <w:r w:rsidR="00EF730C" w:rsidRPr="008605CB">
        <w:rPr>
          <w:rFonts w:ascii="Garamond" w:hAnsi="Garamond" w:cs="Times New Roman"/>
        </w:rPr>
        <w:t xml:space="preserve"> subset </w:t>
      </w:r>
      <w:r w:rsidRPr="008605CB">
        <w:rPr>
          <w:rFonts w:ascii="Garamond" w:hAnsi="Garamond" w:cs="Times New Roman"/>
        </w:rPr>
        <w:t xml:space="preserve">were summed </w:t>
      </w:r>
      <w:r w:rsidR="00983880" w:rsidRPr="008605CB">
        <w:rPr>
          <w:rFonts w:ascii="Garamond" w:hAnsi="Garamond" w:cs="Times New Roman"/>
        </w:rPr>
        <w:t xml:space="preserve">at </w:t>
      </w:r>
      <w:r w:rsidR="00EF730C" w:rsidRPr="008605CB">
        <w:rPr>
          <w:rFonts w:ascii="Garamond" w:hAnsi="Garamond" w:cs="Times New Roman"/>
        </w:rPr>
        <w:t>each location</w:t>
      </w:r>
      <w:r w:rsidR="00983880" w:rsidRPr="008605CB">
        <w:rPr>
          <w:rFonts w:ascii="Garamond" w:hAnsi="Garamond" w:cs="Times New Roman"/>
        </w:rPr>
        <w:t>.</w:t>
      </w:r>
      <w:r w:rsidRPr="008605CB">
        <w:rPr>
          <w:rFonts w:ascii="Garamond" w:hAnsi="Garamond" w:cs="Times New Roman"/>
        </w:rPr>
        <w:t xml:space="preserve"> </w:t>
      </w:r>
      <w:r w:rsidR="00EF730C" w:rsidRPr="008605CB">
        <w:rPr>
          <w:rFonts w:ascii="Garamond" w:hAnsi="Garamond" w:cs="Times New Roman"/>
        </w:rPr>
        <w:t>Before summing, o</w:t>
      </w:r>
      <w:r w:rsidRPr="008605CB">
        <w:rPr>
          <w:rFonts w:ascii="Garamond" w:hAnsi="Garamond" w:cs="Times New Roman"/>
        </w:rPr>
        <w:t>nly highly likely locations</w:t>
      </w:r>
      <w:r w:rsidR="0097261B" w:rsidRPr="008605CB">
        <w:rPr>
          <w:rFonts w:ascii="Garamond" w:hAnsi="Garamond" w:cs="Times New Roman"/>
        </w:rPr>
        <w:t xml:space="preserve"> (</w:t>
      </w:r>
      <w:r w:rsidR="00EF730C" w:rsidRPr="008605CB">
        <w:rPr>
          <w:rFonts w:ascii="Garamond" w:hAnsi="Garamond" w:cs="Times New Roman"/>
        </w:rPr>
        <w:t xml:space="preserve">the top </w:t>
      </w:r>
      <w:r w:rsidRPr="008605CB">
        <w:rPr>
          <w:rFonts w:ascii="Garamond" w:hAnsi="Garamond" w:cs="Times New Roman"/>
        </w:rPr>
        <w:t>30% of posterior values</w:t>
      </w:r>
      <w:r w:rsidR="0097261B" w:rsidRPr="008605CB">
        <w:rPr>
          <w:rFonts w:ascii="Garamond" w:hAnsi="Garamond" w:cs="Times New Roman"/>
        </w:rPr>
        <w:t>)</w:t>
      </w:r>
      <w:r w:rsidRPr="008605CB">
        <w:rPr>
          <w:rFonts w:ascii="Garamond" w:hAnsi="Garamond" w:cs="Times New Roman"/>
        </w:rPr>
        <w:t xml:space="preserve"> were retained whereas all other values were assigned a value of 0</w:t>
      </w:r>
      <w:r w:rsidR="0097261B" w:rsidRPr="008605CB">
        <w:rPr>
          <w:rFonts w:ascii="Garamond" w:hAnsi="Garamond" w:cs="Times New Roman"/>
        </w:rPr>
        <w:t xml:space="preserve"> </w:t>
      </w:r>
      <w:r w:rsidR="0097261B" w:rsidRPr="008605CB">
        <w:rPr>
          <w:rFonts w:ascii="Garamond" w:hAnsi="Garamond" w:cs="Times New Roman"/>
        </w:rPr>
        <w:fldChar w:fldCharType="begin"/>
      </w:r>
      <w:r w:rsidR="0097261B" w:rsidRPr="008605CB">
        <w:rPr>
          <w:rFonts w:ascii="Garamond" w:hAnsi="Garamond" w:cs="Times New Roman"/>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sidR="0097261B" w:rsidRPr="008605CB">
        <w:rPr>
          <w:rFonts w:ascii="Garamond" w:hAnsi="Garamond" w:cs="Times New Roman"/>
        </w:rPr>
        <w:fldChar w:fldCharType="separate"/>
      </w:r>
      <w:r w:rsidR="0097261B" w:rsidRPr="008605CB">
        <w:rPr>
          <w:rFonts w:ascii="Garamond" w:hAnsi="Garamond" w:cs="Times New Roman"/>
          <w:noProof/>
        </w:rPr>
        <w:t>(Brennan &amp; Schindler, 2017; Vander Zanden et al., 2015)</w:t>
      </w:r>
      <w:r w:rsidR="0097261B" w:rsidRPr="008605CB">
        <w:rPr>
          <w:rFonts w:ascii="Garamond" w:hAnsi="Garamond" w:cs="Times New Roman"/>
        </w:rPr>
        <w:fldChar w:fldCharType="end"/>
      </w:r>
      <w:r w:rsidR="0097261B" w:rsidRPr="008605CB">
        <w:rPr>
          <w:rFonts w:ascii="Garamond" w:hAnsi="Garamond" w:cs="Times New Roman"/>
        </w:rPr>
        <w:t xml:space="preserve">. </w:t>
      </w:r>
      <w:r w:rsidR="009E68C7" w:rsidRPr="008605CB">
        <w:rPr>
          <w:rFonts w:ascii="Garamond" w:hAnsi="Garamond" w:cs="Times New Roman"/>
        </w:rPr>
        <w:t xml:space="preserve">We produced these estimates for four predefined temporal quartiles </w:t>
      </w:r>
      <w:r w:rsidR="0039711B" w:rsidRPr="008605CB">
        <w:rPr>
          <w:rFonts w:ascii="Garamond" w:hAnsi="Garamond" w:cs="Times New Roman"/>
        </w:rPr>
        <w:t xml:space="preserve">of the salmon migration season </w:t>
      </w:r>
      <w:r w:rsidR="009F3E36" w:rsidRPr="008605CB">
        <w:rPr>
          <w:rFonts w:ascii="Garamond" w:hAnsi="Garamond" w:cs="Times New Roman"/>
        </w:rPr>
        <w:t>based on capture date: Q1 (run start through June 11), Q2 (June 12-21), Q3 (June 22-July 1), and Q4 (July 2 onward).</w:t>
      </w:r>
      <w:r w:rsidR="0015783A" w:rsidRPr="008605CB">
        <w:rPr>
          <w:rFonts w:ascii="Garamond" w:hAnsi="Garamond" w:cs="Times New Roman"/>
        </w:rPr>
        <w:t xml:space="preserve"> </w:t>
      </w:r>
      <w:r w:rsidR="00863C27" w:rsidRPr="008605CB">
        <w:rPr>
          <w:rFonts w:ascii="Garamond" w:hAnsi="Garamond" w:cs="Times New Roman"/>
        </w:rPr>
        <w:t>These dates were chosen to roughly split the full run into quartiles</w:t>
      </w:r>
      <w:r w:rsidR="0088327B" w:rsidRPr="008605CB">
        <w:rPr>
          <w:rFonts w:ascii="Garamond" w:hAnsi="Garamond" w:cs="Times New Roman"/>
        </w:rPr>
        <w:t xml:space="preserve"> while allowing for direct </w:t>
      </w:r>
      <w:r w:rsidR="0088327B" w:rsidRPr="008605CB">
        <w:rPr>
          <w:rFonts w:ascii="Garamond" w:hAnsi="Garamond" w:cs="Times New Roman"/>
        </w:rPr>
        <w:lastRenderedPageBreak/>
        <w:t>comparison among years</w:t>
      </w:r>
      <w:r w:rsidR="00863C27" w:rsidRPr="008605CB">
        <w:rPr>
          <w:rFonts w:ascii="Garamond" w:hAnsi="Garamond" w:cs="Times New Roman"/>
        </w:rPr>
        <w:t xml:space="preserve">. </w:t>
      </w:r>
      <w:r w:rsidR="0039711B" w:rsidRPr="008605CB">
        <w:rPr>
          <w:rFonts w:ascii="Garamond" w:hAnsi="Garamond" w:cs="Times New Roman"/>
        </w:rPr>
        <w:t>The June 11 date was chosen specifically to match the end of the ‘front end closure’ of the subsistence fishery</w:t>
      </w:r>
      <w:r w:rsidR="0097261B" w:rsidRPr="008605CB">
        <w:rPr>
          <w:rFonts w:ascii="Garamond" w:hAnsi="Garamond" w:cs="Times New Roman"/>
        </w:rPr>
        <w:t xml:space="preserve">. </w:t>
      </w:r>
      <w:r w:rsidR="00D149EB" w:rsidRPr="008605CB">
        <w:rPr>
          <w:rFonts w:ascii="Garamond" w:hAnsi="Garamond" w:cs="Times New Roman"/>
        </w:rPr>
        <w:t xml:space="preserve">Estimates were also produced for the full run </w:t>
      </w:r>
      <w:r w:rsidR="000C429D" w:rsidRPr="008605CB">
        <w:rPr>
          <w:rFonts w:ascii="Garamond" w:hAnsi="Garamond" w:cs="Times New Roman"/>
        </w:rPr>
        <w:t>in</w:t>
      </w:r>
      <w:r w:rsidR="00D149EB" w:rsidRPr="008605CB">
        <w:rPr>
          <w:rFonts w:ascii="Garamond" w:hAnsi="Garamond" w:cs="Times New Roman"/>
        </w:rPr>
        <w:t xml:space="preserve"> each year.</w:t>
      </w:r>
      <w:r w:rsidR="000C429D" w:rsidRPr="008605CB">
        <w:rPr>
          <w:rFonts w:ascii="Garamond" w:hAnsi="Garamond" w:cs="Times New Roman"/>
        </w:rPr>
        <w:t xml:space="preserve"> </w:t>
      </w:r>
    </w:p>
    <w:p w14:paraId="38A831B5" w14:textId="27FA4CC8" w:rsidR="001D3E40" w:rsidRPr="008605CB" w:rsidRDefault="00E3555B" w:rsidP="00961F08">
      <w:pPr>
        <w:spacing w:line="480" w:lineRule="auto"/>
        <w:ind w:firstLine="720"/>
        <w:rPr>
          <w:rFonts w:ascii="Garamond" w:hAnsi="Garamond" w:cs="Times New Roman"/>
        </w:rPr>
      </w:pPr>
      <w:r w:rsidRPr="008605CB">
        <w:rPr>
          <w:rFonts w:ascii="Garamond" w:hAnsi="Garamond" w:cs="Times New Roman"/>
        </w:rPr>
        <w:t>Several m</w:t>
      </w:r>
      <w:r w:rsidR="0033106A" w:rsidRPr="008605CB">
        <w:rPr>
          <w:rFonts w:ascii="Garamond" w:hAnsi="Garamond" w:cs="Times New Roman"/>
        </w:rPr>
        <w:t xml:space="preserve">ajor tributaries </w:t>
      </w:r>
      <w:r w:rsidR="00356F8B" w:rsidRPr="008605CB">
        <w:rPr>
          <w:rFonts w:ascii="Garamond" w:hAnsi="Garamond" w:cs="Times New Roman"/>
        </w:rPr>
        <w:t xml:space="preserve">of management interest were identified </w:t>
      </w:r>
      <w:r w:rsidR="0033106A" w:rsidRPr="008605CB">
        <w:rPr>
          <w:rFonts w:ascii="Garamond" w:hAnsi="Garamond" w:cs="Times New Roman"/>
        </w:rPr>
        <w:t xml:space="preserve">in the Kuskokwim </w:t>
      </w:r>
      <w:proofErr w:type="gramStart"/>
      <w:r w:rsidR="0033106A" w:rsidRPr="008605CB">
        <w:rPr>
          <w:rFonts w:ascii="Garamond" w:hAnsi="Garamond" w:cs="Times New Roman"/>
        </w:rPr>
        <w:t>river</w:t>
      </w:r>
      <w:r w:rsidR="00A22AAB">
        <w:rPr>
          <w:rFonts w:ascii="Garamond" w:hAnsi="Garamond" w:cs="Times New Roman"/>
        </w:rPr>
        <w:t xml:space="preserve"> </w:t>
      </w:r>
      <w:r w:rsidR="0033106A" w:rsidRPr="008605CB">
        <w:rPr>
          <w:rFonts w:ascii="Garamond" w:hAnsi="Garamond" w:cs="Times New Roman"/>
        </w:rPr>
        <w:t xml:space="preserve"> basin</w:t>
      </w:r>
      <w:proofErr w:type="gramEnd"/>
      <w:r w:rsidR="00356F8B" w:rsidRPr="008605CB">
        <w:rPr>
          <w:rFonts w:ascii="Garamond" w:hAnsi="Garamond" w:cs="Times New Roman"/>
        </w:rPr>
        <w:t xml:space="preserve">. </w:t>
      </w:r>
      <w:r w:rsidR="0033106A" w:rsidRPr="008605CB">
        <w:rPr>
          <w:rFonts w:ascii="Garamond" w:hAnsi="Garamond" w:cs="Times New Roman"/>
        </w:rPr>
        <w:t>From</w:t>
      </w:r>
      <w:r w:rsidR="007F747D" w:rsidRPr="008605CB">
        <w:rPr>
          <w:rStyle w:val="CommentReference"/>
          <w:rFonts w:ascii="Garamond" w:hAnsi="Garamond" w:cs="Times New Roman"/>
          <w:sz w:val="24"/>
          <w:szCs w:val="24"/>
        </w:rPr>
        <w:t xml:space="preserve"> the furthest downstream connection of each of these tributaries to the mainstem</w:t>
      </w:r>
      <w:r w:rsidR="009E68C7" w:rsidRPr="008605CB">
        <w:rPr>
          <w:rStyle w:val="CommentReference"/>
          <w:rFonts w:ascii="Garamond" w:hAnsi="Garamond" w:cs="Times New Roman"/>
          <w:sz w:val="24"/>
          <w:szCs w:val="24"/>
        </w:rPr>
        <w:t xml:space="preserve"> Kuskokwim River,</w:t>
      </w:r>
      <w:r w:rsidR="007F747D" w:rsidRPr="008605CB">
        <w:rPr>
          <w:rStyle w:val="CommentReference"/>
          <w:rFonts w:ascii="Garamond" w:hAnsi="Garamond" w:cs="Times New Roman"/>
          <w:sz w:val="24"/>
          <w:szCs w:val="24"/>
        </w:rPr>
        <w:t xml:space="preserve"> all upstream segments were </w:t>
      </w:r>
      <w:r w:rsidR="009E68C7" w:rsidRPr="008605CB">
        <w:rPr>
          <w:rStyle w:val="CommentReference"/>
          <w:rFonts w:ascii="Garamond" w:hAnsi="Garamond" w:cs="Times New Roman"/>
          <w:sz w:val="24"/>
          <w:szCs w:val="24"/>
        </w:rPr>
        <w:t xml:space="preserve">identified and </w:t>
      </w:r>
      <w:r w:rsidR="007F747D" w:rsidRPr="008605CB">
        <w:rPr>
          <w:rStyle w:val="CommentReference"/>
          <w:rFonts w:ascii="Garamond" w:hAnsi="Garamond" w:cs="Times New Roman"/>
          <w:sz w:val="24"/>
          <w:szCs w:val="24"/>
        </w:rPr>
        <w:t>assigned to a common</w:t>
      </w:r>
      <w:r w:rsidR="009E68C7" w:rsidRPr="008605CB">
        <w:rPr>
          <w:rStyle w:val="CommentReference"/>
          <w:rFonts w:ascii="Garamond" w:hAnsi="Garamond" w:cs="Times New Roman"/>
          <w:sz w:val="24"/>
          <w:szCs w:val="24"/>
        </w:rPr>
        <w:t xml:space="preserve"> identifier based on the name of the major tributary</w:t>
      </w:r>
      <w:r w:rsidR="007F747D" w:rsidRPr="008605CB">
        <w:rPr>
          <w:rStyle w:val="CommentReference"/>
          <w:rFonts w:ascii="Garamond" w:hAnsi="Garamond" w:cs="Times New Roman"/>
          <w:sz w:val="24"/>
          <w:szCs w:val="24"/>
        </w:rPr>
        <w:t xml:space="preserve">. </w:t>
      </w:r>
      <w:r w:rsidR="009E68C7" w:rsidRPr="008605CB">
        <w:rPr>
          <w:rStyle w:val="CommentReference"/>
          <w:rFonts w:ascii="Garamond" w:hAnsi="Garamond" w:cs="Times New Roman"/>
          <w:sz w:val="24"/>
          <w:szCs w:val="24"/>
        </w:rPr>
        <w:t xml:space="preserve">Regions of the basin which were not </w:t>
      </w:r>
      <w:r w:rsidR="00E352BB" w:rsidRPr="008605CB">
        <w:rPr>
          <w:rStyle w:val="CommentReference"/>
          <w:rFonts w:ascii="Garamond" w:hAnsi="Garamond" w:cs="Times New Roman"/>
          <w:sz w:val="24"/>
          <w:szCs w:val="24"/>
        </w:rPr>
        <w:t>assigned a unit identifier</w:t>
      </w:r>
      <w:r w:rsidR="0033106A" w:rsidRPr="008605CB">
        <w:rPr>
          <w:rStyle w:val="CommentReference"/>
          <w:rFonts w:ascii="Garamond" w:hAnsi="Garamond" w:cs="Times New Roman"/>
          <w:sz w:val="24"/>
          <w:szCs w:val="24"/>
        </w:rPr>
        <w:t xml:space="preserve"> (</w:t>
      </w:r>
      <w:r w:rsidR="00836381" w:rsidRPr="008605CB">
        <w:rPr>
          <w:rStyle w:val="CommentReference"/>
          <w:rFonts w:ascii="Garamond" w:hAnsi="Garamond" w:cs="Times New Roman"/>
          <w:sz w:val="24"/>
          <w:szCs w:val="24"/>
        </w:rPr>
        <w:t>e.</w:t>
      </w:r>
      <w:r w:rsidR="00320DDA" w:rsidRPr="008605CB">
        <w:rPr>
          <w:rStyle w:val="CommentReference"/>
          <w:rFonts w:ascii="Garamond" w:hAnsi="Garamond" w:cs="Times New Roman"/>
          <w:sz w:val="24"/>
          <w:szCs w:val="24"/>
        </w:rPr>
        <w:t>g</w:t>
      </w:r>
      <w:r w:rsidR="00836381" w:rsidRPr="008605CB">
        <w:rPr>
          <w:rStyle w:val="CommentReference"/>
          <w:rFonts w:ascii="Garamond" w:hAnsi="Garamond" w:cs="Times New Roman"/>
          <w:sz w:val="24"/>
          <w:szCs w:val="24"/>
        </w:rPr>
        <w:t>.</w:t>
      </w:r>
      <w:r w:rsidR="0033106A" w:rsidRPr="008605CB">
        <w:rPr>
          <w:rStyle w:val="CommentReference"/>
          <w:rFonts w:ascii="Garamond" w:hAnsi="Garamond" w:cs="Times New Roman"/>
          <w:sz w:val="24"/>
          <w:szCs w:val="24"/>
        </w:rPr>
        <w:t xml:space="preserve"> portions of the mainstem Kuskokwim)</w:t>
      </w:r>
      <w:r w:rsidR="00E352BB" w:rsidRPr="008605CB">
        <w:rPr>
          <w:rStyle w:val="CommentReference"/>
          <w:rFonts w:ascii="Garamond" w:hAnsi="Garamond" w:cs="Times New Roman"/>
          <w:sz w:val="24"/>
          <w:szCs w:val="24"/>
        </w:rPr>
        <w:t xml:space="preserve"> </w:t>
      </w:r>
      <w:r w:rsidR="009E68C7" w:rsidRPr="008605CB">
        <w:rPr>
          <w:rStyle w:val="CommentReference"/>
          <w:rFonts w:ascii="Garamond" w:hAnsi="Garamond" w:cs="Times New Roman"/>
          <w:sz w:val="24"/>
          <w:szCs w:val="24"/>
        </w:rPr>
        <w:t xml:space="preserve">were grouped into </w:t>
      </w:r>
      <w:r w:rsidR="00152000" w:rsidRPr="008605CB">
        <w:rPr>
          <w:rStyle w:val="CommentReference"/>
          <w:rFonts w:ascii="Garamond" w:hAnsi="Garamond" w:cs="Times New Roman"/>
          <w:sz w:val="24"/>
          <w:szCs w:val="24"/>
        </w:rPr>
        <w:t xml:space="preserve">regions </w:t>
      </w:r>
      <w:r w:rsidR="009E68C7" w:rsidRPr="008605CB">
        <w:rPr>
          <w:rStyle w:val="CommentReference"/>
          <w:rFonts w:ascii="Garamond" w:hAnsi="Garamond" w:cs="Times New Roman"/>
          <w:sz w:val="24"/>
          <w:szCs w:val="24"/>
        </w:rPr>
        <w:t>of comparable size and spatial relevance to ensure complete basin coverage</w:t>
      </w:r>
      <w:r w:rsidR="0033106A" w:rsidRPr="008605CB">
        <w:rPr>
          <w:rStyle w:val="CommentReference"/>
          <w:rFonts w:ascii="Garamond" w:hAnsi="Garamond" w:cs="Times New Roman"/>
          <w:sz w:val="24"/>
          <w:szCs w:val="24"/>
        </w:rPr>
        <w:t xml:space="preserve"> above the location of the test fishery</w:t>
      </w:r>
      <w:r w:rsidR="00356F8B" w:rsidRPr="008605CB">
        <w:rPr>
          <w:rStyle w:val="CommentReference"/>
          <w:rFonts w:ascii="Garamond" w:hAnsi="Garamond" w:cs="Times New Roman"/>
          <w:sz w:val="24"/>
          <w:szCs w:val="24"/>
        </w:rPr>
        <w:t xml:space="preserve"> (</w:t>
      </w:r>
      <w:r w:rsidR="00E85535" w:rsidRPr="008605CB">
        <w:rPr>
          <w:rStyle w:val="CommentReference"/>
          <w:rFonts w:ascii="Garamond" w:hAnsi="Garamond" w:cs="Times New Roman"/>
          <w:sz w:val="24"/>
          <w:szCs w:val="24"/>
        </w:rPr>
        <w:t>Fig.</w:t>
      </w:r>
      <w:r w:rsidR="00356F8B" w:rsidRPr="008605CB">
        <w:rPr>
          <w:rStyle w:val="CommentReference"/>
          <w:rFonts w:ascii="Garamond" w:hAnsi="Garamond" w:cs="Times New Roman"/>
          <w:sz w:val="24"/>
          <w:szCs w:val="24"/>
        </w:rPr>
        <w:t xml:space="preserve"> 2a). </w:t>
      </w:r>
      <w:r w:rsidR="00F049B0" w:rsidRPr="008605CB">
        <w:rPr>
          <w:rFonts w:ascii="Garamond" w:hAnsi="Garamond" w:cs="Times New Roman"/>
        </w:rPr>
        <w:t>To identify region</w:t>
      </w:r>
      <w:r w:rsidR="00836381" w:rsidRPr="008605CB">
        <w:rPr>
          <w:rFonts w:ascii="Garamond" w:hAnsi="Garamond" w:cs="Times New Roman"/>
        </w:rPr>
        <w:t xml:space="preserve">al </w:t>
      </w:r>
      <w:r w:rsidR="00D554ED" w:rsidRPr="008605CB">
        <w:rPr>
          <w:rFonts w:ascii="Garamond" w:hAnsi="Garamond" w:cs="Times New Roman"/>
        </w:rPr>
        <w:t xml:space="preserve">stock </w:t>
      </w:r>
      <w:r w:rsidR="00836381" w:rsidRPr="008605CB">
        <w:rPr>
          <w:rFonts w:ascii="Garamond" w:hAnsi="Garamond" w:cs="Times New Roman"/>
        </w:rPr>
        <w:t>groups</w:t>
      </w:r>
      <w:r w:rsidR="00F049B0" w:rsidRPr="008605CB">
        <w:rPr>
          <w:rFonts w:ascii="Garamond" w:hAnsi="Garamond" w:cs="Times New Roman"/>
        </w:rPr>
        <w:t xml:space="preserve"> that c</w:t>
      </w:r>
      <w:r w:rsidR="00836381" w:rsidRPr="008605CB">
        <w:rPr>
          <w:rFonts w:ascii="Garamond" w:hAnsi="Garamond" w:cs="Times New Roman"/>
        </w:rPr>
        <w:t>an</w:t>
      </w:r>
      <w:r w:rsidR="00F049B0" w:rsidRPr="008605CB">
        <w:rPr>
          <w:rFonts w:ascii="Garamond" w:hAnsi="Garamond" w:cs="Times New Roman"/>
        </w:rPr>
        <w:t xml:space="preserve"> be distinguished based on their isotopic composition, we performed </w:t>
      </w:r>
      <w:r w:rsidR="00836381" w:rsidRPr="008605CB">
        <w:rPr>
          <w:rFonts w:ascii="Garamond" w:hAnsi="Garamond" w:cs="Times New Roman"/>
        </w:rPr>
        <w:t>k</w:t>
      </w:r>
      <w:r w:rsidR="00F049B0" w:rsidRPr="008605CB">
        <w:rPr>
          <w:rFonts w:ascii="Garamond" w:hAnsi="Garamond" w:cs="Times New Roman"/>
        </w:rPr>
        <w:t>-means clustering</w:t>
      </w:r>
      <w:r w:rsidR="00961F08" w:rsidRPr="008605CB">
        <w:rPr>
          <w:rFonts w:ascii="Garamond" w:hAnsi="Garamond" w:cs="Times New Roman"/>
        </w:rPr>
        <w:t xml:space="preserve"> of tributary groupings</w:t>
      </w:r>
      <w:r w:rsidR="00F049B0" w:rsidRPr="008605CB">
        <w:rPr>
          <w:rFonts w:ascii="Garamond" w:hAnsi="Garamond" w:cs="Times New Roman"/>
        </w:rPr>
        <w:t xml:space="preserve"> using the full range of </w:t>
      </w:r>
      <w:r w:rsidR="00F049B0" w:rsidRPr="008605CB">
        <w:rPr>
          <w:rFonts w:ascii="Cambria Math" w:hAnsi="Cambria Math" w:cs="Cambria Math"/>
        </w:rPr>
        <w:t>⁸⁷</w:t>
      </w:r>
      <w:r w:rsidR="00F049B0" w:rsidRPr="008605CB">
        <w:rPr>
          <w:rFonts w:ascii="Garamond" w:hAnsi="Garamond" w:cs="Times New Roman"/>
        </w:rPr>
        <w:t>Sr/</w:t>
      </w:r>
      <w:r w:rsidR="00F049B0" w:rsidRPr="008605CB">
        <w:rPr>
          <w:rFonts w:ascii="Cambria Math" w:hAnsi="Cambria Math" w:cs="Cambria Math"/>
        </w:rPr>
        <w:t>⁸⁶</w:t>
      </w:r>
      <w:r w:rsidR="00F049B0" w:rsidRPr="008605CB">
        <w:rPr>
          <w:rFonts w:ascii="Garamond" w:hAnsi="Garamond" w:cs="Times New Roman"/>
        </w:rPr>
        <w:t xml:space="preserve">Sr values within each tributary grouping. We then evaluated the clustering results for a range of cluster numbers (n = </w:t>
      </w:r>
      <w:r w:rsidR="00836381" w:rsidRPr="008605CB">
        <w:rPr>
          <w:rFonts w:ascii="Garamond" w:hAnsi="Garamond" w:cs="Times New Roman"/>
        </w:rPr>
        <w:t>2-6</w:t>
      </w:r>
      <w:r w:rsidR="00F049B0" w:rsidRPr="008605CB">
        <w:rPr>
          <w:rFonts w:ascii="Garamond" w:hAnsi="Garamond" w:cs="Times New Roman"/>
        </w:rPr>
        <w:t>) using the silhouette score</w:t>
      </w:r>
      <w:r w:rsidR="00836381" w:rsidRPr="008605CB">
        <w:rPr>
          <w:rFonts w:ascii="Garamond" w:hAnsi="Garamond" w:cs="Times New Roman"/>
        </w:rPr>
        <w:t xml:space="preserve">, which </w:t>
      </w:r>
      <w:r w:rsidR="00276AFF" w:rsidRPr="008605CB">
        <w:rPr>
          <w:rFonts w:ascii="Garamond" w:hAnsi="Garamond" w:cs="Times New Roman"/>
        </w:rPr>
        <w:t>measure</w:t>
      </w:r>
      <w:r w:rsidR="00836381" w:rsidRPr="008605CB">
        <w:rPr>
          <w:rFonts w:ascii="Garamond" w:hAnsi="Garamond" w:cs="Times New Roman"/>
        </w:rPr>
        <w:t>s</w:t>
      </w:r>
      <w:r w:rsidR="00276AFF" w:rsidRPr="008605CB">
        <w:rPr>
          <w:rFonts w:ascii="Garamond" w:hAnsi="Garamond" w:cs="Times New Roman"/>
        </w:rPr>
        <w:t xml:space="preserve"> cluster quality by comparing within-cluster versus between-cluster distances</w:t>
      </w:r>
      <w:r w:rsidRPr="008605CB">
        <w:rPr>
          <w:rFonts w:ascii="Garamond" w:hAnsi="Garamond" w:cs="Times New Roman"/>
        </w:rPr>
        <w:t xml:space="preserve">. </w:t>
      </w:r>
      <w:r w:rsidR="00276AFF" w:rsidRPr="008605CB">
        <w:rPr>
          <w:rFonts w:ascii="Garamond" w:hAnsi="Garamond" w:cs="Times New Roman"/>
        </w:rPr>
        <w:t>From th</w:t>
      </w:r>
      <w:r w:rsidRPr="008605CB">
        <w:rPr>
          <w:rFonts w:ascii="Garamond" w:hAnsi="Garamond" w:cs="Times New Roman"/>
        </w:rPr>
        <w:t>is</w:t>
      </w:r>
      <w:r w:rsidR="00276AFF" w:rsidRPr="008605CB">
        <w:rPr>
          <w:rFonts w:ascii="Garamond" w:hAnsi="Garamond" w:cs="Times New Roman"/>
        </w:rPr>
        <w:t xml:space="preserve"> metric</w:t>
      </w:r>
      <w:r w:rsidRPr="008605CB">
        <w:rPr>
          <w:rFonts w:ascii="Garamond" w:hAnsi="Garamond" w:cs="Times New Roman"/>
        </w:rPr>
        <w:t xml:space="preserve"> </w:t>
      </w:r>
      <w:r w:rsidR="00276AFF" w:rsidRPr="008605CB">
        <w:rPr>
          <w:rFonts w:ascii="Garamond" w:hAnsi="Garamond" w:cs="Times New Roman"/>
        </w:rPr>
        <w:t>we selected</w:t>
      </w:r>
      <w:r w:rsidR="002175BB" w:rsidRPr="008605CB">
        <w:rPr>
          <w:rFonts w:ascii="Garamond" w:hAnsi="Garamond" w:cs="Times New Roman"/>
        </w:rPr>
        <w:t xml:space="preserve"> n =</w:t>
      </w:r>
      <w:r w:rsidR="00961F08" w:rsidRPr="008605CB">
        <w:rPr>
          <w:rFonts w:ascii="Garamond" w:hAnsi="Garamond" w:cs="Times New Roman"/>
        </w:rPr>
        <w:t xml:space="preserve"> </w:t>
      </w:r>
      <w:r w:rsidR="002175BB" w:rsidRPr="008605CB">
        <w:rPr>
          <w:rFonts w:ascii="Garamond" w:hAnsi="Garamond" w:cs="Times New Roman"/>
        </w:rPr>
        <w:t>6</w:t>
      </w:r>
      <w:r w:rsidR="00276AFF" w:rsidRPr="008605CB">
        <w:rPr>
          <w:rFonts w:ascii="Garamond" w:hAnsi="Garamond" w:cs="Times New Roman"/>
        </w:rPr>
        <w:t xml:space="preserve">, which maintained a high </w:t>
      </w:r>
      <w:r w:rsidR="002175BB" w:rsidRPr="008605CB">
        <w:rPr>
          <w:rFonts w:ascii="Garamond" w:hAnsi="Garamond" w:cs="Times New Roman"/>
        </w:rPr>
        <w:t>silhouette</w:t>
      </w:r>
      <w:r w:rsidR="00276AFF" w:rsidRPr="008605CB">
        <w:rPr>
          <w:rFonts w:ascii="Garamond" w:hAnsi="Garamond" w:cs="Times New Roman"/>
        </w:rPr>
        <w:t xml:space="preserve"> score while providing finer isotopic resolution across</w:t>
      </w:r>
      <w:r w:rsidR="00836381" w:rsidRPr="008605CB">
        <w:rPr>
          <w:rFonts w:ascii="Garamond" w:hAnsi="Garamond" w:cs="Times New Roman"/>
        </w:rPr>
        <w:t xml:space="preserve"> </w:t>
      </w:r>
      <w:r w:rsidR="00276AFF" w:rsidRPr="008605CB">
        <w:rPr>
          <w:rFonts w:ascii="Garamond" w:hAnsi="Garamond" w:cs="Times New Roman"/>
        </w:rPr>
        <w:t>management units.</w:t>
      </w:r>
      <w:r w:rsidRPr="008605CB">
        <w:rPr>
          <w:rFonts w:ascii="Garamond" w:hAnsi="Garamond" w:cs="Times New Roman"/>
        </w:rPr>
        <w:t xml:space="preserve"> </w:t>
      </w:r>
      <w:r w:rsidR="00836381" w:rsidRPr="008605CB">
        <w:rPr>
          <w:rFonts w:ascii="Garamond" w:hAnsi="Garamond" w:cs="Times New Roman"/>
        </w:rPr>
        <w:t>The resulting groupings displayed a general pattern from upstream to downstream regions (</w:t>
      </w:r>
      <w:r w:rsidR="00E85535" w:rsidRPr="008605CB">
        <w:rPr>
          <w:rFonts w:ascii="Garamond" w:hAnsi="Garamond" w:cs="Times New Roman"/>
        </w:rPr>
        <w:t>Fig.</w:t>
      </w:r>
      <w:r w:rsidR="00836381" w:rsidRPr="008605CB">
        <w:rPr>
          <w:rFonts w:ascii="Garamond" w:hAnsi="Garamond" w:cs="Times New Roman"/>
        </w:rPr>
        <w:t xml:space="preserve"> 2b). However, </w:t>
      </w:r>
      <w:r w:rsidR="002175BB" w:rsidRPr="008605CB">
        <w:rPr>
          <w:rFonts w:ascii="Garamond" w:hAnsi="Garamond" w:cs="Times New Roman"/>
        </w:rPr>
        <w:t xml:space="preserve">K-means clustering placed the </w:t>
      </w:r>
      <w:r w:rsidR="00D554ED" w:rsidRPr="008605CB">
        <w:rPr>
          <w:rFonts w:ascii="Garamond" w:hAnsi="Garamond" w:cs="Times New Roman"/>
        </w:rPr>
        <w:t>S</w:t>
      </w:r>
      <w:r w:rsidR="002175BB" w:rsidRPr="008605CB">
        <w:rPr>
          <w:rFonts w:ascii="Garamond" w:hAnsi="Garamond" w:cs="Times New Roman"/>
        </w:rPr>
        <w:t xml:space="preserve">outh </w:t>
      </w:r>
      <w:r w:rsidR="00D554ED" w:rsidRPr="008605CB">
        <w:rPr>
          <w:rFonts w:ascii="Garamond" w:hAnsi="Garamond" w:cs="Times New Roman"/>
        </w:rPr>
        <w:t>F</w:t>
      </w:r>
      <w:r w:rsidR="002175BB" w:rsidRPr="008605CB">
        <w:rPr>
          <w:rFonts w:ascii="Garamond" w:hAnsi="Garamond" w:cs="Times New Roman"/>
        </w:rPr>
        <w:t xml:space="preserve">ork </w:t>
      </w:r>
      <w:r w:rsidR="00D554ED" w:rsidRPr="008605CB">
        <w:rPr>
          <w:rFonts w:ascii="Garamond" w:hAnsi="Garamond" w:cs="Times New Roman"/>
        </w:rPr>
        <w:t>K</w:t>
      </w:r>
      <w:r w:rsidR="002175BB" w:rsidRPr="008605CB">
        <w:rPr>
          <w:rFonts w:ascii="Garamond" w:hAnsi="Garamond" w:cs="Times New Roman"/>
        </w:rPr>
        <w:t xml:space="preserve">uskokwim tributary grouping in a lower watershed </w:t>
      </w:r>
      <w:r w:rsidR="00276AFF" w:rsidRPr="008605CB">
        <w:rPr>
          <w:rFonts w:ascii="Garamond" w:hAnsi="Garamond" w:cs="Times New Roman"/>
        </w:rPr>
        <w:t xml:space="preserve">group because of a very small </w:t>
      </w:r>
      <w:r w:rsidR="00843258" w:rsidRPr="008605CB">
        <w:rPr>
          <w:rFonts w:ascii="Garamond" w:hAnsi="Garamond" w:cs="Times New Roman"/>
        </w:rPr>
        <w:t>number</w:t>
      </w:r>
      <w:r w:rsidR="00276AFF" w:rsidRPr="008605CB">
        <w:rPr>
          <w:rFonts w:ascii="Garamond" w:hAnsi="Garamond" w:cs="Times New Roman"/>
        </w:rPr>
        <w:t xml:space="preserve"> of enriched tributaries </w:t>
      </w:r>
      <w:r w:rsidR="00961F08" w:rsidRPr="008605CB">
        <w:rPr>
          <w:rFonts w:ascii="Garamond" w:hAnsi="Garamond" w:cs="Times New Roman"/>
        </w:rPr>
        <w:t>at the headwaters of this group</w:t>
      </w:r>
      <w:r w:rsidR="00276AFF" w:rsidRPr="008605CB">
        <w:rPr>
          <w:rFonts w:ascii="Garamond" w:hAnsi="Garamond" w:cs="Times New Roman"/>
        </w:rPr>
        <w:t xml:space="preserve">. </w:t>
      </w:r>
      <w:r w:rsidR="00836381" w:rsidRPr="008605CB">
        <w:rPr>
          <w:rFonts w:ascii="Garamond" w:hAnsi="Garamond" w:cs="Times New Roman"/>
        </w:rPr>
        <w:t>Bas</w:t>
      </w:r>
      <w:r w:rsidR="00276AFF" w:rsidRPr="008605CB">
        <w:rPr>
          <w:rFonts w:ascii="Garamond" w:hAnsi="Garamond" w:cs="Times New Roman"/>
        </w:rPr>
        <w:t xml:space="preserve">ed on </w:t>
      </w:r>
      <w:r w:rsidRPr="008605CB">
        <w:rPr>
          <w:rFonts w:ascii="Garamond" w:hAnsi="Garamond" w:cs="Times New Roman"/>
        </w:rPr>
        <w:t xml:space="preserve">an </w:t>
      </w:r>
      <w:r w:rsidR="00276AFF" w:rsidRPr="008605CB">
        <w:rPr>
          <w:rFonts w:ascii="Garamond" w:hAnsi="Garamond" w:cs="Times New Roman"/>
        </w:rPr>
        <w:t xml:space="preserve">evaluation of the isotopic composition compared to other nearby tributary groups we manually added the South </w:t>
      </w:r>
      <w:r w:rsidR="00D554ED" w:rsidRPr="008605CB">
        <w:rPr>
          <w:rFonts w:ascii="Garamond" w:hAnsi="Garamond" w:cs="Times New Roman"/>
        </w:rPr>
        <w:t>F</w:t>
      </w:r>
      <w:r w:rsidR="00276AFF" w:rsidRPr="008605CB">
        <w:rPr>
          <w:rFonts w:ascii="Garamond" w:hAnsi="Garamond" w:cs="Times New Roman"/>
        </w:rPr>
        <w:t xml:space="preserve">ork Kuskokwim group to its nearest </w:t>
      </w:r>
      <w:r w:rsidR="00116F1B" w:rsidRPr="008605CB">
        <w:rPr>
          <w:rFonts w:ascii="Garamond" w:hAnsi="Garamond" w:cs="Times New Roman"/>
        </w:rPr>
        <w:t>watershed group (group 5)</w:t>
      </w:r>
      <w:r w:rsidR="00276AFF" w:rsidRPr="008605CB">
        <w:rPr>
          <w:rFonts w:ascii="Garamond" w:hAnsi="Garamond" w:cs="Times New Roman"/>
        </w:rPr>
        <w:t xml:space="preserve">. </w:t>
      </w:r>
    </w:p>
    <w:p w14:paraId="168A5EB6" w14:textId="29DC03C5" w:rsidR="007F747D" w:rsidRPr="008605CB" w:rsidRDefault="009E68C7" w:rsidP="007F747D">
      <w:pPr>
        <w:spacing w:line="480" w:lineRule="auto"/>
        <w:rPr>
          <w:rFonts w:ascii="Garamond" w:hAnsi="Garamond" w:cs="Times New Roman"/>
          <w:b/>
          <w:bCs/>
        </w:rPr>
      </w:pPr>
      <w:r w:rsidRPr="008605CB">
        <w:rPr>
          <w:rFonts w:ascii="Garamond" w:hAnsi="Garamond" w:cs="Times New Roman"/>
          <w:b/>
          <w:bCs/>
        </w:rPr>
        <w:t xml:space="preserve">Spatiotemporal </w:t>
      </w:r>
      <w:r w:rsidR="007F747D" w:rsidRPr="008605CB">
        <w:rPr>
          <w:rFonts w:ascii="Garamond" w:hAnsi="Garamond" w:cs="Times New Roman"/>
          <w:b/>
          <w:bCs/>
        </w:rPr>
        <w:t xml:space="preserve">Stock Contribution Analysis </w:t>
      </w:r>
    </w:p>
    <w:p w14:paraId="28D4A637" w14:textId="5FA7D41C" w:rsidR="00961F08" w:rsidRPr="008605CB" w:rsidRDefault="00E352BB" w:rsidP="00A110EC">
      <w:pPr>
        <w:spacing w:line="480" w:lineRule="auto"/>
        <w:ind w:firstLine="720"/>
        <w:rPr>
          <w:rFonts w:ascii="Garamond" w:hAnsi="Garamond" w:cs="Times New Roman"/>
        </w:rPr>
      </w:pPr>
      <w:r w:rsidRPr="008605CB">
        <w:rPr>
          <w:rFonts w:ascii="Garamond" w:hAnsi="Garamond" w:cs="Times New Roman"/>
        </w:rPr>
        <w:t xml:space="preserve">For each year and seasonal quartile, tributary-level return estimates were aggregated into </w:t>
      </w:r>
      <w:r w:rsidR="00E3555B" w:rsidRPr="008605CB">
        <w:rPr>
          <w:rFonts w:ascii="Garamond" w:hAnsi="Garamond" w:cs="Times New Roman"/>
        </w:rPr>
        <w:t xml:space="preserve">the 6 </w:t>
      </w:r>
      <w:r w:rsidR="00F82735" w:rsidRPr="008605CB">
        <w:rPr>
          <w:rFonts w:ascii="Garamond" w:hAnsi="Garamond" w:cs="Times New Roman"/>
        </w:rPr>
        <w:t xml:space="preserve">stock </w:t>
      </w:r>
      <w:r w:rsidR="0071320D" w:rsidRPr="008605CB">
        <w:rPr>
          <w:rFonts w:ascii="Garamond" w:hAnsi="Garamond" w:cs="Times New Roman"/>
        </w:rPr>
        <w:t xml:space="preserve">groups </w:t>
      </w:r>
      <w:r w:rsidRPr="008605CB">
        <w:rPr>
          <w:rFonts w:ascii="Garamond" w:hAnsi="Garamond" w:cs="Times New Roman"/>
        </w:rPr>
        <w:t xml:space="preserve">and normalized to sum to one across the basin, representing each </w:t>
      </w:r>
      <w:r w:rsidR="0071320D" w:rsidRPr="008605CB">
        <w:rPr>
          <w:rFonts w:ascii="Garamond" w:hAnsi="Garamond" w:cs="Times New Roman"/>
        </w:rPr>
        <w:t>group’s</w:t>
      </w:r>
      <w:r w:rsidRPr="008605CB">
        <w:rPr>
          <w:rFonts w:ascii="Garamond" w:hAnsi="Garamond" w:cs="Times New Roman"/>
        </w:rPr>
        <w:t xml:space="preserve"> proportional contribution to that quartile. Summary statistics were then calculated across all years </w:t>
      </w:r>
      <w:r w:rsidRPr="008605CB">
        <w:rPr>
          <w:rFonts w:ascii="Garamond" w:hAnsi="Garamond" w:cs="Times New Roman"/>
        </w:rPr>
        <w:lastRenderedPageBreak/>
        <w:t xml:space="preserve">for each </w:t>
      </w:r>
      <w:r w:rsidR="0071320D" w:rsidRPr="008605CB">
        <w:rPr>
          <w:rFonts w:ascii="Garamond" w:hAnsi="Garamond" w:cs="Times New Roman"/>
        </w:rPr>
        <w:t xml:space="preserve">group </w:t>
      </w:r>
      <w:r w:rsidRPr="008605CB">
        <w:rPr>
          <w:rFonts w:ascii="Garamond" w:hAnsi="Garamond" w:cs="Times New Roman"/>
        </w:rPr>
        <w:t>(</w:t>
      </w:r>
      <w:r w:rsidR="00E85535" w:rsidRPr="008605CB">
        <w:rPr>
          <w:rFonts w:ascii="Garamond" w:hAnsi="Garamond" w:cs="Times New Roman"/>
        </w:rPr>
        <w:t>Fig.</w:t>
      </w:r>
      <w:r w:rsidRPr="008605CB">
        <w:rPr>
          <w:rFonts w:ascii="Garamond" w:hAnsi="Garamond" w:cs="Times New Roman"/>
        </w:rPr>
        <w:t xml:space="preserve"> 3)</w:t>
      </w:r>
      <w:r w:rsidR="00C67BC1" w:rsidRPr="008605CB">
        <w:rPr>
          <w:rFonts w:ascii="Garamond" w:hAnsi="Garamond" w:cs="Times New Roman"/>
        </w:rPr>
        <w:t xml:space="preserve">. </w:t>
      </w:r>
      <w:r w:rsidR="00460AE8" w:rsidRPr="008605CB">
        <w:rPr>
          <w:rFonts w:ascii="Garamond" w:hAnsi="Garamond" w:cs="Times New Roman"/>
        </w:rPr>
        <w:t>Cumulative distribution functions were</w:t>
      </w:r>
      <w:r w:rsidR="005F27E4" w:rsidRPr="008605CB">
        <w:rPr>
          <w:rFonts w:ascii="Garamond" w:hAnsi="Garamond" w:cs="Times New Roman"/>
        </w:rPr>
        <w:t xml:space="preserve"> </w:t>
      </w:r>
      <w:r w:rsidR="00460AE8" w:rsidRPr="008605CB">
        <w:rPr>
          <w:rFonts w:ascii="Garamond" w:hAnsi="Garamond" w:cs="Times New Roman"/>
        </w:rPr>
        <w:t>constructed to examine trends in relative run timing among</w:t>
      </w:r>
      <w:r w:rsidR="00F82735" w:rsidRPr="008605CB">
        <w:rPr>
          <w:rFonts w:ascii="Garamond" w:hAnsi="Garamond" w:cs="Times New Roman"/>
        </w:rPr>
        <w:t xml:space="preserve"> stock</w:t>
      </w:r>
      <w:r w:rsidR="00460AE8" w:rsidRPr="008605CB">
        <w:rPr>
          <w:rFonts w:ascii="Garamond" w:hAnsi="Garamond" w:cs="Times New Roman"/>
        </w:rPr>
        <w:t xml:space="preserve"> </w:t>
      </w:r>
      <w:r w:rsidR="0071320D" w:rsidRPr="008605CB">
        <w:rPr>
          <w:rFonts w:ascii="Garamond" w:hAnsi="Garamond" w:cs="Times New Roman"/>
        </w:rPr>
        <w:t xml:space="preserve">groups independent </w:t>
      </w:r>
      <w:r w:rsidR="00460AE8" w:rsidRPr="008605CB">
        <w:rPr>
          <w:rFonts w:ascii="Garamond" w:hAnsi="Garamond" w:cs="Times New Roman"/>
        </w:rPr>
        <w:t xml:space="preserve">of abundance and quartile cut-off dates. For each year, the full run was split into 3-day intervals and the cumulative </w:t>
      </w:r>
      <w:r w:rsidR="00455561" w:rsidRPr="008605CB">
        <w:rPr>
          <w:rFonts w:ascii="Garamond" w:hAnsi="Garamond" w:cs="Times New Roman"/>
        </w:rPr>
        <w:t xml:space="preserve">number </w:t>
      </w:r>
      <w:r w:rsidR="00460AE8" w:rsidRPr="008605CB">
        <w:rPr>
          <w:rFonts w:ascii="Garamond" w:hAnsi="Garamond" w:cs="Times New Roman"/>
        </w:rPr>
        <w:t xml:space="preserve">of returners for each </w:t>
      </w:r>
      <w:r w:rsidR="00961F08" w:rsidRPr="008605CB">
        <w:rPr>
          <w:rFonts w:ascii="Garamond" w:hAnsi="Garamond" w:cs="Times New Roman"/>
        </w:rPr>
        <w:t xml:space="preserve">stock </w:t>
      </w:r>
      <w:r w:rsidR="0071320D" w:rsidRPr="008605CB">
        <w:rPr>
          <w:rFonts w:ascii="Garamond" w:hAnsi="Garamond" w:cs="Times New Roman"/>
        </w:rPr>
        <w:t>group</w:t>
      </w:r>
      <w:r w:rsidR="00460AE8" w:rsidRPr="008605CB">
        <w:rPr>
          <w:rFonts w:ascii="Garamond" w:hAnsi="Garamond" w:cs="Times New Roman"/>
        </w:rPr>
        <w:t xml:space="preserve"> was compared to</w:t>
      </w:r>
      <w:r w:rsidR="0071320D" w:rsidRPr="008605CB">
        <w:rPr>
          <w:rFonts w:ascii="Garamond" w:hAnsi="Garamond" w:cs="Times New Roman"/>
        </w:rPr>
        <w:t xml:space="preserve"> its full season contribution</w:t>
      </w:r>
      <w:r w:rsidR="00E3555B" w:rsidRPr="008605CB">
        <w:rPr>
          <w:rFonts w:ascii="Garamond" w:hAnsi="Garamond" w:cs="Times New Roman"/>
        </w:rPr>
        <w:t>.</w:t>
      </w:r>
      <w:r w:rsidR="00460AE8" w:rsidRPr="008605CB">
        <w:rPr>
          <w:rFonts w:ascii="Garamond" w:hAnsi="Garamond" w:cs="Times New Roman"/>
        </w:rPr>
        <w:t xml:space="preserve"> </w:t>
      </w:r>
      <w:r w:rsidR="00961F08" w:rsidRPr="008605CB">
        <w:rPr>
          <w:rFonts w:ascii="Garamond" w:hAnsi="Garamond" w:cs="Times New Roman"/>
        </w:rPr>
        <w:t xml:space="preserve">To directly compare relative run timing to the temporal distribution of the full run, we used daily CPUE data collected from the </w:t>
      </w:r>
      <w:r w:rsidR="005A36C3">
        <w:rPr>
          <w:rFonts w:ascii="Garamond" w:hAnsi="Garamond" w:cs="Times New Roman"/>
        </w:rPr>
        <w:t>BTF</w:t>
      </w:r>
      <w:r w:rsidR="00961F08" w:rsidRPr="008605CB">
        <w:rPr>
          <w:rFonts w:ascii="Garamond" w:hAnsi="Garamond" w:cs="Times New Roman"/>
        </w:rPr>
        <w:t xml:space="preserve"> to calculate the cumulative proportion of the full run’s CPUE remaining for each day. </w:t>
      </w:r>
      <w:r w:rsidR="00460AE8" w:rsidRPr="008605CB">
        <w:rPr>
          <w:rFonts w:ascii="Garamond" w:hAnsi="Garamond" w:cs="Times New Roman"/>
        </w:rPr>
        <w:t>Resulting data (</w:t>
      </w:r>
      <w:r w:rsidR="00E85535" w:rsidRPr="008605CB">
        <w:rPr>
          <w:rFonts w:ascii="Garamond" w:hAnsi="Garamond" w:cs="Times New Roman"/>
        </w:rPr>
        <w:t>Fig.</w:t>
      </w:r>
      <w:r w:rsidR="00460AE8" w:rsidRPr="008605CB">
        <w:rPr>
          <w:rFonts w:ascii="Garamond" w:hAnsi="Garamond" w:cs="Times New Roman"/>
        </w:rPr>
        <w:t xml:space="preserve"> 4) illustrate the proportion (0-1) of each </w:t>
      </w:r>
      <w:r w:rsidR="0071320D" w:rsidRPr="008605CB">
        <w:rPr>
          <w:rFonts w:ascii="Garamond" w:hAnsi="Garamond" w:cs="Times New Roman"/>
        </w:rPr>
        <w:t>group’s</w:t>
      </w:r>
      <w:r w:rsidR="00460AE8" w:rsidRPr="008605CB">
        <w:rPr>
          <w:rFonts w:ascii="Garamond" w:hAnsi="Garamond" w:cs="Times New Roman"/>
        </w:rPr>
        <w:t xml:space="preserve"> total cumulative contribution at each 3-day interval</w:t>
      </w:r>
      <w:r w:rsidR="00961F08" w:rsidRPr="008605CB">
        <w:rPr>
          <w:rFonts w:ascii="Garamond" w:hAnsi="Garamond" w:cs="Times New Roman"/>
        </w:rPr>
        <w:t xml:space="preserve"> as well as the proportion of the total available harvest remaining for each day. </w:t>
      </w:r>
    </w:p>
    <w:p w14:paraId="2E1403AA" w14:textId="0107BD32" w:rsidR="00E35059" w:rsidRPr="00FC02BD" w:rsidRDefault="006E1BBC" w:rsidP="00FC02BD">
      <w:pPr>
        <w:spacing w:line="480" w:lineRule="auto"/>
        <w:ind w:firstLine="720"/>
        <w:rPr>
          <w:rFonts w:ascii="Garamond" w:hAnsi="Garamond" w:cs="Times New Roman"/>
        </w:rPr>
      </w:pPr>
      <w:r w:rsidRPr="00FC02BD">
        <w:rPr>
          <w:rFonts w:ascii="Garamond" w:hAnsi="Garamond"/>
        </w:rPr>
        <w:t>To assess the impact of the existing front-end closure, we quantified the share of each group’s total annual return that fell within the closure period (the first seasonal quartile, Q1 in our dataset). This comparison illustrates the degree of protection provided to each stock group by estimating the portion of its annual run excluded from harvest</w:t>
      </w:r>
      <w:r w:rsidR="00E26D9D" w:rsidRPr="00FC02BD">
        <w:rPr>
          <w:rFonts w:ascii="Garamond" w:hAnsi="Garamond" w:cs="Times New Roman"/>
        </w:rPr>
        <w:t xml:space="preserve">. </w:t>
      </w:r>
      <w:r w:rsidR="00A110EC" w:rsidRPr="00FC02BD">
        <w:rPr>
          <w:rFonts w:ascii="Garamond" w:hAnsi="Garamond" w:cs="Times New Roman"/>
        </w:rPr>
        <w:t xml:space="preserve">We then assessed </w:t>
      </w:r>
      <w:r w:rsidR="00E3555B" w:rsidRPr="00FC02BD">
        <w:rPr>
          <w:rFonts w:ascii="Garamond" w:hAnsi="Garamond" w:cs="Times New Roman"/>
        </w:rPr>
        <w:t xml:space="preserve">the </w:t>
      </w:r>
      <w:r w:rsidRPr="00FC02BD">
        <w:rPr>
          <w:rFonts w:ascii="Garamond" w:hAnsi="Garamond" w:cs="Times New Roman"/>
        </w:rPr>
        <w:t xml:space="preserve">same metric but with a set of alternative closure durations </w:t>
      </w:r>
      <w:r w:rsidR="00A110EC" w:rsidRPr="00FC02BD">
        <w:rPr>
          <w:rFonts w:ascii="Garamond" w:hAnsi="Garamond" w:cs="Times New Roman"/>
        </w:rPr>
        <w:t xml:space="preserve">by calculating </w:t>
      </w:r>
      <w:r w:rsidR="00E3555B" w:rsidRPr="00FC02BD">
        <w:rPr>
          <w:rFonts w:ascii="Garamond" w:hAnsi="Garamond" w:cs="Times New Roman"/>
        </w:rPr>
        <w:t>the proportional protection</w:t>
      </w:r>
      <w:r w:rsidRPr="00FC02BD">
        <w:rPr>
          <w:rFonts w:ascii="Garamond" w:hAnsi="Garamond" w:cs="Times New Roman"/>
        </w:rPr>
        <w:t xml:space="preserve"> at </w:t>
      </w:r>
      <w:r w:rsidR="007A07BC" w:rsidRPr="00FC02BD">
        <w:rPr>
          <w:rFonts w:ascii="Garamond" w:hAnsi="Garamond" w:cs="Times New Roman"/>
        </w:rPr>
        <w:t xml:space="preserve">three alternate end dates for the closure: June </w:t>
      </w:r>
      <w:r w:rsidR="00A8429C">
        <w:rPr>
          <w:rFonts w:ascii="Garamond" w:hAnsi="Garamond" w:cs="Times New Roman"/>
        </w:rPr>
        <w:t>9</w:t>
      </w:r>
      <w:r w:rsidR="007A07BC" w:rsidRPr="00FC02BD">
        <w:rPr>
          <w:rFonts w:ascii="Garamond" w:hAnsi="Garamond" w:cs="Times New Roman"/>
          <w:vertAlign w:val="superscript"/>
        </w:rPr>
        <w:t>rd</w:t>
      </w:r>
      <w:r w:rsidR="007A07BC" w:rsidRPr="00FC02BD">
        <w:rPr>
          <w:rFonts w:ascii="Garamond" w:hAnsi="Garamond" w:cs="Times New Roman"/>
        </w:rPr>
        <w:t xml:space="preserve"> (</w:t>
      </w:r>
      <w:r w:rsidR="00DE09EB">
        <w:rPr>
          <w:rFonts w:ascii="Garamond" w:hAnsi="Garamond" w:cs="Times New Roman"/>
        </w:rPr>
        <w:t>three</w:t>
      </w:r>
      <w:commentRangeStart w:id="17"/>
      <w:r w:rsidR="007A07BC" w:rsidRPr="00FC02BD">
        <w:rPr>
          <w:rFonts w:ascii="Garamond" w:hAnsi="Garamond" w:cs="Times New Roman"/>
        </w:rPr>
        <w:t xml:space="preserve"> days</w:t>
      </w:r>
      <w:commentRangeEnd w:id="17"/>
      <w:r w:rsidR="005A36C3">
        <w:rPr>
          <w:rStyle w:val="CommentReference"/>
        </w:rPr>
        <w:commentReference w:id="17"/>
      </w:r>
      <w:r w:rsidR="007A07BC" w:rsidRPr="00FC02BD">
        <w:rPr>
          <w:rFonts w:ascii="Garamond" w:hAnsi="Garamond" w:cs="Times New Roman"/>
        </w:rPr>
        <w:t xml:space="preserve"> before current </w:t>
      </w:r>
      <w:commentRangeStart w:id="18"/>
      <w:r w:rsidR="007A07BC" w:rsidRPr="00FC02BD">
        <w:rPr>
          <w:rFonts w:ascii="Garamond" w:hAnsi="Garamond" w:cs="Times New Roman"/>
        </w:rPr>
        <w:t>closure</w:t>
      </w:r>
      <w:r w:rsidR="00A8429C">
        <w:rPr>
          <w:rFonts w:ascii="Garamond" w:hAnsi="Garamond" w:cs="Times New Roman"/>
        </w:rPr>
        <w:t xml:space="preserve"> end</w:t>
      </w:r>
      <w:r w:rsidR="007A07BC" w:rsidRPr="00FC02BD">
        <w:rPr>
          <w:rFonts w:ascii="Garamond" w:hAnsi="Garamond" w:cs="Times New Roman"/>
        </w:rPr>
        <w:t xml:space="preserve"> date</w:t>
      </w:r>
      <w:commentRangeEnd w:id="18"/>
      <w:r w:rsidR="005A36C3">
        <w:rPr>
          <w:rStyle w:val="CommentReference"/>
        </w:rPr>
        <w:commentReference w:id="18"/>
      </w:r>
      <w:r w:rsidR="007A07BC" w:rsidRPr="00FC02BD">
        <w:rPr>
          <w:rFonts w:ascii="Garamond" w:hAnsi="Garamond" w:cs="Times New Roman"/>
        </w:rPr>
        <w:t>), June 14</w:t>
      </w:r>
      <w:r w:rsidR="007A07BC" w:rsidRPr="00FC02BD">
        <w:rPr>
          <w:rFonts w:ascii="Garamond" w:hAnsi="Garamond" w:cs="Times New Roman"/>
          <w:vertAlign w:val="superscript"/>
        </w:rPr>
        <w:t>th</w:t>
      </w:r>
      <w:r w:rsidR="007A07BC" w:rsidRPr="00FC02BD">
        <w:rPr>
          <w:rFonts w:ascii="Garamond" w:hAnsi="Garamond" w:cs="Times New Roman"/>
        </w:rPr>
        <w:t xml:space="preserve"> (3 days after current closure </w:t>
      </w:r>
      <w:r w:rsidR="00A8429C">
        <w:rPr>
          <w:rFonts w:ascii="Garamond" w:hAnsi="Garamond" w:cs="Times New Roman"/>
        </w:rPr>
        <w:t xml:space="preserve">end </w:t>
      </w:r>
      <w:r w:rsidR="007A07BC" w:rsidRPr="00FC02BD">
        <w:rPr>
          <w:rFonts w:ascii="Garamond" w:hAnsi="Garamond" w:cs="Times New Roman"/>
        </w:rPr>
        <w:t>date), and June 17</w:t>
      </w:r>
      <w:r w:rsidR="007A07BC" w:rsidRPr="00FC02BD">
        <w:rPr>
          <w:rFonts w:ascii="Garamond" w:hAnsi="Garamond" w:cs="Times New Roman"/>
          <w:vertAlign w:val="superscript"/>
        </w:rPr>
        <w:t>th</w:t>
      </w:r>
      <w:r w:rsidR="007A07BC" w:rsidRPr="00FC02BD">
        <w:rPr>
          <w:rFonts w:ascii="Garamond" w:hAnsi="Garamond" w:cs="Times New Roman"/>
        </w:rPr>
        <w:t xml:space="preserve"> (</w:t>
      </w:r>
      <w:r w:rsidR="00DE09EB">
        <w:rPr>
          <w:rFonts w:ascii="Garamond" w:hAnsi="Garamond" w:cs="Times New Roman"/>
        </w:rPr>
        <w:t>six</w:t>
      </w:r>
      <w:r w:rsidR="007A07BC" w:rsidRPr="00FC02BD">
        <w:rPr>
          <w:rFonts w:ascii="Garamond" w:hAnsi="Garamond" w:cs="Times New Roman"/>
        </w:rPr>
        <w:t xml:space="preserve"> days after current closure</w:t>
      </w:r>
      <w:r w:rsidR="00A8429C">
        <w:rPr>
          <w:rFonts w:ascii="Garamond" w:hAnsi="Garamond" w:cs="Times New Roman"/>
        </w:rPr>
        <w:t xml:space="preserve"> end</w:t>
      </w:r>
      <w:r w:rsidR="007A07BC" w:rsidRPr="00FC02BD">
        <w:rPr>
          <w:rFonts w:ascii="Garamond" w:hAnsi="Garamond" w:cs="Times New Roman"/>
        </w:rPr>
        <w:t xml:space="preserve"> date)</w:t>
      </w:r>
      <w:r w:rsidR="00956F44">
        <w:rPr>
          <w:rFonts w:ascii="Garamond" w:hAnsi="Garamond" w:cs="Times New Roman"/>
        </w:rPr>
        <w:t xml:space="preserve"> (fig. 5)</w:t>
      </w:r>
      <w:r w:rsidR="00A110EC" w:rsidRPr="00FC02BD">
        <w:rPr>
          <w:rFonts w:ascii="Garamond" w:hAnsi="Garamond" w:cs="Times New Roman"/>
        </w:rPr>
        <w:t xml:space="preserve"> </w:t>
      </w:r>
      <w:r w:rsidRPr="00FC02BD">
        <w:rPr>
          <w:rFonts w:ascii="Garamond" w:hAnsi="Garamond" w:cs="Times New Roman"/>
        </w:rPr>
        <w:t>For each scenario, we also calculated the proportion of the total CPUE that occurred within the adjusted closure window</w:t>
      </w:r>
      <w:r w:rsidR="00956F44">
        <w:rPr>
          <w:rFonts w:ascii="Garamond" w:hAnsi="Garamond" w:cs="Times New Roman"/>
        </w:rPr>
        <w:t xml:space="preserve"> and </w:t>
      </w:r>
      <w:r w:rsidRPr="00FC02BD">
        <w:rPr>
          <w:rFonts w:ascii="Garamond" w:hAnsi="Garamond" w:cs="Times New Roman"/>
        </w:rPr>
        <w:t xml:space="preserve">compared the mean harvest foregone (percent of CPUE within the closure) across all years to the mean protection afforded to each stock group (fig. </w:t>
      </w:r>
      <w:r w:rsidR="00956F44">
        <w:rPr>
          <w:rFonts w:ascii="Garamond" w:hAnsi="Garamond" w:cs="Times New Roman"/>
        </w:rPr>
        <w:t>6</w:t>
      </w:r>
      <w:r w:rsidRPr="00FC02BD">
        <w:rPr>
          <w:rFonts w:ascii="Garamond" w:hAnsi="Garamond" w:cs="Times New Roman"/>
        </w:rPr>
        <w:t>). Together, these results illustrate the tradeoff between increased protection under later closure end dates and the corresponding loss of harvest opportunity for stakeholders in the basin.</w:t>
      </w:r>
    </w:p>
    <w:p w14:paraId="1B967039" w14:textId="16B46492" w:rsidR="004A0003" w:rsidRPr="00FC02BD" w:rsidRDefault="0019169F" w:rsidP="007A07BC">
      <w:pPr>
        <w:spacing w:line="480" w:lineRule="auto"/>
        <w:rPr>
          <w:rFonts w:ascii="Garamond" w:hAnsi="Garamond"/>
          <w:b/>
          <w:bCs/>
          <w:sz w:val="32"/>
          <w:szCs w:val="32"/>
        </w:rPr>
      </w:pPr>
      <w:r w:rsidRPr="00FC02BD">
        <w:rPr>
          <w:rFonts w:ascii="Garamond" w:hAnsi="Garamond"/>
          <w:b/>
          <w:bCs/>
          <w:sz w:val="32"/>
          <w:szCs w:val="32"/>
        </w:rPr>
        <w:t>Results</w:t>
      </w:r>
    </w:p>
    <w:p w14:paraId="10DADB8B" w14:textId="32038021" w:rsidR="00397FF6" w:rsidRPr="00FC02BD" w:rsidRDefault="007708F4" w:rsidP="007A07BC">
      <w:pPr>
        <w:spacing w:line="480" w:lineRule="auto"/>
        <w:rPr>
          <w:rFonts w:ascii="Garamond" w:hAnsi="Garamond" w:cs="Times New Roman"/>
          <w:b/>
          <w:bCs/>
          <w:sz w:val="28"/>
          <w:szCs w:val="28"/>
        </w:rPr>
      </w:pPr>
      <w:r w:rsidRPr="00FC02BD">
        <w:rPr>
          <w:rFonts w:ascii="Garamond" w:hAnsi="Garamond" w:cs="Times New Roman"/>
          <w:b/>
          <w:bCs/>
          <w:sz w:val="28"/>
          <w:szCs w:val="28"/>
        </w:rPr>
        <w:t>Variation</w:t>
      </w:r>
      <w:r w:rsidR="00397FF6" w:rsidRPr="00FC02BD">
        <w:rPr>
          <w:rFonts w:ascii="Garamond" w:hAnsi="Garamond" w:cs="Times New Roman"/>
          <w:b/>
          <w:bCs/>
          <w:sz w:val="28"/>
          <w:szCs w:val="28"/>
        </w:rPr>
        <w:t xml:space="preserve"> in stock </w:t>
      </w:r>
      <w:r w:rsidR="006D6AEE" w:rsidRPr="00FC02BD">
        <w:rPr>
          <w:rFonts w:ascii="Garamond" w:hAnsi="Garamond" w:cs="Times New Roman"/>
          <w:b/>
          <w:bCs/>
          <w:sz w:val="28"/>
          <w:szCs w:val="28"/>
        </w:rPr>
        <w:t>return timing</w:t>
      </w:r>
      <w:r w:rsidR="00C50733" w:rsidRPr="00FC02BD">
        <w:rPr>
          <w:rFonts w:ascii="Garamond" w:hAnsi="Garamond" w:cs="Times New Roman"/>
          <w:b/>
          <w:bCs/>
          <w:sz w:val="28"/>
          <w:szCs w:val="28"/>
        </w:rPr>
        <w:t xml:space="preserve"> </w:t>
      </w:r>
      <w:r w:rsidR="00536536" w:rsidRPr="00FC02BD">
        <w:rPr>
          <w:rFonts w:ascii="Garamond" w:hAnsi="Garamond" w:cs="Times New Roman"/>
          <w:b/>
          <w:bCs/>
          <w:sz w:val="28"/>
          <w:szCs w:val="28"/>
        </w:rPr>
        <w:t xml:space="preserve">within </w:t>
      </w:r>
      <w:r w:rsidR="006D6AEE" w:rsidRPr="00FC02BD">
        <w:rPr>
          <w:rFonts w:ascii="Garamond" w:hAnsi="Garamond" w:cs="Times New Roman"/>
          <w:b/>
          <w:bCs/>
          <w:sz w:val="28"/>
          <w:szCs w:val="28"/>
        </w:rPr>
        <w:t>season</w:t>
      </w:r>
    </w:p>
    <w:p w14:paraId="14441915" w14:textId="3A367F5C" w:rsidR="001740E9" w:rsidRPr="00FC02BD" w:rsidRDefault="00D625F2" w:rsidP="007A07BC">
      <w:pPr>
        <w:pStyle w:val="whitespace-normal"/>
        <w:spacing w:line="480" w:lineRule="auto"/>
        <w:rPr>
          <w:rFonts w:ascii="Garamond" w:hAnsi="Garamond"/>
        </w:rPr>
      </w:pPr>
      <w:r w:rsidRPr="00BA542C">
        <w:rPr>
          <w:b/>
          <w:bCs/>
          <w:sz w:val="22"/>
          <w:szCs w:val="22"/>
        </w:rPr>
        <w:lastRenderedPageBreak/>
        <w:tab/>
      </w:r>
      <w:r w:rsidR="005C58CB" w:rsidRPr="00FC02BD">
        <w:rPr>
          <w:rFonts w:ascii="Garamond" w:hAnsi="Garamond"/>
        </w:rPr>
        <w:t>Across all years of our dataset (2017-202</w:t>
      </w:r>
      <w:r w:rsidR="008730BC">
        <w:rPr>
          <w:rFonts w:ascii="Garamond" w:hAnsi="Garamond"/>
        </w:rPr>
        <w:t>2</w:t>
      </w:r>
      <w:r w:rsidR="005C58CB" w:rsidRPr="00FC02BD">
        <w:rPr>
          <w:rFonts w:ascii="Garamond" w:hAnsi="Garamond"/>
        </w:rPr>
        <w:t xml:space="preserve">, returns to the </w:t>
      </w:r>
      <w:r w:rsidR="009C3C93" w:rsidRPr="00FC02BD">
        <w:rPr>
          <w:rFonts w:ascii="Garamond" w:hAnsi="Garamond"/>
        </w:rPr>
        <w:t>6</w:t>
      </w:r>
      <w:r w:rsidR="005C58CB" w:rsidRPr="00FC02BD">
        <w:rPr>
          <w:rFonts w:ascii="Garamond" w:hAnsi="Garamond"/>
        </w:rPr>
        <w:t xml:space="preserve"> </w:t>
      </w:r>
      <w:r w:rsidR="009C3C93" w:rsidRPr="00FC02BD">
        <w:rPr>
          <w:rFonts w:ascii="Garamond" w:hAnsi="Garamond"/>
        </w:rPr>
        <w:t xml:space="preserve">regional </w:t>
      </w:r>
      <w:r w:rsidR="00F82735" w:rsidRPr="00FC02BD">
        <w:rPr>
          <w:rFonts w:ascii="Garamond" w:hAnsi="Garamond"/>
        </w:rPr>
        <w:t xml:space="preserve">stock </w:t>
      </w:r>
      <w:r w:rsidR="009C3C93" w:rsidRPr="00FC02BD">
        <w:rPr>
          <w:rFonts w:ascii="Garamond" w:hAnsi="Garamond"/>
        </w:rPr>
        <w:t xml:space="preserve">groups </w:t>
      </w:r>
      <w:r w:rsidR="005C58CB" w:rsidRPr="00FC02BD">
        <w:rPr>
          <w:rFonts w:ascii="Garamond" w:hAnsi="Garamond"/>
        </w:rPr>
        <w:t xml:space="preserve">exhibited </w:t>
      </w:r>
      <w:r w:rsidR="00C50733" w:rsidRPr="00FC02BD">
        <w:rPr>
          <w:rFonts w:ascii="Garamond" w:hAnsi="Garamond"/>
        </w:rPr>
        <w:t>a</w:t>
      </w:r>
      <w:r w:rsidR="005C58CB" w:rsidRPr="00FC02BD">
        <w:rPr>
          <w:rFonts w:ascii="Garamond" w:hAnsi="Garamond"/>
        </w:rPr>
        <w:t xml:space="preserve"> </w:t>
      </w:r>
      <w:r w:rsidR="00C50733" w:rsidRPr="00FC02BD">
        <w:rPr>
          <w:rFonts w:ascii="Garamond" w:hAnsi="Garamond"/>
        </w:rPr>
        <w:t xml:space="preserve">general transition </w:t>
      </w:r>
      <w:r w:rsidR="005C58CB" w:rsidRPr="00FC02BD">
        <w:rPr>
          <w:rFonts w:ascii="Garamond" w:hAnsi="Garamond"/>
        </w:rPr>
        <w:t>from</w:t>
      </w:r>
      <w:r w:rsidR="009C3C93" w:rsidRPr="00FC02BD">
        <w:rPr>
          <w:rFonts w:ascii="Garamond" w:hAnsi="Garamond"/>
        </w:rPr>
        <w:t xml:space="preserve"> the furthest</w:t>
      </w:r>
      <w:r w:rsidR="005C58CB" w:rsidRPr="00FC02BD">
        <w:rPr>
          <w:rFonts w:ascii="Garamond" w:hAnsi="Garamond"/>
        </w:rPr>
        <w:t xml:space="preserve"> upstream to</w:t>
      </w:r>
      <w:r w:rsidR="009C3C93" w:rsidRPr="00FC02BD">
        <w:rPr>
          <w:rFonts w:ascii="Garamond" w:hAnsi="Garamond"/>
        </w:rPr>
        <w:t xml:space="preserve"> the furthest</w:t>
      </w:r>
      <w:r w:rsidR="005C58CB" w:rsidRPr="00FC02BD">
        <w:rPr>
          <w:rFonts w:ascii="Garamond" w:hAnsi="Garamond"/>
        </w:rPr>
        <w:t xml:space="preserve"> downstream as the season progressed</w:t>
      </w:r>
      <w:r w:rsidR="00E3555B" w:rsidRPr="00FC02BD">
        <w:rPr>
          <w:rFonts w:ascii="Garamond" w:hAnsi="Garamond"/>
        </w:rPr>
        <w:t xml:space="preserve"> (Fig 3.).</w:t>
      </w:r>
      <w:r w:rsidR="005C58CB" w:rsidRPr="00FC02BD">
        <w:rPr>
          <w:rFonts w:ascii="Garamond" w:hAnsi="Garamond"/>
        </w:rPr>
        <w:t xml:space="preserve"> </w:t>
      </w:r>
      <w:r w:rsidR="00FA7C12" w:rsidRPr="00FC02BD">
        <w:rPr>
          <w:rFonts w:ascii="Garamond" w:hAnsi="Garamond"/>
        </w:rPr>
        <w:t>Notably, group 1, which contains the North Fork and East Fork Kuskokwim</w:t>
      </w:r>
      <w:r w:rsidR="005A36C3">
        <w:rPr>
          <w:rFonts w:ascii="Garamond" w:hAnsi="Garamond"/>
        </w:rPr>
        <w:t xml:space="preserve"> River</w:t>
      </w:r>
      <w:r w:rsidR="007C2373" w:rsidRPr="00FC02BD">
        <w:rPr>
          <w:rFonts w:ascii="Garamond" w:hAnsi="Garamond"/>
        </w:rPr>
        <w:t xml:space="preserve">, </w:t>
      </w:r>
      <w:r w:rsidR="00915EEE" w:rsidRPr="00FC02BD">
        <w:rPr>
          <w:rFonts w:ascii="Garamond" w:hAnsi="Garamond"/>
        </w:rPr>
        <w:t>consistently</w:t>
      </w:r>
      <w:r w:rsidR="00FA7C12" w:rsidRPr="00FC02BD">
        <w:rPr>
          <w:rFonts w:ascii="Garamond" w:hAnsi="Garamond"/>
        </w:rPr>
        <w:t xml:space="preserve"> contributed </w:t>
      </w:r>
      <w:r w:rsidR="00E3555B" w:rsidRPr="00FC02BD">
        <w:rPr>
          <w:rFonts w:ascii="Garamond" w:hAnsi="Garamond"/>
        </w:rPr>
        <w:t xml:space="preserve">little </w:t>
      </w:r>
      <w:r w:rsidR="0046614E" w:rsidRPr="00FC02BD">
        <w:rPr>
          <w:rFonts w:ascii="Garamond" w:hAnsi="Garamond"/>
        </w:rPr>
        <w:t>to</w:t>
      </w:r>
      <w:r w:rsidR="00E3555B" w:rsidRPr="00FC02BD">
        <w:rPr>
          <w:rFonts w:ascii="Garamond" w:hAnsi="Garamond"/>
        </w:rPr>
        <w:t xml:space="preserve"> all years and quartiles </w:t>
      </w:r>
      <w:r w:rsidR="005B3E0C" w:rsidRPr="00FC02BD">
        <w:rPr>
          <w:rFonts w:ascii="Garamond" w:hAnsi="Garamond"/>
        </w:rPr>
        <w:t>(max: 2.9%)</w:t>
      </w:r>
      <w:r w:rsidR="002C6F1E" w:rsidRPr="00FC02BD">
        <w:rPr>
          <w:rFonts w:ascii="Garamond" w:hAnsi="Garamond"/>
        </w:rPr>
        <w:t>. E</w:t>
      </w:r>
      <w:r w:rsidR="005C58CB" w:rsidRPr="00FC02BD">
        <w:rPr>
          <w:rFonts w:ascii="Garamond" w:hAnsi="Garamond"/>
        </w:rPr>
        <w:t>arly season returns (Q1: start of run through June 11</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3a.</w:t>
      </w:r>
      <w:r w:rsidR="005C58CB" w:rsidRPr="00FC02BD">
        <w:rPr>
          <w:rFonts w:ascii="Garamond" w:hAnsi="Garamond"/>
        </w:rPr>
        <w:t>) w</w:t>
      </w:r>
      <w:r w:rsidR="007C2373" w:rsidRPr="00FC02BD">
        <w:rPr>
          <w:rFonts w:ascii="Garamond" w:hAnsi="Garamond"/>
        </w:rPr>
        <w:t xml:space="preserve">ere </w:t>
      </w:r>
      <w:r w:rsidR="007708F4" w:rsidRPr="00FC02BD">
        <w:rPr>
          <w:rFonts w:ascii="Garamond" w:hAnsi="Garamond"/>
        </w:rPr>
        <w:t xml:space="preserve">represented </w:t>
      </w:r>
      <w:r w:rsidR="00E355B2" w:rsidRPr="00FC02BD">
        <w:rPr>
          <w:rFonts w:ascii="Garamond" w:hAnsi="Garamond"/>
        </w:rPr>
        <w:t xml:space="preserve">primarily </w:t>
      </w:r>
      <w:r w:rsidR="007C2373" w:rsidRPr="00FC02BD">
        <w:rPr>
          <w:rFonts w:ascii="Garamond" w:hAnsi="Garamond"/>
        </w:rPr>
        <w:t xml:space="preserve">by high contributions from group 2 (median: </w:t>
      </w:r>
      <w:r w:rsidR="005B3E0C" w:rsidRPr="00FC02BD">
        <w:rPr>
          <w:rFonts w:ascii="Garamond" w:hAnsi="Garamond"/>
        </w:rPr>
        <w:t>42.2</w:t>
      </w:r>
      <w:r w:rsidR="007C2373" w:rsidRPr="00FC02BD">
        <w:rPr>
          <w:rFonts w:ascii="Garamond" w:hAnsi="Garamond"/>
        </w:rPr>
        <w:t>%)</w:t>
      </w:r>
      <w:r w:rsidR="00832815" w:rsidRPr="00FC02BD">
        <w:rPr>
          <w:rFonts w:ascii="Garamond" w:hAnsi="Garamond"/>
        </w:rPr>
        <w:t xml:space="preserve">, with relatively low median contribution </w:t>
      </w:r>
      <w:r w:rsidR="005B3E0C" w:rsidRPr="00FC02BD">
        <w:rPr>
          <w:rFonts w:ascii="Garamond" w:hAnsi="Garamond"/>
        </w:rPr>
        <w:t xml:space="preserve">(20% or less) from </w:t>
      </w:r>
      <w:r w:rsidR="00836381" w:rsidRPr="00FC02BD">
        <w:rPr>
          <w:rFonts w:ascii="Garamond" w:hAnsi="Garamond"/>
        </w:rPr>
        <w:t xml:space="preserve">all other </w:t>
      </w:r>
      <w:r w:rsidR="005B3E0C" w:rsidRPr="00FC02BD">
        <w:rPr>
          <w:rFonts w:ascii="Garamond" w:hAnsi="Garamond"/>
        </w:rPr>
        <w:t xml:space="preserve">groups. </w:t>
      </w:r>
      <w:r w:rsidR="00E355B2" w:rsidRPr="00FC02BD">
        <w:rPr>
          <w:rFonts w:ascii="Garamond" w:hAnsi="Garamond"/>
        </w:rPr>
        <w:t>The second quartile (</w:t>
      </w:r>
      <w:r w:rsidR="00C10AF2" w:rsidRPr="00FC02BD">
        <w:rPr>
          <w:rFonts w:ascii="Garamond" w:hAnsi="Garamond"/>
        </w:rPr>
        <w:t>June 12</w:t>
      </w:r>
      <w:r w:rsidR="00C10AF2" w:rsidRPr="00FC02BD">
        <w:rPr>
          <w:rFonts w:ascii="Garamond" w:hAnsi="Garamond"/>
          <w:vertAlign w:val="superscript"/>
        </w:rPr>
        <w:t>th</w:t>
      </w:r>
      <w:r w:rsidR="00C10AF2" w:rsidRPr="00FC02BD">
        <w:rPr>
          <w:rFonts w:ascii="Garamond" w:hAnsi="Garamond"/>
        </w:rPr>
        <w:t xml:space="preserve"> – 21</w:t>
      </w:r>
      <w:r w:rsidR="00C10AF2" w:rsidRPr="00FC02BD">
        <w:rPr>
          <w:rFonts w:ascii="Garamond" w:hAnsi="Garamond"/>
          <w:vertAlign w:val="superscript"/>
        </w:rPr>
        <w:t>st</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3b.)</w:t>
      </w:r>
      <w:r w:rsidR="00C10AF2" w:rsidRPr="00FC02BD">
        <w:rPr>
          <w:rFonts w:ascii="Garamond" w:hAnsi="Garamond"/>
        </w:rPr>
        <w:t xml:space="preserve"> </w:t>
      </w:r>
      <w:r w:rsidR="00F82735" w:rsidRPr="00FC02BD">
        <w:rPr>
          <w:rFonts w:ascii="Garamond" w:hAnsi="Garamond"/>
        </w:rPr>
        <w:t xml:space="preserve">exhibited </w:t>
      </w:r>
      <w:r w:rsidR="00C10AF2" w:rsidRPr="00FC02BD">
        <w:rPr>
          <w:rFonts w:ascii="Garamond" w:hAnsi="Garamond"/>
        </w:rPr>
        <w:t xml:space="preserve">a </w:t>
      </w:r>
      <w:r w:rsidR="006D11D3" w:rsidRPr="00FC02BD">
        <w:rPr>
          <w:rFonts w:ascii="Garamond" w:hAnsi="Garamond"/>
        </w:rPr>
        <w:t>slight decrease in contribution from group 2 (31</w:t>
      </w:r>
      <w:r w:rsidR="00F82735" w:rsidRPr="00FC02BD">
        <w:rPr>
          <w:rFonts w:ascii="Garamond" w:hAnsi="Garamond"/>
        </w:rPr>
        <w:t>.0</w:t>
      </w:r>
      <w:r w:rsidR="006D11D3" w:rsidRPr="00FC02BD">
        <w:rPr>
          <w:rFonts w:ascii="Garamond" w:hAnsi="Garamond"/>
        </w:rPr>
        <w:t xml:space="preserve">%), with increasing contribution from groups 4 and 5 (25.8% and 19.8%, respectively). </w:t>
      </w:r>
      <w:r w:rsidR="00C10AF2" w:rsidRPr="00FC02BD">
        <w:rPr>
          <w:rFonts w:ascii="Garamond" w:hAnsi="Garamond"/>
        </w:rPr>
        <w:t>This pattern largely h</w:t>
      </w:r>
      <w:r w:rsidR="00836381" w:rsidRPr="00FC02BD">
        <w:rPr>
          <w:rFonts w:ascii="Garamond" w:hAnsi="Garamond"/>
        </w:rPr>
        <w:t>eld</w:t>
      </w:r>
      <w:r w:rsidR="00C10AF2" w:rsidRPr="00FC02BD">
        <w:rPr>
          <w:rFonts w:ascii="Garamond" w:hAnsi="Garamond"/>
        </w:rPr>
        <w:t xml:space="preserve"> in the 3</w:t>
      </w:r>
      <w:r w:rsidR="00C10AF2" w:rsidRPr="00FC02BD">
        <w:rPr>
          <w:rFonts w:ascii="Garamond" w:hAnsi="Garamond"/>
          <w:vertAlign w:val="superscript"/>
        </w:rPr>
        <w:t>rd</w:t>
      </w:r>
      <w:r w:rsidR="00C10AF2" w:rsidRPr="00FC02BD">
        <w:rPr>
          <w:rFonts w:ascii="Garamond" w:hAnsi="Garamond"/>
        </w:rPr>
        <w:t xml:space="preserve"> quartile (June 22</w:t>
      </w:r>
      <w:r w:rsidR="00C10AF2" w:rsidRPr="00FC02BD">
        <w:rPr>
          <w:rFonts w:ascii="Garamond" w:hAnsi="Garamond"/>
          <w:vertAlign w:val="superscript"/>
        </w:rPr>
        <w:t>nd</w:t>
      </w:r>
      <w:r w:rsidR="00C10AF2" w:rsidRPr="00FC02BD">
        <w:rPr>
          <w:rFonts w:ascii="Garamond" w:hAnsi="Garamond"/>
        </w:rPr>
        <w:t>-</w:t>
      </w:r>
      <w:r w:rsidR="00B27EC5" w:rsidRPr="00FC02BD">
        <w:rPr>
          <w:rFonts w:ascii="Garamond" w:hAnsi="Garamond"/>
        </w:rPr>
        <w:t xml:space="preserve"> </w:t>
      </w:r>
      <w:r w:rsidR="00C10AF2" w:rsidRPr="00FC02BD">
        <w:rPr>
          <w:rFonts w:ascii="Garamond" w:hAnsi="Garamond"/>
        </w:rPr>
        <w:t>July</w:t>
      </w:r>
      <w:r w:rsidR="00881286" w:rsidRPr="00FC02BD">
        <w:rPr>
          <w:rFonts w:ascii="Garamond" w:hAnsi="Garamond"/>
        </w:rPr>
        <w:t xml:space="preserve"> </w:t>
      </w:r>
      <w:r w:rsidR="00C10AF2" w:rsidRPr="00FC02BD">
        <w:rPr>
          <w:rFonts w:ascii="Garamond" w:hAnsi="Garamond"/>
        </w:rPr>
        <w:t>1st</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3c.</w:t>
      </w:r>
      <w:r w:rsidR="00C10AF2" w:rsidRPr="00FC02BD">
        <w:rPr>
          <w:rFonts w:ascii="Garamond" w:hAnsi="Garamond"/>
        </w:rPr>
        <w:t xml:space="preserve">), </w:t>
      </w:r>
      <w:r w:rsidR="007C2373" w:rsidRPr="00FC02BD">
        <w:rPr>
          <w:rFonts w:ascii="Garamond" w:hAnsi="Garamond"/>
        </w:rPr>
        <w:t>with a further decrease in contribution from group 2 (</w:t>
      </w:r>
      <w:r w:rsidR="006D11D3" w:rsidRPr="00FC02BD">
        <w:rPr>
          <w:rFonts w:ascii="Garamond" w:hAnsi="Garamond"/>
        </w:rPr>
        <w:t>21.6</w:t>
      </w:r>
      <w:r w:rsidR="007C2373" w:rsidRPr="00FC02BD">
        <w:rPr>
          <w:rFonts w:ascii="Garamond" w:hAnsi="Garamond"/>
        </w:rPr>
        <w:t>%)</w:t>
      </w:r>
      <w:r w:rsidR="006D11D3" w:rsidRPr="00FC02BD">
        <w:rPr>
          <w:rFonts w:ascii="Garamond" w:hAnsi="Garamond"/>
        </w:rPr>
        <w:t xml:space="preserve"> and an increased contribution from group 4 (30.1%). </w:t>
      </w:r>
      <w:r w:rsidR="00E3555B" w:rsidRPr="00FC02BD">
        <w:rPr>
          <w:rFonts w:ascii="Garamond" w:hAnsi="Garamond"/>
        </w:rPr>
        <w:t>Finally, t</w:t>
      </w:r>
      <w:r w:rsidR="00253057" w:rsidRPr="00FC02BD">
        <w:rPr>
          <w:rFonts w:ascii="Garamond" w:hAnsi="Garamond"/>
        </w:rPr>
        <w:t>he fourth quartile</w:t>
      </w:r>
      <w:r w:rsidR="002D12FE" w:rsidRPr="00FC02BD">
        <w:rPr>
          <w:rFonts w:ascii="Garamond" w:hAnsi="Garamond"/>
        </w:rPr>
        <w:t xml:space="preserve"> (July 2</w:t>
      </w:r>
      <w:r w:rsidR="002D12FE" w:rsidRPr="00FC02BD">
        <w:rPr>
          <w:rFonts w:ascii="Garamond" w:hAnsi="Garamond"/>
          <w:vertAlign w:val="superscript"/>
        </w:rPr>
        <w:t>nd</w:t>
      </w:r>
      <w:r w:rsidR="002D12FE" w:rsidRPr="00FC02BD">
        <w:rPr>
          <w:rFonts w:ascii="Garamond" w:hAnsi="Garamond"/>
        </w:rPr>
        <w:t xml:space="preserve"> onward</w:t>
      </w:r>
      <w:r w:rsidR="00B27EC5" w:rsidRPr="00FC02BD">
        <w:rPr>
          <w:rFonts w:ascii="Garamond" w:hAnsi="Garamond"/>
        </w:rPr>
        <w:t xml:space="preserve">, </w:t>
      </w:r>
      <w:r w:rsidR="00E85535" w:rsidRPr="00FC02BD">
        <w:rPr>
          <w:rFonts w:ascii="Garamond" w:hAnsi="Garamond"/>
        </w:rPr>
        <w:t>Fig.</w:t>
      </w:r>
      <w:r w:rsidR="00B27EC5" w:rsidRPr="00FC02BD">
        <w:rPr>
          <w:rFonts w:ascii="Garamond" w:hAnsi="Garamond"/>
        </w:rPr>
        <w:t xml:space="preserve"> 3d.</w:t>
      </w:r>
      <w:r w:rsidR="002D12FE" w:rsidRPr="00FC02BD">
        <w:rPr>
          <w:rFonts w:ascii="Garamond" w:hAnsi="Garamond"/>
        </w:rPr>
        <w:t xml:space="preserve">) </w:t>
      </w:r>
      <w:r w:rsidR="00F82735" w:rsidRPr="00FC02BD">
        <w:rPr>
          <w:rFonts w:ascii="Garamond" w:hAnsi="Garamond"/>
        </w:rPr>
        <w:t xml:space="preserve">exhibited </w:t>
      </w:r>
      <w:r w:rsidR="00253057" w:rsidRPr="00FC02BD">
        <w:rPr>
          <w:rFonts w:ascii="Garamond" w:hAnsi="Garamond"/>
        </w:rPr>
        <w:t xml:space="preserve">a marked increase in median contribution from </w:t>
      </w:r>
      <w:r w:rsidR="001740E9" w:rsidRPr="00FC02BD">
        <w:rPr>
          <w:rFonts w:ascii="Garamond" w:hAnsi="Garamond"/>
        </w:rPr>
        <w:t>the furthest downstream group</w:t>
      </w:r>
      <w:r w:rsidR="00E3555B" w:rsidRPr="00FC02BD">
        <w:rPr>
          <w:rFonts w:ascii="Garamond" w:hAnsi="Garamond"/>
        </w:rPr>
        <w:t xml:space="preserve"> </w:t>
      </w:r>
      <w:r w:rsidR="00253057" w:rsidRPr="00FC02BD">
        <w:rPr>
          <w:rFonts w:ascii="Garamond" w:hAnsi="Garamond"/>
        </w:rPr>
        <w:t>(</w:t>
      </w:r>
      <w:r w:rsidR="005A36C3">
        <w:rPr>
          <w:rFonts w:ascii="Garamond" w:hAnsi="Garamond"/>
        </w:rPr>
        <w:t>g</w:t>
      </w:r>
      <w:r w:rsidR="0046614E" w:rsidRPr="00FC02BD">
        <w:rPr>
          <w:rFonts w:ascii="Garamond" w:hAnsi="Garamond"/>
        </w:rPr>
        <w:t xml:space="preserve">roup 6, </w:t>
      </w:r>
      <w:r w:rsidR="006D11D3" w:rsidRPr="00FC02BD">
        <w:rPr>
          <w:rFonts w:ascii="Garamond" w:hAnsi="Garamond"/>
        </w:rPr>
        <w:t>17.9</w:t>
      </w:r>
      <w:r w:rsidR="005A36C3" w:rsidRPr="00FC02BD">
        <w:rPr>
          <w:rFonts w:ascii="Garamond" w:hAnsi="Garamond"/>
        </w:rPr>
        <w:t>%)</w:t>
      </w:r>
      <w:r w:rsidR="001740E9" w:rsidRPr="00FC02BD">
        <w:rPr>
          <w:rFonts w:ascii="Garamond" w:hAnsi="Garamond"/>
        </w:rPr>
        <w:t xml:space="preserve">, and contribution to this quartile was largely driven by </w:t>
      </w:r>
      <w:r w:rsidR="006D11D3" w:rsidRPr="00FC02BD">
        <w:rPr>
          <w:rFonts w:ascii="Garamond" w:hAnsi="Garamond"/>
        </w:rPr>
        <w:t xml:space="preserve">Groups 4 and 5 </w:t>
      </w:r>
      <w:r w:rsidR="00F82735" w:rsidRPr="00FC02BD">
        <w:rPr>
          <w:rFonts w:ascii="Garamond" w:hAnsi="Garamond"/>
        </w:rPr>
        <w:t xml:space="preserve">located in </w:t>
      </w:r>
      <w:r w:rsidR="006D11D3" w:rsidRPr="00FC02BD">
        <w:rPr>
          <w:rFonts w:ascii="Garamond" w:hAnsi="Garamond"/>
        </w:rPr>
        <w:t>the bottom of the watershed</w:t>
      </w:r>
      <w:r w:rsidR="001740E9" w:rsidRPr="00FC02BD">
        <w:rPr>
          <w:rFonts w:ascii="Garamond" w:hAnsi="Garamond"/>
        </w:rPr>
        <w:t xml:space="preserve"> (</w:t>
      </w:r>
      <w:r w:rsidR="006D11D3" w:rsidRPr="00FC02BD">
        <w:rPr>
          <w:rFonts w:ascii="Garamond" w:hAnsi="Garamond"/>
        </w:rPr>
        <w:t>26.9% and 25.4%, respectively</w:t>
      </w:r>
      <w:r w:rsidR="001740E9" w:rsidRPr="00FC02BD">
        <w:rPr>
          <w:rFonts w:ascii="Garamond" w:hAnsi="Garamond"/>
        </w:rPr>
        <w:t>)</w:t>
      </w:r>
      <w:r w:rsidR="006D11D3" w:rsidRPr="00FC02BD">
        <w:rPr>
          <w:rFonts w:ascii="Garamond" w:hAnsi="Garamond"/>
        </w:rPr>
        <w:t xml:space="preserve">. </w:t>
      </w:r>
    </w:p>
    <w:p w14:paraId="54D0CEDA" w14:textId="4235B49F" w:rsidR="001740E9" w:rsidRPr="00FC02BD" w:rsidRDefault="00536536" w:rsidP="00665BC1">
      <w:pPr>
        <w:pStyle w:val="whitespace-normal"/>
        <w:spacing w:line="480" w:lineRule="auto"/>
        <w:ind w:firstLine="720"/>
        <w:rPr>
          <w:rFonts w:ascii="Garamond" w:hAnsi="Garamond"/>
          <w:b/>
          <w:bCs/>
        </w:rPr>
      </w:pPr>
      <w:r w:rsidRPr="00FC02BD">
        <w:rPr>
          <w:rFonts w:ascii="Garamond" w:hAnsi="Garamond"/>
        </w:rPr>
        <w:t xml:space="preserve">Cumulative distribution plots </w:t>
      </w:r>
      <w:r w:rsidR="006D6AEE" w:rsidRPr="00FC02BD">
        <w:rPr>
          <w:rFonts w:ascii="Garamond" w:hAnsi="Garamond"/>
        </w:rPr>
        <w:t>(</w:t>
      </w:r>
      <w:r w:rsidR="00E85535" w:rsidRPr="00FC02BD">
        <w:rPr>
          <w:rFonts w:ascii="Garamond" w:hAnsi="Garamond"/>
        </w:rPr>
        <w:t>Fig.</w:t>
      </w:r>
      <w:r w:rsidR="006D6AEE" w:rsidRPr="00FC02BD">
        <w:rPr>
          <w:rFonts w:ascii="Garamond" w:hAnsi="Garamond"/>
        </w:rPr>
        <w:t xml:space="preserve"> 4) </w:t>
      </w:r>
      <w:r w:rsidR="001740E9" w:rsidRPr="00FC02BD">
        <w:rPr>
          <w:rFonts w:ascii="Garamond" w:hAnsi="Garamond"/>
        </w:rPr>
        <w:t xml:space="preserve">illustrated variation in </w:t>
      </w:r>
      <w:r w:rsidR="00F82735" w:rsidRPr="00FC02BD">
        <w:rPr>
          <w:rFonts w:ascii="Garamond" w:hAnsi="Garamond"/>
        </w:rPr>
        <w:t xml:space="preserve">seasonal migration </w:t>
      </w:r>
      <w:r w:rsidR="001740E9" w:rsidRPr="00FC02BD">
        <w:rPr>
          <w:rFonts w:ascii="Garamond" w:hAnsi="Garamond"/>
        </w:rPr>
        <w:t xml:space="preserve">timing among groups independent of total returns to each </w:t>
      </w:r>
      <w:r w:rsidR="00F82735" w:rsidRPr="00FC02BD">
        <w:rPr>
          <w:rFonts w:ascii="Garamond" w:hAnsi="Garamond"/>
        </w:rPr>
        <w:t>group</w:t>
      </w:r>
      <w:r w:rsidR="001740E9" w:rsidRPr="00FC02BD">
        <w:rPr>
          <w:rFonts w:ascii="Garamond" w:hAnsi="Garamond"/>
        </w:rPr>
        <w:t xml:space="preserve">. In </w:t>
      </w:r>
      <w:r w:rsidR="001740E9" w:rsidRPr="00FC02BD">
        <w:rPr>
          <w:rFonts w:ascii="Garamond" w:hAnsi="Garamond"/>
        </w:rPr>
        <w:t>all years of our dataset</w:t>
      </w:r>
      <w:r w:rsidR="005A36C3">
        <w:rPr>
          <w:rFonts w:ascii="Garamond" w:hAnsi="Garamond"/>
        </w:rPr>
        <w:t>,</w:t>
      </w:r>
      <w:r w:rsidR="001740E9" w:rsidRPr="00FC02BD">
        <w:rPr>
          <w:rFonts w:ascii="Garamond" w:hAnsi="Garamond"/>
        </w:rPr>
        <w:t xml:space="preserve"> </w:t>
      </w:r>
      <w:r w:rsidR="0046614E" w:rsidRPr="00FC02BD">
        <w:rPr>
          <w:rFonts w:ascii="Garamond" w:hAnsi="Garamond"/>
        </w:rPr>
        <w:t xml:space="preserve">upper watershed </w:t>
      </w:r>
      <w:r w:rsidR="001740E9" w:rsidRPr="00FC02BD">
        <w:rPr>
          <w:rFonts w:ascii="Garamond" w:hAnsi="Garamond"/>
        </w:rPr>
        <w:t xml:space="preserve">stocks arrived earlier in the season whereas </w:t>
      </w:r>
      <w:r w:rsidR="003031E8" w:rsidRPr="00FC02BD">
        <w:rPr>
          <w:rFonts w:ascii="Garamond" w:hAnsi="Garamond"/>
        </w:rPr>
        <w:t>furthe</w:t>
      </w:r>
      <w:r w:rsidR="00836381" w:rsidRPr="00FC02BD">
        <w:rPr>
          <w:rFonts w:ascii="Garamond" w:hAnsi="Garamond"/>
        </w:rPr>
        <w:t>r</w:t>
      </w:r>
      <w:r w:rsidR="003031E8" w:rsidRPr="00FC02BD">
        <w:rPr>
          <w:rFonts w:ascii="Garamond" w:hAnsi="Garamond"/>
        </w:rPr>
        <w:t xml:space="preserve"> downstream groups</w:t>
      </w:r>
      <w:r w:rsidR="00F82735" w:rsidRPr="00FC02BD">
        <w:rPr>
          <w:rFonts w:ascii="Garamond" w:hAnsi="Garamond"/>
        </w:rPr>
        <w:t xml:space="preserve"> </w:t>
      </w:r>
      <w:r w:rsidR="003031E8" w:rsidRPr="00FC02BD">
        <w:rPr>
          <w:rFonts w:ascii="Garamond" w:hAnsi="Garamond"/>
        </w:rPr>
        <w:t>return later</w:t>
      </w:r>
      <w:r w:rsidR="001740E9" w:rsidRPr="00FC02BD">
        <w:rPr>
          <w:rFonts w:ascii="Garamond" w:hAnsi="Garamond"/>
        </w:rPr>
        <w:t>. There was some variability in run timing among middle/lower watershed groups, however, a clear difference in run timing between the upper and lower portions of the watershed were evident despite differences in the</w:t>
      </w:r>
      <w:r w:rsidR="00F82735" w:rsidRPr="00FC02BD">
        <w:rPr>
          <w:rFonts w:ascii="Garamond" w:hAnsi="Garamond"/>
        </w:rPr>
        <w:t xml:space="preserve"> average migration</w:t>
      </w:r>
      <w:r w:rsidR="001740E9" w:rsidRPr="00FC02BD">
        <w:rPr>
          <w:rFonts w:ascii="Garamond" w:hAnsi="Garamond"/>
        </w:rPr>
        <w:t xml:space="preserve"> </w:t>
      </w:r>
      <w:r w:rsidR="002B597E" w:rsidRPr="00FC02BD">
        <w:rPr>
          <w:rFonts w:ascii="Garamond" w:hAnsi="Garamond"/>
        </w:rPr>
        <w:t>timing and</w:t>
      </w:r>
      <w:r w:rsidR="001740E9" w:rsidRPr="00FC02BD">
        <w:rPr>
          <w:rFonts w:ascii="Garamond" w:hAnsi="Garamond"/>
        </w:rPr>
        <w:t xml:space="preserve"> temporal distribution of the run (i.e. extended vs protracted run timing)</w:t>
      </w:r>
      <w:r w:rsidR="002B597E" w:rsidRPr="00FC02BD">
        <w:rPr>
          <w:rFonts w:ascii="Garamond" w:hAnsi="Garamond"/>
        </w:rPr>
        <w:t xml:space="preserve"> (Fig</w:t>
      </w:r>
      <w:r w:rsidR="00D96066">
        <w:rPr>
          <w:rFonts w:ascii="Garamond" w:hAnsi="Garamond"/>
        </w:rPr>
        <w:t>.</w:t>
      </w:r>
      <w:r w:rsidR="002B597E" w:rsidRPr="00FC02BD">
        <w:rPr>
          <w:rFonts w:ascii="Garamond" w:hAnsi="Garamond"/>
        </w:rPr>
        <w:t xml:space="preserve"> 4, </w:t>
      </w:r>
      <w:r w:rsidR="005A36C3">
        <w:rPr>
          <w:rFonts w:ascii="Garamond" w:hAnsi="Garamond"/>
        </w:rPr>
        <w:t>g</w:t>
      </w:r>
      <w:r w:rsidR="002B597E" w:rsidRPr="00FC02BD">
        <w:rPr>
          <w:rFonts w:ascii="Garamond" w:hAnsi="Garamond"/>
        </w:rPr>
        <w:t xml:space="preserve">rey solid line). </w:t>
      </w:r>
      <w:r w:rsidR="00270862" w:rsidRPr="00FC02BD">
        <w:rPr>
          <w:rFonts w:ascii="Garamond" w:hAnsi="Garamond"/>
        </w:rPr>
        <w:t>However, the proportion of total CPUE remaining at the front-end closure date (dashed grey line, Fig. 4) varied substantially among years. In some years, nearly the entire run had yet to arrive by the closure date (e.g., 2017), whereas in others, almost 25% of the total return occurred before the closure end date</w:t>
      </w:r>
    </w:p>
    <w:p w14:paraId="425125A7" w14:textId="1EB65B14" w:rsidR="00397FF6" w:rsidRPr="00FC02BD" w:rsidRDefault="00397FF6" w:rsidP="006D6AEE">
      <w:pPr>
        <w:pStyle w:val="whitespace-normal"/>
        <w:spacing w:line="480" w:lineRule="auto"/>
        <w:rPr>
          <w:rFonts w:ascii="Garamond" w:hAnsi="Garamond"/>
        </w:rPr>
      </w:pPr>
      <w:r w:rsidRPr="00FC02BD">
        <w:rPr>
          <w:rFonts w:ascii="Garamond" w:hAnsi="Garamond"/>
          <w:b/>
          <w:bCs/>
        </w:rPr>
        <w:lastRenderedPageBreak/>
        <w:t xml:space="preserve">Front end closure protections </w:t>
      </w:r>
    </w:p>
    <w:p w14:paraId="3E0FDA39" w14:textId="3C39EB26" w:rsidR="00A54B4A" w:rsidRPr="00FC02BD" w:rsidRDefault="00E67672" w:rsidP="00D516D1">
      <w:pPr>
        <w:pStyle w:val="whitespace-normal"/>
        <w:spacing w:line="480" w:lineRule="auto"/>
        <w:ind w:firstLine="720"/>
        <w:rPr>
          <w:rFonts w:ascii="Garamond" w:hAnsi="Garamond"/>
        </w:rPr>
      </w:pPr>
      <w:r w:rsidRPr="00FC02BD">
        <w:rPr>
          <w:rFonts w:ascii="Garamond" w:hAnsi="Garamond"/>
        </w:rPr>
        <w:t>Early returning upper Kuskok</w:t>
      </w:r>
      <w:r w:rsidR="006D11D3" w:rsidRPr="00FC02BD">
        <w:rPr>
          <w:rFonts w:ascii="Garamond" w:hAnsi="Garamond"/>
        </w:rPr>
        <w:t>w</w:t>
      </w:r>
      <w:r w:rsidRPr="00FC02BD">
        <w:rPr>
          <w:rFonts w:ascii="Garamond" w:hAnsi="Garamond"/>
        </w:rPr>
        <w:t xml:space="preserve">im stocks were afforded higher proportional protection through the implementation of a front-end closure management strategy </w:t>
      </w:r>
      <w:r w:rsidR="007A07BC" w:rsidRPr="00FC02BD">
        <w:rPr>
          <w:rFonts w:ascii="Garamond" w:hAnsi="Garamond"/>
        </w:rPr>
        <w:t xml:space="preserve">(Fig. </w:t>
      </w:r>
      <w:r w:rsidR="00956F44">
        <w:rPr>
          <w:rFonts w:ascii="Garamond" w:hAnsi="Garamond"/>
        </w:rPr>
        <w:t>5</w:t>
      </w:r>
      <w:r w:rsidR="007A07BC" w:rsidRPr="00FC02BD">
        <w:rPr>
          <w:rFonts w:ascii="Garamond" w:hAnsi="Garamond"/>
        </w:rPr>
        <w:t>)</w:t>
      </w:r>
      <w:r w:rsidRPr="00FC02BD">
        <w:rPr>
          <w:rFonts w:ascii="Garamond" w:hAnsi="Garamond"/>
        </w:rPr>
        <w:t xml:space="preserve">. On average, </w:t>
      </w:r>
      <w:r w:rsidR="00DD2581">
        <w:rPr>
          <w:rFonts w:ascii="Garamond" w:hAnsi="Garamond"/>
        </w:rPr>
        <w:t>g</w:t>
      </w:r>
      <w:commentRangeStart w:id="19"/>
      <w:r w:rsidRPr="00FC02BD">
        <w:rPr>
          <w:rFonts w:ascii="Garamond" w:hAnsi="Garamond"/>
        </w:rPr>
        <w:t>roup 1</w:t>
      </w:r>
      <w:commentRangeEnd w:id="19"/>
      <w:r w:rsidR="005A36C3">
        <w:rPr>
          <w:rStyle w:val="CommentReference"/>
          <w:rFonts w:asciiTheme="minorHAnsi" w:eastAsiaTheme="minorHAnsi" w:hAnsiTheme="minorHAnsi" w:cstheme="minorBidi"/>
          <w:kern w:val="2"/>
          <w14:ligatures w14:val="standardContextual"/>
        </w:rPr>
        <w:commentReference w:id="19"/>
      </w:r>
      <w:r w:rsidRPr="00FC02BD">
        <w:rPr>
          <w:rFonts w:ascii="Garamond" w:hAnsi="Garamond"/>
        </w:rPr>
        <w:t xml:space="preserve">, comprised of the furthest upstream stocks, received 22.6% of its total contribution within the front-end closure window, followed by </w:t>
      </w:r>
      <w:r w:rsidR="00DD2581">
        <w:rPr>
          <w:rFonts w:ascii="Garamond" w:hAnsi="Garamond"/>
        </w:rPr>
        <w:t>g</w:t>
      </w:r>
      <w:r w:rsidRPr="00FC02BD">
        <w:rPr>
          <w:rFonts w:ascii="Garamond" w:hAnsi="Garamond"/>
        </w:rPr>
        <w:t xml:space="preserve">roup 2 at 13.5%. In contrast, stocks in further downstream areas received considerably less protection, with less than 10% protection afforded to </w:t>
      </w:r>
      <w:r w:rsidR="00DD2581">
        <w:rPr>
          <w:rFonts w:ascii="Garamond" w:hAnsi="Garamond"/>
        </w:rPr>
        <w:t>g</w:t>
      </w:r>
      <w:r w:rsidRPr="00FC02BD">
        <w:rPr>
          <w:rFonts w:ascii="Garamond" w:hAnsi="Garamond"/>
        </w:rPr>
        <w:t>roups 3-6 on average. These downstream groups also displayed a much narrower range of protection values across all years of our dataset: proportional protection ranged from 1</w:t>
      </w:r>
      <w:r w:rsidR="00665BC1" w:rsidRPr="00FC02BD">
        <w:rPr>
          <w:rFonts w:ascii="Garamond" w:hAnsi="Garamond"/>
        </w:rPr>
        <w:t xml:space="preserve">.0 % </w:t>
      </w:r>
      <w:r w:rsidRPr="00FC02BD">
        <w:rPr>
          <w:rFonts w:ascii="Garamond" w:hAnsi="Garamond"/>
        </w:rPr>
        <w:t xml:space="preserve">-14% for </w:t>
      </w:r>
      <w:r w:rsidR="00DD2581">
        <w:rPr>
          <w:rFonts w:ascii="Garamond" w:hAnsi="Garamond"/>
        </w:rPr>
        <w:t>g</w:t>
      </w:r>
      <w:r w:rsidRPr="00FC02BD">
        <w:rPr>
          <w:rFonts w:ascii="Garamond" w:hAnsi="Garamond"/>
        </w:rPr>
        <w:t xml:space="preserve">roups 4-6 and 1.7% - 19% for </w:t>
      </w:r>
      <w:r w:rsidR="00DD2581">
        <w:rPr>
          <w:rFonts w:ascii="Garamond" w:hAnsi="Garamond"/>
        </w:rPr>
        <w:t>g</w:t>
      </w:r>
      <w:r w:rsidRPr="00FC02BD">
        <w:rPr>
          <w:rFonts w:ascii="Garamond" w:hAnsi="Garamond"/>
        </w:rPr>
        <w:t xml:space="preserve">roup 3. In </w:t>
      </w:r>
      <w:r w:rsidR="00A54B4A" w:rsidRPr="00FC02BD">
        <w:rPr>
          <w:rFonts w:ascii="Garamond" w:hAnsi="Garamond"/>
        </w:rPr>
        <w:t>contrast, upstream</w:t>
      </w:r>
      <w:r w:rsidRPr="00FC02BD">
        <w:rPr>
          <w:rFonts w:ascii="Garamond" w:hAnsi="Garamond"/>
        </w:rPr>
        <w:t xml:space="preserve"> groups </w:t>
      </w:r>
      <w:r w:rsidR="00836381" w:rsidRPr="00FC02BD">
        <w:rPr>
          <w:rFonts w:ascii="Garamond" w:hAnsi="Garamond"/>
        </w:rPr>
        <w:t>displayed</w:t>
      </w:r>
      <w:r w:rsidRPr="00FC02BD">
        <w:rPr>
          <w:rFonts w:ascii="Garamond" w:hAnsi="Garamond"/>
        </w:rPr>
        <w:t xml:space="preserve"> a much larger range of protection</w:t>
      </w:r>
      <w:r w:rsidR="007A07BC" w:rsidRPr="00FC02BD">
        <w:rPr>
          <w:rFonts w:ascii="Garamond" w:hAnsi="Garamond"/>
        </w:rPr>
        <w:t xml:space="preserve"> across our dataset</w:t>
      </w:r>
      <w:r w:rsidRPr="00FC02BD">
        <w:rPr>
          <w:rFonts w:ascii="Garamond" w:hAnsi="Garamond"/>
        </w:rPr>
        <w:t xml:space="preserve"> </w:t>
      </w:r>
      <w:r w:rsidR="00836381" w:rsidRPr="00FC02BD">
        <w:rPr>
          <w:rFonts w:ascii="Garamond" w:hAnsi="Garamond"/>
        </w:rPr>
        <w:t xml:space="preserve">with </w:t>
      </w:r>
      <w:r w:rsidR="00DD2581">
        <w:rPr>
          <w:rFonts w:ascii="Garamond" w:hAnsi="Garamond"/>
        </w:rPr>
        <w:t>g</w:t>
      </w:r>
      <w:r w:rsidRPr="00FC02BD">
        <w:rPr>
          <w:rFonts w:ascii="Garamond" w:hAnsi="Garamond"/>
        </w:rPr>
        <w:t xml:space="preserve">roup 2 ranging from 2.4% </w:t>
      </w:r>
      <w:r w:rsidR="00836381" w:rsidRPr="00FC02BD">
        <w:rPr>
          <w:rFonts w:ascii="Garamond" w:hAnsi="Garamond"/>
        </w:rPr>
        <w:t>-</w:t>
      </w:r>
      <w:r w:rsidRPr="00FC02BD">
        <w:rPr>
          <w:rFonts w:ascii="Garamond" w:hAnsi="Garamond"/>
        </w:rPr>
        <w:t xml:space="preserve"> 29.4% and </w:t>
      </w:r>
      <w:r w:rsidR="00DD2581">
        <w:rPr>
          <w:rFonts w:ascii="Garamond" w:hAnsi="Garamond"/>
        </w:rPr>
        <w:t>g</w:t>
      </w:r>
      <w:r w:rsidRPr="00FC02BD">
        <w:rPr>
          <w:rFonts w:ascii="Garamond" w:hAnsi="Garamond"/>
        </w:rPr>
        <w:t xml:space="preserve">roup 1 </w:t>
      </w:r>
      <w:r w:rsidR="00836381" w:rsidRPr="00FC02BD">
        <w:rPr>
          <w:rFonts w:ascii="Garamond" w:hAnsi="Garamond"/>
        </w:rPr>
        <w:t xml:space="preserve">ranging </w:t>
      </w:r>
      <w:r w:rsidRPr="00FC02BD">
        <w:rPr>
          <w:rFonts w:ascii="Garamond" w:hAnsi="Garamond"/>
        </w:rPr>
        <w:t xml:space="preserve">from 3% </w:t>
      </w:r>
      <w:r w:rsidR="00836381" w:rsidRPr="00FC02BD">
        <w:rPr>
          <w:rFonts w:ascii="Garamond" w:hAnsi="Garamond"/>
        </w:rPr>
        <w:t>-</w:t>
      </w:r>
      <w:r w:rsidRPr="00FC02BD">
        <w:rPr>
          <w:rFonts w:ascii="Garamond" w:hAnsi="Garamond"/>
        </w:rPr>
        <w:t xml:space="preserve"> 52%</w:t>
      </w:r>
      <w:r w:rsidR="00836381" w:rsidRPr="00FC02BD">
        <w:rPr>
          <w:rFonts w:ascii="Garamond" w:hAnsi="Garamond"/>
        </w:rPr>
        <w:t xml:space="preserve"> </w:t>
      </w:r>
      <w:r w:rsidR="00BA542C" w:rsidRPr="00FC02BD">
        <w:rPr>
          <w:rFonts w:ascii="Garamond" w:hAnsi="Garamond"/>
        </w:rPr>
        <w:t>of the overall return protected by the front</w:t>
      </w:r>
      <w:r w:rsidR="00885296" w:rsidRPr="00FC02BD">
        <w:rPr>
          <w:rFonts w:ascii="Garamond" w:hAnsi="Garamond"/>
        </w:rPr>
        <w:t>-</w:t>
      </w:r>
      <w:r w:rsidR="00BA542C" w:rsidRPr="00FC02BD">
        <w:rPr>
          <w:rFonts w:ascii="Garamond" w:hAnsi="Garamond"/>
        </w:rPr>
        <w:t xml:space="preserve">end closure. </w:t>
      </w:r>
    </w:p>
    <w:p w14:paraId="0330ACC8" w14:textId="6FAEA7FF" w:rsidR="00F7515F" w:rsidRPr="00FC02BD" w:rsidRDefault="00BA542C" w:rsidP="00F7515F">
      <w:pPr>
        <w:pStyle w:val="whitespace-normal"/>
        <w:spacing w:line="480" w:lineRule="auto"/>
        <w:ind w:firstLine="720"/>
        <w:rPr>
          <w:rFonts w:ascii="Garamond" w:hAnsi="Garamond"/>
        </w:rPr>
      </w:pPr>
      <w:r w:rsidRPr="00FC02BD">
        <w:rPr>
          <w:rFonts w:ascii="Garamond" w:hAnsi="Garamond"/>
        </w:rPr>
        <w:t xml:space="preserve">Varying the duration of the front-end closure </w:t>
      </w:r>
      <w:r w:rsidR="00E90573" w:rsidRPr="00FC02BD">
        <w:rPr>
          <w:rFonts w:ascii="Garamond" w:hAnsi="Garamond"/>
        </w:rPr>
        <w:t xml:space="preserve">did not change the overall pattern of </w:t>
      </w:r>
      <w:r w:rsidRPr="00FC02BD">
        <w:rPr>
          <w:rFonts w:ascii="Garamond" w:hAnsi="Garamond"/>
        </w:rPr>
        <w:t xml:space="preserve">higher </w:t>
      </w:r>
      <w:r w:rsidR="00E90573" w:rsidRPr="00FC02BD">
        <w:rPr>
          <w:rFonts w:ascii="Garamond" w:hAnsi="Garamond"/>
        </w:rPr>
        <w:t>protection afforded to upstream stocks. However, an earlier closure date (June 8th) markedly decreased both the median and range of protection for upstream stocks</w:t>
      </w:r>
      <w:r w:rsidR="00CC09EC" w:rsidRPr="00FC02BD">
        <w:rPr>
          <w:rFonts w:ascii="Garamond" w:hAnsi="Garamond"/>
        </w:rPr>
        <w:t>; m</w:t>
      </w:r>
      <w:r w:rsidR="00E90573" w:rsidRPr="00FC02BD">
        <w:rPr>
          <w:rFonts w:ascii="Garamond" w:hAnsi="Garamond"/>
        </w:rPr>
        <w:t xml:space="preserve">edian protection for </w:t>
      </w:r>
      <w:r w:rsidR="00DD2581">
        <w:rPr>
          <w:rFonts w:ascii="Garamond" w:hAnsi="Garamond"/>
        </w:rPr>
        <w:t>g</w:t>
      </w:r>
      <w:r w:rsidR="00E90573" w:rsidRPr="00FC02BD">
        <w:rPr>
          <w:rFonts w:ascii="Garamond" w:hAnsi="Garamond"/>
        </w:rPr>
        <w:t xml:space="preserve">roups 1 and 2 dropped to 5.4% and 6.7%, respectively. In at least one year of our dataset, ending the front-end closure three days early resulted in &lt;1% protection for all groups, and no group received greater than 20% protection in any year. In contrast, extending the front-end closure later than the current date increased median protection across all groups. </w:t>
      </w:r>
      <w:r w:rsidR="00DD2581">
        <w:rPr>
          <w:rFonts w:ascii="Garamond" w:hAnsi="Garamond"/>
        </w:rPr>
        <w:t>G</w:t>
      </w:r>
      <w:r w:rsidR="00E90573" w:rsidRPr="00FC02BD">
        <w:rPr>
          <w:rFonts w:ascii="Garamond" w:hAnsi="Garamond"/>
        </w:rPr>
        <w:t xml:space="preserve">roups 1 and 2 saw an increase of </w:t>
      </w:r>
      <w:bookmarkStart w:id="20" w:name="_Hlk213834610"/>
      <w:r w:rsidR="00E90573" w:rsidRPr="00FC02BD">
        <w:rPr>
          <w:rFonts w:ascii="Garamond" w:hAnsi="Garamond"/>
        </w:rPr>
        <w:t>17.4% and 9.1% in median protection</w:t>
      </w:r>
      <w:r w:rsidRPr="00FC02BD">
        <w:rPr>
          <w:rFonts w:ascii="Garamond" w:hAnsi="Garamond"/>
        </w:rPr>
        <w:t>, respectively,</w:t>
      </w:r>
      <w:r w:rsidR="00E90573" w:rsidRPr="00FC02BD">
        <w:rPr>
          <w:rFonts w:ascii="Garamond" w:hAnsi="Garamond"/>
        </w:rPr>
        <w:t xml:space="preserve"> by extending the front-end closure three days and </w:t>
      </w:r>
      <w:r w:rsidRPr="00FC02BD">
        <w:rPr>
          <w:rFonts w:ascii="Garamond" w:hAnsi="Garamond"/>
        </w:rPr>
        <w:t xml:space="preserve">the same groups saw a </w:t>
      </w:r>
      <w:r w:rsidR="00E90573" w:rsidRPr="00FC02BD">
        <w:rPr>
          <w:rFonts w:ascii="Garamond" w:hAnsi="Garamond"/>
        </w:rPr>
        <w:t xml:space="preserve">32.3% and 21.3% </w:t>
      </w:r>
      <w:bookmarkEnd w:id="20"/>
      <w:r w:rsidR="00E90573" w:rsidRPr="00FC02BD">
        <w:rPr>
          <w:rFonts w:ascii="Garamond" w:hAnsi="Garamond"/>
        </w:rPr>
        <w:t>i</w:t>
      </w:r>
      <w:r w:rsidRPr="00FC02BD">
        <w:rPr>
          <w:rFonts w:ascii="Garamond" w:hAnsi="Garamond"/>
        </w:rPr>
        <w:t xml:space="preserve">ncrease in protection by </w:t>
      </w:r>
      <w:r w:rsidR="00E90573" w:rsidRPr="00FC02BD">
        <w:rPr>
          <w:rFonts w:ascii="Garamond" w:hAnsi="Garamond"/>
        </w:rPr>
        <w:t>extending the front-end closure six days</w:t>
      </w:r>
      <w:r w:rsidRPr="00FC02BD">
        <w:rPr>
          <w:rFonts w:ascii="Garamond" w:hAnsi="Garamond"/>
        </w:rPr>
        <w:t xml:space="preserve"> past the current closure date</w:t>
      </w:r>
      <w:r w:rsidR="00E90573" w:rsidRPr="00FC02BD">
        <w:rPr>
          <w:rFonts w:ascii="Garamond" w:hAnsi="Garamond"/>
        </w:rPr>
        <w:t xml:space="preserve">. Importantly, </w:t>
      </w:r>
      <w:r w:rsidRPr="00FC02BD">
        <w:rPr>
          <w:rFonts w:ascii="Garamond" w:hAnsi="Garamond"/>
        </w:rPr>
        <w:t xml:space="preserve">the minimum protection values in the three-day extension scenario </w:t>
      </w:r>
      <w:r w:rsidR="00CC09EC" w:rsidRPr="00FC02BD">
        <w:rPr>
          <w:rFonts w:ascii="Garamond" w:hAnsi="Garamond"/>
        </w:rPr>
        <w:t xml:space="preserve">were </w:t>
      </w:r>
      <w:proofErr w:type="gramStart"/>
      <w:r w:rsidRPr="00FC02BD">
        <w:rPr>
          <w:rFonts w:ascii="Garamond" w:hAnsi="Garamond"/>
        </w:rPr>
        <w:t>similar to</w:t>
      </w:r>
      <w:proofErr w:type="gramEnd"/>
      <w:r w:rsidRPr="00FC02BD">
        <w:rPr>
          <w:rFonts w:ascii="Garamond" w:hAnsi="Garamond"/>
        </w:rPr>
        <w:t xml:space="preserve"> the results of the current implemented closure. For a closure ending on June 14</w:t>
      </w:r>
      <w:r w:rsidRPr="00FC02BD">
        <w:rPr>
          <w:rFonts w:ascii="Garamond" w:hAnsi="Garamond"/>
          <w:vertAlign w:val="superscript"/>
        </w:rPr>
        <w:t>th</w:t>
      </w:r>
      <w:r w:rsidRPr="00FC02BD">
        <w:rPr>
          <w:rFonts w:ascii="Garamond" w:hAnsi="Garamond"/>
        </w:rPr>
        <w:t xml:space="preserve">, the lowest protection afforded to groups 1 and 2 were 7.8% and 4.4% </w:t>
      </w:r>
      <w:r w:rsidRPr="00FC02BD">
        <w:rPr>
          <w:rFonts w:ascii="Garamond" w:hAnsi="Garamond"/>
        </w:rPr>
        <w:lastRenderedPageBreak/>
        <w:t xml:space="preserve">respectively, which is only a 4.4% and 2.0% increase over the original closure date. By extending the closure by </w:t>
      </w:r>
      <w:r w:rsidR="006540BC">
        <w:rPr>
          <w:rFonts w:ascii="Garamond" w:hAnsi="Garamond"/>
        </w:rPr>
        <w:t>six</w:t>
      </w:r>
      <w:r w:rsidRPr="00FC02BD">
        <w:rPr>
          <w:rFonts w:ascii="Garamond" w:hAnsi="Garamond"/>
        </w:rPr>
        <w:t xml:space="preserve"> days (June 17</w:t>
      </w:r>
      <w:r w:rsidRPr="00FC02BD">
        <w:rPr>
          <w:rFonts w:ascii="Garamond" w:hAnsi="Garamond"/>
          <w:vertAlign w:val="superscript"/>
        </w:rPr>
        <w:t>th</w:t>
      </w:r>
      <w:r w:rsidRPr="00FC02BD">
        <w:rPr>
          <w:rFonts w:ascii="Garamond" w:hAnsi="Garamond"/>
        </w:rPr>
        <w:t xml:space="preserve">), minimum protection values increased more prominently to 21.9% and 14.9% </w:t>
      </w:r>
      <w:r w:rsidR="00AB779D" w:rsidRPr="00FC02BD">
        <w:rPr>
          <w:rFonts w:ascii="Garamond" w:hAnsi="Garamond"/>
        </w:rPr>
        <w:t xml:space="preserve">for </w:t>
      </w:r>
      <w:r w:rsidRPr="00FC02BD">
        <w:rPr>
          <w:rFonts w:ascii="Garamond" w:hAnsi="Garamond"/>
        </w:rPr>
        <w:t>groups 1 and 2</w:t>
      </w:r>
      <w:r w:rsidR="00AB779D" w:rsidRPr="00FC02BD">
        <w:rPr>
          <w:rFonts w:ascii="Garamond" w:hAnsi="Garamond"/>
        </w:rPr>
        <w:t xml:space="preserve">. </w:t>
      </w:r>
    </w:p>
    <w:p w14:paraId="2A9EA7B8" w14:textId="4863F13B" w:rsidR="00AB779D" w:rsidRPr="00BA542C" w:rsidRDefault="00AB779D" w:rsidP="00665BC1">
      <w:pPr>
        <w:pStyle w:val="whitespace-normal"/>
        <w:spacing w:line="480" w:lineRule="auto"/>
        <w:ind w:firstLine="720"/>
      </w:pPr>
      <w:r w:rsidRPr="00FC02BD">
        <w:rPr>
          <w:rFonts w:ascii="Garamond" w:hAnsi="Garamond"/>
        </w:rPr>
        <w:t xml:space="preserve">While a longer front-end closure provides greater protection to stocks across the basin, it also increases the share of the total return that cannot be harvested. Under the current closure duration, an average of 12% of the total harvest opportunity is foregone. Shortening the closure reduces this loss to less than </w:t>
      </w:r>
      <w:proofErr w:type="gramStart"/>
      <w:r w:rsidRPr="00FC02BD">
        <w:rPr>
          <w:rFonts w:ascii="Garamond" w:hAnsi="Garamond"/>
        </w:rPr>
        <w:t>5%, but</w:t>
      </w:r>
      <w:proofErr w:type="gramEnd"/>
      <w:r w:rsidRPr="00FC02BD">
        <w:rPr>
          <w:rFonts w:ascii="Garamond" w:hAnsi="Garamond"/>
        </w:rPr>
        <w:t xml:space="preserve"> offers very little protection for upstream stocks. Extending the closure, by contrast, substantially increases protection for several groups, however, an average of 17% and 24% of the total harvest fell within the </w:t>
      </w:r>
      <w:ins w:id="21" w:author="Larson, Sean D (DFG)" w:date="2025-12-08T12:52:00Z" w16du:dateUtc="2025-12-08T21:52:00Z">
        <w:r w:rsidR="009F1309" w:rsidRPr="00FC02BD">
          <w:rPr>
            <w:rFonts w:ascii="Garamond" w:hAnsi="Garamond"/>
          </w:rPr>
          <w:t>front-end</w:t>
        </w:r>
      </w:ins>
      <w:r w:rsidRPr="00FC02BD">
        <w:rPr>
          <w:rFonts w:ascii="Garamond" w:hAnsi="Garamond"/>
        </w:rPr>
        <w:t xml:space="preserve"> closure with a </w:t>
      </w:r>
      <w:proofErr w:type="gramStart"/>
      <w:r w:rsidR="006540BC">
        <w:rPr>
          <w:rFonts w:ascii="Garamond" w:hAnsi="Garamond"/>
        </w:rPr>
        <w:t xml:space="preserve">three </w:t>
      </w:r>
      <w:r w:rsidRPr="00FC02BD">
        <w:rPr>
          <w:rFonts w:ascii="Garamond" w:hAnsi="Garamond"/>
        </w:rPr>
        <w:t xml:space="preserve">or </w:t>
      </w:r>
      <w:r w:rsidR="006540BC">
        <w:rPr>
          <w:rFonts w:ascii="Garamond" w:hAnsi="Garamond"/>
        </w:rPr>
        <w:t>six</w:t>
      </w:r>
      <w:r w:rsidRPr="00FC02BD">
        <w:rPr>
          <w:rFonts w:ascii="Garamond" w:hAnsi="Garamond"/>
        </w:rPr>
        <w:t xml:space="preserve"> day</w:t>
      </w:r>
      <w:proofErr w:type="gramEnd"/>
      <w:r w:rsidRPr="00FC02BD">
        <w:rPr>
          <w:rFonts w:ascii="Garamond" w:hAnsi="Garamond"/>
        </w:rPr>
        <w:t xml:space="preserve"> extension to the current closure date.</w:t>
      </w:r>
      <w:r>
        <w:t xml:space="preserve"> </w:t>
      </w:r>
    </w:p>
    <w:p w14:paraId="31EF3EFC" w14:textId="60873C9F" w:rsidR="006A798F" w:rsidRPr="00FC02BD" w:rsidRDefault="000854BE" w:rsidP="006A798F">
      <w:pPr>
        <w:pStyle w:val="whitespace-normal"/>
        <w:spacing w:line="480" w:lineRule="auto"/>
        <w:rPr>
          <w:rFonts w:ascii="Garamond" w:hAnsi="Garamond"/>
          <w:b/>
          <w:bCs/>
          <w:sz w:val="32"/>
          <w:szCs w:val="32"/>
          <w:u w:val="single"/>
        </w:rPr>
      </w:pPr>
      <w:r w:rsidRPr="00FC02BD">
        <w:rPr>
          <w:rFonts w:ascii="Garamond" w:hAnsi="Garamond"/>
          <w:b/>
          <w:bCs/>
          <w:sz w:val="32"/>
          <w:szCs w:val="32"/>
          <w:u w:val="single"/>
        </w:rPr>
        <w:t>Discussion</w:t>
      </w:r>
    </w:p>
    <w:p w14:paraId="7E471F36" w14:textId="73AF8D1F" w:rsidR="00E67672" w:rsidRPr="00FC02BD" w:rsidRDefault="00BF307A" w:rsidP="00E67672">
      <w:pPr>
        <w:pStyle w:val="whitespace-normal"/>
        <w:spacing w:line="480" w:lineRule="auto"/>
        <w:ind w:firstLine="720"/>
        <w:rPr>
          <w:rFonts w:ascii="Garamond" w:hAnsi="Garamond"/>
        </w:rPr>
      </w:pPr>
      <w:r w:rsidRPr="00FC02BD">
        <w:rPr>
          <w:rFonts w:ascii="Garamond" w:hAnsi="Garamond"/>
        </w:rPr>
        <w:t>We quantified</w:t>
      </w:r>
      <w:r w:rsidR="00A3396F" w:rsidRPr="00FC02BD">
        <w:rPr>
          <w:rFonts w:ascii="Garamond" w:hAnsi="Garamond"/>
        </w:rPr>
        <w:t xml:space="preserve"> </w:t>
      </w:r>
      <w:r w:rsidR="00F3736F" w:rsidRPr="00FC02BD">
        <w:rPr>
          <w:rFonts w:ascii="Garamond" w:hAnsi="Garamond"/>
        </w:rPr>
        <w:t xml:space="preserve">spatiotemporal patterns of Chinook salmon </w:t>
      </w:r>
      <w:r w:rsidR="00BA0245" w:rsidRPr="00FC02BD">
        <w:rPr>
          <w:rFonts w:ascii="Garamond" w:hAnsi="Garamond"/>
        </w:rPr>
        <w:t xml:space="preserve">migrating into </w:t>
      </w:r>
      <w:r w:rsidR="00F3736F" w:rsidRPr="00FC02BD">
        <w:rPr>
          <w:rFonts w:ascii="Garamond" w:hAnsi="Garamond"/>
        </w:rPr>
        <w:t xml:space="preserve">the Kuskokwim </w:t>
      </w:r>
      <w:r w:rsidR="00BA0245" w:rsidRPr="00FC02BD">
        <w:rPr>
          <w:rFonts w:ascii="Garamond" w:hAnsi="Garamond"/>
        </w:rPr>
        <w:t>River</w:t>
      </w:r>
      <w:r w:rsidR="00F3736F" w:rsidRPr="00FC02BD">
        <w:rPr>
          <w:rFonts w:ascii="Garamond" w:hAnsi="Garamond"/>
        </w:rPr>
        <w:t xml:space="preserve"> at a finer spatial scale and over a longer time-period than had previously been available. </w:t>
      </w:r>
      <w:r w:rsidR="00A3396F" w:rsidRPr="00FC02BD">
        <w:rPr>
          <w:rFonts w:ascii="Garamond" w:hAnsi="Garamond"/>
        </w:rPr>
        <w:t>Our data corroborate preliminarily observed relationships between run timing and watershed position</w:t>
      </w:r>
      <w:r w:rsidR="00BA0245" w:rsidRPr="00FC02BD">
        <w:rPr>
          <w:rFonts w:ascii="Garamond" w:hAnsi="Garamond"/>
        </w:rPr>
        <w:t xml:space="preserve"> of spawning habitat</w:t>
      </w:r>
      <w:r w:rsidR="00A3396F" w:rsidRPr="00FC02BD">
        <w:rPr>
          <w:rFonts w:ascii="Garamond" w:hAnsi="Garamond"/>
        </w:rPr>
        <w:t xml:space="preserve">, wherein the earliest returning fish contribute to stocks in the uppermost portions </w:t>
      </w:r>
      <w:r w:rsidR="00CC053E" w:rsidRPr="00FC02BD">
        <w:rPr>
          <w:rFonts w:ascii="Garamond" w:hAnsi="Garamond"/>
        </w:rPr>
        <w:t>and the latest returning fish return to the furthest downstream portions of the watershed. This relationship</w:t>
      </w:r>
      <w:r w:rsidR="00A3396F" w:rsidRPr="00FC02BD">
        <w:rPr>
          <w:rFonts w:ascii="Garamond" w:hAnsi="Garamond"/>
        </w:rPr>
        <w:t xml:space="preserve"> was consistent throughout our multi-year dataset</w:t>
      </w:r>
      <w:r w:rsidR="00CC053E" w:rsidRPr="00FC02BD">
        <w:rPr>
          <w:rFonts w:ascii="Garamond" w:hAnsi="Garamond"/>
        </w:rPr>
        <w:t xml:space="preserve">, </w:t>
      </w:r>
      <w:r w:rsidR="00A3396F" w:rsidRPr="00FC02BD">
        <w:rPr>
          <w:rFonts w:ascii="Garamond" w:hAnsi="Garamond"/>
        </w:rPr>
        <w:t xml:space="preserve">emphasizing the </w:t>
      </w:r>
      <w:r w:rsidR="00BA369C" w:rsidRPr="00FC02BD">
        <w:rPr>
          <w:rFonts w:ascii="Garamond" w:hAnsi="Garamond"/>
        </w:rPr>
        <w:t xml:space="preserve">consistency </w:t>
      </w:r>
      <w:r w:rsidR="00A3396F" w:rsidRPr="00FC02BD">
        <w:rPr>
          <w:rFonts w:ascii="Garamond" w:hAnsi="Garamond"/>
        </w:rPr>
        <w:t>of this pattern across several generations</w:t>
      </w:r>
      <w:r w:rsidR="00D90980" w:rsidRPr="00FC02BD">
        <w:rPr>
          <w:rFonts w:ascii="Garamond" w:hAnsi="Garamond"/>
        </w:rPr>
        <w:t xml:space="preserve"> despite variation in the overall </w:t>
      </w:r>
      <w:r w:rsidR="00BA0245" w:rsidRPr="00FC02BD">
        <w:rPr>
          <w:rFonts w:ascii="Garamond" w:hAnsi="Garamond"/>
        </w:rPr>
        <w:t xml:space="preserve">migration </w:t>
      </w:r>
      <w:r w:rsidR="00D90980" w:rsidRPr="00FC02BD">
        <w:rPr>
          <w:rFonts w:ascii="Garamond" w:hAnsi="Garamond"/>
        </w:rPr>
        <w:t>timing and abundance.</w:t>
      </w:r>
    </w:p>
    <w:p w14:paraId="476F8195" w14:textId="43F9645F" w:rsidR="00450ED3" w:rsidRPr="00FC02BD" w:rsidRDefault="00EE2B9C" w:rsidP="00E90573">
      <w:pPr>
        <w:pStyle w:val="whitespace-normal"/>
        <w:spacing w:line="480" w:lineRule="auto"/>
        <w:ind w:firstLine="720"/>
        <w:rPr>
          <w:rStyle w:val="Strong"/>
          <w:rFonts w:ascii="Garamond" w:eastAsiaTheme="majorEastAsia" w:hAnsi="Garamond"/>
          <w:b w:val="0"/>
          <w:bCs w:val="0"/>
        </w:rPr>
      </w:pPr>
      <w:r w:rsidRPr="00FC02BD">
        <w:rPr>
          <w:rFonts w:ascii="Garamond" w:hAnsi="Garamond"/>
        </w:rPr>
        <w:t xml:space="preserve">A clear pattern of early-returning upriver stocks supports the front-end closure’s objective of protecting these populations from </w:t>
      </w:r>
      <w:r w:rsidR="008948AB" w:rsidRPr="00FC02BD">
        <w:rPr>
          <w:rFonts w:ascii="Garamond" w:hAnsi="Garamond"/>
        </w:rPr>
        <w:t>downriver</w:t>
      </w:r>
      <w:r w:rsidR="00BF307A" w:rsidRPr="00FC02BD">
        <w:rPr>
          <w:rFonts w:ascii="Garamond" w:hAnsi="Garamond"/>
        </w:rPr>
        <w:t xml:space="preserve"> harvest </w:t>
      </w:r>
      <w:ins w:id="22" w:author="Larson, Sean D (DFG)" w:date="2025-12-08T12:53:00Z" w16du:dateUtc="2025-12-08T21:53:00Z">
        <w:r w:rsidR="009F1309" w:rsidRPr="00FC02BD">
          <w:rPr>
            <w:rFonts w:ascii="Garamond" w:hAnsi="Garamond"/>
          </w:rPr>
          <w:t>to</w:t>
        </w:r>
      </w:ins>
      <w:r w:rsidR="00BF307A" w:rsidRPr="00FC02BD">
        <w:rPr>
          <w:rFonts w:ascii="Garamond" w:hAnsi="Garamond"/>
        </w:rPr>
        <w:t xml:space="preserve"> provide</w:t>
      </w:r>
      <w:r w:rsidRPr="00FC02BD">
        <w:rPr>
          <w:rFonts w:ascii="Garamond" w:hAnsi="Garamond"/>
        </w:rPr>
        <w:t xml:space="preserve"> subsistence fishing opportunities in the upper watershed. Several upper Kuskokwim </w:t>
      </w:r>
      <w:r w:rsidR="009F1309">
        <w:rPr>
          <w:rFonts w:ascii="Garamond" w:hAnsi="Garamond"/>
        </w:rPr>
        <w:t xml:space="preserve">River </w:t>
      </w:r>
      <w:r w:rsidRPr="00FC02BD">
        <w:rPr>
          <w:rFonts w:ascii="Garamond" w:hAnsi="Garamond"/>
        </w:rPr>
        <w:t xml:space="preserve">stocks contributed substantially to early-season </w:t>
      </w:r>
      <w:r w:rsidR="00BF307A" w:rsidRPr="00FC02BD">
        <w:rPr>
          <w:rFonts w:ascii="Garamond" w:hAnsi="Garamond"/>
        </w:rPr>
        <w:t xml:space="preserve">migrants </w:t>
      </w:r>
      <w:r w:rsidR="00A0052D" w:rsidRPr="00FC02BD">
        <w:rPr>
          <w:rFonts w:ascii="Garamond" w:hAnsi="Garamond"/>
        </w:rPr>
        <w:t>(</w:t>
      </w:r>
      <w:proofErr w:type="spellStart"/>
      <w:r w:rsidR="00A0052D" w:rsidRPr="00FC02BD">
        <w:rPr>
          <w:rFonts w:ascii="Garamond" w:hAnsi="Garamond"/>
        </w:rPr>
        <w:t>i.e</w:t>
      </w:r>
      <w:proofErr w:type="spellEnd"/>
      <w:r w:rsidR="00A0052D" w:rsidRPr="00FC02BD">
        <w:rPr>
          <w:rFonts w:ascii="Garamond" w:hAnsi="Garamond"/>
        </w:rPr>
        <w:t xml:space="preserve"> group 2)</w:t>
      </w:r>
      <w:r w:rsidRPr="00FC02BD">
        <w:rPr>
          <w:rFonts w:ascii="Garamond" w:hAnsi="Garamond"/>
        </w:rPr>
        <w:t xml:space="preserve">; however, the furthest upstream stocks (group 1) consistently </w:t>
      </w:r>
      <w:r w:rsidRPr="00FC02BD">
        <w:rPr>
          <w:rFonts w:ascii="Garamond" w:hAnsi="Garamond"/>
        </w:rPr>
        <w:lastRenderedPageBreak/>
        <w:t xml:space="preserve">represented only a small portion of total basin-wide returns in our dataset. Despite this </w:t>
      </w:r>
      <w:r w:rsidR="008948AB" w:rsidRPr="00FC02BD">
        <w:rPr>
          <w:rFonts w:ascii="Garamond" w:hAnsi="Garamond"/>
        </w:rPr>
        <w:t xml:space="preserve">variation </w:t>
      </w:r>
      <w:r w:rsidRPr="00FC02BD">
        <w:rPr>
          <w:rFonts w:ascii="Garamond" w:hAnsi="Garamond"/>
        </w:rPr>
        <w:t xml:space="preserve">in abundance, </w:t>
      </w:r>
      <w:r w:rsidR="00A0052D" w:rsidRPr="00FC02BD">
        <w:rPr>
          <w:rFonts w:ascii="Garamond" w:hAnsi="Garamond"/>
        </w:rPr>
        <w:t xml:space="preserve">individuals in both upper watershed groups </w:t>
      </w:r>
      <w:r w:rsidRPr="00FC02BD">
        <w:rPr>
          <w:rFonts w:ascii="Garamond" w:hAnsi="Garamond"/>
        </w:rPr>
        <w:t xml:space="preserve">returned </w:t>
      </w:r>
      <w:r w:rsidR="00A0052D" w:rsidRPr="00FC02BD">
        <w:rPr>
          <w:rFonts w:ascii="Garamond" w:hAnsi="Garamond"/>
        </w:rPr>
        <w:t xml:space="preserve">early in </w:t>
      </w:r>
      <w:r w:rsidR="00E90573" w:rsidRPr="00FC02BD">
        <w:rPr>
          <w:rFonts w:ascii="Garamond" w:hAnsi="Garamond"/>
        </w:rPr>
        <w:t xml:space="preserve">the </w:t>
      </w:r>
      <w:r w:rsidR="00836381" w:rsidRPr="00FC02BD">
        <w:rPr>
          <w:rFonts w:ascii="Garamond" w:hAnsi="Garamond"/>
        </w:rPr>
        <w:t>migration season</w:t>
      </w:r>
      <w:r w:rsidR="005C0D40" w:rsidRPr="00FC02BD">
        <w:rPr>
          <w:rFonts w:ascii="Garamond" w:hAnsi="Garamond"/>
        </w:rPr>
        <w:t xml:space="preserve">. </w:t>
      </w:r>
      <w:r w:rsidR="00E90573" w:rsidRPr="00FC02BD">
        <w:rPr>
          <w:rFonts w:ascii="Garamond" w:hAnsi="Garamond"/>
        </w:rPr>
        <w:t xml:space="preserve">As such, </w:t>
      </w:r>
      <w:r w:rsidR="005C0D40" w:rsidRPr="00FC02BD">
        <w:rPr>
          <w:rFonts w:ascii="Garamond" w:hAnsi="Garamond"/>
        </w:rPr>
        <w:t xml:space="preserve">the </w:t>
      </w:r>
      <w:r w:rsidR="009F1309" w:rsidRPr="00FC02BD">
        <w:rPr>
          <w:rFonts w:ascii="Garamond" w:hAnsi="Garamond"/>
        </w:rPr>
        <w:t>front-end</w:t>
      </w:r>
      <w:r w:rsidR="005C0D40" w:rsidRPr="00FC02BD">
        <w:rPr>
          <w:rFonts w:ascii="Garamond" w:hAnsi="Garamond"/>
        </w:rPr>
        <w:t xml:space="preserve"> closure strategy </w:t>
      </w:r>
      <w:r w:rsidR="00E90573" w:rsidRPr="00FC02BD">
        <w:rPr>
          <w:rFonts w:ascii="Garamond" w:hAnsi="Garamond"/>
        </w:rPr>
        <w:t>as it is currently implemented provides harvest protection to upper watershed stocks</w:t>
      </w:r>
      <w:r w:rsidR="005C0D40" w:rsidRPr="00FC02BD">
        <w:rPr>
          <w:rFonts w:ascii="Garamond" w:hAnsi="Garamond"/>
        </w:rPr>
        <w:t xml:space="preserve"> as a portion of their overall return</w:t>
      </w:r>
      <w:r w:rsidR="00E90573" w:rsidRPr="00FC02BD">
        <w:rPr>
          <w:rFonts w:ascii="Garamond" w:hAnsi="Garamond"/>
        </w:rPr>
        <w:t xml:space="preserve"> regardless of their overall abundance. For relatively </w:t>
      </w:r>
      <w:r w:rsidR="008948AB" w:rsidRPr="00FC02BD">
        <w:rPr>
          <w:rFonts w:ascii="Garamond" w:hAnsi="Garamond"/>
        </w:rPr>
        <w:t xml:space="preserve">small </w:t>
      </w:r>
      <w:r w:rsidR="00E90573" w:rsidRPr="00FC02BD">
        <w:rPr>
          <w:rFonts w:ascii="Garamond" w:hAnsi="Garamond"/>
        </w:rPr>
        <w:t xml:space="preserve">stocks such as those found in group 1, this strategy may be particularly important for preserving biodiversity by preventing overharvest </w:t>
      </w:r>
      <w:r w:rsidR="005C0D40" w:rsidRPr="00FC02BD">
        <w:rPr>
          <w:rFonts w:ascii="Garamond" w:hAnsi="Garamond"/>
        </w:rPr>
        <w:t xml:space="preserve">when </w:t>
      </w:r>
      <w:r w:rsidR="00E90573" w:rsidRPr="00FC02BD">
        <w:rPr>
          <w:rFonts w:ascii="Garamond" w:hAnsi="Garamond"/>
        </w:rPr>
        <w:t>co-migrat</w:t>
      </w:r>
      <w:r w:rsidR="005C0D40" w:rsidRPr="00FC02BD">
        <w:rPr>
          <w:rFonts w:ascii="Garamond" w:hAnsi="Garamond"/>
        </w:rPr>
        <w:t xml:space="preserve">ing </w:t>
      </w:r>
      <w:r w:rsidR="00E90573" w:rsidRPr="00FC02BD">
        <w:rPr>
          <w:rFonts w:ascii="Garamond" w:hAnsi="Garamond"/>
        </w:rPr>
        <w:t xml:space="preserve">with much more abundant </w:t>
      </w:r>
      <w:r w:rsidR="005C0D40" w:rsidRPr="00FC02BD">
        <w:rPr>
          <w:rFonts w:ascii="Garamond" w:hAnsi="Garamond"/>
        </w:rPr>
        <w:t xml:space="preserve">ones such as those in stock </w:t>
      </w:r>
      <w:r w:rsidR="00E90573" w:rsidRPr="00FC02BD">
        <w:rPr>
          <w:rFonts w:ascii="Garamond" w:hAnsi="Garamond"/>
        </w:rPr>
        <w:t xml:space="preserve">group 2. </w:t>
      </w:r>
      <w:r w:rsidR="00E90573" w:rsidRPr="00FC02BD">
        <w:rPr>
          <w:rStyle w:val="Strong"/>
          <w:rFonts w:ascii="Garamond" w:eastAsiaTheme="majorEastAsia" w:hAnsi="Garamond"/>
          <w:b w:val="0"/>
          <w:bCs w:val="0"/>
        </w:rPr>
        <w:t>Maintaining this diversity may contribute to preserving biodiversity in the upper watershed</w:t>
      </w:r>
      <w:r w:rsidR="005C0D40" w:rsidRPr="00FC02BD">
        <w:rPr>
          <w:rStyle w:val="Strong"/>
          <w:rFonts w:ascii="Garamond" w:eastAsiaTheme="majorEastAsia" w:hAnsi="Garamond"/>
          <w:b w:val="0"/>
          <w:bCs w:val="0"/>
        </w:rPr>
        <w:t xml:space="preserve">, </w:t>
      </w:r>
      <w:r w:rsidR="00E90573" w:rsidRPr="00FC02BD">
        <w:rPr>
          <w:rStyle w:val="Strong"/>
          <w:rFonts w:ascii="Garamond" w:eastAsiaTheme="majorEastAsia" w:hAnsi="Garamond"/>
          <w:b w:val="0"/>
          <w:bCs w:val="0"/>
        </w:rPr>
        <w:t>which can</w:t>
      </w:r>
      <w:r w:rsidR="005C0D40" w:rsidRPr="00FC02BD">
        <w:rPr>
          <w:rStyle w:val="Strong"/>
          <w:rFonts w:ascii="Garamond" w:eastAsiaTheme="majorEastAsia" w:hAnsi="Garamond"/>
          <w:b w:val="0"/>
          <w:bCs w:val="0"/>
        </w:rPr>
        <w:t xml:space="preserve"> in turn</w:t>
      </w:r>
      <w:r w:rsidR="00E90573" w:rsidRPr="00FC02BD">
        <w:rPr>
          <w:rStyle w:val="Strong"/>
          <w:rFonts w:ascii="Garamond" w:eastAsiaTheme="majorEastAsia" w:hAnsi="Garamond"/>
          <w:b w:val="0"/>
          <w:bCs w:val="0"/>
        </w:rPr>
        <w:t xml:space="preserve"> contribute towards maintaining resilience at the basin scale</w:t>
      </w:r>
      <w:r w:rsidR="008948AB" w:rsidRPr="00FC02BD">
        <w:rPr>
          <w:rStyle w:val="Strong"/>
          <w:rFonts w:ascii="Garamond" w:eastAsiaTheme="majorEastAsia" w:hAnsi="Garamond"/>
          <w:b w:val="0"/>
          <w:bCs w:val="0"/>
        </w:rPr>
        <w:t xml:space="preserve"> as sub-dominant stocks can later become dominant stocks over longer time frames</w:t>
      </w:r>
      <w:r w:rsidR="00FC630E" w:rsidRPr="00FC02BD">
        <w:rPr>
          <w:rStyle w:val="Strong"/>
          <w:rFonts w:ascii="Garamond" w:eastAsiaTheme="majorEastAsia" w:hAnsi="Garamond"/>
          <w:b w:val="0"/>
          <w:bCs w:val="0"/>
        </w:rPr>
        <w:t xml:space="preserve"> </w:t>
      </w:r>
      <w:r w:rsidR="00FC630E" w:rsidRPr="00FC02BD">
        <w:rPr>
          <w:rStyle w:val="Strong"/>
          <w:rFonts w:ascii="Garamond" w:eastAsiaTheme="majorEastAsia" w:hAnsi="Garamond"/>
          <w:b w:val="0"/>
          <w:bCs w:val="0"/>
        </w:rPr>
        <w:fldChar w:fldCharType="begin"/>
      </w:r>
      <w:r w:rsidR="00FC630E" w:rsidRPr="00FC02BD">
        <w:rPr>
          <w:rStyle w:val="Strong"/>
          <w:rFonts w:ascii="Garamond" w:eastAsiaTheme="majorEastAsia" w:hAnsi="Garamond"/>
          <w:b w:val="0"/>
          <w:bCs w:val="0"/>
        </w:rPr>
        <w:instrText xml:space="preserve"> ADDIN ZOTERO_ITEM CSL_CITATION {"citationID":"8jDPVp1V","properties":{"formattedCitation":"(Hilborn et al., 2003; Schindler et al., 2010)","plainCitation":"(Hilborn et al., 2003; Schindler et al., 2010)","noteIndex":0},"citationItems":[{"id":3359,"uris":["http://zotero.org/users/8421274/items/F3IVX7SS"],"itemData":{"id":3359,"type":"article-journal","abstract":"A classic example of a sustainable fishery is that targeting sockeye salmon in Bristol Bay, Alaska, where record catches have occurred during the last 20 years. The stock complex is an amalgamation of several hundred discrete spawning populations. Structured within lake systems, individual populations display diverse life history characteristics and local adaptations to the variation in spawning and rearing habitats. This biocomplexity has enabled the aggregate of populations to sustain its productivity despite major changes in climatic conditions affecting the freshwater and marine environments during the last century. Different geographic and life history components that were minor producers during one climatic regime have dominated during others, emphasizing that the biocomplexity of fish stocks is critical for maintaining their resilience to environmental change.","container-title":"Proceedings of the National Academy of Sciences","DOI":"10.1073/pnas.1037274100","issue":"11","note":"publisher: Proceedings of the National Academy of Sciences","page":"6564-6568","source":"pnas.org (Atypon)","title":"Biocomplexity and fisheries sustainability","volume":"100","author":[{"family":"Hilborn","given":"Ray"},{"family":"Quinn","given":"Thomas P."},{"family":"Schindler","given":"Daniel E."},{"family":"Rogers","given":"Donald E."}],"issued":{"date-parts":[["2003",5,27]]}}},{"id":272,"uris":["http://zotero.org/users/8421274/items/24NDGS7V"],"itemData":{"id":272,"type":"article-journal","abstract":"One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FC630E" w:rsidRPr="00FC02BD">
        <w:rPr>
          <w:rStyle w:val="Strong"/>
          <w:rFonts w:ascii="Garamond" w:eastAsiaTheme="majorEastAsia" w:hAnsi="Garamond"/>
          <w:b w:val="0"/>
          <w:bCs w:val="0"/>
        </w:rPr>
        <w:fldChar w:fldCharType="separate"/>
      </w:r>
      <w:r w:rsidR="00FC630E" w:rsidRPr="00FC02BD">
        <w:rPr>
          <w:rStyle w:val="Strong"/>
          <w:rFonts w:ascii="Garamond" w:eastAsiaTheme="majorEastAsia" w:hAnsi="Garamond"/>
          <w:b w:val="0"/>
          <w:bCs w:val="0"/>
          <w:noProof/>
        </w:rPr>
        <w:t>(Hilborn et al., 2003; Schindler et al., 2010)</w:t>
      </w:r>
      <w:r w:rsidR="00FC630E" w:rsidRPr="00FC02BD">
        <w:rPr>
          <w:rStyle w:val="Strong"/>
          <w:rFonts w:ascii="Garamond" w:eastAsiaTheme="majorEastAsia" w:hAnsi="Garamond"/>
          <w:b w:val="0"/>
          <w:bCs w:val="0"/>
        </w:rPr>
        <w:fldChar w:fldCharType="end"/>
      </w:r>
      <w:r w:rsidR="00FC630E" w:rsidRPr="00FC02BD">
        <w:rPr>
          <w:rStyle w:val="Strong"/>
          <w:rFonts w:ascii="Garamond" w:eastAsiaTheme="majorEastAsia" w:hAnsi="Garamond"/>
          <w:b w:val="0"/>
          <w:bCs w:val="0"/>
        </w:rPr>
        <w:t xml:space="preserve">. </w:t>
      </w:r>
    </w:p>
    <w:p w14:paraId="690B8EFD" w14:textId="67ECC77D" w:rsidR="009C3FA5" w:rsidRPr="00BA542C" w:rsidRDefault="005312E0" w:rsidP="009C3FA5">
      <w:pPr>
        <w:pStyle w:val="whitespace-normal"/>
        <w:spacing w:line="480" w:lineRule="auto"/>
        <w:ind w:firstLine="720"/>
      </w:pPr>
      <w:r w:rsidRPr="00FC02BD">
        <w:rPr>
          <w:rFonts w:ascii="Garamond" w:hAnsi="Garamond"/>
        </w:rPr>
        <w:t xml:space="preserve">Despite a consistent overall relationship between watershed position and </w:t>
      </w:r>
      <w:r w:rsidR="008948AB" w:rsidRPr="00FC02BD">
        <w:rPr>
          <w:rFonts w:ascii="Garamond" w:hAnsi="Garamond"/>
        </w:rPr>
        <w:t xml:space="preserve">migration </w:t>
      </w:r>
      <w:r w:rsidRPr="00FC02BD">
        <w:rPr>
          <w:rFonts w:ascii="Garamond" w:hAnsi="Garamond"/>
        </w:rPr>
        <w:t xml:space="preserve">timing, we observed substantial interannual variability in both the proportional contributions of regional groups to the total run and the </w:t>
      </w:r>
      <w:r w:rsidR="00E90573" w:rsidRPr="00FC02BD">
        <w:rPr>
          <w:rFonts w:ascii="Garamond" w:hAnsi="Garamond"/>
        </w:rPr>
        <w:t xml:space="preserve">proportional </w:t>
      </w:r>
      <w:r w:rsidRPr="00FC02BD">
        <w:rPr>
          <w:rFonts w:ascii="Garamond" w:hAnsi="Garamond"/>
        </w:rPr>
        <w:t xml:space="preserve">protection afforded by the front-end closure strategy. </w:t>
      </w:r>
      <w:r w:rsidR="00E90573" w:rsidRPr="00FC02BD">
        <w:rPr>
          <w:rFonts w:ascii="Garamond" w:hAnsi="Garamond"/>
        </w:rPr>
        <w:t>Variability in spatial patterns of production</w:t>
      </w:r>
      <w:r w:rsidRPr="00FC02BD">
        <w:rPr>
          <w:rFonts w:ascii="Garamond" w:hAnsi="Garamond"/>
        </w:rPr>
        <w:t xml:space="preserve"> align with well-documented variability in salmon life histories and previously observed shifts in habitat use across annual timescales </w:t>
      </w:r>
      <w:r w:rsidR="00D90980" w:rsidRPr="00FC02BD">
        <w:rPr>
          <w:rFonts w:ascii="Garamond" w:hAnsi="Garamond"/>
        </w:rPr>
        <w:fldChar w:fldCharType="begin"/>
      </w:r>
      <w:r w:rsidR="00FC630E" w:rsidRPr="00FC02BD">
        <w:rPr>
          <w:rFonts w:ascii="Garamond" w:hAnsi="Garamond"/>
        </w:rPr>
        <w:instrText xml:space="preserve"> ADDIN ZOTERO_ITEM CSL_CITATION {"citationID":"xeiQXhMP","properties":{"formattedCitation":"(Brennan, Schindler, et al., 2019; Schindler et al., 2010)","plainCitation":"(Brennan, Schindler, et al., 2019; Schindler et al., 2010)","noteIndex":0},"citationItems":[{"id":3844,"uris":["http://zotero.org/users/8421274/items/RXD5IA9D"],"itemData":{"id":3844,"type":"article-journal","abstract":"Watersheds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basin.","container-title":"Science","DOI":"10.1126/science.aav4313","issue":"6442","note":"publisher: American Association for the Advancement of Science","page":"783-786","source":"science.org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States\npublisher: Nature Publishing Group\nsection: 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sidR="00D90980" w:rsidRPr="00FC02BD">
        <w:rPr>
          <w:rFonts w:ascii="Garamond" w:hAnsi="Garamond"/>
        </w:rPr>
        <w:fldChar w:fldCharType="separate"/>
      </w:r>
      <w:r w:rsidR="00FC630E" w:rsidRPr="00FC02BD">
        <w:rPr>
          <w:rFonts w:ascii="Garamond" w:hAnsi="Garamond"/>
          <w:noProof/>
        </w:rPr>
        <w:t>(Brennan, Schindler, et al., 2019; Schindler et al., 2010)</w:t>
      </w:r>
      <w:r w:rsidR="00D90980" w:rsidRPr="00FC02BD">
        <w:rPr>
          <w:rFonts w:ascii="Garamond" w:hAnsi="Garamond"/>
        </w:rPr>
        <w:fldChar w:fldCharType="end"/>
      </w:r>
      <w:r w:rsidR="00D90980" w:rsidRPr="00FC02BD">
        <w:rPr>
          <w:rFonts w:ascii="Garamond" w:hAnsi="Garamond"/>
        </w:rPr>
        <w:t xml:space="preserve">. </w:t>
      </w:r>
      <w:r w:rsidRPr="00FC02BD">
        <w:rPr>
          <w:rFonts w:ascii="Garamond" w:hAnsi="Garamond"/>
        </w:rPr>
        <w:t xml:space="preserve">However, </w:t>
      </w:r>
      <w:r w:rsidR="00E90573" w:rsidRPr="00FC02BD">
        <w:rPr>
          <w:rFonts w:ascii="Garamond" w:hAnsi="Garamond"/>
        </w:rPr>
        <w:t xml:space="preserve">variability in the efficacy of the front-end closure also likely reflects the interaction </w:t>
      </w:r>
      <w:r w:rsidRPr="00FC02BD">
        <w:rPr>
          <w:rFonts w:ascii="Garamond" w:hAnsi="Garamond"/>
        </w:rPr>
        <w:t xml:space="preserve">between run dynamics and management strategies that operate on a fixed calendar date. Because the closure is implemented on a fixed schedule, interannual variation in </w:t>
      </w:r>
      <w:r w:rsidR="008948AB" w:rsidRPr="00FC02BD">
        <w:rPr>
          <w:rFonts w:ascii="Garamond" w:hAnsi="Garamond"/>
        </w:rPr>
        <w:t xml:space="preserve">migration </w:t>
      </w:r>
      <w:r w:rsidRPr="00FC02BD">
        <w:rPr>
          <w:rFonts w:ascii="Garamond" w:hAnsi="Garamond"/>
        </w:rPr>
        <w:t xml:space="preserve">timing means that the proportion of the run occurring within the closure window depends on both the timing (early vs. late) and duration (compressed vs. protracted) of the overall migration. </w:t>
      </w:r>
      <w:r w:rsidR="00BF0C62" w:rsidRPr="00FC02BD">
        <w:rPr>
          <w:rFonts w:ascii="Garamond" w:hAnsi="Garamond"/>
        </w:rPr>
        <w:t>Late return timing or extended run duration may result in less proportional contribution within the closure window as comp</w:t>
      </w:r>
      <w:r w:rsidR="0013324E" w:rsidRPr="00FC02BD">
        <w:rPr>
          <w:rFonts w:ascii="Garamond" w:hAnsi="Garamond"/>
        </w:rPr>
        <w:t>a</w:t>
      </w:r>
      <w:r w:rsidR="00BF0C62" w:rsidRPr="00FC02BD">
        <w:rPr>
          <w:rFonts w:ascii="Garamond" w:hAnsi="Garamond"/>
        </w:rPr>
        <w:t xml:space="preserve">red to earlier returning and </w:t>
      </w:r>
      <w:r w:rsidR="008948AB" w:rsidRPr="00FC02BD">
        <w:rPr>
          <w:rFonts w:ascii="Garamond" w:hAnsi="Garamond"/>
        </w:rPr>
        <w:t xml:space="preserve">less </w:t>
      </w:r>
      <w:r w:rsidR="00BF0C62" w:rsidRPr="00FC02BD">
        <w:rPr>
          <w:rFonts w:ascii="Garamond" w:hAnsi="Garamond"/>
        </w:rPr>
        <w:t>protracted run timing. As a result,</w:t>
      </w:r>
      <w:r w:rsidR="0013324E" w:rsidRPr="00FC02BD">
        <w:rPr>
          <w:rFonts w:ascii="Garamond" w:hAnsi="Garamond"/>
        </w:rPr>
        <w:t xml:space="preserve"> both the amount </w:t>
      </w:r>
      <w:r w:rsidR="00450ED3" w:rsidRPr="00FC02BD">
        <w:rPr>
          <w:rFonts w:ascii="Garamond" w:hAnsi="Garamond"/>
        </w:rPr>
        <w:t xml:space="preserve">and </w:t>
      </w:r>
      <w:r w:rsidR="0004196B" w:rsidRPr="00FC02BD">
        <w:rPr>
          <w:rFonts w:ascii="Garamond" w:hAnsi="Garamond"/>
        </w:rPr>
        <w:t>distribution</w:t>
      </w:r>
      <w:r w:rsidR="0013324E" w:rsidRPr="00FC02BD">
        <w:rPr>
          <w:rFonts w:ascii="Garamond" w:hAnsi="Garamond"/>
        </w:rPr>
        <w:t xml:space="preserve"> of stocks afforded protection depend on the interaction between run </w:t>
      </w:r>
      <w:r w:rsidR="0013324E" w:rsidRPr="00FC02BD">
        <w:rPr>
          <w:rFonts w:ascii="Garamond" w:hAnsi="Garamond"/>
        </w:rPr>
        <w:lastRenderedPageBreak/>
        <w:t xml:space="preserve">dynamics and the timing of the closure. </w:t>
      </w:r>
      <w:r w:rsidRPr="00FC02BD">
        <w:rPr>
          <w:rFonts w:ascii="Garamond" w:hAnsi="Garamond"/>
        </w:rPr>
        <w:t xml:space="preserve">When combined with natural variability in basin-wide production patterns, this interaction may introduce substantial variability in the overall effect of the front-end closure on stock-specific population </w:t>
      </w:r>
      <w:r w:rsidR="008948AB" w:rsidRPr="00FC02BD">
        <w:rPr>
          <w:rFonts w:ascii="Garamond" w:hAnsi="Garamond"/>
        </w:rPr>
        <w:t>dynamics</w:t>
      </w:r>
      <w:r w:rsidRPr="00FC02BD">
        <w:rPr>
          <w:rFonts w:ascii="Garamond" w:hAnsi="Garamond"/>
        </w:rPr>
        <w:t xml:space="preserve">. </w:t>
      </w:r>
      <w:r w:rsidR="009C3FA5" w:rsidRPr="00FC02BD">
        <w:rPr>
          <w:rFonts w:ascii="Garamond" w:hAnsi="Garamond"/>
        </w:rPr>
        <w:t xml:space="preserve">These results suggest a potential limitation of a fixed date closure and highlights the difficulty of managing for dynamic ecosystem with fixed duration management. A more dynamic closure which is responsive to predicted or observed run dynamics may provide more consistent protection to upstream stocks. Improvement of run timing forecasts </w:t>
      </w:r>
      <w:r w:rsidR="009C3FA5" w:rsidRPr="00FC02BD">
        <w:rPr>
          <w:rFonts w:ascii="Garamond" w:hAnsi="Garamond"/>
        </w:rPr>
        <w:fldChar w:fldCharType="begin"/>
      </w:r>
      <w:r w:rsidR="00FC02BD">
        <w:rPr>
          <w:rFonts w:ascii="Garamond" w:hAnsi="Garamond"/>
        </w:rPr>
        <w:instrText xml:space="preserve"> ADDIN ZOTERO_ITEM CSL_CITATION {"citationID":"0VgE4Nmv","properties":{"formattedCitation":"(Mundy, 1982; Staton et al., 2017)","plainCitation":"(Mundy, 1982; Staton et al., 2017)","dontUpdate":true,"noteIndex":0},"citationItems":[{"id":5973,"uris":["http://zotero.org/users/8421274/items/T67UPK8M"],"itemData":{"id":5973,"type":"article-journal","abstract":"An objective definition of migratory timing is applied to commercial and test fishing catch data for chinook salmon (Oncorhynchus tshawytscha) from the Yukon delta, 1961-1980. On the average, 91% of all the commercial catch is taken before the end of June, with one-half of the catch being taken by June 21. The middle part of the migration (25-75%) usually is available for harvest only over a span of 11 days. However, the length of the central span has varied from 8 to 13 days, depending on timing. Mean dates of migration based on catch and CPUE data were nearly identical (about June 21), with range limits of June 12-30. Test fishing and commercial catch data for 1963-1978 showed no significant difference (α = 0.05) for the mean date of migration. The spread of the migration (variance) appears to be inversely proportional to the mean date of migration for early and late migrations. Timing of migration may be dependent on factors related to air temperature.","container-title":"North American Journal of Fisheries Management","DOI":"10.1577/1548-8659(1982)2&lt;359:COMTSF&gt;2.0.CO;2","ISSN":"0275-5947","issue":"4","note":"publisher: AFS Website\n_eprint: https://doi.org/10.1577/1548-8659(1982)2&lt;359:COMTSF&gt;2.0.CO;2","page":"359-370","source":"Taylor and Francis+NEJM","title":"Computation of Migratory Timing Statistics for Adult Chinook Salmon in the Yukon River, Alaska, and Their Relevance to Fisheries Management","volume":"2","author":[{"family":"Mundy","given":"P. R."}],"issued":{"date-parts":[["1982",10,1]]}}},{"id":2532,"uris":["http://zotero.org/users/8421274/items/SGCHNLTN"],"itemData":{"id":2532,"type":"article-journal","abstract":"Annual variation in adult salmon migration timing makes the interpretation of in-season assessment data difficult, leading to much in-season uncertainty in run size. We developed and evaluated a run timing forecast model for the Kuskokwim River Chinook salmon stock, located in western Alaska, intended to aid in reducing this source of uncertainty. An objective and adaptive approach (using model-averaging and a sliding window algorithm to select predictive time periods, both calibrated annually) was adopted to deal with multidimensional selection of four climatic variables and was based entirely on predictive performance. Forecast cross-validation was used to evaluate the performance of three forecasting approaches: the null (i.e., intercept only) model, the single model with the lowest mean absolute error, and a model-averaged forecast across 16 nested linear models. As of 2016, the null model had the lowest mean absolute error (2.64days), although the model-averaged forecast performed as well or better than the null model in the majority of retrospective years. The model-averaged forecast had a consistent mean absolute error regardless of the type of year (i.e., average or extreme early/late) the forecast was made for, which was not true of the null model. The availability of the run timing forecast was not found to increase overall accuracy of in-season run assessments in relation to the null model, but was found to substantially increase the precision of these assessments, particularly early in the season.","container-title":"Fisheries Research","DOI":"10.1016/j.fishres.2017.05.003","ISSN":"0165-7836","journalAbbreviation":"Fisheries Research","language":"en","page":"9-21","source":"ScienceDirect","title":"Development and evaluation of a migration timing forecast model for Kuskokwim River Chinook salmon","volume":"194","author":[{"family":"Staton","given":"Benjamin A."},{"family":"Catalano","given":"Matthew J."},{"family":"Farmer","given":"Troy M."},{"family":"Abebe","given":"Asheber"},{"family":"Dobson","given":"F. Stephen"}],"issued":{"date-parts":[["2017",10,1]]}}}],"schema":"https://github.com/citation-style-language/schema/raw/master/csl-citation.json"} </w:instrText>
      </w:r>
      <w:r w:rsidR="009C3FA5" w:rsidRPr="00FC02BD">
        <w:rPr>
          <w:rFonts w:ascii="Garamond" w:hAnsi="Garamond"/>
        </w:rPr>
        <w:fldChar w:fldCharType="separate"/>
      </w:r>
      <w:r w:rsidR="009C3FA5" w:rsidRPr="00FC02BD">
        <w:rPr>
          <w:rFonts w:ascii="Garamond" w:hAnsi="Garamond"/>
          <w:noProof/>
        </w:rPr>
        <w:t>(e.g. Mundy, 1982; Staton et al., 2017)</w:t>
      </w:r>
      <w:r w:rsidR="009C3FA5" w:rsidRPr="00FC02BD">
        <w:rPr>
          <w:rFonts w:ascii="Garamond" w:hAnsi="Garamond"/>
        </w:rPr>
        <w:fldChar w:fldCharType="end"/>
      </w:r>
      <w:r w:rsidR="009C3FA5" w:rsidRPr="00FC02BD">
        <w:rPr>
          <w:rFonts w:ascii="Garamond" w:hAnsi="Garamond"/>
        </w:rPr>
        <w:t xml:space="preserve"> might allow for more dynamic front-end closures among year. Until such reliable forecasting methods are developed for the Kuskokwim</w:t>
      </w:r>
      <w:ins w:id="23" w:author="Larson, Sean D (DFG)" w:date="2025-12-08T12:56:00Z" w16du:dateUtc="2025-12-08T21:56:00Z">
        <w:r w:rsidR="009F1309">
          <w:rPr>
            <w:rFonts w:ascii="Garamond" w:hAnsi="Garamond"/>
          </w:rPr>
          <w:t xml:space="preserve"> River</w:t>
        </w:r>
      </w:ins>
      <w:r w:rsidR="009C3FA5" w:rsidRPr="00FC02BD">
        <w:rPr>
          <w:rFonts w:ascii="Garamond" w:hAnsi="Garamond"/>
        </w:rPr>
        <w:t>, the static approach currently employed here appears to perform relatively well at protecting the upriver stocks that are the primary focus of conservation.</w:t>
      </w:r>
      <w:r w:rsidR="009C3FA5">
        <w:t xml:space="preserve"> </w:t>
      </w:r>
    </w:p>
    <w:p w14:paraId="21594D6A" w14:textId="188C96DA" w:rsidR="009C3FA5" w:rsidRPr="00FC02BD" w:rsidRDefault="009C3FA5" w:rsidP="00665BC1">
      <w:pPr>
        <w:pStyle w:val="whitespace-normal"/>
        <w:spacing w:line="480" w:lineRule="auto"/>
        <w:ind w:firstLine="720"/>
        <w:rPr>
          <w:rFonts w:ascii="Garamond" w:hAnsi="Garamond"/>
        </w:rPr>
      </w:pPr>
      <w:r w:rsidRPr="00FC02BD">
        <w:rPr>
          <w:rFonts w:ascii="Garamond" w:hAnsi="Garamond"/>
        </w:rPr>
        <w:t>S</w:t>
      </w:r>
      <w:r w:rsidR="005C0D40" w:rsidRPr="00FC02BD">
        <w:rPr>
          <w:rFonts w:ascii="Garamond" w:hAnsi="Garamond"/>
        </w:rPr>
        <w:t xml:space="preserve">imulated changes to the front-end closure duration increased the average protection afforded to several stock groups, with a 6-day extension from the current end date resulting in increased protection by 32.3 and 21.3% to stock groups 1 and 2. However, increasing the duration of the closure did not result in high protection in all years. In both the </w:t>
      </w:r>
      <w:r w:rsidR="006540BC">
        <w:rPr>
          <w:rFonts w:ascii="Garamond" w:hAnsi="Garamond"/>
        </w:rPr>
        <w:t>three</w:t>
      </w:r>
      <w:commentRangeStart w:id="24"/>
      <w:r w:rsidR="005C0D40" w:rsidRPr="00FC02BD">
        <w:rPr>
          <w:rFonts w:ascii="Garamond" w:hAnsi="Garamond"/>
        </w:rPr>
        <w:t xml:space="preserve"> and </w:t>
      </w:r>
      <w:r w:rsidR="006540BC">
        <w:rPr>
          <w:rFonts w:ascii="Garamond" w:hAnsi="Garamond"/>
        </w:rPr>
        <w:t>six</w:t>
      </w:r>
      <w:r w:rsidR="005C0D40" w:rsidRPr="00FC02BD">
        <w:rPr>
          <w:rFonts w:ascii="Garamond" w:hAnsi="Garamond"/>
        </w:rPr>
        <w:t xml:space="preserve"> </w:t>
      </w:r>
      <w:commentRangeEnd w:id="24"/>
      <w:r w:rsidR="009F1309">
        <w:rPr>
          <w:rStyle w:val="CommentReference"/>
          <w:rFonts w:asciiTheme="minorHAnsi" w:eastAsiaTheme="minorHAnsi" w:hAnsiTheme="minorHAnsi" w:cstheme="minorBidi"/>
          <w:kern w:val="2"/>
          <w14:ligatures w14:val="standardContextual"/>
        </w:rPr>
        <w:commentReference w:id="24"/>
      </w:r>
      <w:r w:rsidR="005C0D40" w:rsidRPr="00FC02BD">
        <w:rPr>
          <w:rFonts w:ascii="Garamond" w:hAnsi="Garamond"/>
        </w:rPr>
        <w:t>day extension scenarios, several years of data displayed moderately low protection in years where the average run timing was</w:t>
      </w:r>
      <w:r w:rsidRPr="00FC02BD">
        <w:rPr>
          <w:rFonts w:ascii="Garamond" w:hAnsi="Garamond"/>
        </w:rPr>
        <w:t xml:space="preserve"> relatively late. </w:t>
      </w:r>
      <w:r w:rsidR="00E71272" w:rsidRPr="00FC02BD">
        <w:rPr>
          <w:rFonts w:ascii="Garamond" w:hAnsi="Garamond"/>
        </w:rPr>
        <w:t xml:space="preserve">The variability in protection afforded to the same group among years </w:t>
      </w:r>
      <w:r w:rsidR="00E347D9" w:rsidRPr="00FC02BD">
        <w:rPr>
          <w:rFonts w:ascii="Garamond" w:hAnsi="Garamond"/>
        </w:rPr>
        <w:t>highlight</w:t>
      </w:r>
      <w:r w:rsidR="00E71272" w:rsidRPr="00FC02BD">
        <w:rPr>
          <w:rFonts w:ascii="Garamond" w:hAnsi="Garamond"/>
        </w:rPr>
        <w:t xml:space="preserve">s the complexity of the </w:t>
      </w:r>
      <w:r w:rsidR="00E347D9" w:rsidRPr="00FC02BD">
        <w:rPr>
          <w:rFonts w:ascii="Garamond" w:hAnsi="Garamond"/>
        </w:rPr>
        <w:t>front-end closure</w:t>
      </w:r>
      <w:r w:rsidR="00E71272" w:rsidRPr="00FC02BD">
        <w:rPr>
          <w:rFonts w:ascii="Garamond" w:hAnsi="Garamond"/>
        </w:rPr>
        <w:t xml:space="preserve"> efficacy</w:t>
      </w:r>
      <w:r w:rsidRPr="00FC02BD">
        <w:rPr>
          <w:rFonts w:ascii="Garamond" w:hAnsi="Garamond"/>
        </w:rPr>
        <w:t xml:space="preserve">, where the magnitude of its efficacy depends on both the average migration timing and the temporal distribution of returning stocks. Further, management decisions must consider the dual goals of </w:t>
      </w:r>
      <w:r w:rsidR="008730BC" w:rsidRPr="00FC02BD">
        <w:rPr>
          <w:rFonts w:ascii="Garamond" w:hAnsi="Garamond"/>
        </w:rPr>
        <w:t>maintaining</w:t>
      </w:r>
      <w:r w:rsidRPr="00FC02BD">
        <w:rPr>
          <w:rFonts w:ascii="Garamond" w:hAnsi="Garamond"/>
        </w:rPr>
        <w:t xml:space="preserve"> both biodiversity and harvest opportunity. The current </w:t>
      </w:r>
      <w:proofErr w:type="gramStart"/>
      <w:r w:rsidRPr="00FC02BD">
        <w:rPr>
          <w:rFonts w:ascii="Garamond" w:hAnsi="Garamond"/>
        </w:rPr>
        <w:t>front end</w:t>
      </w:r>
      <w:proofErr w:type="gramEnd"/>
      <w:r w:rsidRPr="00FC02BD">
        <w:rPr>
          <w:rFonts w:ascii="Garamond" w:hAnsi="Garamond"/>
        </w:rPr>
        <w:t xml:space="preserve"> closure resulted in 12% of the total harvest falling within the closure window. Although the </w:t>
      </w:r>
      <w:r w:rsidR="006540BC">
        <w:rPr>
          <w:rFonts w:ascii="Garamond" w:hAnsi="Garamond"/>
        </w:rPr>
        <w:t>three</w:t>
      </w:r>
      <w:r w:rsidRPr="00FC02BD">
        <w:rPr>
          <w:rFonts w:ascii="Garamond" w:hAnsi="Garamond"/>
        </w:rPr>
        <w:t xml:space="preserve"> </w:t>
      </w:r>
      <w:proofErr w:type="gramStart"/>
      <w:r w:rsidRPr="00FC02BD">
        <w:rPr>
          <w:rFonts w:ascii="Garamond" w:hAnsi="Garamond"/>
        </w:rPr>
        <w:t>and  day</w:t>
      </w:r>
      <w:proofErr w:type="gramEnd"/>
      <w:r w:rsidRPr="00FC02BD">
        <w:rPr>
          <w:rFonts w:ascii="Garamond" w:hAnsi="Garamond"/>
        </w:rPr>
        <w:t xml:space="preserve"> extensions did improve both the minimum and average protection afforded to upper watershed stock groups, it also resulted in an additional 6% and 14% of the harvest falling within the closure window. </w:t>
      </w:r>
    </w:p>
    <w:p w14:paraId="5003A478" w14:textId="4F65DD48" w:rsidR="003F1234" w:rsidRPr="00FC02BD" w:rsidRDefault="00C57048" w:rsidP="00665BC1">
      <w:pPr>
        <w:pStyle w:val="NormalWeb"/>
        <w:spacing w:line="480" w:lineRule="auto"/>
        <w:rPr>
          <w:rFonts w:ascii="Garamond" w:hAnsi="Garamond"/>
        </w:rPr>
      </w:pPr>
      <w:r w:rsidRPr="00FC02BD">
        <w:rPr>
          <w:rFonts w:ascii="Garamond" w:hAnsi="Garamond"/>
        </w:rPr>
        <w:lastRenderedPageBreak/>
        <w:t xml:space="preserve">Protecting upper Kuskokwim stocks through front-end closures appears to be an effective strategy for maintaining biodiversity in the upper watershed while supporting basin-wide escapement goals and harvest opportunities. </w:t>
      </w:r>
      <w:r w:rsidR="00AC7C2D" w:rsidRPr="00FC02BD">
        <w:rPr>
          <w:rFonts w:ascii="Garamond" w:hAnsi="Garamond"/>
        </w:rPr>
        <w:t>However, the overall effectiveness of this strategy in sustaining stock diversity and balancing conservation with harvest depends not only on the protection provided to upper-watershed stocks during the closure, but also on how the closure affects overall harvest opportunity and harvest behavior once the fishery reopens.</w:t>
      </w:r>
      <w:ins w:id="25" w:author="Larson, Sean D (DFG)" w:date="2025-12-08T13:01:00Z" w16du:dateUtc="2025-12-08T22:01:00Z">
        <w:r w:rsidR="009F1309">
          <w:rPr>
            <w:rFonts w:ascii="Garamond" w:hAnsi="Garamond"/>
          </w:rPr>
          <w:t xml:space="preserve"> </w:t>
        </w:r>
      </w:ins>
      <w:r w:rsidR="003F1234" w:rsidRPr="00FC02BD">
        <w:rPr>
          <w:rFonts w:ascii="Garamond" w:hAnsi="Garamond"/>
        </w:rPr>
        <w:t xml:space="preserve">For example, </w:t>
      </w:r>
      <w:r w:rsidR="00AC7C2D" w:rsidRPr="00FC02BD">
        <w:rPr>
          <w:rFonts w:ascii="Garamond" w:hAnsi="Garamond"/>
        </w:rPr>
        <w:t xml:space="preserve">a closure which protects a large proportion of upstream stocks by prohibiting harvest on a significant portion of the run may </w:t>
      </w:r>
      <w:r w:rsidR="00D80B0D" w:rsidRPr="00FC02BD">
        <w:rPr>
          <w:rFonts w:ascii="Garamond" w:hAnsi="Garamond"/>
        </w:rPr>
        <w:t>concentra</w:t>
      </w:r>
      <w:r w:rsidR="00AC7C2D" w:rsidRPr="00FC02BD">
        <w:rPr>
          <w:rFonts w:ascii="Garamond" w:hAnsi="Garamond"/>
        </w:rPr>
        <w:t>te</w:t>
      </w:r>
      <w:r w:rsidR="00D80B0D" w:rsidRPr="00FC02BD">
        <w:rPr>
          <w:rFonts w:ascii="Garamond" w:hAnsi="Garamond"/>
        </w:rPr>
        <w:t xml:space="preserve"> fishing pressure </w:t>
      </w:r>
      <w:r w:rsidR="00AC7C2D" w:rsidRPr="00FC02BD">
        <w:rPr>
          <w:rFonts w:ascii="Garamond" w:hAnsi="Garamond"/>
        </w:rPr>
        <w:t xml:space="preserve">on later returning stocks. As a result, this shift in the temporal distribution of fishing pressure may </w:t>
      </w:r>
      <w:r w:rsidR="00D80B0D" w:rsidRPr="00FC02BD">
        <w:rPr>
          <w:rFonts w:ascii="Garamond" w:hAnsi="Garamond"/>
        </w:rPr>
        <w:t xml:space="preserve">impact </w:t>
      </w:r>
      <w:r w:rsidRPr="00FC02BD">
        <w:rPr>
          <w:rFonts w:ascii="Garamond" w:hAnsi="Garamond"/>
        </w:rPr>
        <w:t>weak downstream stocks as compared to the same harvest pressure distributed across the full migration window</w:t>
      </w:r>
      <w:r w:rsidR="00AC7C2D" w:rsidRPr="00FC02BD">
        <w:rPr>
          <w:rFonts w:ascii="Garamond" w:hAnsi="Garamond"/>
        </w:rPr>
        <w:t>, thereby degrading biodiversity.</w:t>
      </w:r>
      <w:r w:rsidRPr="00FC02BD">
        <w:rPr>
          <w:rFonts w:ascii="Garamond" w:hAnsi="Garamond"/>
        </w:rPr>
        <w:t xml:space="preserve"> </w:t>
      </w:r>
      <w:r w:rsidR="00D80B0D" w:rsidRPr="00FC02BD">
        <w:rPr>
          <w:rFonts w:ascii="Garamond" w:hAnsi="Garamond"/>
        </w:rPr>
        <w:t>Consequently, the efficacy of management strategies such as front-end closures must be evaluated in the context of both ecosystem and fishery dynamics to fully understand their role in maintaining basin-wide biodiversity.</w:t>
      </w:r>
      <w:r w:rsidR="00176511" w:rsidRPr="00FC02BD">
        <w:rPr>
          <w:rFonts w:ascii="Garamond" w:hAnsi="Garamond"/>
        </w:rPr>
        <w:t xml:space="preserve"> </w:t>
      </w:r>
    </w:p>
    <w:p w14:paraId="7916DED5" w14:textId="5E521612" w:rsidR="00E67672" w:rsidRPr="00FC02BD" w:rsidRDefault="00E46D9E" w:rsidP="00E67672">
      <w:pPr>
        <w:pStyle w:val="whitespace-normal"/>
        <w:spacing w:line="480" w:lineRule="auto"/>
        <w:ind w:firstLine="720"/>
        <w:rPr>
          <w:rFonts w:ascii="Garamond" w:hAnsi="Garamond"/>
        </w:rPr>
      </w:pPr>
      <w:r w:rsidRPr="00FC02BD">
        <w:rPr>
          <w:rFonts w:ascii="Garamond" w:hAnsi="Garamond"/>
        </w:rPr>
        <w:t xml:space="preserve">The accuracy of otolith-based methods has not been explicitly validated in the Kuskokwim River </w:t>
      </w:r>
      <w:ins w:id="26" w:author="Larson, Sean D (DFG)" w:date="2025-12-08T13:01:00Z" w16du:dateUtc="2025-12-08T22:01:00Z">
        <w:r w:rsidR="009F1309">
          <w:rPr>
            <w:rFonts w:ascii="Garamond" w:hAnsi="Garamond"/>
          </w:rPr>
          <w:t>b</w:t>
        </w:r>
      </w:ins>
      <w:r w:rsidRPr="00FC02BD">
        <w:rPr>
          <w:rFonts w:ascii="Garamond" w:hAnsi="Garamond"/>
        </w:rPr>
        <w:t>asin; however, they have demonstrated high assignment accuracy for Pacific salmon in similar Alaska watersheds</w:t>
      </w:r>
      <w:r w:rsidR="00450ED3" w:rsidRPr="00FC02BD">
        <w:rPr>
          <w:rFonts w:ascii="Garamond" w:hAnsi="Garamond"/>
        </w:rPr>
        <w:t xml:space="preserve"> </w:t>
      </w:r>
      <w:r w:rsidR="007E1736" w:rsidRPr="00FC02BD">
        <w:rPr>
          <w:rFonts w:ascii="Garamond" w:hAnsi="Garamond"/>
        </w:rPr>
        <w:fldChar w:fldCharType="begin"/>
      </w:r>
      <w:r w:rsidR="00FC02BD">
        <w:rPr>
          <w:rFonts w:ascii="Garamond" w:hAnsi="Garamond"/>
        </w:rPr>
        <w:instrText xml:space="preserve"> ADDIN ZOTERO_ITEM CSL_CITATION {"citationID":"tvE9voRc","properties":{"formattedCitation":"(Brennan et al., 2015)","plainCitation":"(Brennan et al., 2015)","noteIndex":0},"citationItems":[{"id":"bFbl94tQ/DcT9vPy7","uris":["http://zotero.org/users/8421274/items/IY3FLHLM"],"itemData":{"id":"qdfHghSJ/KSW9LWYv","type":"article-journal","abstract":"Strontium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sidR="007E1736" w:rsidRPr="00FC02BD">
        <w:rPr>
          <w:rFonts w:ascii="Garamond" w:hAnsi="Garamond"/>
        </w:rPr>
        <w:fldChar w:fldCharType="separate"/>
      </w:r>
      <w:r w:rsidR="007E1736" w:rsidRPr="00FC02BD">
        <w:rPr>
          <w:rFonts w:ascii="Garamond" w:hAnsi="Garamond"/>
          <w:noProof/>
        </w:rPr>
        <w:t>(Brennan et al., 2015)</w:t>
      </w:r>
      <w:r w:rsidR="007E1736" w:rsidRPr="00FC02BD">
        <w:rPr>
          <w:rFonts w:ascii="Garamond" w:hAnsi="Garamond"/>
        </w:rPr>
        <w:fldChar w:fldCharType="end"/>
      </w:r>
      <w:r w:rsidR="007E1736" w:rsidRPr="00FC02BD">
        <w:rPr>
          <w:rFonts w:ascii="Garamond" w:hAnsi="Garamond"/>
        </w:rPr>
        <w:t xml:space="preserve">. </w:t>
      </w:r>
      <w:r w:rsidRPr="00FC02BD">
        <w:rPr>
          <w:rFonts w:ascii="Garamond" w:hAnsi="Garamond"/>
        </w:rPr>
        <w:t xml:space="preserve">Although these methods contain some limitations for </w:t>
      </w:r>
      <w:r w:rsidR="00B212BB" w:rsidRPr="00FC02BD">
        <w:rPr>
          <w:rFonts w:ascii="Garamond" w:hAnsi="Garamond"/>
        </w:rPr>
        <w:t xml:space="preserve">in-season </w:t>
      </w:r>
      <w:r w:rsidRPr="00FC02BD">
        <w:rPr>
          <w:rFonts w:ascii="Garamond" w:hAnsi="Garamond"/>
        </w:rPr>
        <w:t>management (i.e. turnaround time</w:t>
      </w:r>
      <w:r w:rsidR="00C107EA" w:rsidRPr="00FC02BD">
        <w:rPr>
          <w:rFonts w:ascii="Garamond" w:hAnsi="Garamond"/>
        </w:rPr>
        <w:t xml:space="preserve"> for in-season management</w:t>
      </w:r>
      <w:r w:rsidRPr="00FC02BD">
        <w:rPr>
          <w:rFonts w:ascii="Garamond" w:hAnsi="Garamond"/>
        </w:rPr>
        <w:t xml:space="preserve">), </w:t>
      </w:r>
      <w:r w:rsidRPr="00FC02BD">
        <w:rPr>
          <w:rStyle w:val="Strong"/>
          <w:rFonts w:ascii="Garamond" w:eastAsiaTheme="majorEastAsia" w:hAnsi="Garamond"/>
          <w:b w:val="0"/>
          <w:bCs w:val="0"/>
        </w:rPr>
        <w:t xml:space="preserve">tools that enable reconstruction of stock specific spatiotemporal patterns in remote ecosystems allow for </w:t>
      </w:r>
      <w:r w:rsidR="00C107EA" w:rsidRPr="00FC02BD">
        <w:rPr>
          <w:rStyle w:val="Strong"/>
          <w:rFonts w:ascii="Garamond" w:eastAsiaTheme="majorEastAsia" w:hAnsi="Garamond"/>
          <w:b w:val="0"/>
          <w:bCs w:val="0"/>
        </w:rPr>
        <w:t xml:space="preserve">an explicit </w:t>
      </w:r>
      <w:r w:rsidRPr="00FC02BD">
        <w:rPr>
          <w:rStyle w:val="Strong"/>
          <w:rFonts w:ascii="Garamond" w:eastAsiaTheme="majorEastAsia" w:hAnsi="Garamond"/>
          <w:b w:val="0"/>
          <w:bCs w:val="0"/>
        </w:rPr>
        <w:t>consideration of</w:t>
      </w:r>
      <w:r w:rsidR="00C107EA" w:rsidRPr="00FC02BD">
        <w:rPr>
          <w:rStyle w:val="Strong"/>
          <w:rFonts w:ascii="Garamond" w:eastAsiaTheme="majorEastAsia" w:hAnsi="Garamond"/>
          <w:b w:val="0"/>
          <w:bCs w:val="0"/>
        </w:rPr>
        <w:t xml:space="preserve"> existing</w:t>
      </w:r>
      <w:r w:rsidRPr="00FC02BD">
        <w:rPr>
          <w:rStyle w:val="Strong"/>
          <w:rFonts w:ascii="Garamond" w:eastAsiaTheme="majorEastAsia" w:hAnsi="Garamond"/>
          <w:b w:val="0"/>
          <w:bCs w:val="0"/>
        </w:rPr>
        <w:t xml:space="preserve"> intrapopulation variability into management</w:t>
      </w:r>
      <w:r w:rsidR="00B212BB" w:rsidRPr="00FC02BD">
        <w:rPr>
          <w:rStyle w:val="Strong"/>
          <w:rFonts w:ascii="Garamond" w:eastAsiaTheme="majorEastAsia" w:hAnsi="Garamond"/>
          <w:b w:val="0"/>
          <w:bCs w:val="0"/>
        </w:rPr>
        <w:t xml:space="preserve"> and how different fishing regulations will affect the trade-off between harvest and biodiversity protection</w:t>
      </w:r>
      <w:r w:rsidRPr="00FC02BD">
        <w:rPr>
          <w:rStyle w:val="Strong"/>
          <w:rFonts w:ascii="Garamond" w:eastAsiaTheme="majorEastAsia" w:hAnsi="Garamond"/>
          <w:b w:val="0"/>
          <w:bCs w:val="0"/>
        </w:rPr>
        <w:t>.</w:t>
      </w:r>
      <w:r w:rsidRPr="00FC02BD">
        <w:rPr>
          <w:rStyle w:val="Strong"/>
          <w:rFonts w:ascii="Garamond" w:eastAsiaTheme="majorEastAsia" w:hAnsi="Garamond"/>
        </w:rPr>
        <w:t xml:space="preserve"> </w:t>
      </w:r>
      <w:r w:rsidRPr="00FC02BD">
        <w:rPr>
          <w:rFonts w:ascii="Garamond" w:hAnsi="Garamond"/>
        </w:rPr>
        <w:t xml:space="preserve">The data presented here demonstrate this application for stock-specific run timing in the Kuskokwim River </w:t>
      </w:r>
      <w:r w:rsidR="00C107EA" w:rsidRPr="00FC02BD">
        <w:rPr>
          <w:rFonts w:ascii="Garamond" w:hAnsi="Garamond"/>
        </w:rPr>
        <w:t>b</w:t>
      </w:r>
      <w:r w:rsidRPr="00FC02BD">
        <w:rPr>
          <w:rFonts w:ascii="Garamond" w:hAnsi="Garamond"/>
        </w:rPr>
        <w:t xml:space="preserve">asin; however, this principle can be applied to </w:t>
      </w:r>
      <w:r w:rsidRPr="00FC02BD">
        <w:rPr>
          <w:rStyle w:val="Strong"/>
          <w:rFonts w:ascii="Garamond" w:eastAsiaTheme="majorEastAsia" w:hAnsi="Garamond"/>
          <w:b w:val="0"/>
          <w:bCs w:val="0"/>
        </w:rPr>
        <w:t>multiple dimensions of inter- and intra-species variation which contribute to system-wide biodiversity.</w:t>
      </w:r>
      <w:r w:rsidRPr="00FC02BD">
        <w:rPr>
          <w:rStyle w:val="Strong"/>
          <w:rFonts w:ascii="Garamond" w:eastAsiaTheme="majorEastAsia" w:hAnsi="Garamond"/>
        </w:rPr>
        <w:t xml:space="preserve"> </w:t>
      </w:r>
      <w:r w:rsidR="00A84E4B" w:rsidRPr="00FC02BD">
        <w:rPr>
          <w:rFonts w:ascii="Garamond" w:hAnsi="Garamond"/>
        </w:rPr>
        <w:t xml:space="preserve">Given growing global resource needs and increased </w:t>
      </w:r>
      <w:r w:rsidR="00A84E4B" w:rsidRPr="00FC02BD">
        <w:rPr>
          <w:rFonts w:ascii="Garamond" w:hAnsi="Garamond"/>
        </w:rPr>
        <w:lastRenderedPageBreak/>
        <w:t xml:space="preserve">uncertainty under novel climate regimes, </w:t>
      </w:r>
      <w:r w:rsidR="00551911" w:rsidRPr="00FC02BD">
        <w:rPr>
          <w:rFonts w:ascii="Garamond" w:hAnsi="Garamond"/>
        </w:rPr>
        <w:t xml:space="preserve">developing </w:t>
      </w:r>
      <w:r w:rsidR="00A84E4B" w:rsidRPr="00FC02BD">
        <w:rPr>
          <w:rFonts w:ascii="Garamond" w:hAnsi="Garamond"/>
        </w:rPr>
        <w:t>methods to</w:t>
      </w:r>
      <w:r w:rsidR="00551911" w:rsidRPr="00FC02BD">
        <w:rPr>
          <w:rFonts w:ascii="Garamond" w:hAnsi="Garamond"/>
        </w:rPr>
        <w:t xml:space="preserve"> conserve</w:t>
      </w:r>
      <w:r w:rsidR="00A84E4B" w:rsidRPr="00FC02BD">
        <w:rPr>
          <w:rFonts w:ascii="Garamond" w:hAnsi="Garamond"/>
        </w:rPr>
        <w:t xml:space="preserve"> biodiversity has become increasingly pressing. Applying this knowledge can inform resource management and climate adaptation strategies that continue to provide ecosystem services while safeguarding their reliability and the communities they support.</w:t>
      </w:r>
    </w:p>
    <w:p w14:paraId="7142D492" w14:textId="77777777" w:rsidR="00836381" w:rsidRPr="00BA542C" w:rsidRDefault="00836381" w:rsidP="005D0EF1">
      <w:pPr>
        <w:pStyle w:val="whitespace-normal"/>
        <w:spacing w:line="480" w:lineRule="auto"/>
      </w:pPr>
    </w:p>
    <w:p w14:paraId="66FE2C7D" w14:textId="51C82733" w:rsidR="005D0EF1" w:rsidRPr="00BA542C" w:rsidRDefault="005D0EF1" w:rsidP="005D0EF1">
      <w:pPr>
        <w:pStyle w:val="whitespace-normal"/>
        <w:spacing w:line="480" w:lineRule="auto"/>
        <w:rPr>
          <w:b/>
          <w:bCs/>
        </w:rPr>
      </w:pPr>
      <w:r w:rsidRPr="00BA542C">
        <w:rPr>
          <w:b/>
          <w:bCs/>
        </w:rPr>
        <w:t xml:space="preserve">References </w:t>
      </w:r>
    </w:p>
    <w:p w14:paraId="534B7853" w14:textId="77777777" w:rsidR="00FC02BD" w:rsidRPr="00FC02BD" w:rsidRDefault="00836381" w:rsidP="00FC02BD">
      <w:pPr>
        <w:pStyle w:val="Bibliography"/>
        <w:rPr>
          <w:rFonts w:ascii="Garamond" w:hAnsi="Garamond" w:cs="Times New Roman"/>
        </w:rPr>
      </w:pPr>
      <w:r w:rsidRPr="00FC02BD">
        <w:rPr>
          <w:rFonts w:ascii="Garamond" w:hAnsi="Garamond"/>
        </w:rPr>
        <w:fldChar w:fldCharType="begin"/>
      </w:r>
      <w:r w:rsidR="00FC02BD" w:rsidRPr="00FC02BD">
        <w:rPr>
          <w:rFonts w:ascii="Garamond" w:hAnsi="Garamond"/>
        </w:rPr>
        <w:instrText xml:space="preserve"> ADDIN ZOTERO_BIBL {"uncited":[],"omitted":[],"custom":[]} CSL_BIBLIOGRAPHY </w:instrText>
      </w:r>
      <w:r w:rsidRPr="00FC02BD">
        <w:rPr>
          <w:rFonts w:ascii="Garamond" w:hAnsi="Garamond"/>
        </w:rPr>
        <w:fldChar w:fldCharType="separate"/>
      </w:r>
      <w:r w:rsidR="00FC02BD" w:rsidRPr="00FC02BD">
        <w:rPr>
          <w:rFonts w:ascii="Garamond" w:hAnsi="Garamond" w:cs="Times New Roman"/>
        </w:rPr>
        <w:t xml:space="preserve">Bolnick, D. I., Amarasekare, P., Araújo, M. S., Bürger, R., Levine, J. M., Novak, M., Rudolf, V. H. W., Schreiber, S. J., Urban, M. C., &amp; Vasseur, D. A. (2011). Why intraspecific trait variation matters in community ecology. </w:t>
      </w:r>
      <w:r w:rsidR="00FC02BD" w:rsidRPr="00FC02BD">
        <w:rPr>
          <w:rFonts w:ascii="Garamond" w:hAnsi="Garamond" w:cs="Times New Roman"/>
          <w:i/>
          <w:iCs/>
        </w:rPr>
        <w:t>Trends in Ecology &amp; Evolution</w:t>
      </w:r>
      <w:r w:rsidR="00FC02BD" w:rsidRPr="00FC02BD">
        <w:rPr>
          <w:rFonts w:ascii="Garamond" w:hAnsi="Garamond" w:cs="Times New Roman"/>
        </w:rPr>
        <w:t xml:space="preserve">, </w:t>
      </w:r>
      <w:r w:rsidR="00FC02BD" w:rsidRPr="00FC02BD">
        <w:rPr>
          <w:rFonts w:ascii="Garamond" w:hAnsi="Garamond" w:cs="Times New Roman"/>
          <w:i/>
          <w:iCs/>
        </w:rPr>
        <w:t>26</w:t>
      </w:r>
      <w:r w:rsidR="00FC02BD" w:rsidRPr="00FC02BD">
        <w:rPr>
          <w:rFonts w:ascii="Garamond" w:hAnsi="Garamond" w:cs="Times New Roman"/>
        </w:rPr>
        <w:t>(4), 183–192. https://doi.org/10.1016/j.tree.2011.01.009</w:t>
      </w:r>
    </w:p>
    <w:p w14:paraId="1153F1F4"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Brennan, S. R., Cline, T. J., &amp; Schindler, D. E. (2019). Quantifying habitat use of migratory fish across riverscapes using space-time isotope models. </w:t>
      </w:r>
      <w:r w:rsidRPr="00FC02BD">
        <w:rPr>
          <w:rFonts w:ascii="Garamond" w:hAnsi="Garamond" w:cs="Times New Roman"/>
          <w:i/>
          <w:iCs/>
        </w:rPr>
        <w:t>Methods in Ecology and Evolution</w:t>
      </w:r>
      <w:r w:rsidRPr="00FC02BD">
        <w:rPr>
          <w:rFonts w:ascii="Garamond" w:hAnsi="Garamond" w:cs="Times New Roman"/>
        </w:rPr>
        <w:t xml:space="preserve">, </w:t>
      </w:r>
      <w:r w:rsidRPr="00FC02BD">
        <w:rPr>
          <w:rFonts w:ascii="Garamond" w:hAnsi="Garamond" w:cs="Times New Roman"/>
          <w:i/>
          <w:iCs/>
        </w:rPr>
        <w:t>10</w:t>
      </w:r>
      <w:r w:rsidRPr="00FC02BD">
        <w:rPr>
          <w:rFonts w:ascii="Garamond" w:hAnsi="Garamond" w:cs="Times New Roman"/>
        </w:rPr>
        <w:t>(7), 1036–1047. https://doi.org/10.1111/2041-210X.13191</w:t>
      </w:r>
    </w:p>
    <w:p w14:paraId="5C75E366"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Brennan, S. R., &amp; Schindler, D. E. (2017). Linking otolith microchemistry and dendritic isoscapes to map heterogeneous production of fish across river basins. </w:t>
      </w:r>
      <w:r w:rsidRPr="00FC02BD">
        <w:rPr>
          <w:rFonts w:ascii="Garamond" w:hAnsi="Garamond" w:cs="Times New Roman"/>
          <w:i/>
          <w:iCs/>
        </w:rPr>
        <w:t>Ecological Applications</w:t>
      </w:r>
      <w:r w:rsidRPr="00FC02BD">
        <w:rPr>
          <w:rFonts w:ascii="Garamond" w:hAnsi="Garamond" w:cs="Times New Roman"/>
        </w:rPr>
        <w:t xml:space="preserve">, </w:t>
      </w:r>
      <w:r w:rsidRPr="00FC02BD">
        <w:rPr>
          <w:rFonts w:ascii="Garamond" w:hAnsi="Garamond" w:cs="Times New Roman"/>
          <w:i/>
          <w:iCs/>
        </w:rPr>
        <w:t>27</w:t>
      </w:r>
      <w:r w:rsidRPr="00FC02BD">
        <w:rPr>
          <w:rFonts w:ascii="Garamond" w:hAnsi="Garamond" w:cs="Times New Roman"/>
        </w:rPr>
        <w:t>(2), 363–377. https://doi.org/10.1002/eap.1474</w:t>
      </w:r>
    </w:p>
    <w:p w14:paraId="31A19E04"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Brennan, S. R., Schindler, D. E., Cline, T. J., Walsworth, T. E., Buck, G., &amp; Fernandez, D. P. (2019). Shifting habitat mosaics and fish production across river basins. </w:t>
      </w:r>
      <w:r w:rsidRPr="00FC02BD">
        <w:rPr>
          <w:rFonts w:ascii="Garamond" w:hAnsi="Garamond" w:cs="Times New Roman"/>
          <w:i/>
          <w:iCs/>
        </w:rPr>
        <w:t>Science</w:t>
      </w:r>
      <w:r w:rsidRPr="00FC02BD">
        <w:rPr>
          <w:rFonts w:ascii="Garamond" w:hAnsi="Garamond" w:cs="Times New Roman"/>
        </w:rPr>
        <w:t xml:space="preserve">, </w:t>
      </w:r>
      <w:r w:rsidRPr="00FC02BD">
        <w:rPr>
          <w:rFonts w:ascii="Garamond" w:hAnsi="Garamond" w:cs="Times New Roman"/>
          <w:i/>
          <w:iCs/>
        </w:rPr>
        <w:t>364</w:t>
      </w:r>
      <w:r w:rsidRPr="00FC02BD">
        <w:rPr>
          <w:rFonts w:ascii="Garamond" w:hAnsi="Garamond" w:cs="Times New Roman"/>
        </w:rPr>
        <w:t>(6442), 783–786. https://doi.org/10.1126/science.aav4313</w:t>
      </w:r>
    </w:p>
    <w:p w14:paraId="2037D0C1"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Brennan, S. R., Torgersen, C. E., Hollenbeck, J. P., Fernandez, D. P., Jensen, C. K., &amp; Schindler, D. E. (2016). Dendritic network models: Improving isoscapes and quantifying influence of </w:t>
      </w:r>
      <w:r w:rsidRPr="00FC02BD">
        <w:rPr>
          <w:rFonts w:ascii="Garamond" w:hAnsi="Garamond" w:cs="Times New Roman"/>
        </w:rPr>
        <w:lastRenderedPageBreak/>
        <w:t xml:space="preserve">landscape and in-stream processes on strontium isotopes in rivers. </w:t>
      </w:r>
      <w:r w:rsidRPr="00FC02BD">
        <w:rPr>
          <w:rFonts w:ascii="Garamond" w:hAnsi="Garamond" w:cs="Times New Roman"/>
          <w:i/>
          <w:iCs/>
        </w:rPr>
        <w:t>Geophysical Research Letters</w:t>
      </w:r>
      <w:r w:rsidRPr="00FC02BD">
        <w:rPr>
          <w:rFonts w:ascii="Garamond" w:hAnsi="Garamond" w:cs="Times New Roman"/>
        </w:rPr>
        <w:t xml:space="preserve">, </w:t>
      </w:r>
      <w:r w:rsidRPr="00FC02BD">
        <w:rPr>
          <w:rFonts w:ascii="Garamond" w:hAnsi="Garamond" w:cs="Times New Roman"/>
          <w:i/>
          <w:iCs/>
        </w:rPr>
        <w:t>43</w:t>
      </w:r>
      <w:r w:rsidRPr="00FC02BD">
        <w:rPr>
          <w:rFonts w:ascii="Garamond" w:hAnsi="Garamond" w:cs="Times New Roman"/>
        </w:rPr>
        <w:t>(10), 5043–5051. https://doi.org/10.1002/2016GL068904</w:t>
      </w:r>
    </w:p>
    <w:p w14:paraId="185032AA"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Brennan, S. R., Zimmerman, C. E., Fernandez, D. P., Cerling, T. E., McPhee, M. V., &amp; Wooller, M. J. (2015). Strontium isotopes delineate fine-scale natal origins and migration histories of Pacific salmon. </w:t>
      </w:r>
      <w:r w:rsidRPr="00FC02BD">
        <w:rPr>
          <w:rFonts w:ascii="Garamond" w:hAnsi="Garamond" w:cs="Times New Roman"/>
          <w:i/>
          <w:iCs/>
        </w:rPr>
        <w:t>Science Advances</w:t>
      </w:r>
      <w:r w:rsidRPr="00FC02BD">
        <w:rPr>
          <w:rFonts w:ascii="Garamond" w:hAnsi="Garamond" w:cs="Times New Roman"/>
        </w:rPr>
        <w:t xml:space="preserve">, </w:t>
      </w:r>
      <w:r w:rsidRPr="00FC02BD">
        <w:rPr>
          <w:rFonts w:ascii="Garamond" w:hAnsi="Garamond" w:cs="Times New Roman"/>
          <w:i/>
          <w:iCs/>
        </w:rPr>
        <w:t>1</w:t>
      </w:r>
      <w:r w:rsidRPr="00FC02BD">
        <w:rPr>
          <w:rFonts w:ascii="Garamond" w:hAnsi="Garamond" w:cs="Times New Roman"/>
        </w:rPr>
        <w:t>(4), e1400124. https://doi.org/10.1126/sciadv.1400124</w:t>
      </w:r>
    </w:p>
    <w:p w14:paraId="57B46039"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Brown, C. L., &amp; Godduhn, A. (2015). </w:t>
      </w:r>
      <w:r w:rsidRPr="00FC02BD">
        <w:rPr>
          <w:rFonts w:ascii="Garamond" w:hAnsi="Garamond" w:cs="Times New Roman"/>
          <w:i/>
          <w:iCs/>
        </w:rPr>
        <w:t>Socioeconomic effects of declining salmon runs on the Yukon River</w:t>
      </w:r>
      <w:r w:rsidRPr="00FC02BD">
        <w:rPr>
          <w:rFonts w:ascii="Garamond" w:hAnsi="Garamond" w:cs="Times New Roman"/>
        </w:rPr>
        <w:t>.</w:t>
      </w:r>
    </w:p>
    <w:p w14:paraId="3DDC5AF3"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Campana, S. (1999). Chemistry and composition of fish otoliths:pathways, mechanisms and applications. </w:t>
      </w:r>
      <w:r w:rsidRPr="00FC02BD">
        <w:rPr>
          <w:rFonts w:ascii="Garamond" w:hAnsi="Garamond" w:cs="Times New Roman"/>
          <w:i/>
          <w:iCs/>
        </w:rPr>
        <w:t>Marine Ecology Progress Series</w:t>
      </w:r>
      <w:r w:rsidRPr="00FC02BD">
        <w:rPr>
          <w:rFonts w:ascii="Garamond" w:hAnsi="Garamond" w:cs="Times New Roman"/>
        </w:rPr>
        <w:t xml:space="preserve">, </w:t>
      </w:r>
      <w:r w:rsidRPr="00FC02BD">
        <w:rPr>
          <w:rFonts w:ascii="Garamond" w:hAnsi="Garamond" w:cs="Times New Roman"/>
          <w:i/>
          <w:iCs/>
        </w:rPr>
        <w:t>188</w:t>
      </w:r>
      <w:r w:rsidRPr="00FC02BD">
        <w:rPr>
          <w:rFonts w:ascii="Garamond" w:hAnsi="Garamond" w:cs="Times New Roman"/>
        </w:rPr>
        <w:t>, 263–297. https://doi.org/10.3354/meps188263</w:t>
      </w:r>
    </w:p>
    <w:p w14:paraId="4999F9DD"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Capo, R. C., Stewart, B. W., &amp; Chadwick, O. A. (1998). Strontium isotopes as tracers of ecosystem processes: Theory and methods. </w:t>
      </w:r>
      <w:r w:rsidRPr="00FC02BD">
        <w:rPr>
          <w:rFonts w:ascii="Garamond" w:hAnsi="Garamond" w:cs="Times New Roman"/>
          <w:i/>
          <w:iCs/>
        </w:rPr>
        <w:t>Geoderma</w:t>
      </w:r>
      <w:r w:rsidRPr="00FC02BD">
        <w:rPr>
          <w:rFonts w:ascii="Garamond" w:hAnsi="Garamond" w:cs="Times New Roman"/>
        </w:rPr>
        <w:t xml:space="preserve">, </w:t>
      </w:r>
      <w:r w:rsidRPr="00FC02BD">
        <w:rPr>
          <w:rFonts w:ascii="Garamond" w:hAnsi="Garamond" w:cs="Times New Roman"/>
          <w:i/>
          <w:iCs/>
        </w:rPr>
        <w:t>82</w:t>
      </w:r>
      <w:r w:rsidRPr="00FC02BD">
        <w:rPr>
          <w:rFonts w:ascii="Garamond" w:hAnsi="Garamond" w:cs="Times New Roman"/>
        </w:rPr>
        <w:t>(1), 197–225. https://doi.org/10.1016/S0016-7061(97)00102-X</w:t>
      </w:r>
    </w:p>
    <w:p w14:paraId="3313681B"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Chittaro, P., Hegg, J., Fuhrman, A., Robichaux, D., Doung, R., Beckman, B., Fisher, C., Vervoort, J., &amp; Kennedy, B. (2023). The incorporation of environmentally derived 87Sr/86Sr and Sr/Ca in early otolith formation of Chinook salmon. </w:t>
      </w:r>
      <w:r w:rsidRPr="00FC02BD">
        <w:rPr>
          <w:rFonts w:ascii="Garamond" w:hAnsi="Garamond" w:cs="Times New Roman"/>
          <w:i/>
          <w:iCs/>
        </w:rPr>
        <w:t>Ecology of Freshwater Fish</w:t>
      </w:r>
      <w:r w:rsidRPr="00FC02BD">
        <w:rPr>
          <w:rFonts w:ascii="Garamond" w:hAnsi="Garamond" w:cs="Times New Roman"/>
        </w:rPr>
        <w:t xml:space="preserve">, </w:t>
      </w:r>
      <w:r w:rsidRPr="00FC02BD">
        <w:rPr>
          <w:rFonts w:ascii="Garamond" w:hAnsi="Garamond" w:cs="Times New Roman"/>
          <w:i/>
          <w:iCs/>
        </w:rPr>
        <w:t>32</w:t>
      </w:r>
      <w:r w:rsidRPr="00FC02BD">
        <w:rPr>
          <w:rFonts w:ascii="Garamond" w:hAnsi="Garamond" w:cs="Times New Roman"/>
        </w:rPr>
        <w:t>(1), 107–119. https://doi.org/10.1111/eff.12673</w:t>
      </w:r>
    </w:p>
    <w:p w14:paraId="0A8D9EF7"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Clark, J. N., &amp; Smith, N. J. (2019). </w:t>
      </w:r>
      <w:r w:rsidRPr="00FC02BD">
        <w:rPr>
          <w:rFonts w:ascii="Garamond" w:hAnsi="Garamond" w:cs="Times New Roman"/>
          <w:i/>
          <w:iCs/>
        </w:rPr>
        <w:t>Inriver Abundance of Kuskokwim River Chinook Salmon, 2017</w:t>
      </w:r>
      <w:r w:rsidRPr="00FC02BD">
        <w:rPr>
          <w:rFonts w:ascii="Garamond" w:hAnsi="Garamond" w:cs="Times New Roman"/>
        </w:rPr>
        <w:t>.</w:t>
      </w:r>
    </w:p>
    <w:p w14:paraId="76182452"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Clark, S. C., Tanner, T. L., Sethi, S. A., Bentley, K. T., &amp; Schindler, D. E. (2015). Migration Timing of Adult Chinook Salmon into the Togiak River, Alaska, Watershed: Is There Evidence for Stock Structure? </w:t>
      </w:r>
      <w:r w:rsidRPr="00FC02BD">
        <w:rPr>
          <w:rFonts w:ascii="Garamond" w:hAnsi="Garamond" w:cs="Times New Roman"/>
          <w:i/>
          <w:iCs/>
        </w:rPr>
        <w:t>Transactions of the American Fisheries Society</w:t>
      </w:r>
      <w:r w:rsidRPr="00FC02BD">
        <w:rPr>
          <w:rFonts w:ascii="Garamond" w:hAnsi="Garamond" w:cs="Times New Roman"/>
        </w:rPr>
        <w:t xml:space="preserve">, </w:t>
      </w:r>
      <w:r w:rsidRPr="00FC02BD">
        <w:rPr>
          <w:rFonts w:ascii="Garamond" w:hAnsi="Garamond" w:cs="Times New Roman"/>
          <w:i/>
          <w:iCs/>
        </w:rPr>
        <w:t>144</w:t>
      </w:r>
      <w:r w:rsidRPr="00FC02BD">
        <w:rPr>
          <w:rFonts w:ascii="Garamond" w:hAnsi="Garamond" w:cs="Times New Roman"/>
        </w:rPr>
        <w:t>(4), 829–836. https://doi.org/10.1080/00028487.2015.1031281</w:t>
      </w:r>
    </w:p>
    <w:p w14:paraId="17365FA5"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Cline, T. J., Schindler, D. E., &amp; Hilborn, R. (2017). Fisheries portfolio diversification and turnover buffer Alaskan fishing communities from abrupt resource and market changes. </w:t>
      </w:r>
      <w:r w:rsidRPr="00FC02BD">
        <w:rPr>
          <w:rFonts w:ascii="Garamond" w:hAnsi="Garamond" w:cs="Times New Roman"/>
          <w:i/>
          <w:iCs/>
        </w:rPr>
        <w:t>Nature Communications</w:t>
      </w:r>
      <w:r w:rsidRPr="00FC02BD">
        <w:rPr>
          <w:rFonts w:ascii="Garamond" w:hAnsi="Garamond" w:cs="Times New Roman"/>
        </w:rPr>
        <w:t xml:space="preserve">, </w:t>
      </w:r>
      <w:r w:rsidRPr="00FC02BD">
        <w:rPr>
          <w:rFonts w:ascii="Garamond" w:hAnsi="Garamond" w:cs="Times New Roman"/>
          <w:i/>
          <w:iCs/>
        </w:rPr>
        <w:t>8</w:t>
      </w:r>
      <w:r w:rsidRPr="00FC02BD">
        <w:rPr>
          <w:rFonts w:ascii="Garamond" w:hAnsi="Garamond" w:cs="Times New Roman"/>
        </w:rPr>
        <w:t>(1), Article 1. https://doi.org/10.1038/ncomms14042</w:t>
      </w:r>
    </w:p>
    <w:p w14:paraId="1BFFE82D" w14:textId="77777777" w:rsidR="00FC02BD" w:rsidRPr="00FC02BD" w:rsidRDefault="00FC02BD" w:rsidP="00FC02BD">
      <w:pPr>
        <w:pStyle w:val="Bibliography"/>
        <w:rPr>
          <w:rFonts w:ascii="Garamond" w:hAnsi="Garamond" w:cs="Times New Roman"/>
        </w:rPr>
      </w:pPr>
      <w:r w:rsidRPr="00FC02BD">
        <w:rPr>
          <w:rFonts w:ascii="Garamond" w:hAnsi="Garamond" w:cs="Times New Roman"/>
        </w:rPr>
        <w:lastRenderedPageBreak/>
        <w:t xml:space="preserve">Connors, B. M., Staton, B., Coggins, L., Walters, C., Jones, M., Gwinn, D., Catalano, M., &amp; Fleischman, S. (2020). Incorporating harvest–population diversity trade-offs into harvest policy analyses of salmon management in large river basins. </w:t>
      </w:r>
      <w:r w:rsidRPr="00FC02BD">
        <w:rPr>
          <w:rFonts w:ascii="Garamond" w:hAnsi="Garamond" w:cs="Times New Roman"/>
          <w:i/>
          <w:iCs/>
        </w:rPr>
        <w:t>Canadian Journal of Fisheries and Aquatic Sciences</w:t>
      </w:r>
      <w:r w:rsidRPr="00FC02BD">
        <w:rPr>
          <w:rFonts w:ascii="Garamond" w:hAnsi="Garamond" w:cs="Times New Roman"/>
        </w:rPr>
        <w:t xml:space="preserve">, </w:t>
      </w:r>
      <w:r w:rsidRPr="00FC02BD">
        <w:rPr>
          <w:rFonts w:ascii="Garamond" w:hAnsi="Garamond" w:cs="Times New Roman"/>
          <w:i/>
          <w:iCs/>
        </w:rPr>
        <w:t>77</w:t>
      </w:r>
      <w:r w:rsidRPr="00FC02BD">
        <w:rPr>
          <w:rFonts w:ascii="Garamond" w:hAnsi="Garamond" w:cs="Times New Roman"/>
        </w:rPr>
        <w:t>(6), 1076–1089. https://doi.org/10.1139/cjfas-2019-0282</w:t>
      </w:r>
    </w:p>
    <w:p w14:paraId="437AD8C5"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Donohoe, C. J., &amp; Zimmerman, C. E. (2010). A method of mounting multiple otoliths for beam-based microchemical analyses. </w:t>
      </w:r>
      <w:r w:rsidRPr="00FC02BD">
        <w:rPr>
          <w:rFonts w:ascii="Garamond" w:hAnsi="Garamond" w:cs="Times New Roman"/>
          <w:i/>
          <w:iCs/>
        </w:rPr>
        <w:t>Environmental Biology of Fishes</w:t>
      </w:r>
      <w:r w:rsidRPr="00FC02BD">
        <w:rPr>
          <w:rFonts w:ascii="Garamond" w:hAnsi="Garamond" w:cs="Times New Roman"/>
        </w:rPr>
        <w:t xml:space="preserve">, </w:t>
      </w:r>
      <w:r w:rsidRPr="00FC02BD">
        <w:rPr>
          <w:rFonts w:ascii="Garamond" w:hAnsi="Garamond" w:cs="Times New Roman"/>
          <w:i/>
          <w:iCs/>
        </w:rPr>
        <w:t>89</w:t>
      </w:r>
      <w:r w:rsidRPr="00FC02BD">
        <w:rPr>
          <w:rFonts w:ascii="Garamond" w:hAnsi="Garamond" w:cs="Times New Roman"/>
        </w:rPr>
        <w:t>(3), 473–477. https://doi.org/10.1007/s10641-010-9680-3</w:t>
      </w:r>
    </w:p>
    <w:p w14:paraId="5ADACFE9"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Esquible, J. (2024). </w:t>
      </w:r>
      <w:r w:rsidRPr="00FC02BD">
        <w:rPr>
          <w:rFonts w:ascii="Garamond" w:hAnsi="Garamond" w:cs="Times New Roman"/>
          <w:i/>
          <w:iCs/>
        </w:rPr>
        <w:t>Salmon, Stewardship, and Indigenous Livelihoods: Bridging Knowledge Systems and Reshaping Research Relationality in the Kuskokwim Region of Southwestern Alaska</w:t>
      </w:r>
      <w:r w:rsidRPr="00FC02BD">
        <w:rPr>
          <w:rFonts w:ascii="Garamond" w:hAnsi="Garamond" w:cs="Times New Roman"/>
        </w:rPr>
        <w:t xml:space="preserve"> [University of Alaska Fairbanks]. https://www.proquest.com/openview/7ee1a02966e9e495ecd6b9b749308c22/1?pq-origsite=gscholar&amp;cbl=18750&amp;diss=y</w:t>
      </w:r>
    </w:p>
    <w:p w14:paraId="17670F63"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Falke, &amp; Paul. (2025). </w:t>
      </w:r>
      <w:r w:rsidRPr="00FC02BD">
        <w:rPr>
          <w:rFonts w:ascii="Garamond" w:hAnsi="Garamond" w:cs="Times New Roman"/>
          <w:i/>
          <w:iCs/>
        </w:rPr>
        <w:t>Stream Attributes and Habitat Intrinsic Potential Model Results to examine Freshwater Habitat Potential for Chinook Salmon in the Yukon and Kuskokwim River Basins, Alaska</w:t>
      </w:r>
      <w:r w:rsidRPr="00FC02BD">
        <w:rPr>
          <w:rFonts w:ascii="Garamond" w:hAnsi="Garamond" w:cs="Times New Roman"/>
        </w:rPr>
        <w:t xml:space="preserve"> [Csv,xml,shp]. U.S. Geological Survey. https://doi.org/10.5066/P95AV4JO</w:t>
      </w:r>
    </w:p>
    <w:p w14:paraId="67C61876"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French, D. W., Schindler, D. E., Brennan, S. R., &amp; Whited, D. (2020). Headwater Catchments Govern Biogeochemistry in America’s Largest Free-Flowing River Network. </w:t>
      </w:r>
      <w:r w:rsidRPr="00FC02BD">
        <w:rPr>
          <w:rFonts w:ascii="Garamond" w:hAnsi="Garamond" w:cs="Times New Roman"/>
          <w:i/>
          <w:iCs/>
        </w:rPr>
        <w:t>Journal of Geophysical Research: Biogeosciences</w:t>
      </w:r>
      <w:r w:rsidRPr="00FC02BD">
        <w:rPr>
          <w:rFonts w:ascii="Garamond" w:hAnsi="Garamond" w:cs="Times New Roman"/>
        </w:rPr>
        <w:t xml:space="preserve">, </w:t>
      </w:r>
      <w:r w:rsidRPr="00FC02BD">
        <w:rPr>
          <w:rFonts w:ascii="Garamond" w:hAnsi="Garamond" w:cs="Times New Roman"/>
          <w:i/>
          <w:iCs/>
        </w:rPr>
        <w:t>125</w:t>
      </w:r>
      <w:r w:rsidRPr="00FC02BD">
        <w:rPr>
          <w:rFonts w:ascii="Garamond" w:hAnsi="Garamond" w:cs="Times New Roman"/>
        </w:rPr>
        <w:t>(12), e2020JG005851. https://doi.org/10.1029/2020JG005851</w:t>
      </w:r>
    </w:p>
    <w:p w14:paraId="35A55C5B"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Griffiths, J. R., Schindler, D. E., Armstrong, J. B., Scheuerell, M. D., Whited, D. C., Clark, R. A., Hilborn, R., Holt, C. A., Lindley, S. T., Stanford, J. A., &amp; Volk, E. C. (2014). Performance of salmon fishery portfolios across western North America. </w:t>
      </w:r>
      <w:r w:rsidRPr="00FC02BD">
        <w:rPr>
          <w:rFonts w:ascii="Garamond" w:hAnsi="Garamond" w:cs="Times New Roman"/>
          <w:i/>
          <w:iCs/>
        </w:rPr>
        <w:t>JOURNAL OF APPLIED ECOLOGY</w:t>
      </w:r>
      <w:r w:rsidRPr="00FC02BD">
        <w:rPr>
          <w:rFonts w:ascii="Garamond" w:hAnsi="Garamond" w:cs="Times New Roman"/>
        </w:rPr>
        <w:t xml:space="preserve">, </w:t>
      </w:r>
      <w:r w:rsidRPr="00FC02BD">
        <w:rPr>
          <w:rFonts w:ascii="Garamond" w:hAnsi="Garamond" w:cs="Times New Roman"/>
          <w:i/>
          <w:iCs/>
        </w:rPr>
        <w:t>51</w:t>
      </w:r>
      <w:r w:rsidRPr="00FC02BD">
        <w:rPr>
          <w:rFonts w:ascii="Garamond" w:hAnsi="Garamond" w:cs="Times New Roman"/>
        </w:rPr>
        <w:t>(6), 1554–1563. https://doi.org/10.1111/1365-2664.12341</w:t>
      </w:r>
    </w:p>
    <w:p w14:paraId="23D4E1B5" w14:textId="77777777" w:rsidR="00FC02BD" w:rsidRPr="00FC02BD" w:rsidRDefault="00FC02BD" w:rsidP="00FC02BD">
      <w:pPr>
        <w:pStyle w:val="Bibliography"/>
        <w:rPr>
          <w:rFonts w:ascii="Garamond" w:hAnsi="Garamond" w:cs="Times New Roman"/>
        </w:rPr>
      </w:pPr>
      <w:r w:rsidRPr="00FC02BD">
        <w:rPr>
          <w:rFonts w:ascii="Garamond" w:hAnsi="Garamond" w:cs="Times New Roman"/>
        </w:rPr>
        <w:lastRenderedPageBreak/>
        <w:t xml:space="preserve">Head, J. M., Smith, N. J., &amp; Liller, Z. W. (2017). </w:t>
      </w:r>
      <w:r w:rsidRPr="00FC02BD">
        <w:rPr>
          <w:rFonts w:ascii="Garamond" w:hAnsi="Garamond" w:cs="Times New Roman"/>
          <w:i/>
          <w:iCs/>
        </w:rPr>
        <w:t>Inriver abundance of Kuskokwim River Chinook salmon, 2014.</w:t>
      </w:r>
      <w:r w:rsidRPr="00FC02BD">
        <w:rPr>
          <w:rFonts w:ascii="Garamond" w:hAnsi="Garamond" w:cs="Times New Roman"/>
        </w:rPr>
        <w:t xml:space="preserve"> (Alaska Department of Fish and Game, Fishery Data Series No. 17-23, Anchorage.).</w:t>
      </w:r>
    </w:p>
    <w:p w14:paraId="38E39DA4"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Hilborn, R., Quinn, T. P., Schindler, D. E., &amp; Rogers, D. E. (2003). Biocomplexity and fisheries sustainability. </w:t>
      </w:r>
      <w:r w:rsidRPr="00FC02BD">
        <w:rPr>
          <w:rFonts w:ascii="Garamond" w:hAnsi="Garamond" w:cs="Times New Roman"/>
          <w:i/>
          <w:iCs/>
        </w:rPr>
        <w:t>Proceedings of the National Academy of Sciences</w:t>
      </w:r>
      <w:r w:rsidRPr="00FC02BD">
        <w:rPr>
          <w:rFonts w:ascii="Garamond" w:hAnsi="Garamond" w:cs="Times New Roman"/>
        </w:rPr>
        <w:t xml:space="preserve">, </w:t>
      </w:r>
      <w:r w:rsidRPr="00FC02BD">
        <w:rPr>
          <w:rFonts w:ascii="Garamond" w:hAnsi="Garamond" w:cs="Times New Roman"/>
          <w:i/>
          <w:iCs/>
        </w:rPr>
        <w:t>100</w:t>
      </w:r>
      <w:r w:rsidRPr="00FC02BD">
        <w:rPr>
          <w:rFonts w:ascii="Garamond" w:hAnsi="Garamond" w:cs="Times New Roman"/>
        </w:rPr>
        <w:t>(11), 6564–6568. https://doi.org/10.1073/pnas.1037274100</w:t>
      </w:r>
    </w:p>
    <w:p w14:paraId="0F2381F6"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Lamborn, C. C., Ohlberger, J., Walsworth, T. E., Westley, P. A. H., Cunningham, C. J., Wynsma, S., &amp; Smith, J. W. (2025). A Synthesis of Factors Related to Trends in Abundance and Demography of Alaska Chinook Salmon (Oncorhynchus tshawytscha, Salmonidae): Implications for Research, Management, and Policy. </w:t>
      </w:r>
      <w:r w:rsidRPr="00FC02BD">
        <w:rPr>
          <w:rFonts w:ascii="Garamond" w:hAnsi="Garamond" w:cs="Times New Roman"/>
          <w:i/>
          <w:iCs/>
        </w:rPr>
        <w:t>Fish and Fisheries</w:t>
      </w:r>
      <w:r w:rsidRPr="00FC02BD">
        <w:rPr>
          <w:rFonts w:ascii="Garamond" w:hAnsi="Garamond" w:cs="Times New Roman"/>
        </w:rPr>
        <w:t xml:space="preserve">, </w:t>
      </w:r>
      <w:r w:rsidRPr="00FC02BD">
        <w:rPr>
          <w:rFonts w:ascii="Garamond" w:hAnsi="Garamond" w:cs="Times New Roman"/>
          <w:i/>
          <w:iCs/>
        </w:rPr>
        <w:t>n/a</w:t>
      </w:r>
      <w:r w:rsidRPr="00FC02BD">
        <w:rPr>
          <w:rFonts w:ascii="Garamond" w:hAnsi="Garamond" w:cs="Times New Roman"/>
        </w:rPr>
        <w:t>(n/a). https://doi.org/10.1111/faf.12895</w:t>
      </w:r>
    </w:p>
    <w:p w14:paraId="603D64A0"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Lipka, C., &amp; Elison, T. (2015). </w:t>
      </w:r>
      <w:r w:rsidRPr="00FC02BD">
        <w:rPr>
          <w:rFonts w:ascii="Garamond" w:hAnsi="Garamond" w:cs="Times New Roman"/>
          <w:i/>
          <w:iCs/>
        </w:rPr>
        <w:t>Characterization of the 2012 and 2013 salmon runs in the Kuskokwim River based on the test fishery at Bethel.</w:t>
      </w:r>
      <w:r w:rsidRPr="00FC02BD">
        <w:rPr>
          <w:rFonts w:ascii="Garamond" w:hAnsi="Garamond" w:cs="Times New Roman"/>
        </w:rPr>
        <w:t xml:space="preserve"> (Fishery Data Series No. 16-06 Anchorage). Alaska Department of Fish and Game.</w:t>
      </w:r>
    </w:p>
    <w:p w14:paraId="2E4A390D"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Luck, G., Daily, G., &amp; Ehrlich, P. (2003). Population diversity and ecosystem services. </w:t>
      </w:r>
      <w:r w:rsidRPr="00FC02BD">
        <w:rPr>
          <w:rFonts w:ascii="Garamond" w:hAnsi="Garamond" w:cs="Times New Roman"/>
          <w:i/>
          <w:iCs/>
        </w:rPr>
        <w:t>Trends in Ecology &amp; Evolution</w:t>
      </w:r>
      <w:r w:rsidRPr="00FC02BD">
        <w:rPr>
          <w:rFonts w:ascii="Garamond" w:hAnsi="Garamond" w:cs="Times New Roman"/>
        </w:rPr>
        <w:t xml:space="preserve">, </w:t>
      </w:r>
      <w:r w:rsidRPr="00FC02BD">
        <w:rPr>
          <w:rFonts w:ascii="Garamond" w:hAnsi="Garamond" w:cs="Times New Roman"/>
          <w:i/>
          <w:iCs/>
        </w:rPr>
        <w:t>18</w:t>
      </w:r>
      <w:r w:rsidRPr="00FC02BD">
        <w:rPr>
          <w:rFonts w:ascii="Garamond" w:hAnsi="Garamond" w:cs="Times New Roman"/>
        </w:rPr>
        <w:t>, 331–336. https://doi.org/10.1016/S0169-5347(03)00100-9</w:t>
      </w:r>
    </w:p>
    <w:p w14:paraId="707B62EA"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Makhlouf, B., Cline, T. J., Fernandez, D., Seeb, L., Lee, E., Gilk-Baumer, S., Whited, D., Zimmerman, C. E., &amp; Schindler, D. E. (2025). Combining genetic and isotope frameworks improves reconstruction of fish provenance across riverscapes. </w:t>
      </w:r>
      <w:r w:rsidRPr="00FC02BD">
        <w:rPr>
          <w:rFonts w:ascii="Garamond" w:hAnsi="Garamond" w:cs="Times New Roman"/>
          <w:i/>
          <w:iCs/>
        </w:rPr>
        <w:t>Limnology and Oceanography Letters</w:t>
      </w:r>
      <w:r w:rsidRPr="00FC02BD">
        <w:rPr>
          <w:rFonts w:ascii="Garamond" w:hAnsi="Garamond" w:cs="Times New Roman"/>
        </w:rPr>
        <w:t xml:space="preserve">, </w:t>
      </w:r>
      <w:r w:rsidRPr="00FC02BD">
        <w:rPr>
          <w:rFonts w:ascii="Garamond" w:hAnsi="Garamond" w:cs="Times New Roman"/>
          <w:i/>
          <w:iCs/>
        </w:rPr>
        <w:t>n/a</w:t>
      </w:r>
      <w:r w:rsidRPr="00FC02BD">
        <w:rPr>
          <w:rFonts w:ascii="Garamond" w:hAnsi="Garamond" w:cs="Times New Roman"/>
        </w:rPr>
        <w:t>(n/a). https://doi.org/10.1002/lol2.70025</w:t>
      </w:r>
    </w:p>
    <w:p w14:paraId="488E97E1"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Moore, J. W., Connors, B. M., &amp; Hodgson, E. E. (2021). Conservation risks and portfolio effects in mixed-stock fisheries. </w:t>
      </w:r>
      <w:r w:rsidRPr="00FC02BD">
        <w:rPr>
          <w:rFonts w:ascii="Garamond" w:hAnsi="Garamond" w:cs="Times New Roman"/>
          <w:i/>
          <w:iCs/>
        </w:rPr>
        <w:t>Fish and Fisheries</w:t>
      </w:r>
      <w:r w:rsidRPr="00FC02BD">
        <w:rPr>
          <w:rFonts w:ascii="Garamond" w:hAnsi="Garamond" w:cs="Times New Roman"/>
        </w:rPr>
        <w:t xml:space="preserve">, </w:t>
      </w:r>
      <w:r w:rsidRPr="00FC02BD">
        <w:rPr>
          <w:rFonts w:ascii="Garamond" w:hAnsi="Garamond" w:cs="Times New Roman"/>
          <w:i/>
          <w:iCs/>
        </w:rPr>
        <w:t>22</w:t>
      </w:r>
      <w:r w:rsidRPr="00FC02BD">
        <w:rPr>
          <w:rFonts w:ascii="Garamond" w:hAnsi="Garamond" w:cs="Times New Roman"/>
        </w:rPr>
        <w:t>(5), 1024–1040. https://doi.org/10.1111/faf.12567</w:t>
      </w:r>
    </w:p>
    <w:p w14:paraId="216569BB"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Mundy, P. R. (1982). Computation of Migratory Timing Statistics for Adult Chinook Salmon in the Yukon River, Alaska, and Their Relevance to Fisheries Management. </w:t>
      </w:r>
      <w:r w:rsidRPr="00FC02BD">
        <w:rPr>
          <w:rFonts w:ascii="Garamond" w:hAnsi="Garamond" w:cs="Times New Roman"/>
          <w:i/>
          <w:iCs/>
        </w:rPr>
        <w:t xml:space="preserve">North American Journal </w:t>
      </w:r>
      <w:r w:rsidRPr="00FC02BD">
        <w:rPr>
          <w:rFonts w:ascii="Garamond" w:hAnsi="Garamond" w:cs="Times New Roman"/>
          <w:i/>
          <w:iCs/>
        </w:rPr>
        <w:lastRenderedPageBreak/>
        <w:t>of Fisheries Management</w:t>
      </w:r>
      <w:r w:rsidRPr="00FC02BD">
        <w:rPr>
          <w:rFonts w:ascii="Garamond" w:hAnsi="Garamond" w:cs="Times New Roman"/>
        </w:rPr>
        <w:t xml:space="preserve">, </w:t>
      </w:r>
      <w:r w:rsidRPr="00FC02BD">
        <w:rPr>
          <w:rFonts w:ascii="Garamond" w:hAnsi="Garamond" w:cs="Times New Roman"/>
          <w:i/>
          <w:iCs/>
        </w:rPr>
        <w:t>2</w:t>
      </w:r>
      <w:r w:rsidRPr="00FC02BD">
        <w:rPr>
          <w:rFonts w:ascii="Garamond" w:hAnsi="Garamond" w:cs="Times New Roman"/>
        </w:rPr>
        <w:t>(4), 359–370. https://doi.org/10.1577/1548-8659(1982)2%253C359:COMTSF%253E2.0.CO;2</w:t>
      </w:r>
    </w:p>
    <w:p w14:paraId="4A96005A"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Nesbitt, H. K., &amp; Moore, J. W. (2016). Species and population diversity in Pacific salmon fisheries underpin indigenous food security. </w:t>
      </w:r>
      <w:r w:rsidRPr="00FC02BD">
        <w:rPr>
          <w:rFonts w:ascii="Garamond" w:hAnsi="Garamond" w:cs="Times New Roman"/>
          <w:i/>
          <w:iCs/>
        </w:rPr>
        <w:t>Journal of Applied Ecology</w:t>
      </w:r>
      <w:r w:rsidRPr="00FC02BD">
        <w:rPr>
          <w:rFonts w:ascii="Garamond" w:hAnsi="Garamond" w:cs="Times New Roman"/>
        </w:rPr>
        <w:t xml:space="preserve">, </w:t>
      </w:r>
      <w:r w:rsidRPr="00FC02BD">
        <w:rPr>
          <w:rFonts w:ascii="Garamond" w:hAnsi="Garamond" w:cs="Times New Roman"/>
          <w:i/>
          <w:iCs/>
        </w:rPr>
        <w:t>53</w:t>
      </w:r>
      <w:r w:rsidRPr="00FC02BD">
        <w:rPr>
          <w:rFonts w:ascii="Garamond" w:hAnsi="Garamond" w:cs="Times New Roman"/>
        </w:rPr>
        <w:t>(5), 1489–1499. https://doi.org/10.1111/1365-2664.12717</w:t>
      </w:r>
    </w:p>
    <w:p w14:paraId="7798593B"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Ohlberger, J., Ward, E. J., Schindler, D. E., &amp; Lewis, B. (2018). Demographic changes in Chinook salmon across the Northeast Pacific Ocean. </w:t>
      </w:r>
      <w:r w:rsidRPr="00FC02BD">
        <w:rPr>
          <w:rFonts w:ascii="Garamond" w:hAnsi="Garamond" w:cs="Times New Roman"/>
          <w:i/>
          <w:iCs/>
        </w:rPr>
        <w:t>Fish and Fisheries</w:t>
      </w:r>
      <w:r w:rsidRPr="00FC02BD">
        <w:rPr>
          <w:rFonts w:ascii="Garamond" w:hAnsi="Garamond" w:cs="Times New Roman"/>
        </w:rPr>
        <w:t xml:space="preserve">, </w:t>
      </w:r>
      <w:r w:rsidRPr="00FC02BD">
        <w:rPr>
          <w:rFonts w:ascii="Garamond" w:hAnsi="Garamond" w:cs="Times New Roman"/>
          <w:i/>
          <w:iCs/>
        </w:rPr>
        <w:t>19</w:t>
      </w:r>
      <w:r w:rsidRPr="00FC02BD">
        <w:rPr>
          <w:rFonts w:ascii="Garamond" w:hAnsi="Garamond" w:cs="Times New Roman"/>
        </w:rPr>
        <w:t>(3), 533–546. https://doi.org/10.1111/faf.12272</w:t>
      </w:r>
    </w:p>
    <w:p w14:paraId="2AA412CA"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Quinn, T. P. (2018). </w:t>
      </w:r>
      <w:r w:rsidRPr="00FC02BD">
        <w:rPr>
          <w:rFonts w:ascii="Garamond" w:hAnsi="Garamond" w:cs="Times New Roman"/>
          <w:i/>
          <w:iCs/>
        </w:rPr>
        <w:t>The Behavior and Ecology of Pacific Salmon and Trout</w:t>
      </w:r>
      <w:r w:rsidRPr="00FC02BD">
        <w:rPr>
          <w:rFonts w:ascii="Garamond" w:hAnsi="Garamond" w:cs="Times New Roman"/>
        </w:rPr>
        <w:t>. American Fisheries Society, University of Washington Press.</w:t>
      </w:r>
    </w:p>
    <w:p w14:paraId="73718780"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Schindler, D. E., Armstrong, J. B., &amp; Reed, T. E. (2015). The portfolio concept in ecology and evolution. </w:t>
      </w:r>
      <w:r w:rsidRPr="00FC02BD">
        <w:rPr>
          <w:rFonts w:ascii="Garamond" w:hAnsi="Garamond" w:cs="Times New Roman"/>
          <w:i/>
          <w:iCs/>
        </w:rPr>
        <w:t>Frontiers in Ecology and the Environment</w:t>
      </w:r>
      <w:r w:rsidRPr="00FC02BD">
        <w:rPr>
          <w:rFonts w:ascii="Garamond" w:hAnsi="Garamond" w:cs="Times New Roman"/>
        </w:rPr>
        <w:t xml:space="preserve">, </w:t>
      </w:r>
      <w:r w:rsidRPr="00FC02BD">
        <w:rPr>
          <w:rFonts w:ascii="Garamond" w:hAnsi="Garamond" w:cs="Times New Roman"/>
          <w:i/>
          <w:iCs/>
        </w:rPr>
        <w:t>13</w:t>
      </w:r>
      <w:r w:rsidRPr="00FC02BD">
        <w:rPr>
          <w:rFonts w:ascii="Garamond" w:hAnsi="Garamond" w:cs="Times New Roman"/>
        </w:rPr>
        <w:t>(5), 257–263.</w:t>
      </w:r>
    </w:p>
    <w:p w14:paraId="65683B93"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Schindler, D. E., Hilborn, R., Chasco, B., Boatright, C. P., Quinn, T. P., Rogers, L. A., &amp; Webster, M. S. (2010). Population diversity and the portfolio effect in an exploited species. </w:t>
      </w:r>
      <w:r w:rsidRPr="00FC02BD">
        <w:rPr>
          <w:rFonts w:ascii="Garamond" w:hAnsi="Garamond" w:cs="Times New Roman"/>
          <w:i/>
          <w:iCs/>
        </w:rPr>
        <w:t>Nature</w:t>
      </w:r>
      <w:r w:rsidRPr="00FC02BD">
        <w:rPr>
          <w:rFonts w:ascii="Garamond" w:hAnsi="Garamond" w:cs="Times New Roman"/>
        </w:rPr>
        <w:t xml:space="preserve">, </w:t>
      </w:r>
      <w:r w:rsidRPr="00FC02BD">
        <w:rPr>
          <w:rFonts w:ascii="Garamond" w:hAnsi="Garamond" w:cs="Times New Roman"/>
          <w:i/>
          <w:iCs/>
        </w:rPr>
        <w:t>465</w:t>
      </w:r>
      <w:r w:rsidRPr="00FC02BD">
        <w:rPr>
          <w:rFonts w:ascii="Garamond" w:hAnsi="Garamond" w:cs="Times New Roman"/>
        </w:rPr>
        <w:t>(7298). https://doi-org.prox.lib.ncsu.edu/10.1038/nature09060</w:t>
      </w:r>
    </w:p>
    <w:p w14:paraId="6AC25CD4"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Smith, N. J., &amp; Liller, Z. W. (2017a). </w:t>
      </w:r>
      <w:r w:rsidRPr="00FC02BD">
        <w:rPr>
          <w:rFonts w:ascii="Garamond" w:hAnsi="Garamond" w:cs="Times New Roman"/>
          <w:i/>
          <w:iCs/>
        </w:rPr>
        <w:t>Inriver abundance and migration characteristics of Kuskokwim River Chinook salmon, 2015.</w:t>
      </w:r>
      <w:r w:rsidRPr="00FC02BD">
        <w:rPr>
          <w:rFonts w:ascii="Garamond" w:hAnsi="Garamond" w:cs="Times New Roman"/>
        </w:rPr>
        <w:t xml:space="preserve"> (Alaska Department of Fish and Game, Fishery Data Series No. 17-22, Anchorage.).</w:t>
      </w:r>
    </w:p>
    <w:p w14:paraId="3D701678"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Smith, N. J., &amp; Liller, Z. W. (2017b). </w:t>
      </w:r>
      <w:r w:rsidRPr="00FC02BD">
        <w:rPr>
          <w:rFonts w:ascii="Garamond" w:hAnsi="Garamond" w:cs="Times New Roman"/>
          <w:i/>
          <w:iCs/>
        </w:rPr>
        <w:t>Inriver abundance and migration characteristics of Kuskokwim River Chinook salmon, 2016.</w:t>
      </w:r>
    </w:p>
    <w:p w14:paraId="101AD130"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Staton, B. A., Catalano, M. J., Farmer, T. M., Abebe, A., &amp; Dobson, F. S. (2017). Development and evaluation of a migration timing forecast model for Kuskokwim River Chinook salmon. </w:t>
      </w:r>
      <w:r w:rsidRPr="00FC02BD">
        <w:rPr>
          <w:rFonts w:ascii="Garamond" w:hAnsi="Garamond" w:cs="Times New Roman"/>
          <w:i/>
          <w:iCs/>
        </w:rPr>
        <w:t>Fisheries Research</w:t>
      </w:r>
      <w:r w:rsidRPr="00FC02BD">
        <w:rPr>
          <w:rFonts w:ascii="Garamond" w:hAnsi="Garamond" w:cs="Times New Roman"/>
        </w:rPr>
        <w:t xml:space="preserve">, </w:t>
      </w:r>
      <w:r w:rsidRPr="00FC02BD">
        <w:rPr>
          <w:rFonts w:ascii="Garamond" w:hAnsi="Garamond" w:cs="Times New Roman"/>
          <w:i/>
          <w:iCs/>
        </w:rPr>
        <w:t>194</w:t>
      </w:r>
      <w:r w:rsidRPr="00FC02BD">
        <w:rPr>
          <w:rFonts w:ascii="Garamond" w:hAnsi="Garamond" w:cs="Times New Roman"/>
        </w:rPr>
        <w:t>, 9–21. https://doi.org/10.1016/j.fishres.2017.05.003</w:t>
      </w:r>
    </w:p>
    <w:p w14:paraId="6FD7DEE0" w14:textId="77777777" w:rsidR="00FC02BD" w:rsidRPr="00FC02BD" w:rsidRDefault="00FC02BD" w:rsidP="00FC02BD">
      <w:pPr>
        <w:pStyle w:val="Bibliography"/>
        <w:rPr>
          <w:rFonts w:ascii="Garamond" w:hAnsi="Garamond" w:cs="Times New Roman"/>
        </w:rPr>
      </w:pPr>
      <w:r w:rsidRPr="00FC02BD">
        <w:rPr>
          <w:rFonts w:ascii="Garamond" w:hAnsi="Garamond" w:cs="Times New Roman"/>
        </w:rPr>
        <w:lastRenderedPageBreak/>
        <w:t xml:space="preserve">Tilman, D., Polasky, S., &amp; Lehman, C. (2005). Diversity, productivity and temporal stability in the economies of humans and nature. </w:t>
      </w:r>
      <w:r w:rsidRPr="00FC02BD">
        <w:rPr>
          <w:rFonts w:ascii="Garamond" w:hAnsi="Garamond" w:cs="Times New Roman"/>
          <w:i/>
          <w:iCs/>
        </w:rPr>
        <w:t>Journal of Environmental Economics and Management</w:t>
      </w:r>
      <w:r w:rsidRPr="00FC02BD">
        <w:rPr>
          <w:rFonts w:ascii="Garamond" w:hAnsi="Garamond" w:cs="Times New Roman"/>
        </w:rPr>
        <w:t xml:space="preserve">, </w:t>
      </w:r>
      <w:r w:rsidRPr="00FC02BD">
        <w:rPr>
          <w:rFonts w:ascii="Garamond" w:hAnsi="Garamond" w:cs="Times New Roman"/>
          <w:i/>
          <w:iCs/>
        </w:rPr>
        <w:t>49</w:t>
      </w:r>
      <w:r w:rsidRPr="00FC02BD">
        <w:rPr>
          <w:rFonts w:ascii="Garamond" w:hAnsi="Garamond" w:cs="Times New Roman"/>
        </w:rPr>
        <w:t>(3), 405–426. https://doi.org/10.1016/j.jeem.2004.03.008</w:t>
      </w:r>
    </w:p>
    <w:p w14:paraId="478E194E"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Vander Zanden, H. B., Tucker, A. D., Hart, K. M., Lamont, M. M., Fujisaki, I., Addison, D. S., Mansfield, K. L., Phillips, K. F., Wunder, M. B., Bowen, G. J., Pajuelo, M., Bolten, A. B., &amp; Bjorndal, K. A. (2015). Determining origin in a migratory marine vertebrate: A novel method to integrate stable isotopes and satellite tracking. </w:t>
      </w:r>
      <w:r w:rsidRPr="00FC02BD">
        <w:rPr>
          <w:rFonts w:ascii="Garamond" w:hAnsi="Garamond" w:cs="Times New Roman"/>
          <w:i/>
          <w:iCs/>
        </w:rPr>
        <w:t>Ecological Applications</w:t>
      </w:r>
      <w:r w:rsidRPr="00FC02BD">
        <w:rPr>
          <w:rFonts w:ascii="Garamond" w:hAnsi="Garamond" w:cs="Times New Roman"/>
        </w:rPr>
        <w:t xml:space="preserve">, </w:t>
      </w:r>
      <w:r w:rsidRPr="00FC02BD">
        <w:rPr>
          <w:rFonts w:ascii="Garamond" w:hAnsi="Garamond" w:cs="Times New Roman"/>
          <w:i/>
          <w:iCs/>
        </w:rPr>
        <w:t>25</w:t>
      </w:r>
      <w:r w:rsidRPr="00FC02BD">
        <w:rPr>
          <w:rFonts w:ascii="Garamond" w:hAnsi="Garamond" w:cs="Times New Roman"/>
        </w:rPr>
        <w:t>(2), 320–335. https://doi.org/10.1890/14-0581.1</w:t>
      </w:r>
    </w:p>
    <w:p w14:paraId="316DAEC3"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Ver Hoef, J. M., &amp; Peterson, E. E. (2010). A Moving Average Approach for Spatial Statistical Models of Stream Networks. </w:t>
      </w:r>
      <w:r w:rsidRPr="00FC02BD">
        <w:rPr>
          <w:rFonts w:ascii="Garamond" w:hAnsi="Garamond" w:cs="Times New Roman"/>
          <w:i/>
          <w:iCs/>
        </w:rPr>
        <w:t>Journal of the American Statistical Association</w:t>
      </w:r>
      <w:r w:rsidRPr="00FC02BD">
        <w:rPr>
          <w:rFonts w:ascii="Garamond" w:hAnsi="Garamond" w:cs="Times New Roman"/>
        </w:rPr>
        <w:t xml:space="preserve">, </w:t>
      </w:r>
      <w:r w:rsidRPr="00FC02BD">
        <w:rPr>
          <w:rFonts w:ascii="Garamond" w:hAnsi="Garamond" w:cs="Times New Roman"/>
          <w:i/>
          <w:iCs/>
        </w:rPr>
        <w:t>105</w:t>
      </w:r>
      <w:r w:rsidRPr="00FC02BD">
        <w:rPr>
          <w:rFonts w:ascii="Garamond" w:hAnsi="Garamond" w:cs="Times New Roman"/>
        </w:rPr>
        <w:t>(489), 6–18. https://doi.org/10.1198/jasa.2009.ap08248</w:t>
      </w:r>
    </w:p>
    <w:p w14:paraId="57D6381E"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Wunder, M. B. (2010). Using Isoscapes to Model Probability Surfaces for Determining Geographic Origins. In J. B. West, G. J. Bowen, T. E. Dawson, &amp; K. P. Tu (Eds.), </w:t>
      </w:r>
      <w:r w:rsidRPr="00FC02BD">
        <w:rPr>
          <w:rFonts w:ascii="Garamond" w:hAnsi="Garamond" w:cs="Times New Roman"/>
          <w:i/>
          <w:iCs/>
        </w:rPr>
        <w:t>Isoscapes</w:t>
      </w:r>
      <w:r w:rsidRPr="00FC02BD">
        <w:rPr>
          <w:rFonts w:ascii="Garamond" w:hAnsi="Garamond" w:cs="Times New Roman"/>
        </w:rPr>
        <w:t xml:space="preserve"> (pp. 251–270). Springer Netherlands. https://doi.org/10.1007/978-90-481-3354-3_12</w:t>
      </w:r>
    </w:p>
    <w:p w14:paraId="5033C977" w14:textId="77777777" w:rsidR="00FC02BD" w:rsidRPr="00FC02BD" w:rsidRDefault="00FC02BD" w:rsidP="00FC02BD">
      <w:pPr>
        <w:pStyle w:val="Bibliography"/>
        <w:rPr>
          <w:rFonts w:ascii="Garamond" w:hAnsi="Garamond" w:cs="Times New Roman"/>
        </w:rPr>
      </w:pPr>
      <w:r w:rsidRPr="00FC02BD">
        <w:rPr>
          <w:rFonts w:ascii="Garamond" w:hAnsi="Garamond" w:cs="Times New Roman"/>
        </w:rPr>
        <w:t xml:space="preserve">Zimmerman, C. E., &amp; Reeves, G. H. (2002). Identification of Steelhead and Resident Rainbow Trout Progeny in the Deschutes River, Oregon, Revealed with Otolith Microchemistry. </w:t>
      </w:r>
      <w:r w:rsidRPr="00FC02BD">
        <w:rPr>
          <w:rFonts w:ascii="Garamond" w:hAnsi="Garamond" w:cs="Times New Roman"/>
          <w:i/>
          <w:iCs/>
        </w:rPr>
        <w:t>Transactions of the American Fisheries Society</w:t>
      </w:r>
      <w:r w:rsidRPr="00FC02BD">
        <w:rPr>
          <w:rFonts w:ascii="Garamond" w:hAnsi="Garamond" w:cs="Times New Roman"/>
        </w:rPr>
        <w:t xml:space="preserve">, </w:t>
      </w:r>
      <w:r w:rsidRPr="00FC02BD">
        <w:rPr>
          <w:rFonts w:ascii="Garamond" w:hAnsi="Garamond" w:cs="Times New Roman"/>
          <w:i/>
          <w:iCs/>
        </w:rPr>
        <w:t>131</w:t>
      </w:r>
      <w:r w:rsidRPr="00FC02BD">
        <w:rPr>
          <w:rFonts w:ascii="Garamond" w:hAnsi="Garamond" w:cs="Times New Roman"/>
        </w:rPr>
        <w:t>(5), 986–993. https://doi.org/10.1577/1548-8659(2002)131%253C0986:IOSARR%253E2.0.CO;2</w:t>
      </w:r>
    </w:p>
    <w:p w14:paraId="6052F682" w14:textId="6DC4A9A7" w:rsidR="00836381" w:rsidRPr="00FC02BD" w:rsidRDefault="00836381" w:rsidP="00FC02BD">
      <w:pPr>
        <w:pStyle w:val="Bibliography"/>
        <w:rPr>
          <w:rFonts w:ascii="Garamond" w:hAnsi="Garamond"/>
        </w:rPr>
      </w:pPr>
      <w:r w:rsidRPr="00FC02BD">
        <w:rPr>
          <w:rFonts w:ascii="Garamond" w:hAnsi="Garamond"/>
        </w:rPr>
        <w:fldChar w:fldCharType="end"/>
      </w:r>
    </w:p>
    <w:sectPr w:rsidR="00836381" w:rsidRPr="00FC02BD" w:rsidSect="004712C9">
      <w:footerReference w:type="even" r:id="rId12"/>
      <w:footerReference w:type="default" r:id="rId13"/>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rson, Sean D (DFG)" w:date="2025-12-08T10:30:00Z" w:initials="SL">
    <w:p w14:paraId="715A430A" w14:textId="77777777" w:rsidR="008B64EE" w:rsidRDefault="008B64EE" w:rsidP="008B64EE">
      <w:pPr>
        <w:pStyle w:val="CommentText"/>
      </w:pPr>
      <w:r>
        <w:rPr>
          <w:rStyle w:val="CommentReference"/>
        </w:rPr>
        <w:annotationRef/>
      </w:r>
      <w:r>
        <w:t>I recommend breaking this up into two sentences and simplifying a bit. Maybe something like, “Here, we reconstruct the spatiotemporal dynamics Chinook salmon returning to the Kuskokwim River in western Alaska across six years using otolith isotope signatures. We also examine the population-specific impacts of a front-end fishery closure implemented in the basin.</w:t>
      </w:r>
    </w:p>
  </w:comment>
  <w:comment w:id="9" w:author="Larson, Sean D (DFG)" w:date="2025-12-08T10:47:00Z" w:initials="SL">
    <w:p w14:paraId="72CA2565" w14:textId="77777777" w:rsidR="00746351" w:rsidRDefault="00746351" w:rsidP="00746351">
      <w:pPr>
        <w:pStyle w:val="CommentText"/>
      </w:pPr>
      <w:r>
        <w:rPr>
          <w:rStyle w:val="CommentReference"/>
        </w:rPr>
        <w:annotationRef/>
      </w:r>
      <w:r>
        <w:t>Hyphenated elsewhere. Review for consistency.</w:t>
      </w:r>
    </w:p>
  </w:comment>
  <w:comment w:id="10" w:author="Larson, Sean D (DFG)" w:date="2025-12-08T10:48:00Z" w:initials="SL">
    <w:p w14:paraId="0067F294" w14:textId="77777777" w:rsidR="00746351" w:rsidRDefault="00746351" w:rsidP="00746351">
      <w:pPr>
        <w:pStyle w:val="CommentText"/>
      </w:pPr>
      <w:r>
        <w:rPr>
          <w:rStyle w:val="CommentReference"/>
        </w:rPr>
        <w:annotationRef/>
      </w:r>
      <w:r>
        <w:t>I have mostly seen it unhyphenated</w:t>
      </w:r>
    </w:p>
  </w:comment>
  <w:comment w:id="11" w:author="Larson, Sean D (DFG)" w:date="2025-12-08T10:44:00Z" w:initials="SL">
    <w:p w14:paraId="793299C0" w14:textId="76C5972F" w:rsidR="0071220D" w:rsidRDefault="0071220D" w:rsidP="0071220D">
      <w:pPr>
        <w:pStyle w:val="CommentText"/>
      </w:pPr>
      <w:r>
        <w:rPr>
          <w:rStyle w:val="CommentReference"/>
        </w:rPr>
        <w:annotationRef/>
      </w:r>
      <w:r>
        <w:t>Not sure the papers guidelines but consider O. tshawytscha since you already introduced the genus.</w:t>
      </w:r>
    </w:p>
  </w:comment>
  <w:comment w:id="12" w:author="Larson, Sean D (DFG)" w:date="2025-12-08T10:54:00Z" w:initials="SL">
    <w:p w14:paraId="2F6FC5BE" w14:textId="77777777" w:rsidR="00746351" w:rsidRDefault="00746351" w:rsidP="00746351">
      <w:pPr>
        <w:pStyle w:val="CommentText"/>
      </w:pPr>
      <w:r>
        <w:rPr>
          <w:rStyle w:val="CommentReference"/>
        </w:rPr>
        <w:annotationRef/>
      </w:r>
      <w:r>
        <w:t>Just a suggestion to simplify</w:t>
      </w:r>
    </w:p>
  </w:comment>
  <w:comment w:id="14" w:author="Benjamin J. Makhlouf" w:date="2025-12-16T10:52:00Z" w:initials="b">
    <w:p w14:paraId="1C27677B" w14:textId="77777777" w:rsidR="00731FB9" w:rsidRDefault="00731FB9" w:rsidP="00731FB9">
      <w:r>
        <w:rPr>
          <w:rStyle w:val="CommentReference"/>
        </w:rPr>
        <w:annotationRef/>
      </w:r>
      <w:r>
        <w:rPr>
          <w:sz w:val="20"/>
          <w:szCs w:val="20"/>
        </w:rPr>
        <w:t>Reminder for myself to define</w:t>
      </w:r>
    </w:p>
  </w:comment>
  <w:comment w:id="15" w:author="Larson, Sean D (DFG)" w:date="2025-12-08T11:02:00Z" w:initials="SL">
    <w:p w14:paraId="60D9E03B" w14:textId="2EBD04D7" w:rsidR="00AB2317" w:rsidRDefault="00AB2317" w:rsidP="00AB2317">
      <w:pPr>
        <w:pStyle w:val="CommentText"/>
      </w:pPr>
      <w:r>
        <w:rPr>
          <w:rStyle w:val="CommentReference"/>
        </w:rPr>
        <w:annotationRef/>
      </w:r>
      <w:r>
        <w:t>You might add a sentence to the effect of “Nearly all Chinook salmon returning to the Kuskokwim River spawn above this location”</w:t>
      </w:r>
    </w:p>
  </w:comment>
  <w:comment w:id="16" w:author="Larson, Sean D (DFG)" w:date="2025-12-08T11:03:00Z" w:initials="SL">
    <w:p w14:paraId="117741EF" w14:textId="77777777" w:rsidR="00AB2317" w:rsidRDefault="00AB2317" w:rsidP="00AB2317">
      <w:pPr>
        <w:pStyle w:val="CommentText"/>
      </w:pPr>
      <w:r>
        <w:rPr>
          <w:rStyle w:val="CommentReference"/>
        </w:rPr>
        <w:annotationRef/>
      </w:r>
      <w:r>
        <w:t>Define at first mention above</w:t>
      </w:r>
    </w:p>
  </w:comment>
  <w:comment w:id="17" w:author="Larson, Sean D (DFG)" w:date="2025-12-08T12:44:00Z" w:initials="SL">
    <w:p w14:paraId="62F13E91" w14:textId="77777777" w:rsidR="005A36C3" w:rsidRDefault="005A36C3" w:rsidP="005A36C3">
      <w:pPr>
        <w:pStyle w:val="CommentText"/>
      </w:pPr>
      <w:r>
        <w:rPr>
          <w:rStyle w:val="CommentReference"/>
        </w:rPr>
        <w:annotationRef/>
      </w:r>
      <w:r>
        <w:t>?</w:t>
      </w:r>
    </w:p>
  </w:comment>
  <w:comment w:id="18" w:author="Larson, Sean D (DFG)" w:date="2025-12-08T12:44:00Z" w:initials="SL">
    <w:p w14:paraId="6EC897D4" w14:textId="77777777" w:rsidR="005A36C3" w:rsidRDefault="005A36C3" w:rsidP="005A36C3">
      <w:pPr>
        <w:pStyle w:val="CommentText"/>
      </w:pPr>
      <w:r>
        <w:rPr>
          <w:rStyle w:val="CommentReference"/>
        </w:rPr>
        <w:annotationRef/>
      </w:r>
      <w:r>
        <w:t>Consider changing these to end date</w:t>
      </w:r>
    </w:p>
  </w:comment>
  <w:comment w:id="19" w:author="Larson, Sean D (DFG)" w:date="2025-12-08T12:49:00Z" w:initials="SL">
    <w:p w14:paraId="33501C46" w14:textId="77777777" w:rsidR="005A36C3" w:rsidRDefault="005A36C3" w:rsidP="005A36C3">
      <w:pPr>
        <w:pStyle w:val="CommentText"/>
      </w:pPr>
      <w:r>
        <w:rPr>
          <w:rStyle w:val="CommentReference"/>
        </w:rPr>
        <w:annotationRef/>
      </w:r>
      <w:r>
        <w:t>Decide if Group should be capitalized and check throughout.</w:t>
      </w:r>
    </w:p>
  </w:comment>
  <w:comment w:id="24" w:author="Larson, Sean D (DFG)" w:date="2025-12-08T12:57:00Z" w:initials="SL">
    <w:p w14:paraId="01205E26" w14:textId="77777777" w:rsidR="009F1309" w:rsidRDefault="009F1309" w:rsidP="009F1309">
      <w:pPr>
        <w:pStyle w:val="CommentText"/>
      </w:pPr>
      <w:r>
        <w:rPr>
          <w:rStyle w:val="CommentReference"/>
        </w:rPr>
        <w:annotationRef/>
      </w:r>
      <w:r>
        <w:t>Spelled out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5A430A" w15:done="1"/>
  <w15:commentEx w15:paraId="72CA2565" w15:done="1"/>
  <w15:commentEx w15:paraId="0067F294" w15:paraIdParent="72CA2565" w15:done="1"/>
  <w15:commentEx w15:paraId="793299C0" w15:done="0"/>
  <w15:commentEx w15:paraId="2F6FC5BE" w15:done="1"/>
  <w15:commentEx w15:paraId="1C27677B" w15:done="0"/>
  <w15:commentEx w15:paraId="60D9E03B" w15:done="1"/>
  <w15:commentEx w15:paraId="117741EF" w15:done="0"/>
  <w15:commentEx w15:paraId="62F13E91" w15:done="1"/>
  <w15:commentEx w15:paraId="6EC897D4" w15:done="0"/>
  <w15:commentEx w15:paraId="33501C46" w15:done="0"/>
  <w15:commentEx w15:paraId="01205E2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A9EB9F" w16cex:dateUtc="2025-12-08T19:30:00Z"/>
  <w16cex:commentExtensible w16cex:durableId="4496E702" w16cex:dateUtc="2025-12-08T19:47:00Z"/>
  <w16cex:commentExtensible w16cex:durableId="4CADB6B6" w16cex:dateUtc="2025-12-08T19:48:00Z"/>
  <w16cex:commentExtensible w16cex:durableId="26252F4B" w16cex:dateUtc="2025-12-08T19:44:00Z"/>
  <w16cex:commentExtensible w16cex:durableId="1222847D" w16cex:dateUtc="2025-12-08T19:54:00Z"/>
  <w16cex:commentExtensible w16cex:durableId="01F3A723" w16cex:dateUtc="2025-12-16T18:52:00Z"/>
  <w16cex:commentExtensible w16cex:durableId="51E12165" w16cex:dateUtc="2025-12-08T20:02:00Z"/>
  <w16cex:commentExtensible w16cex:durableId="300FD0F8" w16cex:dateUtc="2025-12-08T20:03:00Z"/>
  <w16cex:commentExtensible w16cex:durableId="7010DC20" w16cex:dateUtc="2025-12-08T21:44:00Z"/>
  <w16cex:commentExtensible w16cex:durableId="1DA184B6" w16cex:dateUtc="2025-12-08T21:44:00Z"/>
  <w16cex:commentExtensible w16cex:durableId="26FC3B14" w16cex:dateUtc="2025-12-08T21:49:00Z"/>
  <w16cex:commentExtensible w16cex:durableId="64681512" w16cex:dateUtc="2025-12-08T2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5A430A" w16cid:durableId="0FA9EB9F"/>
  <w16cid:commentId w16cid:paraId="72CA2565" w16cid:durableId="4496E702"/>
  <w16cid:commentId w16cid:paraId="0067F294" w16cid:durableId="4CADB6B6"/>
  <w16cid:commentId w16cid:paraId="793299C0" w16cid:durableId="26252F4B"/>
  <w16cid:commentId w16cid:paraId="2F6FC5BE" w16cid:durableId="1222847D"/>
  <w16cid:commentId w16cid:paraId="1C27677B" w16cid:durableId="01F3A723"/>
  <w16cid:commentId w16cid:paraId="60D9E03B" w16cid:durableId="51E12165"/>
  <w16cid:commentId w16cid:paraId="117741EF" w16cid:durableId="300FD0F8"/>
  <w16cid:commentId w16cid:paraId="62F13E91" w16cid:durableId="7010DC20"/>
  <w16cid:commentId w16cid:paraId="6EC897D4" w16cid:durableId="1DA184B6"/>
  <w16cid:commentId w16cid:paraId="33501C46" w16cid:durableId="26FC3B14"/>
  <w16cid:commentId w16cid:paraId="01205E26" w16cid:durableId="646815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513AE" w14:textId="77777777" w:rsidR="00891B6F" w:rsidRDefault="00891B6F">
      <w:pPr>
        <w:spacing w:after="0" w:line="240" w:lineRule="auto"/>
      </w:pPr>
      <w:r>
        <w:separator/>
      </w:r>
    </w:p>
  </w:endnote>
  <w:endnote w:type="continuationSeparator" w:id="0">
    <w:p w14:paraId="227D7779" w14:textId="77777777" w:rsidR="00891B6F" w:rsidRDefault="00891B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EF480" w14:textId="77777777" w:rsidR="00891B6F" w:rsidRDefault="00891B6F">
      <w:pPr>
        <w:spacing w:after="0" w:line="240" w:lineRule="auto"/>
      </w:pPr>
      <w:r>
        <w:separator/>
      </w:r>
    </w:p>
  </w:footnote>
  <w:footnote w:type="continuationSeparator" w:id="0">
    <w:p w14:paraId="7EA7945F" w14:textId="77777777" w:rsidR="00891B6F" w:rsidRDefault="00891B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4"/>
  </w:num>
  <w:num w:numId="2" w16cid:durableId="1353727518">
    <w:abstractNumId w:val="2"/>
  </w:num>
  <w:num w:numId="3" w16cid:durableId="329413611">
    <w:abstractNumId w:val="7"/>
  </w:num>
  <w:num w:numId="4" w16cid:durableId="991065100">
    <w:abstractNumId w:val="5"/>
  </w:num>
  <w:num w:numId="5" w16cid:durableId="1019696258">
    <w:abstractNumId w:val="1"/>
  </w:num>
  <w:num w:numId="6" w16cid:durableId="1265116596">
    <w:abstractNumId w:val="6"/>
  </w:num>
  <w:num w:numId="7" w16cid:durableId="416367737">
    <w:abstractNumId w:val="3"/>
  </w:num>
  <w:num w:numId="8" w16cid:durableId="18637807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J. Makhlouf">
    <w15:presenceInfo w15:providerId="AD" w15:userId="S::bmak29@uw.edu::e2d819b1-db99-41fc-888c-ad60b4d561ad"/>
  </w15:person>
  <w15:person w15:author="Larson, Sean D (DFG)">
    <w15:presenceInfo w15:providerId="AD" w15:userId="S::sean.larson@alaska.gov::27c7487c-d94d-44b2-87db-1c36c3490e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6A7A"/>
    <w:rsid w:val="00011A0E"/>
    <w:rsid w:val="000259EB"/>
    <w:rsid w:val="00033E6D"/>
    <w:rsid w:val="00040237"/>
    <w:rsid w:val="0004196B"/>
    <w:rsid w:val="00044401"/>
    <w:rsid w:val="000566CD"/>
    <w:rsid w:val="00060FEB"/>
    <w:rsid w:val="00065DC6"/>
    <w:rsid w:val="00066D9D"/>
    <w:rsid w:val="00071218"/>
    <w:rsid w:val="00085380"/>
    <w:rsid w:val="000854BE"/>
    <w:rsid w:val="000941AF"/>
    <w:rsid w:val="000979CB"/>
    <w:rsid w:val="000A55A6"/>
    <w:rsid w:val="000B5639"/>
    <w:rsid w:val="000B7514"/>
    <w:rsid w:val="000C0406"/>
    <w:rsid w:val="000C384D"/>
    <w:rsid w:val="000C429D"/>
    <w:rsid w:val="000C6898"/>
    <w:rsid w:val="000D511B"/>
    <w:rsid w:val="000D6E8E"/>
    <w:rsid w:val="000E5E9C"/>
    <w:rsid w:val="000F3B6C"/>
    <w:rsid w:val="001000CB"/>
    <w:rsid w:val="001018D7"/>
    <w:rsid w:val="001028F4"/>
    <w:rsid w:val="00103582"/>
    <w:rsid w:val="00112ED8"/>
    <w:rsid w:val="00116F1B"/>
    <w:rsid w:val="00120202"/>
    <w:rsid w:val="00121BC7"/>
    <w:rsid w:val="00123AD2"/>
    <w:rsid w:val="001255D3"/>
    <w:rsid w:val="001269D4"/>
    <w:rsid w:val="00130CEE"/>
    <w:rsid w:val="00131432"/>
    <w:rsid w:val="0013324E"/>
    <w:rsid w:val="001419E1"/>
    <w:rsid w:val="001430A9"/>
    <w:rsid w:val="00143768"/>
    <w:rsid w:val="00151C49"/>
    <w:rsid w:val="00152000"/>
    <w:rsid w:val="0015783A"/>
    <w:rsid w:val="00162958"/>
    <w:rsid w:val="0016395C"/>
    <w:rsid w:val="001679D4"/>
    <w:rsid w:val="00171632"/>
    <w:rsid w:val="0017389D"/>
    <w:rsid w:val="001740E9"/>
    <w:rsid w:val="00176511"/>
    <w:rsid w:val="001844EB"/>
    <w:rsid w:val="00190B2C"/>
    <w:rsid w:val="0019169F"/>
    <w:rsid w:val="00197965"/>
    <w:rsid w:val="001D3E40"/>
    <w:rsid w:val="001E0D88"/>
    <w:rsid w:val="001F2097"/>
    <w:rsid w:val="0020187E"/>
    <w:rsid w:val="00206F6C"/>
    <w:rsid w:val="00213C2D"/>
    <w:rsid w:val="002175BB"/>
    <w:rsid w:val="002256A0"/>
    <w:rsid w:val="002323C1"/>
    <w:rsid w:val="00233DAB"/>
    <w:rsid w:val="00234875"/>
    <w:rsid w:val="0024031C"/>
    <w:rsid w:val="00253057"/>
    <w:rsid w:val="002549E1"/>
    <w:rsid w:val="0025573D"/>
    <w:rsid w:val="002574F7"/>
    <w:rsid w:val="0026256C"/>
    <w:rsid w:val="00270862"/>
    <w:rsid w:val="002768BC"/>
    <w:rsid w:val="002769C2"/>
    <w:rsid w:val="00276AFF"/>
    <w:rsid w:val="002811E4"/>
    <w:rsid w:val="002948A2"/>
    <w:rsid w:val="002A3FE3"/>
    <w:rsid w:val="002B597E"/>
    <w:rsid w:val="002C1C99"/>
    <w:rsid w:val="002C21B7"/>
    <w:rsid w:val="002C2F48"/>
    <w:rsid w:val="002C6F1E"/>
    <w:rsid w:val="002D12FE"/>
    <w:rsid w:val="002E45E7"/>
    <w:rsid w:val="002E5716"/>
    <w:rsid w:val="003031E8"/>
    <w:rsid w:val="00306D21"/>
    <w:rsid w:val="003071D2"/>
    <w:rsid w:val="00310A9F"/>
    <w:rsid w:val="00312FC9"/>
    <w:rsid w:val="00313CB8"/>
    <w:rsid w:val="003157C4"/>
    <w:rsid w:val="00320DDA"/>
    <w:rsid w:val="0033106A"/>
    <w:rsid w:val="00343C0B"/>
    <w:rsid w:val="003442B4"/>
    <w:rsid w:val="003474F0"/>
    <w:rsid w:val="003505B6"/>
    <w:rsid w:val="003508BF"/>
    <w:rsid w:val="00354EC0"/>
    <w:rsid w:val="00356F8B"/>
    <w:rsid w:val="003610A6"/>
    <w:rsid w:val="00362078"/>
    <w:rsid w:val="003642FE"/>
    <w:rsid w:val="00367B6D"/>
    <w:rsid w:val="003717DB"/>
    <w:rsid w:val="00371AC6"/>
    <w:rsid w:val="00374558"/>
    <w:rsid w:val="003760FD"/>
    <w:rsid w:val="00383B9A"/>
    <w:rsid w:val="00385F28"/>
    <w:rsid w:val="0039598A"/>
    <w:rsid w:val="0039711B"/>
    <w:rsid w:val="00397FF6"/>
    <w:rsid w:val="003A1EB0"/>
    <w:rsid w:val="003A53E2"/>
    <w:rsid w:val="003A58F7"/>
    <w:rsid w:val="003B0A46"/>
    <w:rsid w:val="003C2A7E"/>
    <w:rsid w:val="003D0402"/>
    <w:rsid w:val="003D30C7"/>
    <w:rsid w:val="003F0E0F"/>
    <w:rsid w:val="003F1234"/>
    <w:rsid w:val="00400CBB"/>
    <w:rsid w:val="00401EE2"/>
    <w:rsid w:val="004025DD"/>
    <w:rsid w:val="0040355B"/>
    <w:rsid w:val="00416B2E"/>
    <w:rsid w:val="00424DB6"/>
    <w:rsid w:val="004261EE"/>
    <w:rsid w:val="00437729"/>
    <w:rsid w:val="00442120"/>
    <w:rsid w:val="00450591"/>
    <w:rsid w:val="00450ED3"/>
    <w:rsid w:val="00455535"/>
    <w:rsid w:val="00455561"/>
    <w:rsid w:val="00460AE8"/>
    <w:rsid w:val="00464971"/>
    <w:rsid w:val="0046614E"/>
    <w:rsid w:val="004665BB"/>
    <w:rsid w:val="00467885"/>
    <w:rsid w:val="00470C70"/>
    <w:rsid w:val="004712C9"/>
    <w:rsid w:val="0047513B"/>
    <w:rsid w:val="00477415"/>
    <w:rsid w:val="00481088"/>
    <w:rsid w:val="00491C12"/>
    <w:rsid w:val="004A0003"/>
    <w:rsid w:val="004A072A"/>
    <w:rsid w:val="004A6CF4"/>
    <w:rsid w:val="004B1488"/>
    <w:rsid w:val="004B1829"/>
    <w:rsid w:val="004B5E0E"/>
    <w:rsid w:val="004B7BC4"/>
    <w:rsid w:val="004C2230"/>
    <w:rsid w:val="004C3939"/>
    <w:rsid w:val="004C58FF"/>
    <w:rsid w:val="004D6874"/>
    <w:rsid w:val="004D6C38"/>
    <w:rsid w:val="004E3592"/>
    <w:rsid w:val="004F04C2"/>
    <w:rsid w:val="004F0E72"/>
    <w:rsid w:val="004F324B"/>
    <w:rsid w:val="004F3972"/>
    <w:rsid w:val="004F4EF3"/>
    <w:rsid w:val="0050237A"/>
    <w:rsid w:val="00505979"/>
    <w:rsid w:val="005078D8"/>
    <w:rsid w:val="005104A5"/>
    <w:rsid w:val="00512EE1"/>
    <w:rsid w:val="005149FF"/>
    <w:rsid w:val="005171B6"/>
    <w:rsid w:val="00517577"/>
    <w:rsid w:val="005229F0"/>
    <w:rsid w:val="00530411"/>
    <w:rsid w:val="005312E0"/>
    <w:rsid w:val="00533C59"/>
    <w:rsid w:val="00536536"/>
    <w:rsid w:val="00537343"/>
    <w:rsid w:val="005416E6"/>
    <w:rsid w:val="005463B2"/>
    <w:rsid w:val="00551911"/>
    <w:rsid w:val="005554D7"/>
    <w:rsid w:val="00557194"/>
    <w:rsid w:val="00572EF0"/>
    <w:rsid w:val="0057720D"/>
    <w:rsid w:val="005805EB"/>
    <w:rsid w:val="005858F1"/>
    <w:rsid w:val="0058744A"/>
    <w:rsid w:val="0059082A"/>
    <w:rsid w:val="005956BD"/>
    <w:rsid w:val="005A36C3"/>
    <w:rsid w:val="005A53C9"/>
    <w:rsid w:val="005B3AB3"/>
    <w:rsid w:val="005B3E0C"/>
    <w:rsid w:val="005C0D40"/>
    <w:rsid w:val="005C58CB"/>
    <w:rsid w:val="005D0EF1"/>
    <w:rsid w:val="005E6A59"/>
    <w:rsid w:val="005F27E4"/>
    <w:rsid w:val="005F3448"/>
    <w:rsid w:val="006101C3"/>
    <w:rsid w:val="00612B95"/>
    <w:rsid w:val="00617B67"/>
    <w:rsid w:val="00625357"/>
    <w:rsid w:val="00631AAA"/>
    <w:rsid w:val="006357BB"/>
    <w:rsid w:val="0063694A"/>
    <w:rsid w:val="00636B84"/>
    <w:rsid w:val="00636C9F"/>
    <w:rsid w:val="00642B65"/>
    <w:rsid w:val="00653AE8"/>
    <w:rsid w:val="006540BC"/>
    <w:rsid w:val="0065535A"/>
    <w:rsid w:val="00655F63"/>
    <w:rsid w:val="00656B48"/>
    <w:rsid w:val="006617C0"/>
    <w:rsid w:val="0066241A"/>
    <w:rsid w:val="00663FC6"/>
    <w:rsid w:val="00665BC1"/>
    <w:rsid w:val="006762C3"/>
    <w:rsid w:val="00676513"/>
    <w:rsid w:val="00682611"/>
    <w:rsid w:val="00693A39"/>
    <w:rsid w:val="006A798F"/>
    <w:rsid w:val="006B1D97"/>
    <w:rsid w:val="006B418B"/>
    <w:rsid w:val="006C531D"/>
    <w:rsid w:val="006C6CB7"/>
    <w:rsid w:val="006D11D3"/>
    <w:rsid w:val="006D6AEE"/>
    <w:rsid w:val="006E1BBC"/>
    <w:rsid w:val="006E5473"/>
    <w:rsid w:val="0070135F"/>
    <w:rsid w:val="0070647C"/>
    <w:rsid w:val="007072E7"/>
    <w:rsid w:val="00711069"/>
    <w:rsid w:val="0071220D"/>
    <w:rsid w:val="0071320D"/>
    <w:rsid w:val="00717B12"/>
    <w:rsid w:val="0072380C"/>
    <w:rsid w:val="00724D0B"/>
    <w:rsid w:val="007266BC"/>
    <w:rsid w:val="00730A88"/>
    <w:rsid w:val="00731FB9"/>
    <w:rsid w:val="00746351"/>
    <w:rsid w:val="007555A4"/>
    <w:rsid w:val="007561E4"/>
    <w:rsid w:val="0076034D"/>
    <w:rsid w:val="007603D4"/>
    <w:rsid w:val="007708F4"/>
    <w:rsid w:val="00772AC1"/>
    <w:rsid w:val="00780305"/>
    <w:rsid w:val="007878C0"/>
    <w:rsid w:val="00793B30"/>
    <w:rsid w:val="007A07BC"/>
    <w:rsid w:val="007A1D0A"/>
    <w:rsid w:val="007B17D6"/>
    <w:rsid w:val="007B71BB"/>
    <w:rsid w:val="007C0A61"/>
    <w:rsid w:val="007C1050"/>
    <w:rsid w:val="007C2267"/>
    <w:rsid w:val="007C2373"/>
    <w:rsid w:val="007C6D95"/>
    <w:rsid w:val="007D1726"/>
    <w:rsid w:val="007D2894"/>
    <w:rsid w:val="007D7981"/>
    <w:rsid w:val="007E1736"/>
    <w:rsid w:val="007F098D"/>
    <w:rsid w:val="007F35F9"/>
    <w:rsid w:val="007F37AE"/>
    <w:rsid w:val="007F4A77"/>
    <w:rsid w:val="007F66C5"/>
    <w:rsid w:val="007F7231"/>
    <w:rsid w:val="007F747D"/>
    <w:rsid w:val="007F75D5"/>
    <w:rsid w:val="00807290"/>
    <w:rsid w:val="00811477"/>
    <w:rsid w:val="00811B88"/>
    <w:rsid w:val="00814EE7"/>
    <w:rsid w:val="00816626"/>
    <w:rsid w:val="00820E08"/>
    <w:rsid w:val="0082206F"/>
    <w:rsid w:val="00832815"/>
    <w:rsid w:val="00836381"/>
    <w:rsid w:val="00843258"/>
    <w:rsid w:val="00845E76"/>
    <w:rsid w:val="00856168"/>
    <w:rsid w:val="008605CB"/>
    <w:rsid w:val="00863C27"/>
    <w:rsid w:val="008730BC"/>
    <w:rsid w:val="0087708A"/>
    <w:rsid w:val="00881286"/>
    <w:rsid w:val="0088327B"/>
    <w:rsid w:val="0088451D"/>
    <w:rsid w:val="00885296"/>
    <w:rsid w:val="0088664E"/>
    <w:rsid w:val="008872F5"/>
    <w:rsid w:val="00891B6F"/>
    <w:rsid w:val="008948AB"/>
    <w:rsid w:val="00895ED8"/>
    <w:rsid w:val="00895FC7"/>
    <w:rsid w:val="008970CF"/>
    <w:rsid w:val="008B0A5A"/>
    <w:rsid w:val="008B64EE"/>
    <w:rsid w:val="008C378F"/>
    <w:rsid w:val="008C65D7"/>
    <w:rsid w:val="008D1422"/>
    <w:rsid w:val="008E3428"/>
    <w:rsid w:val="008F2118"/>
    <w:rsid w:val="008F26BA"/>
    <w:rsid w:val="00900DF4"/>
    <w:rsid w:val="0090107F"/>
    <w:rsid w:val="00907410"/>
    <w:rsid w:val="009076B8"/>
    <w:rsid w:val="009110AF"/>
    <w:rsid w:val="0091492C"/>
    <w:rsid w:val="00915EEE"/>
    <w:rsid w:val="00917026"/>
    <w:rsid w:val="00922435"/>
    <w:rsid w:val="00925A21"/>
    <w:rsid w:val="009263B7"/>
    <w:rsid w:val="00932FBC"/>
    <w:rsid w:val="00933D52"/>
    <w:rsid w:val="009423AC"/>
    <w:rsid w:val="00944E55"/>
    <w:rsid w:val="00946A92"/>
    <w:rsid w:val="00951507"/>
    <w:rsid w:val="00956F44"/>
    <w:rsid w:val="00961F08"/>
    <w:rsid w:val="00966E61"/>
    <w:rsid w:val="00967DC4"/>
    <w:rsid w:val="00971164"/>
    <w:rsid w:val="0097261B"/>
    <w:rsid w:val="0097448D"/>
    <w:rsid w:val="009833DB"/>
    <w:rsid w:val="00983880"/>
    <w:rsid w:val="00986BAC"/>
    <w:rsid w:val="009879FD"/>
    <w:rsid w:val="00990982"/>
    <w:rsid w:val="009916A5"/>
    <w:rsid w:val="009A7B39"/>
    <w:rsid w:val="009B24AC"/>
    <w:rsid w:val="009B595F"/>
    <w:rsid w:val="009C079F"/>
    <w:rsid w:val="009C2F92"/>
    <w:rsid w:val="009C308C"/>
    <w:rsid w:val="009C3C93"/>
    <w:rsid w:val="009C3FA5"/>
    <w:rsid w:val="009C42BD"/>
    <w:rsid w:val="009D3148"/>
    <w:rsid w:val="009D66DA"/>
    <w:rsid w:val="009E68C7"/>
    <w:rsid w:val="009F1309"/>
    <w:rsid w:val="009F3E36"/>
    <w:rsid w:val="009F51C3"/>
    <w:rsid w:val="009F56C0"/>
    <w:rsid w:val="009F6624"/>
    <w:rsid w:val="009F7AF2"/>
    <w:rsid w:val="00A0052D"/>
    <w:rsid w:val="00A005B7"/>
    <w:rsid w:val="00A06CC6"/>
    <w:rsid w:val="00A110EC"/>
    <w:rsid w:val="00A13C28"/>
    <w:rsid w:val="00A13EDE"/>
    <w:rsid w:val="00A14D37"/>
    <w:rsid w:val="00A16F99"/>
    <w:rsid w:val="00A22AAB"/>
    <w:rsid w:val="00A234BB"/>
    <w:rsid w:val="00A25870"/>
    <w:rsid w:val="00A26A50"/>
    <w:rsid w:val="00A3396F"/>
    <w:rsid w:val="00A36D27"/>
    <w:rsid w:val="00A44879"/>
    <w:rsid w:val="00A4712A"/>
    <w:rsid w:val="00A52BD6"/>
    <w:rsid w:val="00A54B4A"/>
    <w:rsid w:val="00A72EBD"/>
    <w:rsid w:val="00A8429C"/>
    <w:rsid w:val="00A84E4B"/>
    <w:rsid w:val="00AA26A1"/>
    <w:rsid w:val="00AB074C"/>
    <w:rsid w:val="00AB2317"/>
    <w:rsid w:val="00AB779D"/>
    <w:rsid w:val="00AC7C2D"/>
    <w:rsid w:val="00AD1910"/>
    <w:rsid w:val="00AD484F"/>
    <w:rsid w:val="00AD4BE1"/>
    <w:rsid w:val="00AD7B82"/>
    <w:rsid w:val="00AF0D4C"/>
    <w:rsid w:val="00AF7B74"/>
    <w:rsid w:val="00B01FE3"/>
    <w:rsid w:val="00B02A4D"/>
    <w:rsid w:val="00B07AE4"/>
    <w:rsid w:val="00B13E93"/>
    <w:rsid w:val="00B155C4"/>
    <w:rsid w:val="00B212BB"/>
    <w:rsid w:val="00B27EC5"/>
    <w:rsid w:val="00B30111"/>
    <w:rsid w:val="00B35E5D"/>
    <w:rsid w:val="00B40601"/>
    <w:rsid w:val="00B429B6"/>
    <w:rsid w:val="00B4720E"/>
    <w:rsid w:val="00B50583"/>
    <w:rsid w:val="00B50CA4"/>
    <w:rsid w:val="00B60D7F"/>
    <w:rsid w:val="00B62128"/>
    <w:rsid w:val="00B65D13"/>
    <w:rsid w:val="00B74D8D"/>
    <w:rsid w:val="00B74F35"/>
    <w:rsid w:val="00B857E3"/>
    <w:rsid w:val="00B923D2"/>
    <w:rsid w:val="00B95589"/>
    <w:rsid w:val="00BA0245"/>
    <w:rsid w:val="00BA369C"/>
    <w:rsid w:val="00BA542C"/>
    <w:rsid w:val="00BB27C2"/>
    <w:rsid w:val="00BB381E"/>
    <w:rsid w:val="00BB5897"/>
    <w:rsid w:val="00BC7C48"/>
    <w:rsid w:val="00BD0803"/>
    <w:rsid w:val="00BD2F8F"/>
    <w:rsid w:val="00BF0C62"/>
    <w:rsid w:val="00BF307A"/>
    <w:rsid w:val="00C013DD"/>
    <w:rsid w:val="00C107EA"/>
    <w:rsid w:val="00C10AF2"/>
    <w:rsid w:val="00C1704A"/>
    <w:rsid w:val="00C27BF0"/>
    <w:rsid w:val="00C31CB4"/>
    <w:rsid w:val="00C32D99"/>
    <w:rsid w:val="00C34090"/>
    <w:rsid w:val="00C40D88"/>
    <w:rsid w:val="00C41758"/>
    <w:rsid w:val="00C50332"/>
    <w:rsid w:val="00C50733"/>
    <w:rsid w:val="00C57048"/>
    <w:rsid w:val="00C57FD7"/>
    <w:rsid w:val="00C6603A"/>
    <w:rsid w:val="00C67240"/>
    <w:rsid w:val="00C67BC1"/>
    <w:rsid w:val="00C7034D"/>
    <w:rsid w:val="00C83BF2"/>
    <w:rsid w:val="00C92AB0"/>
    <w:rsid w:val="00C93DD5"/>
    <w:rsid w:val="00C95028"/>
    <w:rsid w:val="00C9741A"/>
    <w:rsid w:val="00C97C2C"/>
    <w:rsid w:val="00CA262D"/>
    <w:rsid w:val="00CA7EEC"/>
    <w:rsid w:val="00CB2EEB"/>
    <w:rsid w:val="00CB3C24"/>
    <w:rsid w:val="00CC053E"/>
    <w:rsid w:val="00CC09EC"/>
    <w:rsid w:val="00CC7CEE"/>
    <w:rsid w:val="00CD3038"/>
    <w:rsid w:val="00CE2EB6"/>
    <w:rsid w:val="00CE7CAA"/>
    <w:rsid w:val="00CF03CC"/>
    <w:rsid w:val="00CF45A1"/>
    <w:rsid w:val="00CF6CDB"/>
    <w:rsid w:val="00D0176E"/>
    <w:rsid w:val="00D0546A"/>
    <w:rsid w:val="00D05EAB"/>
    <w:rsid w:val="00D105F1"/>
    <w:rsid w:val="00D10F35"/>
    <w:rsid w:val="00D149EB"/>
    <w:rsid w:val="00D30A4B"/>
    <w:rsid w:val="00D3134F"/>
    <w:rsid w:val="00D36A10"/>
    <w:rsid w:val="00D409CC"/>
    <w:rsid w:val="00D43F43"/>
    <w:rsid w:val="00D47703"/>
    <w:rsid w:val="00D47FB2"/>
    <w:rsid w:val="00D516D1"/>
    <w:rsid w:val="00D53B0E"/>
    <w:rsid w:val="00D554ED"/>
    <w:rsid w:val="00D57D37"/>
    <w:rsid w:val="00D625F2"/>
    <w:rsid w:val="00D71360"/>
    <w:rsid w:val="00D80B0D"/>
    <w:rsid w:val="00D86CD4"/>
    <w:rsid w:val="00D90980"/>
    <w:rsid w:val="00D91D5D"/>
    <w:rsid w:val="00D96066"/>
    <w:rsid w:val="00DA0881"/>
    <w:rsid w:val="00DA289A"/>
    <w:rsid w:val="00DA7E79"/>
    <w:rsid w:val="00DC75BB"/>
    <w:rsid w:val="00DD0E6E"/>
    <w:rsid w:val="00DD2581"/>
    <w:rsid w:val="00DD2C4D"/>
    <w:rsid w:val="00DD585C"/>
    <w:rsid w:val="00DD7574"/>
    <w:rsid w:val="00DE09EB"/>
    <w:rsid w:val="00DE33E0"/>
    <w:rsid w:val="00DF1D5B"/>
    <w:rsid w:val="00DF28C6"/>
    <w:rsid w:val="00E10F4A"/>
    <w:rsid w:val="00E113E7"/>
    <w:rsid w:val="00E11585"/>
    <w:rsid w:val="00E20CE9"/>
    <w:rsid w:val="00E212FE"/>
    <w:rsid w:val="00E26D9D"/>
    <w:rsid w:val="00E347D9"/>
    <w:rsid w:val="00E35059"/>
    <w:rsid w:val="00E352BB"/>
    <w:rsid w:val="00E3555B"/>
    <w:rsid w:val="00E355B2"/>
    <w:rsid w:val="00E35FA9"/>
    <w:rsid w:val="00E454BB"/>
    <w:rsid w:val="00E45D57"/>
    <w:rsid w:val="00E46D9E"/>
    <w:rsid w:val="00E471DA"/>
    <w:rsid w:val="00E61436"/>
    <w:rsid w:val="00E671EF"/>
    <w:rsid w:val="00E67672"/>
    <w:rsid w:val="00E71272"/>
    <w:rsid w:val="00E719E1"/>
    <w:rsid w:val="00E8171A"/>
    <w:rsid w:val="00E82540"/>
    <w:rsid w:val="00E82AC1"/>
    <w:rsid w:val="00E84029"/>
    <w:rsid w:val="00E85535"/>
    <w:rsid w:val="00E86789"/>
    <w:rsid w:val="00E90573"/>
    <w:rsid w:val="00E94ABC"/>
    <w:rsid w:val="00E95A9F"/>
    <w:rsid w:val="00EA4FC4"/>
    <w:rsid w:val="00EB2EDF"/>
    <w:rsid w:val="00EB713C"/>
    <w:rsid w:val="00ED2A48"/>
    <w:rsid w:val="00ED795A"/>
    <w:rsid w:val="00EE1A96"/>
    <w:rsid w:val="00EE2480"/>
    <w:rsid w:val="00EE2B9C"/>
    <w:rsid w:val="00EE5153"/>
    <w:rsid w:val="00EE55A4"/>
    <w:rsid w:val="00EF1756"/>
    <w:rsid w:val="00EF1DED"/>
    <w:rsid w:val="00EF5ED9"/>
    <w:rsid w:val="00EF6581"/>
    <w:rsid w:val="00EF730C"/>
    <w:rsid w:val="00F01811"/>
    <w:rsid w:val="00F02538"/>
    <w:rsid w:val="00F049B0"/>
    <w:rsid w:val="00F06D5A"/>
    <w:rsid w:val="00F10131"/>
    <w:rsid w:val="00F1425A"/>
    <w:rsid w:val="00F2018F"/>
    <w:rsid w:val="00F20CE9"/>
    <w:rsid w:val="00F21C45"/>
    <w:rsid w:val="00F315A1"/>
    <w:rsid w:val="00F31BF9"/>
    <w:rsid w:val="00F335F2"/>
    <w:rsid w:val="00F3538C"/>
    <w:rsid w:val="00F3736F"/>
    <w:rsid w:val="00F40CAD"/>
    <w:rsid w:val="00F41CBE"/>
    <w:rsid w:val="00F41FAF"/>
    <w:rsid w:val="00F432BD"/>
    <w:rsid w:val="00F51DB9"/>
    <w:rsid w:val="00F552CD"/>
    <w:rsid w:val="00F55974"/>
    <w:rsid w:val="00F73FEE"/>
    <w:rsid w:val="00F7515F"/>
    <w:rsid w:val="00F770FF"/>
    <w:rsid w:val="00F82735"/>
    <w:rsid w:val="00FA2074"/>
    <w:rsid w:val="00FA738D"/>
    <w:rsid w:val="00FA7C12"/>
    <w:rsid w:val="00FB33D7"/>
    <w:rsid w:val="00FB3E37"/>
    <w:rsid w:val="00FC02BD"/>
    <w:rsid w:val="00FC42A0"/>
    <w:rsid w:val="00FC630E"/>
    <w:rsid w:val="00FD1F7F"/>
    <w:rsid w:val="00FD5572"/>
    <w:rsid w:val="00FD6CE5"/>
    <w:rsid w:val="00FE3CBB"/>
    <w:rsid w:val="00FE3D0B"/>
    <w:rsid w:val="00FE6042"/>
    <w:rsid w:val="00FF1407"/>
    <w:rsid w:val="00FF19B1"/>
    <w:rsid w:val="00FF6C35"/>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87598257-D11F-6048-B2EC-CCB0BE3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5BB"/>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21</Pages>
  <Words>23207</Words>
  <Characters>132283</Characters>
  <Application>Microsoft Office Word</Application>
  <DocSecurity>0</DocSecurity>
  <Lines>1102</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13</cp:revision>
  <dcterms:created xsi:type="dcterms:W3CDTF">2025-12-10T05:20:00Z</dcterms:created>
  <dcterms:modified xsi:type="dcterms:W3CDTF">2025-12-16T19:15:00Z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id="bFbl94tQ"/&gt;&lt;style id="http://www.zotero.org/styles/journal-of-applied-ecology" hasBibliography="1" bibliographyStyleHasBeenSet="1"/&gt;&lt;prefs&gt;&lt;pref name="fieldType" value="Field"/&gt;&lt;/prefs&gt;&lt;/data&gt;</vt:lpwstr>
  </property>
</Properties>
</file>